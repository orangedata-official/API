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proofErr w:type="gramStart"/>
      <w:r w:rsidRPr="00F96261">
        <w:rPr>
          <w:sz w:val="56"/>
          <w:szCs w:val="56"/>
        </w:rPr>
        <w:t xml:space="preserve">( </w:t>
      </w:r>
      <w:proofErr w:type="spellStart"/>
      <w:r w:rsidRPr="00F96261">
        <w:rPr>
          <w:sz w:val="56"/>
          <w:szCs w:val="56"/>
        </w:rPr>
        <w:t>OrangeData</w:t>
      </w:r>
      <w:proofErr w:type="spellEnd"/>
      <w:proofErr w:type="gramEnd"/>
      <w:r w:rsidRPr="00F96261">
        <w:rPr>
          <w:sz w:val="56"/>
          <w:szCs w:val="56"/>
        </w:rPr>
        <w:t xml:space="preserve">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48E071EF" w:rsidR="00171765" w:rsidRDefault="00700858" w:rsidP="00BE780D">
      <w:pPr>
        <w:pStyle w:val="a4"/>
        <w:jc w:val="center"/>
        <w:rPr>
          <w:sz w:val="56"/>
          <w:szCs w:val="56"/>
        </w:rPr>
      </w:pPr>
      <w:r>
        <w:rPr>
          <w:sz w:val="56"/>
          <w:szCs w:val="56"/>
        </w:rPr>
        <w:t xml:space="preserve">Version </w:t>
      </w:r>
      <w:r w:rsidR="00F01FE7">
        <w:rPr>
          <w:sz w:val="56"/>
        </w:rPr>
        <w:t>2.29.</w:t>
      </w:r>
      <w:r w:rsidR="001778F6">
        <w:rPr>
          <w:sz w:val="56"/>
        </w:rPr>
        <w:t>1</w:t>
      </w:r>
      <w:r w:rsidR="00F01FE7">
        <w:rPr>
          <w:sz w:val="56"/>
        </w:rPr>
        <w:t xml:space="preserve"> </w:t>
      </w:r>
      <w:r w:rsidR="0060784E">
        <w:rPr>
          <w:sz w:val="56"/>
          <w:szCs w:val="56"/>
        </w:rPr>
        <w:t xml:space="preserve">from </w:t>
      </w:r>
      <w:r w:rsidR="001778F6">
        <w:rPr>
          <w:sz w:val="56"/>
        </w:rPr>
        <w:t>15</w:t>
      </w:r>
      <w:r w:rsidR="00F01FE7">
        <w:rPr>
          <w:sz w:val="56"/>
        </w:rPr>
        <w:t>.</w:t>
      </w:r>
      <w:r w:rsidR="001778F6">
        <w:rPr>
          <w:sz w:val="56"/>
        </w:rPr>
        <w:t>11</w:t>
      </w:r>
      <w:r w:rsidR="00F01FE7">
        <w:rPr>
          <w:sz w:val="56"/>
        </w:rPr>
        <w:t>.2023</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 xml:space="preserve">1. General description </w:t>
        </w:r>
      </w:hyperlink>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F617F">
        <w:rPr>
          <w:noProof/>
          <w:webHidden/>
        </w:rPr>
        <w:t>5</w:t>
      </w:r>
      <w:r w:rsidR="00B23B83">
        <w:rPr>
          <w:noProof/>
          <w:webHidden/>
        </w:rPr>
        <w:fldChar w:fldCharType="end"/>
      </w:r>
    </w:p>
    <w:p w14:paraId="2F1FE254" w14:textId="14A0E4CA" w:rsidR="00B23B83" w:rsidRDefault="00AF5399">
      <w:pPr>
        <w:pStyle w:val="22"/>
        <w:tabs>
          <w:tab w:val="right" w:leader="dot" w:pos="10762"/>
        </w:tabs>
        <w:rPr>
          <w:rFonts w:eastAsiaTheme="minorEastAsia"/>
          <w:noProof/>
          <w:lang w:eastAsia="ru-RU"/>
        </w:rPr>
      </w:pPr>
      <w:hyperlink w:anchor="_Toc80026460" w:history="1">
        <w:r w:rsidR="00B23B83" w:rsidRPr="00AC698F">
          <w:rPr>
            <w:rStyle w:val="a5"/>
            <w:noProof/>
          </w:rPr>
          <w:t xml:space="preserve">1.1. Basic Information </w:t>
        </w:r>
      </w:hyperlink>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F617F">
        <w:rPr>
          <w:noProof/>
          <w:webHidden/>
        </w:rPr>
        <w:t>5</w:t>
      </w:r>
      <w:r w:rsidR="00B23B83">
        <w:rPr>
          <w:noProof/>
          <w:webHidden/>
        </w:rPr>
        <w:fldChar w:fldCharType="end"/>
      </w:r>
    </w:p>
    <w:p w14:paraId="753A8BD0" w14:textId="546E1392" w:rsidR="00B23B83" w:rsidRDefault="00AF5399">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Connecting to </w:t>
        </w:r>
      </w:hyperlink>
      <w:hyperlink w:anchor="_Toc80026461" w:history="1">
        <w:r w:rsidR="00B23B83" w:rsidRPr="00AC698F">
          <w:rPr>
            <w:rStyle w:val="a5"/>
            <w:noProof/>
            <w:lang w:val="en-US"/>
          </w:rPr>
          <w:t>Orange</w:t>
        </w:r>
      </w:hyperlink>
      <w:hyperlink w:anchor="_Toc80026461" w:history="1">
        <w:r w:rsidR="00B23B83" w:rsidRPr="00AC698F">
          <w:rPr>
            <w:rStyle w:val="a5"/>
            <w:noProof/>
          </w:rPr>
          <w:t xml:space="preserve"> </w:t>
        </w:r>
      </w:hyperlink>
      <w:hyperlink w:anchor="_Toc80026461" w:history="1">
        <w:r w:rsidR="00B23B83" w:rsidRPr="00AC698F">
          <w:rPr>
            <w:rStyle w:val="a5"/>
            <w:noProof/>
            <w:lang w:val="en-US"/>
          </w:rPr>
          <w:t xml:space="preserve">data </w:t>
        </w:r>
      </w:hyperlink>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F617F">
        <w:rPr>
          <w:noProof/>
          <w:webHidden/>
        </w:rPr>
        <w:t>8</w:t>
      </w:r>
      <w:r w:rsidR="00B23B83">
        <w:rPr>
          <w:noProof/>
          <w:webHidden/>
        </w:rPr>
        <w:fldChar w:fldCharType="end"/>
      </w:r>
    </w:p>
    <w:p w14:paraId="6212A435" w14:textId="79D93FB1" w:rsidR="00B23B83" w:rsidRDefault="00AF5399">
      <w:pPr>
        <w:pStyle w:val="32"/>
        <w:tabs>
          <w:tab w:val="right" w:leader="dot" w:pos="10762"/>
        </w:tabs>
        <w:rPr>
          <w:rFonts w:cstheme="minorBidi"/>
          <w:noProof/>
          <w:sz w:val="22"/>
          <w:szCs w:val="22"/>
        </w:rPr>
      </w:pPr>
      <w:hyperlink w:anchor="_Toc80026462" w:history="1">
        <w:r w:rsidR="00B23B83" w:rsidRPr="00AC698F">
          <w:rPr>
            <w:rStyle w:val="a5"/>
            <w:noProof/>
          </w:rPr>
          <w:t xml:space="preserve">1.2.1. Two test environments </w:t>
        </w:r>
      </w:hyperlink>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F617F">
        <w:rPr>
          <w:noProof/>
          <w:webHidden/>
        </w:rPr>
        <w:t>8</w:t>
      </w:r>
      <w:r w:rsidR="00B23B83">
        <w:rPr>
          <w:noProof/>
          <w:webHidden/>
        </w:rPr>
        <w:fldChar w:fldCharType="end"/>
      </w:r>
    </w:p>
    <w:p w14:paraId="00326E3C" w14:textId="192C12B9" w:rsidR="00B23B83" w:rsidRDefault="00AF5399">
      <w:pPr>
        <w:pStyle w:val="32"/>
        <w:tabs>
          <w:tab w:val="right" w:leader="dot" w:pos="10762"/>
        </w:tabs>
        <w:rPr>
          <w:rFonts w:cstheme="minorBidi"/>
          <w:noProof/>
          <w:sz w:val="22"/>
          <w:szCs w:val="22"/>
        </w:rPr>
      </w:pPr>
      <w:hyperlink w:anchor="_Toc80026463" w:history="1">
        <w:r w:rsidR="00B23B83" w:rsidRPr="00AC698F">
          <w:rPr>
            <w:rStyle w:val="a5"/>
            <w:noProof/>
          </w:rPr>
          <w:t xml:space="preserve">1.2.2. Work environment </w:t>
        </w:r>
      </w:hyperlink>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F617F">
        <w:rPr>
          <w:noProof/>
          <w:webHidden/>
        </w:rPr>
        <w:t>10</w:t>
      </w:r>
      <w:r w:rsidR="00B23B83">
        <w:rPr>
          <w:noProof/>
          <w:webHidden/>
        </w:rPr>
        <w:fldChar w:fldCharType="end"/>
      </w:r>
    </w:p>
    <w:p w14:paraId="29BB9345" w14:textId="2E418285" w:rsidR="00B23B83" w:rsidRDefault="00AF5399">
      <w:pPr>
        <w:pStyle w:val="32"/>
        <w:tabs>
          <w:tab w:val="right" w:leader="dot" w:pos="10762"/>
        </w:tabs>
        <w:rPr>
          <w:rFonts w:cstheme="minorBidi"/>
          <w:noProof/>
          <w:sz w:val="22"/>
          <w:szCs w:val="22"/>
        </w:rPr>
      </w:pPr>
      <w:hyperlink w:anchor="_Toc80026464" w:history="1">
        <w:r w:rsidR="00B23B83" w:rsidRPr="00AC698F">
          <w:rPr>
            <w:rStyle w:val="a5"/>
            <w:noProof/>
          </w:rPr>
          <w:t xml:space="preserve">1.2.3. Security </w:t>
        </w:r>
      </w:hyperlink>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F617F">
        <w:rPr>
          <w:noProof/>
          <w:webHidden/>
        </w:rPr>
        <w:t>10</w:t>
      </w:r>
      <w:r w:rsidR="00B23B83">
        <w:rPr>
          <w:noProof/>
          <w:webHidden/>
        </w:rPr>
        <w:fldChar w:fldCharType="end"/>
      </w:r>
    </w:p>
    <w:p w14:paraId="1C0D7CA3" w14:textId="58F2E31A" w:rsidR="00B23B83" w:rsidRDefault="00AF5399">
      <w:pPr>
        <w:pStyle w:val="32"/>
        <w:tabs>
          <w:tab w:val="right" w:leader="dot" w:pos="10762"/>
        </w:tabs>
        <w:rPr>
          <w:rFonts w:cstheme="minorBidi"/>
          <w:noProof/>
          <w:sz w:val="22"/>
          <w:szCs w:val="22"/>
        </w:rPr>
      </w:pPr>
      <w:hyperlink w:anchor="_Toc80026465" w:history="1">
        <w:r w:rsidR="00B23B83" w:rsidRPr="00AC698F">
          <w:rPr>
            <w:rStyle w:val="a5"/>
            <w:noProof/>
          </w:rPr>
          <w:t xml:space="preserve">1.2.4. </w:t>
        </w:r>
      </w:hyperlink>
      <w:hyperlink w:anchor="_Toc80026465" w:history="1">
        <w:r w:rsidR="00B23B83" w:rsidRPr="00AC698F">
          <w:rPr>
            <w:rStyle w:val="a5"/>
            <w:noProof/>
            <w:lang w:val="en-US"/>
          </w:rPr>
          <w:t xml:space="preserve">SSL </w:t>
        </w:r>
      </w:hyperlink>
      <w:hyperlink w:anchor="_Toc80026465" w:history="1">
        <w:r w:rsidR="00B23B83" w:rsidRPr="00AC698F">
          <w:rPr>
            <w:rStyle w:val="a5"/>
            <w:noProof/>
          </w:rPr>
          <w:t xml:space="preserve">certificate </w:t>
        </w:r>
      </w:hyperlink>
      <w:hyperlink w:anchor="_Toc80026465" w:history="1">
        <w:r w:rsidR="00B23B83" w:rsidRPr="00AC698F">
          <w:rPr>
            <w:rStyle w:val="a5"/>
            <w:noProof/>
          </w:rPr>
          <w:t>and keys for</w:t>
        </w:r>
      </w:hyperlink>
      <w:hyperlink w:anchor="_Toc80026465" w:history="1">
        <w:r w:rsidR="00B23B83" w:rsidRPr="00AC698F">
          <w:rPr>
            <w:rStyle w:val="a5"/>
            <w:noProof/>
            <w:lang w:val="en-US"/>
          </w:rPr>
          <w:t> </w:t>
        </w:r>
      </w:hyperlink>
      <w:hyperlink w:anchor="_Toc80026465" w:history="1">
        <w:r w:rsidR="00B23B83" w:rsidRPr="00AC698F">
          <w:rPr>
            <w:rStyle w:val="a5"/>
            <w:noProof/>
          </w:rPr>
          <w:t xml:space="preserve">test environment </w:t>
        </w:r>
      </w:hyperlink>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F617F">
        <w:rPr>
          <w:noProof/>
          <w:webHidden/>
        </w:rPr>
        <w:t>11</w:t>
      </w:r>
      <w:r w:rsidR="00B23B83">
        <w:rPr>
          <w:noProof/>
          <w:webHidden/>
        </w:rPr>
        <w:fldChar w:fldCharType="end"/>
      </w:r>
    </w:p>
    <w:p w14:paraId="4C732E6A" w14:textId="3A9849C0" w:rsidR="00B23B83" w:rsidRDefault="00AF5399">
      <w:pPr>
        <w:pStyle w:val="32"/>
        <w:tabs>
          <w:tab w:val="right" w:leader="dot" w:pos="10762"/>
        </w:tabs>
        <w:rPr>
          <w:rFonts w:cstheme="minorBidi"/>
          <w:noProof/>
          <w:sz w:val="22"/>
          <w:szCs w:val="22"/>
        </w:rPr>
      </w:pPr>
      <w:hyperlink w:anchor="_Toc80026466" w:history="1">
        <w:r w:rsidR="00B23B83" w:rsidRPr="00AC698F">
          <w:rPr>
            <w:rStyle w:val="a5"/>
            <w:noProof/>
          </w:rPr>
          <w:t xml:space="preserve">1.2.5. Request Body Signing </w:t>
        </w:r>
      </w:hyperlink>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F617F">
        <w:rPr>
          <w:noProof/>
          <w:webHidden/>
        </w:rPr>
        <w:t>12</w:t>
      </w:r>
      <w:r w:rsidR="00B23B83">
        <w:rPr>
          <w:noProof/>
          <w:webHidden/>
        </w:rPr>
        <w:fldChar w:fldCharType="end"/>
      </w:r>
    </w:p>
    <w:p w14:paraId="79C870FF" w14:textId="68A6EF9E" w:rsidR="00B23B83" w:rsidRDefault="00AF5399">
      <w:pPr>
        <w:pStyle w:val="32"/>
        <w:tabs>
          <w:tab w:val="right" w:leader="dot" w:pos="10762"/>
        </w:tabs>
        <w:rPr>
          <w:rFonts w:cstheme="minorBidi"/>
          <w:noProof/>
          <w:sz w:val="22"/>
          <w:szCs w:val="22"/>
        </w:rPr>
      </w:pPr>
      <w:hyperlink w:anchor="_Toc80026467" w:history="1">
        <w:r w:rsidR="00B23B83" w:rsidRPr="00AC698F">
          <w:rPr>
            <w:rStyle w:val="a5"/>
            <w:noProof/>
          </w:rPr>
          <w:t xml:space="preserve">1.2.6. Message format and text encoding </w:t>
        </w:r>
      </w:hyperlink>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F617F">
        <w:rPr>
          <w:noProof/>
          <w:webHidden/>
        </w:rPr>
        <w:t>12</w:t>
      </w:r>
      <w:r w:rsidR="00B23B83">
        <w:rPr>
          <w:noProof/>
          <w:webHidden/>
        </w:rPr>
        <w:fldChar w:fldCharType="end"/>
      </w:r>
    </w:p>
    <w:p w14:paraId="19A3D456" w14:textId="78AC041E" w:rsidR="00B23B83" w:rsidRDefault="00AF5399">
      <w:pPr>
        <w:pStyle w:val="22"/>
        <w:tabs>
          <w:tab w:val="right" w:leader="dot" w:pos="10762"/>
        </w:tabs>
        <w:rPr>
          <w:rFonts w:eastAsiaTheme="minorEastAsia"/>
          <w:noProof/>
          <w:lang w:eastAsia="ru-RU"/>
        </w:rPr>
      </w:pPr>
      <w:hyperlink w:anchor="_Toc80026468" w:history="1">
        <w:r w:rsidR="00B23B83" w:rsidRPr="00AC698F">
          <w:rPr>
            <w:rStyle w:val="a5"/>
            <w:noProof/>
          </w:rPr>
          <w:t xml:space="preserve">1.3. Signature example request </w:t>
        </w:r>
      </w:hyperlink>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F617F">
        <w:rPr>
          <w:noProof/>
          <w:webHidden/>
        </w:rPr>
        <w:t>13</w:t>
      </w:r>
      <w:r w:rsidR="00B23B83">
        <w:rPr>
          <w:noProof/>
          <w:webHidden/>
        </w:rPr>
        <w:fldChar w:fldCharType="end"/>
      </w:r>
    </w:p>
    <w:p w14:paraId="3D1597B9" w14:textId="4C754513" w:rsidR="00B23B83" w:rsidRPr="00700858" w:rsidRDefault="00AF5399">
      <w:pPr>
        <w:pStyle w:val="22"/>
        <w:tabs>
          <w:tab w:val="right" w:leader="dot" w:pos="10762"/>
        </w:tabs>
        <w:rPr>
          <w:rFonts w:eastAsiaTheme="minorEastAsia"/>
          <w:noProof/>
          <w:lang w:val="ru-RU" w:eastAsia="ru-RU"/>
        </w:rPr>
      </w:pPr>
      <w:hyperlink w:anchor="_Toc80026469" w:history="1">
        <w:r w:rsidR="00B23B83" w:rsidRPr="00AC698F">
          <w:rPr>
            <w:rStyle w:val="a5"/>
            <w:noProof/>
          </w:rPr>
          <w:t xml:space="preserve">1.4. API testing with Postman and Signature Generator. </w:t>
        </w:r>
      </w:hyperlink>
      <w:r w:rsidR="00B23B83">
        <w:rPr>
          <w:noProof/>
          <w:webHidden/>
        </w:rPr>
        <w:tab/>
      </w:r>
      <w:r w:rsidR="00700858">
        <w:rPr>
          <w:noProof/>
          <w:webHidden/>
          <w:lang w:val="ru-RU"/>
        </w:rPr>
        <w:t>18</w:t>
      </w:r>
    </w:p>
    <w:p w14:paraId="006A5BB1" w14:textId="21097EB9" w:rsidR="00B23B83" w:rsidRDefault="00AF5399">
      <w:pPr>
        <w:pStyle w:val="16"/>
        <w:tabs>
          <w:tab w:val="right" w:leader="dot" w:pos="10762"/>
        </w:tabs>
        <w:rPr>
          <w:rFonts w:eastAsiaTheme="minorEastAsia"/>
          <w:noProof/>
          <w:lang w:eastAsia="ru-RU"/>
        </w:rPr>
      </w:pPr>
      <w:hyperlink w:anchor="_Toc80026470" w:history="1">
        <w:r w:rsidR="00B23B83" w:rsidRPr="00AC698F">
          <w:rPr>
            <w:rStyle w:val="a5"/>
            <w:noProof/>
          </w:rPr>
          <w:t xml:space="preserve">2. Requests </w:t>
        </w:r>
      </w:hyperlink>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F617F">
        <w:rPr>
          <w:noProof/>
          <w:webHidden/>
        </w:rPr>
        <w:t>19</w:t>
      </w:r>
      <w:r w:rsidR="00B23B83">
        <w:rPr>
          <w:noProof/>
          <w:webHidden/>
        </w:rPr>
        <w:fldChar w:fldCharType="end"/>
      </w:r>
    </w:p>
    <w:p w14:paraId="0B4C53B8" w14:textId="28D5F8E8" w:rsidR="00B23B83" w:rsidRDefault="00AF5399">
      <w:pPr>
        <w:pStyle w:val="22"/>
        <w:tabs>
          <w:tab w:val="right" w:leader="dot" w:pos="10762"/>
        </w:tabs>
        <w:rPr>
          <w:rFonts w:eastAsiaTheme="minorEastAsia"/>
          <w:noProof/>
          <w:lang w:eastAsia="ru-RU"/>
        </w:rPr>
      </w:pPr>
      <w:hyperlink w:anchor="_Toc80026471" w:history="1">
        <w:r w:rsidR="00B23B83" w:rsidRPr="00AC698F">
          <w:rPr>
            <w:rStyle w:val="a5"/>
            <w:noProof/>
          </w:rPr>
          <w:t xml:space="preserve">2.1 Creating a check </w:t>
        </w:r>
      </w:hyperlink>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F617F">
        <w:rPr>
          <w:noProof/>
          <w:webHidden/>
        </w:rPr>
        <w:t>19</w:t>
      </w:r>
      <w:r w:rsidR="00B23B83">
        <w:rPr>
          <w:noProof/>
          <w:webHidden/>
        </w:rPr>
        <w:fldChar w:fldCharType="end"/>
      </w:r>
    </w:p>
    <w:p w14:paraId="0A347917" w14:textId="143FB657" w:rsidR="00B23B83" w:rsidRDefault="00AF5399">
      <w:pPr>
        <w:pStyle w:val="32"/>
        <w:tabs>
          <w:tab w:val="right" w:leader="dot" w:pos="10762"/>
        </w:tabs>
        <w:rPr>
          <w:rFonts w:cstheme="minorBidi"/>
          <w:noProof/>
          <w:sz w:val="22"/>
          <w:szCs w:val="22"/>
        </w:rPr>
      </w:pPr>
      <w:hyperlink w:anchor="_Toc80026472" w:history="1">
        <w:r w:rsidR="00B23B83" w:rsidRPr="00AC698F">
          <w:rPr>
            <w:rStyle w:val="a5"/>
            <w:noProof/>
          </w:rPr>
          <w:t xml:space="preserve">2.1.1 Request body </w:t>
        </w:r>
      </w:hyperlink>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F617F">
        <w:rPr>
          <w:noProof/>
          <w:webHidden/>
        </w:rPr>
        <w:t>20</w:t>
      </w:r>
      <w:r w:rsidR="00B23B83">
        <w:rPr>
          <w:noProof/>
          <w:webHidden/>
        </w:rPr>
        <w:fldChar w:fldCharType="end"/>
      </w:r>
    </w:p>
    <w:p w14:paraId="1A160BA9" w14:textId="5115B647" w:rsidR="00B23B83" w:rsidRDefault="00AF5399">
      <w:pPr>
        <w:pStyle w:val="42"/>
        <w:tabs>
          <w:tab w:val="right" w:leader="dot" w:pos="10762"/>
        </w:tabs>
        <w:rPr>
          <w:rFonts w:eastAsiaTheme="minorEastAsia"/>
          <w:noProof/>
          <w:lang w:eastAsia="ru-RU"/>
        </w:rPr>
      </w:pPr>
      <w:hyperlink w:anchor="_Toc80026473" w:history="1">
        <w:r w:rsidR="00B23B83" w:rsidRPr="00AC698F">
          <w:rPr>
            <w:rStyle w:val="a5"/>
            <w:rFonts w:cs="Arial"/>
            <w:noProof/>
          </w:rPr>
          <w:t xml:space="preserve">2.1.1.1 </w:t>
        </w:r>
      </w:hyperlink>
      <w:hyperlink w:anchor="_Toc80026473"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F617F">
        <w:rPr>
          <w:noProof/>
          <w:webHidden/>
        </w:rPr>
        <w:t>21</w:t>
      </w:r>
      <w:r w:rsidR="00B23B83">
        <w:rPr>
          <w:noProof/>
          <w:webHidden/>
        </w:rPr>
        <w:fldChar w:fldCharType="end"/>
      </w:r>
    </w:p>
    <w:p w14:paraId="5ACA193D" w14:textId="7D122BFF" w:rsidR="00B23B83" w:rsidRDefault="00AF5399">
      <w:pPr>
        <w:pStyle w:val="42"/>
        <w:tabs>
          <w:tab w:val="right" w:leader="dot" w:pos="10762"/>
        </w:tabs>
        <w:rPr>
          <w:rFonts w:eastAsiaTheme="minorEastAsia"/>
          <w:noProof/>
          <w:lang w:eastAsia="ru-RU"/>
        </w:rPr>
      </w:pPr>
      <w:hyperlink w:anchor="_Toc80026474" w:history="1">
        <w:r w:rsidR="00B23B83" w:rsidRPr="00AC698F">
          <w:rPr>
            <w:rStyle w:val="a5"/>
            <w:rFonts w:cs="Arial"/>
            <w:noProof/>
          </w:rPr>
          <w:t xml:space="preserve">2.1.1.2 </w:t>
        </w:r>
      </w:hyperlink>
      <w:hyperlink w:anchor="_Toc80026474" w:history="1">
        <w:r w:rsidR="00B23B83" w:rsidRPr="00AC698F">
          <w:rPr>
            <w:rStyle w:val="a5"/>
            <w:noProof/>
          </w:rPr>
          <w:t xml:space="preserve">Subject of calculation </w:t>
        </w:r>
      </w:hyperlink>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F617F">
        <w:rPr>
          <w:noProof/>
          <w:webHidden/>
        </w:rPr>
        <w:t>27</w:t>
      </w:r>
      <w:r w:rsidR="00B23B83">
        <w:rPr>
          <w:noProof/>
          <w:webHidden/>
        </w:rPr>
        <w:fldChar w:fldCharType="end"/>
      </w:r>
    </w:p>
    <w:p w14:paraId="16371C41" w14:textId="0DB263AA" w:rsidR="00B23B83" w:rsidRDefault="00AF5399">
      <w:pPr>
        <w:pStyle w:val="42"/>
        <w:tabs>
          <w:tab w:val="right" w:leader="dot" w:pos="10762"/>
        </w:tabs>
        <w:rPr>
          <w:rFonts w:eastAsiaTheme="minorEastAsia"/>
          <w:noProof/>
          <w:lang w:eastAsia="ru-RU"/>
        </w:rPr>
      </w:pPr>
      <w:hyperlink w:anchor="_Toc80026475" w:history="1">
        <w:r w:rsidR="00B23B83" w:rsidRPr="00AC698F">
          <w:rPr>
            <w:rStyle w:val="a5"/>
            <w:rFonts w:cs="Arial"/>
            <w:noProof/>
          </w:rPr>
          <w:t xml:space="preserve">2.1.1.3 </w:t>
        </w:r>
      </w:hyperlink>
      <w:hyperlink w:anchor="_Toc80026475" w:history="1">
        <w:r w:rsidR="00B23B83" w:rsidRPr="00AC698F">
          <w:rPr>
            <w:rStyle w:val="a5"/>
            <w:noProof/>
          </w:rPr>
          <w:t xml:space="preserve">Check closing options </w:t>
        </w:r>
      </w:hyperlink>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F617F">
        <w:rPr>
          <w:noProof/>
          <w:webHidden/>
        </w:rPr>
        <w:t>38</w:t>
      </w:r>
      <w:r w:rsidR="00B23B83">
        <w:rPr>
          <w:noProof/>
          <w:webHidden/>
        </w:rPr>
        <w:fldChar w:fldCharType="end"/>
      </w:r>
    </w:p>
    <w:p w14:paraId="5B43B8BC" w14:textId="53B7692D" w:rsidR="00B23B83" w:rsidRDefault="00AF5399">
      <w:pPr>
        <w:pStyle w:val="42"/>
        <w:tabs>
          <w:tab w:val="right" w:leader="dot" w:pos="10762"/>
        </w:tabs>
        <w:rPr>
          <w:rFonts w:eastAsiaTheme="minorEastAsia"/>
          <w:noProof/>
          <w:lang w:eastAsia="ru-RU"/>
        </w:rPr>
      </w:pPr>
      <w:hyperlink w:anchor="_Toc80026476" w:history="1">
        <w:r w:rsidR="00B23B83" w:rsidRPr="00AC698F">
          <w:rPr>
            <w:rStyle w:val="a5"/>
            <w:rFonts w:cs="Arial"/>
            <w:noProof/>
          </w:rPr>
          <w:t xml:space="preserve">2.1.1. </w:t>
        </w:r>
      </w:hyperlink>
      <w:hyperlink w:anchor="_Toc80026476" w:history="1">
        <w:r w:rsidR="00B23B83" w:rsidRPr="00AC698F">
          <w:rPr>
            <w:rStyle w:val="a5"/>
            <w:rFonts w:cs="Arial"/>
            <w:noProof/>
            <w:lang w:val="en-US"/>
          </w:rPr>
          <w:t xml:space="preserve">4 </w:t>
        </w:r>
      </w:hyperlink>
      <w:hyperlink w:anchor="_Toc80026476" w:history="1">
        <w:r w:rsidR="00B23B83" w:rsidRPr="00AC698F">
          <w:rPr>
            <w:rStyle w:val="a5"/>
            <w:noProof/>
          </w:rPr>
          <w:t xml:space="preserve">Payment </w:t>
        </w:r>
      </w:hyperlink>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F617F">
        <w:rPr>
          <w:noProof/>
          <w:webHidden/>
        </w:rPr>
        <w:t>38</w:t>
      </w:r>
      <w:r w:rsidR="00B23B83">
        <w:rPr>
          <w:noProof/>
          <w:webHidden/>
        </w:rPr>
        <w:fldChar w:fldCharType="end"/>
      </w:r>
    </w:p>
    <w:p w14:paraId="5012FD4E" w14:textId="791F54AE" w:rsidR="00B23B83" w:rsidRDefault="00AF5399">
      <w:pPr>
        <w:pStyle w:val="42"/>
        <w:tabs>
          <w:tab w:val="right" w:leader="dot" w:pos="10762"/>
        </w:tabs>
        <w:rPr>
          <w:rFonts w:eastAsiaTheme="minorEastAsia"/>
          <w:noProof/>
          <w:lang w:eastAsia="ru-RU"/>
        </w:rPr>
      </w:pPr>
      <w:hyperlink w:anchor="_Toc80026477" w:history="1">
        <w:r w:rsidR="00B23B83" w:rsidRPr="00AC698F">
          <w:rPr>
            <w:rStyle w:val="a5"/>
            <w:rFonts w:cs="Arial"/>
            <w:noProof/>
          </w:rPr>
          <w:t xml:space="preserve">2.1.1. </w:t>
        </w:r>
      </w:hyperlink>
      <w:hyperlink w:anchor="_Toc80026477" w:history="1">
        <w:r w:rsidR="00B23B83" w:rsidRPr="00AC698F">
          <w:rPr>
            <w:rStyle w:val="a5"/>
            <w:rFonts w:cs="Arial"/>
            <w:noProof/>
            <w:lang w:val="en-US"/>
          </w:rPr>
          <w:t xml:space="preserve">5 </w:t>
        </w:r>
      </w:hyperlink>
      <w:hyperlink w:anchor="_Toc80026477" w:history="1">
        <w:r w:rsidR="00B23B83" w:rsidRPr="00AC698F">
          <w:rPr>
            <w:rStyle w:val="a5"/>
            <w:noProof/>
          </w:rPr>
          <w:t xml:space="preserve">Additional user ID </w:t>
        </w:r>
      </w:hyperlink>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038C8097" w14:textId="385194AD" w:rsidR="00B23B83" w:rsidRDefault="00AF5399">
      <w:pPr>
        <w:pStyle w:val="42"/>
        <w:tabs>
          <w:tab w:val="right" w:leader="dot" w:pos="10762"/>
        </w:tabs>
        <w:rPr>
          <w:rFonts w:eastAsiaTheme="minorEastAsia"/>
          <w:noProof/>
          <w:lang w:eastAsia="ru-RU"/>
        </w:rPr>
      </w:pPr>
      <w:hyperlink w:anchor="_Toc80026478" w:history="1">
        <w:r w:rsidR="00B23B83" w:rsidRPr="00AC698F">
          <w:rPr>
            <w:rStyle w:val="a5"/>
            <w:rFonts w:cs="Arial"/>
            <w:noProof/>
          </w:rPr>
          <w:t xml:space="preserve">2.1.1.6 </w:t>
        </w:r>
      </w:hyperlink>
      <w:hyperlink w:anchor="_Toc80026478" w:history="1">
        <w:r w:rsidR="00B23B83" w:rsidRPr="00AC698F">
          <w:rPr>
            <w:rStyle w:val="a5"/>
            <w:noProof/>
          </w:rPr>
          <w:t xml:space="preserve">Supplier data </w:t>
        </w:r>
      </w:hyperlink>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402DDFDF" w14:textId="72CAEAB4" w:rsidR="00B23B83" w:rsidRDefault="00AF5399">
      <w:pPr>
        <w:pStyle w:val="42"/>
        <w:tabs>
          <w:tab w:val="right" w:leader="dot" w:pos="10762"/>
        </w:tabs>
        <w:rPr>
          <w:rFonts w:eastAsiaTheme="minorEastAsia"/>
          <w:noProof/>
          <w:lang w:eastAsia="ru-RU"/>
        </w:rPr>
      </w:pPr>
      <w:hyperlink w:anchor="_Toc80026479" w:history="1">
        <w:r w:rsidR="00B23B83" w:rsidRPr="00AC698F">
          <w:rPr>
            <w:rStyle w:val="a5"/>
            <w:rFonts w:cs="Arial"/>
            <w:noProof/>
          </w:rPr>
          <w:t xml:space="preserve">2.1.1.7 </w:t>
        </w:r>
      </w:hyperlink>
      <w:hyperlink w:anchor="_Toc80026479" w:history="1">
        <w:r w:rsidR="00B23B83" w:rsidRPr="00AC698F">
          <w:rPr>
            <w:rStyle w:val="a5"/>
            <w:noProof/>
          </w:rPr>
          <w:t xml:space="preserve">Agent data </w:t>
        </w:r>
      </w:hyperlink>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3AF23EA3" w14:textId="50D756EE" w:rsidR="00B23B83" w:rsidRDefault="00AF5399">
      <w:pPr>
        <w:pStyle w:val="42"/>
        <w:tabs>
          <w:tab w:val="right" w:leader="dot" w:pos="10762"/>
        </w:tabs>
        <w:rPr>
          <w:rFonts w:eastAsiaTheme="minorEastAsia"/>
          <w:noProof/>
          <w:lang w:eastAsia="ru-RU"/>
        </w:rPr>
      </w:pPr>
      <w:hyperlink w:anchor="_Toc80026480" w:history="1">
        <w:r w:rsidR="00B23B83" w:rsidRPr="00AC698F">
          <w:rPr>
            <w:rStyle w:val="a5"/>
            <w:rFonts w:cs="Arial"/>
            <w:noProof/>
          </w:rPr>
          <w:t xml:space="preserve">2.1.1. </w:t>
        </w:r>
      </w:hyperlink>
      <w:hyperlink w:anchor="_Toc80026480" w:history="1">
        <w:r w:rsidR="00B23B83" w:rsidRPr="00AC698F">
          <w:rPr>
            <w:rStyle w:val="a5"/>
            <w:rFonts w:cs="Arial"/>
            <w:noProof/>
            <w:lang w:val="en-US"/>
          </w:rPr>
          <w:t xml:space="preserve">8 </w:t>
        </w:r>
      </w:hyperlink>
      <w:hyperlink w:anchor="_Toc80026480" w:history="1">
        <w:r w:rsidR="00B23B83" w:rsidRPr="00AC698F">
          <w:rPr>
            <w:rStyle w:val="a5"/>
            <w:noProof/>
          </w:rPr>
          <w:t xml:space="preserve">Information about the buyer (client) </w:t>
        </w:r>
      </w:hyperlink>
      <w:hyperlink w:anchor="_Toc80026480" w:history="1">
        <w:r w:rsidR="00B23B83" w:rsidRPr="00AC698F">
          <w:rPr>
            <w:rStyle w:val="a5"/>
            <w:noProof/>
            <w:lang w:val="en-US"/>
          </w:rPr>
          <w:t xml:space="preserve">, 1256 </w:t>
        </w:r>
      </w:hyperlink>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F617F">
        <w:rPr>
          <w:noProof/>
          <w:webHidden/>
        </w:rPr>
        <w:t>40</w:t>
      </w:r>
      <w:r w:rsidR="00B23B83">
        <w:rPr>
          <w:noProof/>
          <w:webHidden/>
        </w:rPr>
        <w:fldChar w:fldCharType="end"/>
      </w:r>
    </w:p>
    <w:p w14:paraId="7A59B7C5" w14:textId="25078E07" w:rsidR="00B23B83" w:rsidRDefault="00AF5399">
      <w:pPr>
        <w:pStyle w:val="42"/>
        <w:tabs>
          <w:tab w:val="right" w:leader="dot" w:pos="10762"/>
        </w:tabs>
        <w:rPr>
          <w:rFonts w:eastAsiaTheme="minorEastAsia"/>
          <w:noProof/>
          <w:lang w:eastAsia="ru-RU"/>
        </w:rPr>
      </w:pPr>
      <w:hyperlink w:anchor="_Toc80026481" w:history="1">
        <w:r w:rsidR="00B23B83" w:rsidRPr="00AC698F">
          <w:rPr>
            <w:rStyle w:val="a5"/>
            <w:rFonts w:cs="Arial"/>
            <w:noProof/>
          </w:rPr>
          <w:t xml:space="preserve">2.1.1. </w:t>
        </w:r>
      </w:hyperlink>
      <w:hyperlink w:anchor="_Toc80026481" w:history="1">
        <w:r w:rsidR="00B23B83" w:rsidRPr="00AC698F">
          <w:rPr>
            <w:rStyle w:val="a5"/>
            <w:rFonts w:cs="Arial"/>
            <w:noProof/>
            <w:lang w:val="en-US"/>
          </w:rPr>
          <w:t xml:space="preserve">9 </w:t>
        </w:r>
      </w:hyperlink>
      <w:hyperlink w:anchor="_Toc80026481" w:history="1">
        <w:r w:rsidR="00B23B83" w:rsidRPr="00AC698F">
          <w:rPr>
            <w:rStyle w:val="a5"/>
            <w:noProof/>
          </w:rPr>
          <w:t xml:space="preserve">Operational details of the check </w:t>
        </w:r>
      </w:hyperlink>
      <w:hyperlink w:anchor="_Toc80026481" w:history="1">
        <w:r w:rsidR="00B23B83" w:rsidRPr="00AC698F">
          <w:rPr>
            <w:rStyle w:val="a5"/>
            <w:noProof/>
            <w:lang w:val="en-US"/>
          </w:rPr>
          <w:t xml:space="preserve">, 1270 </w:t>
        </w:r>
      </w:hyperlink>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F617F">
        <w:rPr>
          <w:noProof/>
          <w:webHidden/>
        </w:rPr>
        <w:t>40</w:t>
      </w:r>
      <w:r w:rsidR="00B23B83">
        <w:rPr>
          <w:noProof/>
          <w:webHidden/>
        </w:rPr>
        <w:fldChar w:fldCharType="end"/>
      </w:r>
    </w:p>
    <w:p w14:paraId="5EEC087C" w14:textId="3EB06065" w:rsidR="00B23B83" w:rsidRDefault="00AF5399">
      <w:pPr>
        <w:pStyle w:val="42"/>
        <w:tabs>
          <w:tab w:val="right" w:leader="dot" w:pos="10762"/>
        </w:tabs>
        <w:rPr>
          <w:rFonts w:eastAsiaTheme="minorEastAsia"/>
          <w:noProof/>
          <w:lang w:eastAsia="ru-RU"/>
        </w:rPr>
      </w:pPr>
      <w:hyperlink w:anchor="_Toc80026482" w:history="1">
        <w:r w:rsidR="00B23B83" w:rsidRPr="00AC698F">
          <w:rPr>
            <w:rStyle w:val="a5"/>
            <w:rFonts w:cs="Arial"/>
            <w:noProof/>
          </w:rPr>
          <w:t xml:space="preserve">2.1.1. </w:t>
        </w:r>
      </w:hyperlink>
      <w:hyperlink w:anchor="_Toc80026482" w:history="1">
        <w:r w:rsidR="00B23B83" w:rsidRPr="00AC698F">
          <w:rPr>
            <w:rStyle w:val="a5"/>
            <w:rFonts w:cs="Arial"/>
            <w:noProof/>
            <w:lang w:val="en-US"/>
          </w:rPr>
          <w:t xml:space="preserve">10 </w:t>
        </w:r>
      </w:hyperlink>
      <w:hyperlink w:anchor="_Toc80026482" w:history="1">
        <w:r w:rsidR="00B23B83" w:rsidRPr="00AC698F">
          <w:rPr>
            <w:rStyle w:val="a5"/>
            <w:noProof/>
          </w:rPr>
          <w:t xml:space="preserve">Branch details of the check, 1261 </w:t>
        </w:r>
      </w:hyperlink>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F617F">
        <w:rPr>
          <w:noProof/>
          <w:webHidden/>
        </w:rPr>
        <w:t>41</w:t>
      </w:r>
      <w:r w:rsidR="00B23B83">
        <w:rPr>
          <w:noProof/>
          <w:webHidden/>
        </w:rPr>
        <w:fldChar w:fldCharType="end"/>
      </w:r>
    </w:p>
    <w:p w14:paraId="200E6A12" w14:textId="14948F1F" w:rsidR="00B23B83" w:rsidRDefault="00AF5399">
      <w:pPr>
        <w:pStyle w:val="42"/>
        <w:tabs>
          <w:tab w:val="right" w:leader="dot" w:pos="10762"/>
        </w:tabs>
        <w:rPr>
          <w:rFonts w:eastAsiaTheme="minorEastAsia"/>
          <w:noProof/>
          <w:lang w:eastAsia="ru-RU"/>
        </w:rPr>
      </w:pPr>
      <w:hyperlink w:anchor="_Toc80026483" w:history="1">
        <w:r w:rsidR="00B23B83" w:rsidRPr="00AC698F">
          <w:rPr>
            <w:rStyle w:val="a5"/>
            <w:rFonts w:cs="Arial"/>
            <w:noProof/>
          </w:rPr>
          <w:t xml:space="preserve">2.1.1. </w:t>
        </w:r>
      </w:hyperlink>
      <w:hyperlink w:anchor="_Toc80026483" w:history="1">
        <w:r w:rsidR="00B23B83" w:rsidRPr="00AC698F">
          <w:rPr>
            <w:rStyle w:val="a5"/>
            <w:rFonts w:cs="Arial"/>
            <w:noProof/>
            <w:lang w:val="en-US"/>
          </w:rPr>
          <w:t xml:space="preserve">11 </w:t>
        </w:r>
      </w:hyperlink>
      <w:hyperlink w:anchor="_Toc80026483" w:history="1">
        <w:r w:rsidR="00B23B83" w:rsidRPr="00AC698F">
          <w:rPr>
            <w:rStyle w:val="a5"/>
            <w:noProof/>
          </w:rPr>
          <w:t xml:space="preserve">Barcodes of the subject of calculation </w:t>
        </w:r>
      </w:hyperlink>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F617F">
        <w:rPr>
          <w:noProof/>
          <w:webHidden/>
        </w:rPr>
        <w:t>41</w:t>
      </w:r>
      <w:r w:rsidR="00B23B83">
        <w:rPr>
          <w:noProof/>
          <w:webHidden/>
        </w:rPr>
        <w:fldChar w:fldCharType="end"/>
      </w:r>
    </w:p>
    <w:p w14:paraId="6407F307" w14:textId="7D976416" w:rsidR="00B23B83" w:rsidRDefault="00AF5399">
      <w:pPr>
        <w:pStyle w:val="42"/>
        <w:tabs>
          <w:tab w:val="right" w:leader="dot" w:pos="10762"/>
        </w:tabs>
        <w:rPr>
          <w:rFonts w:eastAsiaTheme="minorEastAsia"/>
          <w:noProof/>
          <w:lang w:eastAsia="ru-RU"/>
        </w:rPr>
      </w:pPr>
      <w:hyperlink w:anchor="_Toc80026484" w:history="1">
        <w:r w:rsidR="00B23B83" w:rsidRPr="00AC698F">
          <w:rPr>
            <w:rStyle w:val="a5"/>
            <w:rFonts w:cs="Arial"/>
            <w:noProof/>
          </w:rPr>
          <w:t xml:space="preserve">2.1.1. </w:t>
        </w:r>
      </w:hyperlink>
      <w:hyperlink w:anchor="_Toc80026484" w:history="1">
        <w:r w:rsidR="00B23B83" w:rsidRPr="00AC698F">
          <w:rPr>
            <w:rStyle w:val="a5"/>
            <w:rFonts w:cs="Arial"/>
            <w:noProof/>
            <w:lang w:val="en-US"/>
          </w:rPr>
          <w:t xml:space="preserve">12 </w:t>
        </w:r>
      </w:hyperlink>
      <w:hyperlink w:anchor="_Toc80026484" w:history="1">
        <w:r w:rsidR="00B23B83" w:rsidRPr="00AC698F">
          <w:rPr>
            <w:rStyle w:val="a5"/>
            <w:noProof/>
          </w:rPr>
          <w:t xml:space="preserve">Fractional quantity of marked goods, 1291 </w:t>
        </w:r>
      </w:hyperlink>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F617F">
        <w:rPr>
          <w:noProof/>
          <w:webHidden/>
        </w:rPr>
        <w:t>42</w:t>
      </w:r>
      <w:r w:rsidR="00B23B83">
        <w:rPr>
          <w:noProof/>
          <w:webHidden/>
        </w:rPr>
        <w:fldChar w:fldCharType="end"/>
      </w:r>
    </w:p>
    <w:p w14:paraId="2003401E" w14:textId="0ECC78B3" w:rsidR="00B23B83" w:rsidRDefault="00AF5399">
      <w:pPr>
        <w:pStyle w:val="32"/>
        <w:tabs>
          <w:tab w:val="right" w:leader="dot" w:pos="10762"/>
        </w:tabs>
        <w:rPr>
          <w:rFonts w:cstheme="minorBidi"/>
          <w:noProof/>
          <w:sz w:val="22"/>
          <w:szCs w:val="22"/>
        </w:rPr>
      </w:pPr>
      <w:hyperlink w:anchor="_Toc80026485" w:history="1">
        <w:r w:rsidR="00B23B83" w:rsidRPr="00AC698F">
          <w:rPr>
            <w:rStyle w:val="a5"/>
            <w:noProof/>
          </w:rPr>
          <w:t xml:space="preserve">2.1.2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F617F">
        <w:rPr>
          <w:noProof/>
          <w:webHidden/>
        </w:rPr>
        <w:t>50</w:t>
      </w:r>
      <w:r w:rsidR="00B23B83">
        <w:rPr>
          <w:noProof/>
          <w:webHidden/>
        </w:rPr>
        <w:fldChar w:fldCharType="end"/>
      </w:r>
    </w:p>
    <w:p w14:paraId="37BF79F1" w14:textId="21839FEF" w:rsidR="00B23B83" w:rsidRDefault="00AF5399">
      <w:pPr>
        <w:pStyle w:val="22"/>
        <w:tabs>
          <w:tab w:val="right" w:leader="dot" w:pos="10762"/>
        </w:tabs>
        <w:rPr>
          <w:rFonts w:eastAsiaTheme="minorEastAsia"/>
          <w:noProof/>
          <w:lang w:eastAsia="ru-RU"/>
        </w:rPr>
      </w:pPr>
      <w:hyperlink w:anchor="_Toc80026486" w:history="1">
        <w:r w:rsidR="00B23B83" w:rsidRPr="00AC698F">
          <w:rPr>
            <w:rStyle w:val="a5"/>
            <w:noProof/>
          </w:rPr>
          <w:t xml:space="preserve">2.2 Check status </w:t>
        </w:r>
      </w:hyperlink>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F617F">
        <w:rPr>
          <w:noProof/>
          <w:webHidden/>
        </w:rPr>
        <w:t>51</w:t>
      </w:r>
      <w:r w:rsidR="00B23B83">
        <w:rPr>
          <w:noProof/>
          <w:webHidden/>
        </w:rPr>
        <w:fldChar w:fldCharType="end"/>
      </w:r>
    </w:p>
    <w:p w14:paraId="47B5F17C" w14:textId="54185C66" w:rsidR="00B23B83" w:rsidRDefault="00AF5399">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hyperlink>
      <w:hyperlink w:anchor="_Toc80026487" w:history="1">
        <w:r w:rsidR="00B23B83" w:rsidRPr="00AC698F">
          <w:rPr>
            <w:rStyle w:val="a5"/>
            <w:noProof/>
          </w:rPr>
          <w:t xml:space="preserve">Response body </w:t>
        </w:r>
      </w:hyperlink>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F617F">
        <w:rPr>
          <w:noProof/>
          <w:webHidden/>
        </w:rPr>
        <w:t>51</w:t>
      </w:r>
      <w:r w:rsidR="00B23B83">
        <w:rPr>
          <w:noProof/>
          <w:webHidden/>
        </w:rPr>
        <w:fldChar w:fldCharType="end"/>
      </w:r>
    </w:p>
    <w:p w14:paraId="29FE0135" w14:textId="556C686C" w:rsidR="00B23B83" w:rsidRDefault="00AF5399">
      <w:pPr>
        <w:pStyle w:val="32"/>
        <w:tabs>
          <w:tab w:val="right" w:leader="dot" w:pos="10762"/>
        </w:tabs>
        <w:rPr>
          <w:rFonts w:cstheme="minorBidi"/>
          <w:noProof/>
          <w:sz w:val="22"/>
          <w:szCs w:val="22"/>
        </w:rPr>
      </w:pPr>
      <w:hyperlink w:anchor="_Toc80026488" w:history="1">
        <w:r w:rsidR="00B23B83" w:rsidRPr="00AC698F">
          <w:rPr>
            <w:rStyle w:val="a5"/>
            <w:noProof/>
          </w:rPr>
          <w:t xml:space="preserve">2.2.2 Response body with processing errors CM </w:t>
        </w:r>
      </w:hyperlink>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F617F">
        <w:rPr>
          <w:noProof/>
          <w:webHidden/>
        </w:rPr>
        <w:t>53</w:t>
      </w:r>
      <w:r w:rsidR="00B23B83">
        <w:rPr>
          <w:noProof/>
          <w:webHidden/>
        </w:rPr>
        <w:fldChar w:fldCharType="end"/>
      </w:r>
    </w:p>
    <w:p w14:paraId="10811BF5" w14:textId="05E7B146" w:rsidR="00B23B83" w:rsidRDefault="00AF5399">
      <w:pPr>
        <w:pStyle w:val="32"/>
        <w:tabs>
          <w:tab w:val="right" w:leader="dot" w:pos="10762"/>
        </w:tabs>
        <w:rPr>
          <w:rFonts w:cstheme="minorBidi"/>
          <w:noProof/>
          <w:sz w:val="22"/>
          <w:szCs w:val="22"/>
        </w:rPr>
      </w:pPr>
      <w:hyperlink w:anchor="_Toc80026489" w:history="1">
        <w:r w:rsidR="00B23B83" w:rsidRPr="00AC698F">
          <w:rPr>
            <w:rStyle w:val="a5"/>
            <w:noProof/>
          </w:rPr>
          <w:t xml:space="preserve">2.2.2.1 Error processing the subject of calculation containing CM </w:t>
        </w:r>
      </w:hyperlink>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F617F">
        <w:rPr>
          <w:noProof/>
          <w:webHidden/>
        </w:rPr>
        <w:t>53</w:t>
      </w:r>
      <w:r w:rsidR="00B23B83">
        <w:rPr>
          <w:noProof/>
          <w:webHidden/>
        </w:rPr>
        <w:fldChar w:fldCharType="end"/>
      </w:r>
    </w:p>
    <w:p w14:paraId="441A4757" w14:textId="626C6068" w:rsidR="00B23B83" w:rsidRDefault="00AF5399">
      <w:pPr>
        <w:pStyle w:val="32"/>
        <w:tabs>
          <w:tab w:val="right" w:leader="dot" w:pos="10762"/>
        </w:tabs>
        <w:rPr>
          <w:rFonts w:cstheme="minorBidi"/>
          <w:noProof/>
          <w:sz w:val="22"/>
          <w:szCs w:val="22"/>
        </w:rPr>
      </w:pPr>
      <w:hyperlink w:anchor="_Toc80026490" w:history="1">
        <w:r w:rsidR="00B23B83" w:rsidRPr="00AC698F">
          <w:rPr>
            <w:rStyle w:val="a5"/>
            <w:noProof/>
          </w:rPr>
          <w:t xml:space="preserve">2.2.2.2 The result of the check KM </w:t>
        </w:r>
      </w:hyperlink>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F617F">
        <w:rPr>
          <w:noProof/>
          <w:webHidden/>
        </w:rPr>
        <w:t>54</w:t>
      </w:r>
      <w:r w:rsidR="00B23B83">
        <w:rPr>
          <w:noProof/>
          <w:webHidden/>
        </w:rPr>
        <w:fldChar w:fldCharType="end"/>
      </w:r>
    </w:p>
    <w:p w14:paraId="3F2FBD6E" w14:textId="3A784D63" w:rsidR="00B23B83" w:rsidRDefault="00AF5399">
      <w:pPr>
        <w:pStyle w:val="32"/>
        <w:tabs>
          <w:tab w:val="right" w:leader="dot" w:pos="10762"/>
        </w:tabs>
        <w:rPr>
          <w:rFonts w:cstheme="minorBidi"/>
          <w:noProof/>
          <w:sz w:val="22"/>
          <w:szCs w:val="22"/>
        </w:rPr>
      </w:pPr>
      <w:hyperlink w:anchor="_Toc80026491" w:history="1">
        <w:r w:rsidR="00B23B83" w:rsidRPr="00AC698F">
          <w:rPr>
            <w:rStyle w:val="a5"/>
            <w:noProof/>
          </w:rPr>
          <w:t xml:space="preserve">2.2.2.3 Server response to CM check request </w:t>
        </w:r>
      </w:hyperlink>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F617F">
        <w:rPr>
          <w:noProof/>
          <w:webHidden/>
        </w:rPr>
        <w:t>55</w:t>
      </w:r>
      <w:r w:rsidR="00B23B83">
        <w:rPr>
          <w:noProof/>
          <w:webHidden/>
        </w:rPr>
        <w:fldChar w:fldCharType="end"/>
      </w:r>
    </w:p>
    <w:p w14:paraId="25830339" w14:textId="55B1EBF2" w:rsidR="00B23B83" w:rsidRDefault="00AF5399">
      <w:pPr>
        <w:pStyle w:val="22"/>
        <w:tabs>
          <w:tab w:val="right" w:leader="dot" w:pos="10762"/>
        </w:tabs>
        <w:rPr>
          <w:rFonts w:eastAsiaTheme="minorEastAsia"/>
          <w:noProof/>
          <w:lang w:eastAsia="ru-RU"/>
        </w:rPr>
      </w:pPr>
      <w:hyperlink w:anchor="_Toc80026492" w:history="1">
        <w:r w:rsidR="00B23B83" w:rsidRPr="00AC698F">
          <w:rPr>
            <w:rStyle w:val="a5"/>
            <w:noProof/>
          </w:rPr>
          <w:t xml:space="preserve">2.3 Creating a correction check </w:t>
        </w:r>
      </w:hyperlink>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F617F">
        <w:rPr>
          <w:noProof/>
          <w:webHidden/>
        </w:rPr>
        <w:t>56</w:t>
      </w:r>
      <w:r w:rsidR="00B23B83">
        <w:rPr>
          <w:noProof/>
          <w:webHidden/>
        </w:rPr>
        <w:fldChar w:fldCharType="end"/>
      </w:r>
    </w:p>
    <w:p w14:paraId="2E1F6884" w14:textId="0801AAA0" w:rsidR="00B23B83" w:rsidRDefault="00AF5399">
      <w:pPr>
        <w:pStyle w:val="32"/>
        <w:tabs>
          <w:tab w:val="right" w:leader="dot" w:pos="10762"/>
        </w:tabs>
        <w:rPr>
          <w:rFonts w:cstheme="minorBidi"/>
          <w:noProof/>
          <w:sz w:val="22"/>
          <w:szCs w:val="22"/>
        </w:rPr>
      </w:pPr>
      <w:hyperlink w:anchor="_Toc80026493" w:history="1">
        <w:r w:rsidR="00B23B83" w:rsidRPr="00AC698F">
          <w:rPr>
            <w:rStyle w:val="a5"/>
            <w:noProof/>
          </w:rPr>
          <w:t xml:space="preserve">2.3.1 Request body </w:t>
        </w:r>
      </w:hyperlink>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F617F">
        <w:rPr>
          <w:noProof/>
          <w:webHidden/>
        </w:rPr>
        <w:t>56</w:t>
      </w:r>
      <w:r w:rsidR="00B23B83">
        <w:rPr>
          <w:noProof/>
          <w:webHidden/>
        </w:rPr>
        <w:fldChar w:fldCharType="end"/>
      </w:r>
    </w:p>
    <w:p w14:paraId="05F95C62" w14:textId="41064DBA" w:rsidR="00B23B83" w:rsidRDefault="00AF5399">
      <w:pPr>
        <w:pStyle w:val="42"/>
        <w:tabs>
          <w:tab w:val="right" w:leader="dot" w:pos="10762"/>
        </w:tabs>
        <w:rPr>
          <w:rFonts w:eastAsiaTheme="minorEastAsia"/>
          <w:noProof/>
          <w:lang w:eastAsia="ru-RU"/>
        </w:rPr>
      </w:pPr>
      <w:hyperlink w:anchor="_Toc80026494" w:history="1">
        <w:r w:rsidR="00B23B83" w:rsidRPr="00AC698F">
          <w:rPr>
            <w:rStyle w:val="a5"/>
            <w:rFonts w:cs="Arial"/>
            <w:noProof/>
          </w:rPr>
          <w:t xml:space="preserve">2.3.1.1 </w:t>
        </w:r>
      </w:hyperlink>
      <w:hyperlink w:anchor="_Toc80026494"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F617F">
        <w:rPr>
          <w:noProof/>
          <w:webHidden/>
        </w:rPr>
        <w:t>57</w:t>
      </w:r>
      <w:r w:rsidR="00B23B83">
        <w:rPr>
          <w:noProof/>
          <w:webHidden/>
        </w:rPr>
        <w:fldChar w:fldCharType="end"/>
      </w:r>
    </w:p>
    <w:p w14:paraId="4A59D991" w14:textId="17ED75FD" w:rsidR="00B23B83" w:rsidRDefault="00AF5399">
      <w:pPr>
        <w:pStyle w:val="32"/>
        <w:tabs>
          <w:tab w:val="right" w:leader="dot" w:pos="10762"/>
        </w:tabs>
        <w:rPr>
          <w:rFonts w:cstheme="minorBidi"/>
          <w:noProof/>
          <w:sz w:val="22"/>
          <w:szCs w:val="22"/>
        </w:rPr>
      </w:pPr>
      <w:hyperlink w:anchor="_Toc80026495" w:history="1">
        <w:r w:rsidR="00B23B83" w:rsidRPr="00AC698F">
          <w:rPr>
            <w:rStyle w:val="a5"/>
            <w:noProof/>
          </w:rPr>
          <w:t xml:space="preserve">2.3.2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F617F">
        <w:rPr>
          <w:noProof/>
          <w:webHidden/>
        </w:rPr>
        <w:t>59</w:t>
      </w:r>
      <w:r w:rsidR="00B23B83">
        <w:rPr>
          <w:noProof/>
          <w:webHidden/>
        </w:rPr>
        <w:fldChar w:fldCharType="end"/>
      </w:r>
    </w:p>
    <w:p w14:paraId="73FC71D4" w14:textId="4949EF46" w:rsidR="00B23B83" w:rsidRDefault="00AF5399">
      <w:pPr>
        <w:pStyle w:val="22"/>
        <w:tabs>
          <w:tab w:val="right" w:leader="dot" w:pos="10762"/>
        </w:tabs>
        <w:rPr>
          <w:rFonts w:eastAsiaTheme="minorEastAsia"/>
          <w:noProof/>
          <w:lang w:eastAsia="ru-RU"/>
        </w:rPr>
      </w:pPr>
      <w:hyperlink w:anchor="_Toc80026496" w:history="1">
        <w:r w:rsidR="00B23B83" w:rsidRPr="00AC698F">
          <w:rPr>
            <w:rStyle w:val="a5"/>
            <w:noProof/>
          </w:rPr>
          <w:t xml:space="preserve">2.4 Correction check status </w:t>
        </w:r>
      </w:hyperlink>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F617F">
        <w:rPr>
          <w:noProof/>
          <w:webHidden/>
        </w:rPr>
        <w:t>61</w:t>
      </w:r>
      <w:r w:rsidR="00B23B83">
        <w:rPr>
          <w:noProof/>
          <w:webHidden/>
        </w:rPr>
        <w:fldChar w:fldCharType="end"/>
      </w:r>
    </w:p>
    <w:p w14:paraId="36A7D045" w14:textId="49E7C1CB" w:rsidR="00B23B83" w:rsidRDefault="00AF5399">
      <w:pPr>
        <w:pStyle w:val="32"/>
        <w:tabs>
          <w:tab w:val="right" w:leader="dot" w:pos="10762"/>
        </w:tabs>
        <w:rPr>
          <w:rFonts w:cstheme="minorBidi"/>
          <w:noProof/>
          <w:sz w:val="22"/>
          <w:szCs w:val="22"/>
        </w:rPr>
      </w:pPr>
      <w:hyperlink w:anchor="_Toc80026497" w:history="1">
        <w:r w:rsidR="00B23B83" w:rsidRPr="00AC698F">
          <w:rPr>
            <w:rStyle w:val="a5"/>
            <w:noProof/>
            <w:lang w:val="en-US"/>
          </w:rPr>
          <w:t xml:space="preserve">2.4.1 </w:t>
        </w:r>
      </w:hyperlink>
      <w:hyperlink w:anchor="_Toc80026497" w:history="1">
        <w:r w:rsidR="00B23B83" w:rsidRPr="00AC698F">
          <w:rPr>
            <w:rStyle w:val="a5"/>
            <w:noProof/>
            <w:lang w:val="en-US"/>
          </w:rPr>
          <w:t xml:space="preserve">Response </w:t>
        </w:r>
      </w:hyperlink>
      <w:hyperlink w:anchor="_Toc80026497"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F617F">
        <w:rPr>
          <w:noProof/>
          <w:webHidden/>
        </w:rPr>
        <w:t>61</w:t>
      </w:r>
      <w:r w:rsidR="00B23B83">
        <w:rPr>
          <w:noProof/>
          <w:webHidden/>
        </w:rPr>
        <w:fldChar w:fldCharType="end"/>
      </w:r>
    </w:p>
    <w:p w14:paraId="5EEDC374" w14:textId="3C0830E1" w:rsidR="00B23B83" w:rsidRDefault="00AF5399">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hyperlink>
      <w:hyperlink w:anchor="_Toc80026498" w:history="1">
        <w:r w:rsidR="00B23B83" w:rsidRPr="00AC698F">
          <w:rPr>
            <w:rStyle w:val="a5"/>
            <w:noProof/>
          </w:rPr>
          <w:t>Status</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KKT</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in</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 xml:space="preserve">group </w:t>
        </w:r>
      </w:hyperlink>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6270118E" w14:textId="5B02650E" w:rsidR="00B23B83" w:rsidRDefault="00AF5399">
      <w:pPr>
        <w:pStyle w:val="32"/>
        <w:tabs>
          <w:tab w:val="right" w:leader="dot" w:pos="10762"/>
        </w:tabs>
        <w:rPr>
          <w:rFonts w:cstheme="minorBidi"/>
          <w:noProof/>
          <w:sz w:val="22"/>
          <w:szCs w:val="22"/>
        </w:rPr>
      </w:pPr>
      <w:hyperlink w:anchor="_Toc80026499" w:history="1">
        <w:r w:rsidR="00B23B83" w:rsidRPr="00AC698F">
          <w:rPr>
            <w:rStyle w:val="a5"/>
            <w:noProof/>
            <w:lang w:val="en-US"/>
          </w:rPr>
          <w:t xml:space="preserve">2.5.1 </w:t>
        </w:r>
      </w:hyperlink>
      <w:hyperlink w:anchor="_Toc80026499" w:history="1">
        <w:r w:rsidR="00B23B83" w:rsidRPr="00AC698F">
          <w:rPr>
            <w:rStyle w:val="a5"/>
            <w:noProof/>
            <w:lang w:val="en-US"/>
          </w:rPr>
          <w:t xml:space="preserve">Response </w:t>
        </w:r>
      </w:hyperlink>
      <w:hyperlink w:anchor="_Toc80026499"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005E5B51" w14:textId="3D28D1E7" w:rsidR="00B23B83" w:rsidRDefault="00AF5399">
      <w:pPr>
        <w:pStyle w:val="42"/>
        <w:tabs>
          <w:tab w:val="right" w:leader="dot" w:pos="10762"/>
        </w:tabs>
        <w:rPr>
          <w:rFonts w:eastAsiaTheme="minorEastAsia"/>
          <w:noProof/>
          <w:lang w:eastAsia="ru-RU"/>
        </w:rPr>
      </w:pPr>
      <w:hyperlink w:anchor="_Toc80026500" w:history="1">
        <w:r w:rsidR="00B23B83" w:rsidRPr="00AC698F">
          <w:rPr>
            <w:rStyle w:val="a5"/>
            <w:noProof/>
          </w:rPr>
          <w:t xml:space="preserve">2.5.1.1 Device information object structure </w:t>
        </w:r>
      </w:hyperlink>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3EE1E707" w14:textId="3A4E9B57" w:rsidR="00B23B83" w:rsidRDefault="00AF5399">
      <w:pPr>
        <w:pStyle w:val="32"/>
        <w:tabs>
          <w:tab w:val="right" w:leader="dot" w:pos="10762"/>
        </w:tabs>
        <w:rPr>
          <w:rFonts w:cstheme="minorBidi"/>
          <w:noProof/>
          <w:sz w:val="22"/>
          <w:szCs w:val="22"/>
        </w:rPr>
      </w:pPr>
      <w:hyperlink w:anchor="_Toc80026501" w:history="1">
        <w:r w:rsidR="00B23B83" w:rsidRPr="00AC698F">
          <w:rPr>
            <w:rStyle w:val="a5"/>
            <w:noProof/>
          </w:rPr>
          <w:t xml:space="preserve">2.5.2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F617F">
        <w:rPr>
          <w:noProof/>
          <w:webHidden/>
        </w:rPr>
        <w:t>65</w:t>
      </w:r>
      <w:r w:rsidR="00B23B83">
        <w:rPr>
          <w:noProof/>
          <w:webHidden/>
        </w:rPr>
        <w:fldChar w:fldCharType="end"/>
      </w:r>
    </w:p>
    <w:p w14:paraId="7B68BEA6" w14:textId="230BA047" w:rsidR="00B23B83" w:rsidRDefault="00AF5399">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hyperlink>
      <w:hyperlink w:anchor="_Toc80026502" w:history="1">
        <w:r w:rsidR="00B23B83" w:rsidRPr="00AC698F">
          <w:rPr>
            <w:rStyle w:val="a5"/>
            <w:noProof/>
          </w:rPr>
          <w:t>Verification</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parameters</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 xml:space="preserve">access </w:t>
        </w:r>
      </w:hyperlink>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7C66DCFD" w14:textId="61E7FCDB" w:rsidR="00B23B83" w:rsidRDefault="00AF5399">
      <w:pPr>
        <w:pStyle w:val="32"/>
        <w:tabs>
          <w:tab w:val="right" w:leader="dot" w:pos="10762"/>
        </w:tabs>
        <w:rPr>
          <w:rFonts w:cstheme="minorBidi"/>
          <w:noProof/>
          <w:sz w:val="22"/>
          <w:szCs w:val="22"/>
        </w:rPr>
      </w:pPr>
      <w:hyperlink w:anchor="_Toc80026503" w:history="1">
        <w:r w:rsidR="00B23B83" w:rsidRPr="00AC698F">
          <w:rPr>
            <w:rStyle w:val="a5"/>
            <w:noProof/>
          </w:rPr>
          <w:t xml:space="preserve">2.6.1 Request Body </w:t>
        </w:r>
      </w:hyperlink>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1138CB53" w14:textId="66688CB3" w:rsidR="00B23B83" w:rsidRDefault="00AF5399">
      <w:pPr>
        <w:pStyle w:val="32"/>
        <w:tabs>
          <w:tab w:val="right" w:leader="dot" w:pos="10762"/>
        </w:tabs>
        <w:rPr>
          <w:rFonts w:cstheme="minorBidi"/>
          <w:noProof/>
          <w:sz w:val="22"/>
          <w:szCs w:val="22"/>
        </w:rPr>
      </w:pPr>
      <w:hyperlink w:anchor="_Toc80026504" w:history="1">
        <w:r w:rsidR="00B23B83" w:rsidRPr="00AC698F">
          <w:rPr>
            <w:rStyle w:val="a5"/>
            <w:noProof/>
          </w:rPr>
          <w:t xml:space="preserve">2.6.2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4ADCFAE8" w14:textId="6E350DAA" w:rsidR="00B23B83" w:rsidRDefault="00AF5399">
      <w:pPr>
        <w:pStyle w:val="22"/>
        <w:tabs>
          <w:tab w:val="right" w:leader="dot" w:pos="10762"/>
        </w:tabs>
        <w:rPr>
          <w:rFonts w:eastAsiaTheme="minorEastAsia"/>
          <w:noProof/>
          <w:lang w:eastAsia="ru-RU"/>
        </w:rPr>
      </w:pPr>
      <w:hyperlink w:anchor="_Toc80026505" w:history="1">
        <w:r w:rsidR="00B23B83" w:rsidRPr="00AC698F">
          <w:rPr>
            <w:rStyle w:val="a5"/>
            <w:noProof/>
          </w:rPr>
          <w:t xml:space="preserve">2.7 Creation of FFD correction receipt 1.2 </w:t>
        </w:r>
      </w:hyperlink>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F617F">
        <w:rPr>
          <w:noProof/>
          <w:webHidden/>
        </w:rPr>
        <w:t>68</w:t>
      </w:r>
      <w:r w:rsidR="00B23B83">
        <w:rPr>
          <w:noProof/>
          <w:webHidden/>
        </w:rPr>
        <w:fldChar w:fldCharType="end"/>
      </w:r>
    </w:p>
    <w:p w14:paraId="1A926243" w14:textId="7305D9D3" w:rsidR="00B23B83" w:rsidRDefault="00AF5399">
      <w:pPr>
        <w:pStyle w:val="32"/>
        <w:tabs>
          <w:tab w:val="right" w:leader="dot" w:pos="10762"/>
        </w:tabs>
        <w:rPr>
          <w:rFonts w:cstheme="minorBidi"/>
          <w:noProof/>
          <w:sz w:val="22"/>
          <w:szCs w:val="22"/>
        </w:rPr>
      </w:pPr>
      <w:hyperlink w:anchor="_Toc80026506"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F617F">
        <w:rPr>
          <w:noProof/>
          <w:webHidden/>
        </w:rPr>
        <w:t>68</w:t>
      </w:r>
      <w:r w:rsidR="00B23B83">
        <w:rPr>
          <w:noProof/>
          <w:webHidden/>
        </w:rPr>
        <w:fldChar w:fldCharType="end"/>
      </w:r>
    </w:p>
    <w:p w14:paraId="7CD05EDB" w14:textId="1BC6B368" w:rsidR="00B23B83" w:rsidRDefault="00AF5399">
      <w:pPr>
        <w:pStyle w:val="42"/>
        <w:tabs>
          <w:tab w:val="right" w:leader="dot" w:pos="10762"/>
        </w:tabs>
        <w:rPr>
          <w:rFonts w:eastAsiaTheme="minorEastAsia"/>
          <w:noProof/>
          <w:lang w:eastAsia="ru-RU"/>
        </w:rPr>
      </w:pPr>
      <w:hyperlink w:anchor="_Toc80026507" w:history="1">
        <w:r w:rsidR="00B23B83" w:rsidRPr="00AC698F">
          <w:rPr>
            <w:rStyle w:val="a5"/>
            <w:rFonts w:cs="Arial"/>
            <w:noProof/>
          </w:rPr>
          <w:t xml:space="preserve">2.7.1.1 </w:t>
        </w:r>
      </w:hyperlink>
      <w:hyperlink w:anchor="_Toc80026507"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F617F">
        <w:rPr>
          <w:noProof/>
          <w:webHidden/>
        </w:rPr>
        <w:t>69</w:t>
      </w:r>
      <w:r w:rsidR="00B23B83">
        <w:rPr>
          <w:noProof/>
          <w:webHidden/>
        </w:rPr>
        <w:fldChar w:fldCharType="end"/>
      </w:r>
    </w:p>
    <w:p w14:paraId="60D3F270" w14:textId="0FD72B3B" w:rsidR="00B23B83" w:rsidRDefault="00AF5399">
      <w:pPr>
        <w:pStyle w:val="32"/>
        <w:tabs>
          <w:tab w:val="right" w:leader="dot" w:pos="10762"/>
        </w:tabs>
        <w:rPr>
          <w:rFonts w:cstheme="minorBidi"/>
          <w:noProof/>
          <w:sz w:val="22"/>
          <w:szCs w:val="22"/>
        </w:rPr>
      </w:pPr>
      <w:hyperlink w:anchor="_Toc80026508" w:history="1">
        <w:r w:rsidR="00B23B83" w:rsidRPr="00AC698F">
          <w:rPr>
            <w:rStyle w:val="a5"/>
            <w:noProof/>
          </w:rPr>
          <w:t xml:space="preserve">2.7.2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F617F">
        <w:rPr>
          <w:noProof/>
          <w:webHidden/>
        </w:rPr>
        <w:t>74</w:t>
      </w:r>
      <w:r w:rsidR="00B23B83">
        <w:rPr>
          <w:noProof/>
          <w:webHidden/>
        </w:rPr>
        <w:fldChar w:fldCharType="end"/>
      </w:r>
    </w:p>
    <w:p w14:paraId="3E08AEB2" w14:textId="375DA6A2" w:rsidR="00B23B83" w:rsidRDefault="00AF5399">
      <w:pPr>
        <w:pStyle w:val="22"/>
        <w:tabs>
          <w:tab w:val="right" w:leader="dot" w:pos="10762"/>
        </w:tabs>
        <w:rPr>
          <w:rFonts w:eastAsiaTheme="minorEastAsia"/>
          <w:noProof/>
          <w:lang w:eastAsia="ru-RU"/>
        </w:rPr>
      </w:pPr>
      <w:hyperlink w:anchor="_Toc80026509" w:history="1">
        <w:r w:rsidR="00B23B83" w:rsidRPr="00AC698F">
          <w:rPr>
            <w:rStyle w:val="a5"/>
            <w:noProof/>
          </w:rPr>
          <w:t xml:space="preserve">2.8 FFD correction check status 1.2 </w:t>
        </w:r>
      </w:hyperlink>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F617F">
        <w:rPr>
          <w:noProof/>
          <w:webHidden/>
        </w:rPr>
        <w:t>76</w:t>
      </w:r>
      <w:r w:rsidR="00B23B83">
        <w:rPr>
          <w:noProof/>
          <w:webHidden/>
        </w:rPr>
        <w:fldChar w:fldCharType="end"/>
      </w:r>
    </w:p>
    <w:p w14:paraId="6E22ADBD" w14:textId="38287A44" w:rsidR="00B23B83" w:rsidRDefault="00AF5399">
      <w:pPr>
        <w:pStyle w:val="32"/>
        <w:tabs>
          <w:tab w:val="right" w:leader="dot" w:pos="10762"/>
        </w:tabs>
        <w:rPr>
          <w:rFonts w:cstheme="minorBidi"/>
          <w:noProof/>
          <w:sz w:val="22"/>
          <w:szCs w:val="22"/>
        </w:rPr>
      </w:pPr>
      <w:hyperlink w:anchor="_Toc80026510" w:history="1">
        <w:r w:rsidR="00B23B83" w:rsidRPr="00AC698F">
          <w:rPr>
            <w:rStyle w:val="a5"/>
            <w:noProof/>
          </w:rPr>
          <w:t xml:space="preserve">2.8.1 Response body </w:t>
        </w:r>
      </w:hyperlink>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6F617F">
        <w:rPr>
          <w:b/>
          <w:bCs/>
          <w:noProof/>
          <w:webHidden/>
          <w:lang w:val="ru-RU"/>
        </w:rPr>
        <w:t>Ошибка! Закладка не определена.</w:t>
      </w:r>
      <w:r w:rsidR="00B23B83">
        <w:rPr>
          <w:noProof/>
          <w:webHidden/>
        </w:rPr>
        <w:fldChar w:fldCharType="end"/>
      </w:r>
    </w:p>
    <w:p w14:paraId="43702C03" w14:textId="40512A66" w:rsidR="00B23B83" w:rsidRDefault="00AF5399">
      <w:pPr>
        <w:pStyle w:val="22"/>
        <w:tabs>
          <w:tab w:val="right" w:leader="dot" w:pos="10762"/>
        </w:tabs>
        <w:rPr>
          <w:rFonts w:eastAsiaTheme="minorEastAsia"/>
          <w:noProof/>
          <w:lang w:eastAsia="ru-RU"/>
        </w:rPr>
      </w:pPr>
      <w:hyperlink w:anchor="_Toc80026511" w:history="1">
        <w:r w:rsidR="00B23B83" w:rsidRPr="00AC698F">
          <w:rPr>
            <w:rStyle w:val="a5"/>
            <w:noProof/>
          </w:rPr>
          <w:t xml:space="preserve">2.9 Checking the marking code </w:t>
        </w:r>
      </w:hyperlink>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41554EC6" w14:textId="3E4C78E7" w:rsidR="00B23B83" w:rsidRDefault="00AF5399">
      <w:pPr>
        <w:pStyle w:val="32"/>
        <w:tabs>
          <w:tab w:val="right" w:leader="dot" w:pos="10762"/>
        </w:tabs>
        <w:rPr>
          <w:rFonts w:cstheme="minorBidi"/>
          <w:noProof/>
          <w:sz w:val="22"/>
          <w:szCs w:val="22"/>
        </w:rPr>
      </w:pPr>
      <w:hyperlink w:anchor="_Toc80026512" w:history="1">
        <w:r w:rsidR="00A8378B">
          <w:rPr>
            <w:rStyle w:val="a5"/>
            <w:noProof/>
          </w:rPr>
          <w:t>2.9</w:t>
        </w:r>
        <w:r w:rsidR="00B23B83" w:rsidRPr="00AC698F">
          <w:rPr>
            <w:rStyle w:val="a5"/>
            <w:noProof/>
          </w:rPr>
          <w:t xml:space="preserve">.1 Request body </w:t>
        </w:r>
      </w:hyperlink>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00BBDA0D" w14:textId="05EBC1E6" w:rsidR="00B23B83" w:rsidRDefault="00AF5399">
      <w:pPr>
        <w:pStyle w:val="42"/>
        <w:tabs>
          <w:tab w:val="right" w:leader="dot" w:pos="10762"/>
        </w:tabs>
        <w:rPr>
          <w:rFonts w:eastAsiaTheme="minorEastAsia"/>
          <w:noProof/>
          <w:lang w:eastAsia="ru-RU"/>
        </w:rPr>
      </w:pPr>
      <w:hyperlink w:anchor="_Toc80026513" w:history="1">
        <w:r w:rsidR="00B23B83" w:rsidRPr="00AC698F">
          <w:rPr>
            <w:rStyle w:val="a5"/>
            <w:rFonts w:cs="Arial"/>
            <w:noProof/>
          </w:rPr>
          <w:t xml:space="preserve">2.9.1.1 </w:t>
        </w:r>
      </w:hyperlink>
      <w:hyperlink w:anchor="_Toc80026513" w:history="1">
        <w:r w:rsidR="00B23B83" w:rsidRPr="00AC698F">
          <w:rPr>
            <w:rStyle w:val="a5"/>
            <w:rFonts w:cs="Arial"/>
            <w:noProof/>
          </w:rPr>
          <w:t xml:space="preserve">Document </w:t>
        </w:r>
      </w:hyperlink>
      <w:hyperlink w:anchor="_Toc80026513" w:history="1">
        <w:r w:rsidR="00B23B83" w:rsidRPr="00AC698F">
          <w:rPr>
            <w:rStyle w:val="a5"/>
            <w:noProof/>
          </w:rPr>
          <w:t xml:space="preserve">content </w:t>
        </w:r>
      </w:hyperlink>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41A8C937" w14:textId="5D00E598" w:rsidR="00B23B83" w:rsidRDefault="00AF5399">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hyperlink>
      <w:hyperlink w:anchor="_Toc80026514" w:history="1">
        <w:r w:rsidR="00B23B83" w:rsidRPr="00AC698F">
          <w:rPr>
            <w:rStyle w:val="a5"/>
            <w:noProof/>
          </w:rPr>
          <w:t>Body</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response</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from</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mistakes</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processing</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 xml:space="preserve">request </w:t>
        </w:r>
      </w:hyperlink>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F617F">
        <w:rPr>
          <w:noProof/>
          <w:webHidden/>
        </w:rPr>
        <w:t>81</w:t>
      </w:r>
      <w:r w:rsidR="00B23B83">
        <w:rPr>
          <w:noProof/>
          <w:webHidden/>
        </w:rPr>
        <w:fldChar w:fldCharType="end"/>
      </w:r>
    </w:p>
    <w:p w14:paraId="033C0812" w14:textId="2258B54B" w:rsidR="00B23B83" w:rsidRDefault="00AF5399">
      <w:pPr>
        <w:pStyle w:val="22"/>
        <w:tabs>
          <w:tab w:val="right" w:leader="dot" w:pos="10762"/>
        </w:tabs>
        <w:rPr>
          <w:rFonts w:eastAsiaTheme="minorEastAsia"/>
          <w:noProof/>
          <w:lang w:eastAsia="ru-RU"/>
        </w:rPr>
      </w:pPr>
      <w:hyperlink w:anchor="_Toc80026515" w:history="1">
        <w:r w:rsidR="00B23B83" w:rsidRPr="00AC698F">
          <w:rPr>
            <w:rStyle w:val="a5"/>
            <w:noProof/>
          </w:rPr>
          <w:t xml:space="preserve">2.10 Marking code verification status </w:t>
        </w:r>
      </w:hyperlink>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F617F">
        <w:rPr>
          <w:noProof/>
          <w:webHidden/>
        </w:rPr>
        <w:t>83</w:t>
      </w:r>
      <w:r w:rsidR="00B23B83">
        <w:rPr>
          <w:noProof/>
          <w:webHidden/>
        </w:rPr>
        <w:fldChar w:fldCharType="end"/>
      </w:r>
    </w:p>
    <w:p w14:paraId="310E4540" w14:textId="407A590A" w:rsidR="00B23B83" w:rsidRDefault="00AF5399">
      <w:pPr>
        <w:pStyle w:val="32"/>
        <w:tabs>
          <w:tab w:val="right" w:leader="dot" w:pos="10762"/>
        </w:tabs>
        <w:rPr>
          <w:rFonts w:cstheme="minorBidi"/>
          <w:noProof/>
          <w:sz w:val="22"/>
          <w:szCs w:val="22"/>
        </w:rPr>
      </w:pPr>
      <w:hyperlink w:anchor="_Toc80026516" w:history="1">
        <w:r w:rsidR="00B23B83" w:rsidRPr="00AC698F">
          <w:rPr>
            <w:rStyle w:val="a5"/>
            <w:noProof/>
            <w:lang w:val="en-US"/>
          </w:rPr>
          <w:t xml:space="preserve">2.10.1 </w:t>
        </w:r>
      </w:hyperlink>
      <w:hyperlink w:anchor="_Toc80026516" w:history="1">
        <w:r w:rsidR="00B23B83" w:rsidRPr="00AC698F">
          <w:rPr>
            <w:rStyle w:val="a5"/>
            <w:noProof/>
            <w:lang w:val="en-US"/>
          </w:rPr>
          <w:t xml:space="preserve">Response </w:t>
        </w:r>
      </w:hyperlink>
      <w:hyperlink w:anchor="_Toc80026516"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F617F">
        <w:rPr>
          <w:noProof/>
          <w:webHidden/>
        </w:rPr>
        <w:t>83</w:t>
      </w:r>
      <w:r w:rsidR="00B23B83">
        <w:rPr>
          <w:noProof/>
          <w:webHidden/>
        </w:rPr>
        <w:fldChar w:fldCharType="end"/>
      </w:r>
    </w:p>
    <w:p w14:paraId="7745B240" w14:textId="2EAD47B7" w:rsidR="00B23B83" w:rsidRDefault="00AF5399">
      <w:pPr>
        <w:pStyle w:val="16"/>
        <w:tabs>
          <w:tab w:val="right" w:leader="dot" w:pos="10762"/>
        </w:tabs>
        <w:rPr>
          <w:rFonts w:eastAsiaTheme="minorEastAsia"/>
          <w:noProof/>
          <w:lang w:eastAsia="ru-RU"/>
        </w:rPr>
      </w:pPr>
      <w:hyperlink w:anchor="_Toc80026519" w:history="1">
        <w:r w:rsidR="00B23B83" w:rsidRPr="00AC698F">
          <w:rPr>
            <w:rStyle w:val="a5"/>
            <w:noProof/>
            <w:lang w:val="en-US"/>
          </w:rPr>
          <w:t xml:space="preserve">3. Swagger </w:t>
        </w:r>
      </w:hyperlink>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F617F">
        <w:rPr>
          <w:noProof/>
          <w:webHidden/>
        </w:rPr>
        <w:t>85</w:t>
      </w:r>
      <w:r w:rsidR="00B23B83">
        <w:rPr>
          <w:noProof/>
          <w:webHidden/>
        </w:rPr>
        <w:fldChar w:fldCharType="end"/>
      </w:r>
    </w:p>
    <w:p w14:paraId="47D42A39" w14:textId="516D7C25" w:rsidR="00B23B83" w:rsidRDefault="00AF5399">
      <w:pPr>
        <w:pStyle w:val="16"/>
        <w:tabs>
          <w:tab w:val="right" w:leader="dot" w:pos="10762"/>
        </w:tabs>
        <w:rPr>
          <w:rFonts w:eastAsiaTheme="minorEastAsia"/>
          <w:noProof/>
          <w:lang w:eastAsia="ru-RU"/>
        </w:rPr>
      </w:pPr>
      <w:hyperlink w:anchor="_Toc80026520" w:history="1">
        <w:r w:rsidR="00B23B83" w:rsidRPr="00AC698F">
          <w:rPr>
            <w:rStyle w:val="a5"/>
            <w:noProof/>
          </w:rPr>
          <w:t xml:space="preserve">4. Links to the check. </w:t>
        </w:r>
      </w:hyperlink>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F617F">
        <w:rPr>
          <w:noProof/>
          <w:webHidden/>
        </w:rPr>
        <w:t>85</w:t>
      </w:r>
      <w:r w:rsidR="00B23B83">
        <w:rPr>
          <w:noProof/>
          <w:webHidden/>
        </w:rPr>
        <w:fldChar w:fldCharType="end"/>
      </w:r>
    </w:p>
    <w:p w14:paraId="3164B8FB" w14:textId="6521AC35" w:rsidR="00B23B83" w:rsidRDefault="00AF5399">
      <w:pPr>
        <w:pStyle w:val="16"/>
        <w:tabs>
          <w:tab w:val="right" w:leader="dot" w:pos="10762"/>
        </w:tabs>
        <w:rPr>
          <w:rFonts w:eastAsiaTheme="minorEastAsia"/>
          <w:noProof/>
          <w:lang w:eastAsia="ru-RU"/>
        </w:rPr>
      </w:pPr>
      <w:hyperlink w:anchor="_Toc80026521" w:history="1">
        <w:r w:rsidR="00B23B83" w:rsidRPr="00AC698F">
          <w:rPr>
            <w:rStyle w:val="a5"/>
            <w:noProof/>
          </w:rPr>
          <w:t xml:space="preserve">Changes in document </w:t>
        </w:r>
      </w:hyperlink>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F617F">
        <w:rPr>
          <w:noProof/>
          <w:webHidden/>
        </w:rPr>
        <w:t>87</w:t>
      </w:r>
      <w:r w:rsidR="00B23B83">
        <w:rPr>
          <w:noProof/>
          <w:webHidden/>
        </w:rPr>
        <w:fldChar w:fldCharType="end"/>
      </w:r>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proofErr w:type="spell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w:t>
      </w:r>
      <w:proofErr w:type="gramStart"/>
      <w:r w:rsidR="00281F66" w:rsidRPr="00FD5E80">
        <w:rPr>
          <w:rFonts w:cstheme="minorHAnsi"/>
          <w:sz w:val="24"/>
          <w:szCs w:val="24"/>
        </w:rPr>
        <w:t>22 ,</w:t>
      </w:r>
      <w:proofErr w:type="gramEnd"/>
      <w:r w:rsidR="00281F66" w:rsidRPr="00FD5E80">
        <w:rPr>
          <w:rFonts w:cstheme="minorHAnsi"/>
          <w:sz w:val="24"/>
          <w:szCs w:val="24"/>
        </w:rPr>
        <w:t xml:space="preserve"> 2003 </w:t>
      </w:r>
      <w:r w:rsidR="00281F66" w:rsidRPr="00FD5E80">
        <w:rPr>
          <w:rFonts w:cstheme="minorHAnsi"/>
          <w:sz w:val="24"/>
          <w:szCs w:val="24"/>
          <w:lang w:val="en-US"/>
        </w:rPr>
        <w:t xml:space="preserve">N </w:t>
      </w:r>
      <w:r w:rsidR="00281F66" w:rsidRPr="00FD5E80">
        <w:rPr>
          <w:rFonts w:cstheme="minorHAnsi"/>
          <w:sz w:val="24"/>
          <w:szCs w:val="24"/>
        </w:rPr>
        <w:t>54-FZ (dated July 3, 2018) “On the use of cash registers when making settlements in the Russian Federation”. According to the law, all devices that can be used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w:t>
      </w:r>
      <w:proofErr w:type="spellStart"/>
      <w:r w:rsidRPr="009B0307">
        <w:rPr>
          <w:rFonts w:cstheme="minorHAnsi"/>
          <w:b/>
          <w:bCs/>
          <w:sz w:val="24"/>
          <w:szCs w:val="24"/>
        </w:rPr>
        <w:t>deviceSN</w:t>
      </w:r>
      <w:proofErr w:type="spellEnd"/>
      <w:r w:rsidRPr="009B0307">
        <w:rPr>
          <w:rFonts w:cstheme="minorHAnsi"/>
          <w:b/>
          <w:bCs/>
          <w:sz w:val="24"/>
          <w:szCs w:val="24"/>
        </w:rPr>
        <w:t xml:space="preserve">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proofErr w:type="spellStart"/>
      <w:r w:rsidR="00D17DFB" w:rsidRPr="00D17DFB">
        <w:rPr>
          <w:rFonts w:cstheme="minorHAnsi"/>
          <w:b/>
          <w:bCs/>
          <w:sz w:val="24"/>
          <w:szCs w:val="24"/>
          <w:lang w:val="en-US"/>
        </w:rPr>
        <w:t>shiftNumber</w:t>
      </w:r>
      <w:proofErr w:type="spell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proofErr w:type="gramStart"/>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proofErr w:type="gramEnd"/>
      <w:r w:rsidRPr="00D17DFB">
        <w:rPr>
          <w:rFonts w:cstheme="minorHAnsi"/>
          <w:b/>
          <w:bCs/>
          <w:sz w:val="24"/>
          <w:szCs w:val="24"/>
          <w:lang w:val="en-US"/>
        </w:rPr>
        <w:t xml:space="preserve">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All of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w:t>
      </w:r>
      <w:proofErr w:type="gramStart"/>
      <w:r w:rsidRPr="00BA12AC">
        <w:rPr>
          <w:rFonts w:cstheme="minorHAnsi"/>
          <w:sz w:val="24"/>
          <w:szCs w:val="24"/>
        </w:rPr>
        <w:t xml:space="preserve">FN </w:t>
      </w:r>
      <w:r w:rsidR="00281F66" w:rsidRPr="00BA12AC">
        <w:rPr>
          <w:rFonts w:cstheme="minorHAnsi"/>
          <w:iCs/>
          <w:sz w:val="24"/>
          <w:szCs w:val="24"/>
        </w:rPr>
        <w:t>)</w:t>
      </w:r>
      <w:proofErr w:type="gramEnd"/>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w:t>
            </w:r>
            <w:proofErr w:type="gramStart"/>
            <w:r>
              <w:rPr>
                <w:rFonts w:cstheme="minorHAnsi"/>
                <w:b/>
                <w:bCs/>
                <w:sz w:val="24"/>
                <w:szCs w:val="24"/>
              </w:rPr>
              <w:t xml:space="preserve">2 </w:t>
            </w:r>
            <w:r w:rsidR="00281F66" w:rsidRPr="00FD5E80">
              <w:rPr>
                <w:rFonts w:cstheme="minorHAnsi"/>
                <w:i/>
                <w:iCs/>
                <w:sz w:val="24"/>
                <w:szCs w:val="24"/>
              </w:rPr>
              <w:t>.</w:t>
            </w:r>
            <w:proofErr w:type="gramEnd"/>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w:t>
      </w:r>
      <w:proofErr w:type="gramStart"/>
      <w:r>
        <w:rPr>
          <w:rFonts w:cstheme="minorHAnsi"/>
          <w:b/>
          <w:bCs/>
          <w:sz w:val="24"/>
          <w:szCs w:val="24"/>
        </w:rPr>
        <w:t xml:space="preserve">( </w:t>
      </w:r>
      <w:proofErr w:type="spellStart"/>
      <w:r w:rsidR="00281F66" w:rsidRPr="00FD5E80">
        <w:rPr>
          <w:rFonts w:cstheme="minorHAnsi"/>
          <w:b/>
          <w:bCs/>
          <w:sz w:val="24"/>
          <w:szCs w:val="24"/>
          <w:lang w:val="en-US"/>
        </w:rPr>
        <w:t>fsNumber</w:t>
      </w:r>
      <w:proofErr w:type="spellEnd"/>
      <w:proofErr w:type="gramEnd"/>
      <w:r w:rsidR="00281F66" w:rsidRPr="00FD5E80">
        <w:rPr>
          <w:rFonts w:cstheme="minorHAnsi"/>
          <w:b/>
          <w:bCs/>
          <w:sz w:val="24"/>
          <w:szCs w:val="24"/>
          <w:lang w:val="en-US"/>
        </w:rPr>
        <w:t xml:space="preserve">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when the cashier starts working, he opens the shift. FN generates a special transaction and reports it to the tax office. At the end of the working day, the cashier closes the shift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proofErr w:type="gramStart"/>
      <w:r w:rsidR="00EC2F21">
        <w:rPr>
          <w:rFonts w:cstheme="minorHAnsi"/>
          <w:sz w:val="24"/>
          <w:szCs w:val="24"/>
        </w:rPr>
        <w:t>fp</w:t>
      </w:r>
      <w:proofErr w:type="spellEnd"/>
      <w:r w:rsidR="00EC2F21">
        <w:rPr>
          <w:rFonts w:cstheme="minorHAnsi"/>
          <w:sz w:val="24"/>
          <w:szCs w:val="24"/>
        </w:rPr>
        <w:t xml:space="preserve"> )</w:t>
      </w:r>
      <w:proofErr w:type="gramEnd"/>
      <w:r w:rsidR="00EC2F21">
        <w:rPr>
          <w:rFonts w:cstheme="minorHAnsi"/>
          <w:sz w:val="24"/>
          <w:szCs w:val="24"/>
        </w:rPr>
        <w:t xml:space="preserve">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w:t>
      </w:r>
      <w:proofErr w:type="gramStart"/>
      <w:r w:rsidR="00B73B02">
        <w:rPr>
          <w:rFonts w:cstheme="minorHAnsi"/>
          <w:sz w:val="24"/>
          <w:szCs w:val="24"/>
          <w:lang w:val="en-US"/>
        </w:rPr>
        <w:t xml:space="preserve">format </w:t>
      </w:r>
      <w:r w:rsidR="00B73B02">
        <w:rPr>
          <w:rFonts w:cstheme="minorHAnsi"/>
          <w:sz w:val="24"/>
          <w:szCs w:val="24"/>
        </w:rPr>
        <w:t>,</w:t>
      </w:r>
      <w:proofErr w:type="gramEnd"/>
      <w:r w:rsidR="00B73B02">
        <w:rPr>
          <w:rFonts w:cstheme="minorHAnsi"/>
          <w:sz w:val="24"/>
          <w:szCs w:val="24"/>
        </w:rPr>
        <w:t xml:space="preserve"> however, inside the cash register, when generating a check, messages are converted to a binary format. At the moment,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 xml:space="preserve">data " uses </w:t>
      </w:r>
      <w:r w:rsidR="00E10A3E" w:rsidRPr="00E84B96">
        <w:rPr>
          <w:rFonts w:cstheme="minorHAnsi"/>
          <w:b/>
          <w:bCs/>
          <w:sz w:val="24"/>
          <w:szCs w:val="24"/>
        </w:rPr>
        <w:t xml:space="preserve">FFD </w:t>
      </w:r>
      <w:proofErr w:type="gramStart"/>
      <w:r w:rsidR="00E10A3E" w:rsidRPr="00E84B96">
        <w:rPr>
          <w:rFonts w:cstheme="minorHAnsi"/>
          <w:b/>
          <w:bCs/>
          <w:sz w:val="24"/>
          <w:szCs w:val="24"/>
        </w:rPr>
        <w:t xml:space="preserve">1.05 </w:t>
      </w:r>
      <w:r w:rsidR="00E10A3E">
        <w:rPr>
          <w:rFonts w:cstheme="minorHAnsi"/>
          <w:sz w:val="24"/>
          <w:szCs w:val="24"/>
        </w:rPr>
        <w:t>.</w:t>
      </w:r>
      <w:proofErr w:type="gramEnd"/>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This test environment provides API functionality without a web cabinet. Device emulators are used instead of physical devices. Any tester can use the </w:t>
            </w:r>
            <w:proofErr w:type="spellStart"/>
            <w:r w:rsidRPr="00FD5E80">
              <w:rPr>
                <w:rFonts w:cstheme="minorHAnsi"/>
                <w:sz w:val="24"/>
                <w:szCs w:val="24"/>
              </w:rPr>
              <w:t>OrangeData</w:t>
            </w:r>
            <w:proofErr w:type="spellEnd"/>
            <w:r w:rsidRPr="00FD5E80">
              <w:rPr>
                <w:rFonts w:cstheme="minorHAnsi"/>
                <w:sz w:val="24"/>
                <w:szCs w:val="24"/>
              </w:rPr>
              <w:t xml:space="preserve"> 1 test environment for free.</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can be used for any customer's TIN without a lengthy configuration period.</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To set up Test Environment 2 for each company, it takes 1-3 days to set up and install the device. This is not a free service.</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Users cannot use any TIN for tests. Only a specific TIN can be configured for each test physical device.</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The test environment is mainly used by the </w:t>
            </w:r>
            <w:proofErr w:type="spellStart"/>
            <w:r w:rsidRPr="005B093B">
              <w:rPr>
                <w:rFonts w:cstheme="minorHAnsi"/>
                <w:sz w:val="24"/>
                <w:szCs w:val="24"/>
              </w:rPr>
              <w:t>OrangeData</w:t>
            </w:r>
            <w:proofErr w:type="spellEnd"/>
            <w:r w:rsidRPr="005B093B">
              <w:rPr>
                <w:rFonts w:cstheme="minorHAnsi"/>
                <w:sz w:val="24"/>
                <w:szCs w:val="24"/>
              </w:rPr>
              <w:t xml:space="preserve"> developers and is not recommended for customers (some features may not be available when the </w:t>
            </w:r>
            <w:proofErr w:type="spellStart"/>
            <w:r w:rsidRPr="005B093B">
              <w:rPr>
                <w:rFonts w:cstheme="minorHAnsi"/>
                <w:sz w:val="24"/>
                <w:szCs w:val="24"/>
              </w:rPr>
              <w:t>OrangeData</w:t>
            </w:r>
            <w:proofErr w:type="spellEnd"/>
            <w:r w:rsidRPr="005B093B">
              <w:rPr>
                <w:rFonts w:cstheme="minorHAnsi"/>
                <w:sz w:val="24"/>
                <w:szCs w:val="24"/>
              </w:rPr>
              <w:t xml:space="preserve"> team tests new versions).</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1B871AAB" w14:textId="77777777" w:rsidR="00700858" w:rsidRDefault="00700858" w:rsidP="0073313C">
      <w:pPr>
        <w:spacing w:line="240" w:lineRule="auto"/>
        <w:jc w:val="both"/>
        <w:rPr>
          <w:rFonts w:cstheme="minorHAnsi"/>
          <w:b/>
          <w:bCs/>
          <w:sz w:val="24"/>
          <w:szCs w:val="24"/>
        </w:rPr>
      </w:pPr>
    </w:p>
    <w:p w14:paraId="2916DC74" w14:textId="77777777" w:rsidR="00700858" w:rsidRDefault="00700858" w:rsidP="0073313C">
      <w:pPr>
        <w:spacing w:line="240" w:lineRule="auto"/>
        <w:jc w:val="both"/>
        <w:rPr>
          <w:rFonts w:cstheme="minorHAnsi"/>
          <w:b/>
          <w:bCs/>
          <w:sz w:val="24"/>
          <w:szCs w:val="24"/>
        </w:rPr>
      </w:pPr>
    </w:p>
    <w:p w14:paraId="6D1408CF" w14:textId="77777777" w:rsidR="00700858" w:rsidRDefault="00700858" w:rsidP="0073313C">
      <w:pPr>
        <w:spacing w:line="240" w:lineRule="auto"/>
        <w:jc w:val="both"/>
        <w:rPr>
          <w:rFonts w:cstheme="minorHAnsi"/>
          <w:b/>
          <w:bCs/>
          <w:sz w:val="24"/>
          <w:szCs w:val="24"/>
        </w:rPr>
      </w:pPr>
    </w:p>
    <w:p w14:paraId="31985CA6" w14:textId="40F112BC"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AF5399" w:rsidP="00D42173">
            <w:pPr>
              <w:spacing w:line="240" w:lineRule="auto"/>
              <w:rPr>
                <w:rFonts w:cstheme="minorHAnsi"/>
                <w:sz w:val="20"/>
                <w:szCs w:val="20"/>
              </w:rPr>
            </w:pPr>
            <w:hyperlink r:id="rId20"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AF5399" w:rsidP="00D42173">
            <w:pPr>
              <w:spacing w:line="240" w:lineRule="auto"/>
              <w:rPr>
                <w:rFonts w:cstheme="minorHAnsi"/>
                <w:sz w:val="20"/>
                <w:szCs w:val="20"/>
              </w:rPr>
            </w:pPr>
            <w:hyperlink r:id="rId21"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AF5399" w:rsidP="00006AB9">
            <w:pPr>
              <w:spacing w:line="240" w:lineRule="auto"/>
              <w:rPr>
                <w:rFonts w:cstheme="minorHAnsi"/>
                <w:sz w:val="20"/>
                <w:szCs w:val="20"/>
              </w:rPr>
            </w:pPr>
            <w:hyperlink r:id="rId22"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AF5399" w:rsidP="00006AB9">
            <w:pPr>
              <w:spacing w:line="240" w:lineRule="auto"/>
              <w:rPr>
                <w:rFonts w:cstheme="minorHAnsi"/>
                <w:sz w:val="20"/>
                <w:szCs w:val="20"/>
              </w:rPr>
            </w:pPr>
            <w:hyperlink r:id="rId23"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AF5399" w:rsidP="00006AB9">
            <w:pPr>
              <w:spacing w:line="240" w:lineRule="auto"/>
              <w:rPr>
                <w:rFonts w:cstheme="minorHAnsi"/>
                <w:sz w:val="20"/>
                <w:szCs w:val="20"/>
              </w:rPr>
            </w:pPr>
            <w:hyperlink r:id="rId24"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AF5399" w:rsidP="00006AB9">
            <w:pPr>
              <w:spacing w:line="240" w:lineRule="auto"/>
              <w:rPr>
                <w:rFonts w:cstheme="minorHAnsi"/>
                <w:sz w:val="20"/>
                <w:szCs w:val="20"/>
              </w:rPr>
            </w:pPr>
            <w:hyperlink r:id="rId25"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Work environment</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AF5399" w:rsidP="0073313C">
            <w:pPr>
              <w:spacing w:line="240" w:lineRule="auto"/>
              <w:jc w:val="both"/>
              <w:rPr>
                <w:rFonts w:cstheme="minorHAnsi"/>
                <w:sz w:val="20"/>
                <w:szCs w:val="20"/>
              </w:rPr>
            </w:pPr>
            <w:hyperlink r:id="rId26"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376050B7" w:rsidR="00281F66" w:rsidRPr="00006AB9" w:rsidRDefault="00F01FE7" w:rsidP="0073313C">
            <w:pPr>
              <w:spacing w:line="240" w:lineRule="auto"/>
              <w:jc w:val="both"/>
              <w:rPr>
                <w:rFonts w:cstheme="minorHAnsi"/>
                <w:sz w:val="20"/>
                <w:szCs w:val="20"/>
              </w:rPr>
            </w:pPr>
            <w:r>
              <w:rPr>
                <w:rFonts w:cstheme="minorHAnsi"/>
                <w:sz w:val="20"/>
                <w:szCs w:val="20"/>
              </w:rPr>
              <w:t>81.27.253.4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AF5399" w:rsidP="0073313C">
            <w:pPr>
              <w:spacing w:line="240" w:lineRule="auto"/>
              <w:jc w:val="both"/>
              <w:rPr>
                <w:rFonts w:cstheme="minorHAnsi"/>
                <w:sz w:val="20"/>
                <w:szCs w:val="20"/>
              </w:rPr>
            </w:pPr>
            <w:hyperlink r:id="rId27"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AF5399" w:rsidP="0073313C">
            <w:pPr>
              <w:spacing w:line="240" w:lineRule="auto"/>
              <w:jc w:val="both"/>
              <w:rPr>
                <w:rFonts w:cstheme="minorHAnsi"/>
                <w:sz w:val="20"/>
                <w:szCs w:val="20"/>
                <w:lang w:val="en-US"/>
              </w:rPr>
            </w:pPr>
            <w:hyperlink r:id="rId28" w:history="1">
              <w:r w:rsidR="00281F66"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proofErr w:type="spellStart"/>
            <w:r w:rsidR="00281F66" w:rsidRPr="00006AB9">
              <w:rPr>
                <w:rFonts w:cstheme="minorHAnsi"/>
                <w:sz w:val="20"/>
                <w:szCs w:val="20"/>
                <w:lang w:val="en-US"/>
              </w:rPr>
              <w:t>agger</w:t>
            </w:r>
            <w:proofErr w:type="spellEnd"/>
            <w:r w:rsidR="00281F66" w:rsidRPr="00006AB9">
              <w:rPr>
                <w:rFonts w:cstheme="minorHAnsi"/>
                <w:sz w:val="20"/>
                <w:szCs w:val="20"/>
                <w:lang w:val="en-US"/>
              </w:rPr>
              <w:t xml:space="preserve">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AF5399" w:rsidP="0073313C">
            <w:pPr>
              <w:spacing w:line="240" w:lineRule="auto"/>
              <w:jc w:val="both"/>
              <w:rPr>
                <w:rFonts w:cstheme="minorHAnsi"/>
                <w:sz w:val="20"/>
                <w:szCs w:val="20"/>
                <w:lang w:val="en-US"/>
              </w:rPr>
            </w:pPr>
            <w:hyperlink r:id="rId29"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Security</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w:t>
      </w:r>
      <w:proofErr w:type="spellStart"/>
      <w:r w:rsidRPr="00841BCE">
        <w:rPr>
          <w:rFonts w:cstheme="minorHAnsi"/>
          <w:sz w:val="24"/>
          <w:szCs w:val="24"/>
        </w:rPr>
        <w:t>OrangeData</w:t>
      </w:r>
      <w:proofErr w:type="spellEnd"/>
      <w:r w:rsidRPr="00841BCE">
        <w:rPr>
          <w:rFonts w:cstheme="minorHAnsi"/>
          <w:sz w:val="24"/>
          <w:szCs w:val="24"/>
        </w:rPr>
        <w:t xml:space="preserve"> </w:t>
      </w:r>
      <w:proofErr w:type="gramStart"/>
      <w:r w:rsidRPr="00841BCE">
        <w:rPr>
          <w:rFonts w:cstheme="minorHAnsi"/>
          <w:sz w:val="24"/>
          <w:szCs w:val="24"/>
        </w:rPr>
        <w:t>server .</w:t>
      </w:r>
      <w:proofErr w:type="gramEnd"/>
      <w:r w:rsidRPr="00841BCE">
        <w:rPr>
          <w:rFonts w:cstheme="minorHAnsi"/>
          <w:sz w:val="24"/>
          <w:szCs w:val="24"/>
        </w:rPr>
        <w:t xml:space="preserve"> In a production environment, an SSL certificate is generated in the Client's Personal Account at </w:t>
      </w:r>
      <w:hyperlink r:id="rId30"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1" w:history="1"/>
      <w:hyperlink r:id="rId32"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w:t>
      </w:r>
      <w:proofErr w:type="spellStart"/>
      <w:r w:rsidRPr="00841BCE">
        <w:rPr>
          <w:rFonts w:cstheme="minorHAnsi"/>
          <w:sz w:val="24"/>
          <w:szCs w:val="24"/>
        </w:rPr>
        <w:t>OrangeData</w:t>
      </w:r>
      <w:proofErr w:type="spellEnd"/>
      <w:r w:rsidRPr="00841BCE">
        <w:rPr>
          <w:rFonts w:cstheme="minorHAnsi"/>
          <w:sz w:val="24"/>
          <w:szCs w:val="24"/>
        </w:rPr>
        <w:t xml:space="preserve">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w:t>
      </w:r>
      <w:proofErr w:type="gramStart"/>
      <w:r w:rsidRPr="00841BCE">
        <w:rPr>
          <w:rFonts w:cstheme="minorHAnsi"/>
          <w:b/>
          <w:bCs/>
          <w:sz w:val="24"/>
          <w:szCs w:val="24"/>
        </w:rPr>
        <w:t xml:space="preserve">1.3 </w:t>
      </w:r>
      <w:r w:rsidRPr="00841BCE">
        <w:rPr>
          <w:rFonts w:cstheme="minorHAnsi"/>
          <w:sz w:val="24"/>
          <w:szCs w:val="24"/>
        </w:rPr>
        <w:t>.</w:t>
      </w:r>
      <w:proofErr w:type="gramEnd"/>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w:t>
      </w:r>
      <w:r w:rsidRPr="003B6B91">
        <w:rPr>
          <w:lang w:val="en-US"/>
        </w:rPr>
        <w:t xml:space="preserve">SSL </w:t>
      </w:r>
      <w:r w:rsidRPr="003B6B91">
        <w:t xml:space="preserve">certificate and keys </w:t>
      </w:r>
      <w:bookmarkEnd w:id="18"/>
      <w:r w:rsidRPr="003B6B91">
        <w:t>for</w:t>
      </w:r>
      <w:r w:rsidRPr="003B6B91">
        <w:rPr>
          <w:lang w:val="en-US"/>
        </w:rPr>
        <w:t> </w:t>
      </w:r>
      <w:r w:rsidRPr="003B6B91">
        <w:t>test environment</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Git at </w:t>
      </w:r>
      <w:hyperlink r:id="rId33"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proofErr w:type="gramStart"/>
            <w:r>
              <w:rPr>
                <w:rFonts w:cstheme="minorHAnsi"/>
                <w:b/>
                <w:bCs/>
                <w:sz w:val="24"/>
                <w:szCs w:val="24"/>
                <w:lang w:val="en-US"/>
              </w:rPr>
              <w:t xml:space="preserve">client </w:t>
            </w:r>
            <w:r w:rsidR="00281F66" w:rsidRPr="00FD5E80">
              <w:rPr>
                <w:rFonts w:cstheme="minorHAnsi"/>
                <w:b/>
                <w:bCs/>
                <w:sz w:val="24"/>
                <w:szCs w:val="24"/>
              </w:rPr>
              <w:t>.</w:t>
            </w:r>
            <w:proofErr w:type="gramEnd"/>
            <w:r w:rsidR="00281F66" w:rsidRPr="00FD5E80">
              <w:rPr>
                <w:rFonts w:cstheme="minorHAnsi"/>
                <w:b/>
                <w:bCs/>
                <w:sz w:val="24"/>
                <w:szCs w:val="24"/>
              </w:rPr>
              <w:t xml:space="preserve">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certificate </w:t>
            </w:r>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proofErr w:type="spellStart"/>
            <w:r w:rsidR="00BD5CA9" w:rsidRPr="004C19CD">
              <w:rPr>
                <w:rFonts w:cstheme="minorHAnsi"/>
                <w:b/>
                <w:bCs/>
                <w:sz w:val="24"/>
                <w:szCs w:val="24"/>
                <w:lang w:val="en-US"/>
              </w:rPr>
              <w:t>crt</w:t>
            </w:r>
            <w:proofErr w:type="spell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w:t>
            </w:r>
            <w:proofErr w:type="gramStart"/>
            <w:r w:rsidR="00114E2C">
              <w:rPr>
                <w:rFonts w:cstheme="minorHAnsi"/>
                <w:sz w:val="24"/>
                <w:szCs w:val="24"/>
                <w:lang w:val="en-US"/>
              </w:rPr>
              <w:t xml:space="preserve">utility </w:t>
            </w:r>
            <w:r w:rsidR="004C19CD">
              <w:rPr>
                <w:rFonts w:cstheme="minorHAnsi"/>
                <w:sz w:val="24"/>
                <w:szCs w:val="24"/>
              </w:rPr>
              <w:t>.</w:t>
            </w:r>
            <w:proofErr w:type="gramEnd"/>
            <w:r w:rsidR="004C19CD">
              <w:rPr>
                <w:rFonts w:cstheme="minorHAnsi"/>
                <w:sz w:val="24"/>
                <w:szCs w:val="24"/>
              </w:rPr>
              <w:t xml:space="preserve"> in the </w:t>
            </w:r>
            <w:r w:rsidR="00114E2C" w:rsidRPr="00114E2C">
              <w:rPr>
                <w:rFonts w:cstheme="minorHAnsi"/>
                <w:b/>
                <w:bCs/>
                <w:sz w:val="24"/>
                <w:szCs w:val="24"/>
                <w:lang w:val="en-US"/>
              </w:rPr>
              <w:t xml:space="preserve">client </w:t>
            </w:r>
            <w:proofErr w:type="gramStart"/>
            <w:r w:rsidR="004C19CD">
              <w:rPr>
                <w:rFonts w:cstheme="minorHAnsi"/>
                <w:sz w:val="24"/>
                <w:szCs w:val="24"/>
              </w:rPr>
              <w:t xml:space="preserve">file </w:t>
            </w:r>
            <w:r w:rsidR="00114E2C" w:rsidRPr="00114E2C">
              <w:rPr>
                <w:rFonts w:cstheme="minorHAnsi"/>
                <w:b/>
                <w:bCs/>
                <w:sz w:val="24"/>
                <w:szCs w:val="24"/>
              </w:rPr>
              <w:t>.</w:t>
            </w:r>
            <w:proofErr w:type="gramEnd"/>
            <w:r w:rsidR="00114E2C" w:rsidRPr="00114E2C">
              <w:rPr>
                <w:rFonts w:cstheme="minorHAnsi"/>
                <w:b/>
                <w:bCs/>
                <w:sz w:val="24"/>
                <w:szCs w:val="24"/>
              </w:rPr>
              <w:t xml:space="preserve"> </w:t>
            </w:r>
            <w:proofErr w:type="spellStart"/>
            <w:r w:rsidR="00114E2C" w:rsidRPr="00114E2C">
              <w:rPr>
                <w:rFonts w:cstheme="minorHAnsi"/>
                <w:b/>
                <w:bCs/>
                <w:sz w:val="24"/>
                <w:szCs w:val="24"/>
                <w:lang w:val="en-US"/>
              </w:rPr>
              <w:t>pfx</w:t>
            </w:r>
            <w:proofErr w:type="spell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proofErr w:type="gramStart"/>
            <w:r w:rsidRPr="00114E2C">
              <w:rPr>
                <w:rFonts w:cstheme="minorHAnsi"/>
                <w:b/>
                <w:bCs/>
                <w:sz w:val="24"/>
                <w:szCs w:val="24"/>
                <w:lang w:val="en-US"/>
              </w:rPr>
              <w:t xml:space="preserve">client </w:t>
            </w:r>
            <w:r w:rsidRPr="00114E2C">
              <w:rPr>
                <w:rFonts w:cstheme="minorHAnsi"/>
                <w:b/>
                <w:bCs/>
                <w:sz w:val="24"/>
                <w:szCs w:val="24"/>
              </w:rPr>
              <w:t>.</w:t>
            </w:r>
            <w:proofErr w:type="gramEnd"/>
            <w:r w:rsidRPr="00114E2C">
              <w:rPr>
                <w:rFonts w:cstheme="minorHAnsi"/>
                <w:b/>
                <w:bCs/>
                <w:sz w:val="24"/>
                <w:szCs w:val="24"/>
              </w:rPr>
              <w:t xml:space="preserve"> </w:t>
            </w:r>
            <w:proofErr w:type="spellStart"/>
            <w:proofErr w:type="gram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w:t>
            </w:r>
            <w:proofErr w:type="gramEnd"/>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proofErr w:type="gramStart"/>
            <w:r w:rsidRPr="004C19CD">
              <w:rPr>
                <w:rFonts w:cstheme="minorHAnsi"/>
                <w:b/>
                <w:bCs/>
                <w:sz w:val="24"/>
                <w:szCs w:val="24"/>
                <w:lang w:val="en-US"/>
              </w:rPr>
              <w:t xml:space="preserve">client </w:t>
            </w:r>
            <w:r w:rsidRPr="004C19CD">
              <w:rPr>
                <w:rFonts w:cstheme="minorHAnsi"/>
                <w:b/>
                <w:bCs/>
                <w:sz w:val="24"/>
                <w:szCs w:val="24"/>
              </w:rPr>
              <w:t>.</w:t>
            </w:r>
            <w:proofErr w:type="gramEnd"/>
            <w:r w:rsidRPr="004C19CD">
              <w:rPr>
                <w:rFonts w:cstheme="minorHAnsi"/>
                <w:b/>
                <w:bCs/>
                <w:sz w:val="24"/>
                <w:szCs w:val="24"/>
              </w:rPr>
              <w:t xml:space="preserve"> </w:t>
            </w:r>
            <w:proofErr w:type="spellStart"/>
            <w:proofErr w:type="gram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roofErr w:type="gramEnd"/>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Russian </w:t>
            </w:r>
            <w:r w:rsidR="006D199A">
              <w:rPr>
                <w:rFonts w:cstheme="minorHAnsi"/>
                <w:sz w:val="24"/>
                <w:szCs w:val="24"/>
                <w:lang w:val="en-US"/>
              </w:rPr>
              <w:t>.</w:t>
            </w:r>
            <w:proofErr w:type="gramEnd"/>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English </w:t>
            </w:r>
            <w:r w:rsidR="006D199A">
              <w:rPr>
                <w:rFonts w:cstheme="minorHAnsi"/>
                <w:sz w:val="24"/>
                <w:szCs w:val="24"/>
                <w:lang w:val="en-US"/>
              </w:rPr>
              <w:t>.</w:t>
            </w:r>
            <w:proofErr w:type="gramEnd"/>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w:t>
            </w:r>
            <w:proofErr w:type="gramStart"/>
            <w:r w:rsidRPr="00FD5E80">
              <w:rPr>
                <w:rFonts w:cstheme="minorHAnsi"/>
                <w:sz w:val="24"/>
                <w:szCs w:val="24"/>
              </w:rPr>
              <w:t xml:space="preserve">file </w:t>
            </w:r>
            <w:r w:rsidR="006D199A">
              <w:rPr>
                <w:rFonts w:cstheme="minorHAnsi"/>
                <w:sz w:val="24"/>
                <w:szCs w:val="24"/>
                <w:lang w:val="en-US"/>
              </w:rPr>
              <w:t>.</w:t>
            </w:r>
            <w:proofErr w:type="gramEnd"/>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Request Body Signing</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4"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Message format and text encoding</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w:t>
      </w:r>
      <w:proofErr w:type="gramStart"/>
      <w:r>
        <w:rPr>
          <w:rFonts w:cstheme="minorHAnsi"/>
          <w:b/>
          <w:bCs/>
          <w:sz w:val="24"/>
          <w:szCs w:val="24"/>
        </w:rPr>
        <w:t xml:space="preserve">1.05 </w:t>
      </w:r>
      <w:r w:rsidR="00281F66" w:rsidRPr="00FD5E80">
        <w:rPr>
          <w:rFonts w:cstheme="minorHAnsi"/>
          <w:sz w:val="24"/>
          <w:szCs w:val="24"/>
        </w:rPr>
        <w:t>.</w:t>
      </w:r>
      <w:proofErr w:type="gramEnd"/>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5"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proofErr w:type="spellStart"/>
      <w:r>
        <w:rPr>
          <w:rFonts w:cstheme="minorHAnsi"/>
          <w:sz w:val="24"/>
          <w:szCs w:val="24"/>
          <w:lang w:val="en-US"/>
        </w:rPr>
        <w:t>OrangeData</w:t>
      </w:r>
      <w:proofErr w:type="spellEnd"/>
      <w:r>
        <w:rPr>
          <w:rFonts w:cstheme="minorHAnsi"/>
          <w:sz w:val="24"/>
          <w:szCs w:val="24"/>
          <w:lang w:val="en-US"/>
        </w:rPr>
        <w:t xml:space="preserve">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w:t>
      </w:r>
      <w:proofErr w:type="gramStart"/>
      <w:r w:rsidR="00281F66" w:rsidRPr="004431D0">
        <w:rPr>
          <w:rFonts w:cstheme="minorHAnsi"/>
          <w:b/>
          <w:bCs/>
          <w:sz w:val="24"/>
          <w:szCs w:val="24"/>
        </w:rPr>
        <w:t xml:space="preserve">encoding </w:t>
      </w:r>
      <w:r w:rsidR="00281F66" w:rsidRPr="00FD5E80">
        <w:rPr>
          <w:rFonts w:cstheme="minorHAnsi"/>
          <w:sz w:val="24"/>
          <w:szCs w:val="24"/>
        </w:rPr>
        <w:t>,</w:t>
      </w:r>
      <w:proofErr w:type="gramEnd"/>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UTF-</w:t>
      </w:r>
      <w:proofErr w:type="gramStart"/>
      <w:r w:rsidR="006C6671" w:rsidRPr="00FD5E80">
        <w:rPr>
          <w:rFonts w:cstheme="minorHAnsi"/>
          <w:b/>
          <w:bCs/>
          <w:sz w:val="24"/>
          <w:szCs w:val="24"/>
        </w:rPr>
        <w:t xml:space="preserve">8 </w:t>
      </w:r>
      <w:r w:rsidR="00281F66" w:rsidRPr="00FD5E80">
        <w:rPr>
          <w:rFonts w:cstheme="minorHAnsi"/>
          <w:sz w:val="24"/>
          <w:szCs w:val="24"/>
        </w:rPr>
        <w:t>,</w:t>
      </w:r>
      <w:proofErr w:type="gramEnd"/>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6"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Signature example request</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api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gramStart"/>
      <w:r w:rsidRPr="00457EAB">
        <w:rPr>
          <w:rFonts w:ascii="Courier New" w:eastAsia="Times New Roman" w:hAnsi="Courier New" w:cs="Courier New"/>
          <w:color w:val="DFDFBF"/>
          <w:sz w:val="24"/>
          <w:szCs w:val="24"/>
          <w:lang w:val="en-US" w:eastAsia="ru-RU"/>
        </w:rPr>
        <w:t>json ;</w:t>
      </w:r>
      <w:proofErr w:type="gramEnd"/>
      <w:r w:rsidRPr="00457EAB">
        <w:rPr>
          <w:rFonts w:ascii="Courier New" w:eastAsia="Times New Roman" w:hAnsi="Courier New" w:cs="Courier New"/>
          <w:color w:val="DFDFBF"/>
          <w:sz w:val="24"/>
          <w:szCs w:val="24"/>
          <w:lang w:val="en-US" w:eastAsia="ru-RU"/>
        </w:rPr>
        <w:t xml:space="preserve">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content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xml:space="preserv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&lt;Modulus&gt; t8nC / Eth8UabQbXu8pdro3v7NqUanV8Y + g92YgT7z1xqkBLRHXZ1guml3PxrqjNX9AvOmu8R + qaKOyHfJW0PcRDLzCoIUcHNAwpDO / E5j6WaaLIv7gAjTtyr9kJB9rfJaparViJNZu3RSUYGTvVznOmXMf7LTOTMR6HP / 5H1TP5n1g4 + BbLmC9EhjUf2eNFqwZBqPtzybBb6jaHBRaJ0XdE3lh2OeE9 / OF0BtLwiYPDKsVTxIekbNf7l / DREy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php </w:t>
      </w:r>
      <w:r w:rsidRPr="00FD5E80">
        <w:rPr>
          <w:rFonts w:cstheme="minorHAnsi"/>
          <w:sz w:val="24"/>
          <w:szCs w:val="24"/>
        </w:rPr>
        <w:t>with</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proofErr w:type="gram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w:t>
      </w:r>
      <w:proofErr w:type="gramEnd"/>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base64_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php using </w:t>
      </w:r>
      <w:proofErr w:type="spellStart"/>
      <w:proofErr w:type="gramStart"/>
      <w:r w:rsidRPr="00FD5E80">
        <w:rPr>
          <w:rFonts w:cstheme="minorHAnsi"/>
          <w:sz w:val="24"/>
          <w:szCs w:val="24"/>
        </w:rPr>
        <w:t>openssl</w:t>
      </w:r>
      <w:proofErr w:type="spellEnd"/>
      <w:r w:rsidRPr="00FD5E80">
        <w:rPr>
          <w:rFonts w:cstheme="minorHAnsi"/>
          <w:sz w:val="24"/>
          <w:szCs w:val="24"/>
        </w:rPr>
        <w:t xml:space="preserve"> .</w:t>
      </w:r>
      <w:proofErr w:type="gramEnd"/>
      <w:r w:rsidRPr="00FD5E80">
        <w:rPr>
          <w:rFonts w:cstheme="minorHAnsi"/>
          <w:sz w:val="24"/>
          <w:szCs w:val="24"/>
        </w:rPr>
        <w:t xml:space="preserve">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roofErr w:type="gramEnd"/>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8"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 xml:space="preserve">pack(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 xml:space="preserve">hash(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data, $res, $ pk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gramStart"/>
      <w:r w:rsidRPr="00FD5E80">
        <w:rPr>
          <w:rFonts w:cstheme="minorHAnsi"/>
          <w:sz w:val="24"/>
          <w:szCs w:val="24"/>
          <w:lang w:val="en-US"/>
        </w:rPr>
        <w:t>php :</w:t>
      </w:r>
      <w:proofErr w:type="gramEnd"/>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 )</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'1234</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w:t>
      </w:r>
      <w:proofErr w:type="gramStart"/>
      <w:r w:rsidRPr="00FD5E80">
        <w:rPr>
          <w:rFonts w:cstheme="minorHAnsi"/>
          <w:sz w:val="24"/>
          <w:szCs w:val="24"/>
        </w:rPr>
        <w:t>library .</w:t>
      </w:r>
      <w:proofErr w:type="gramEnd"/>
      <w:r w:rsidRPr="00FD5E80">
        <w:rPr>
          <w:rFonts w:cstheme="minorHAnsi"/>
          <w:sz w:val="24"/>
          <w:szCs w:val="24"/>
        </w:rPr>
        <w:t xml:space="preserve"> </w:t>
      </w:r>
      <w:r w:rsidR="00281F66" w:rsidRPr="00FD5E80">
        <w:rPr>
          <w:rFonts w:cstheme="minorHAnsi"/>
          <w:sz w:val="24"/>
          <w:szCs w:val="24"/>
        </w:rPr>
        <w:t xml:space="preserve">net </w:t>
      </w:r>
      <w:proofErr w:type="gramStart"/>
      <w:r w:rsidR="00281F66" w:rsidRPr="00FD5E80">
        <w:rPr>
          <w:rFonts w:cstheme="minorHAnsi"/>
          <w:sz w:val="24"/>
          <w:szCs w:val="24"/>
        </w:rPr>
        <w:t>core :</w:t>
      </w:r>
      <w:proofErr w:type="gramEnd"/>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w:t>
      </w:r>
      <w:proofErr w:type="gramStart"/>
      <w:r w:rsidR="00BE780D" w:rsidRPr="00457EAB">
        <w:rPr>
          <w:color w:val="DFDFBF"/>
          <w:sz w:val="24"/>
          <w:szCs w:val="24"/>
          <w:lang w:val="en-US"/>
        </w:rPr>
        <w:t xml:space="preserve">( </w:t>
      </w:r>
      <w:r w:rsidR="00BE780D" w:rsidRPr="00457EAB">
        <w:rPr>
          <w:color w:val="EFC986"/>
          <w:sz w:val="24"/>
          <w:szCs w:val="24"/>
          <w:lang w:val="en-US"/>
        </w:rPr>
        <w:t>string</w:t>
      </w:r>
      <w:proofErr w:type="gramEnd"/>
      <w:r w:rsidR="00BE780D" w:rsidRPr="00457EAB">
        <w:rPr>
          <w:color w:val="EFC986"/>
          <w:sz w:val="24"/>
          <w:szCs w:val="24"/>
          <w:lang w:val="en-US"/>
        </w:rPr>
        <w:t xml:space="preserve">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proofErr w:type="spell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.SHA256, </w:t>
      </w:r>
      <w:proofErr w:type="spell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 xml:space="preserve">signatures using the standard library of </w:t>
      </w:r>
      <w:proofErr w:type="gramStart"/>
      <w:r w:rsidR="00281F66" w:rsidRPr="00FD5E80">
        <w:rPr>
          <w:rFonts w:cstheme="minorHAnsi"/>
          <w:sz w:val="24"/>
          <w:szCs w:val="24"/>
        </w:rPr>
        <w:t>the .</w:t>
      </w:r>
      <w:proofErr w:type="gramEnd"/>
      <w:r w:rsidR="00281F66" w:rsidRPr="00FD5E80">
        <w:rPr>
          <w:rFonts w:cstheme="minorHAnsi"/>
          <w:sz w:val="24"/>
          <w:szCs w:val="24"/>
        </w:rPr>
        <w:t xml:space="preserve"> </w:t>
      </w:r>
      <w:proofErr w:type="gramStart"/>
      <w:r w:rsidR="00281F66" w:rsidRPr="00FD5E80">
        <w:rPr>
          <w:rFonts w:cstheme="minorHAnsi"/>
          <w:sz w:val="24"/>
          <w:szCs w:val="24"/>
        </w:rPr>
        <w:t>net ,</w:t>
      </w:r>
      <w:proofErr w:type="gramEnd"/>
      <w:r w:rsidR="00281F66" w:rsidRPr="00FD5E80">
        <w:rPr>
          <w:rFonts w:cstheme="minorHAnsi"/>
          <w:sz w:val="24"/>
          <w:szCs w:val="24"/>
        </w:rPr>
        <w:t xml:space="preserve">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w:t>
      </w:r>
      <w:proofErr w:type="gramStart"/>
      <w:r w:rsidRPr="00457EAB">
        <w:rPr>
          <w:color w:val="DFDFBF"/>
          <w:sz w:val="24"/>
          <w:szCs w:val="24"/>
          <w:lang w:val="en-US"/>
        </w:rPr>
        <w:t xml:space="preserve">( </w:t>
      </w:r>
      <w:r w:rsidRPr="00457EAB">
        <w:rPr>
          <w:color w:val="EFC986"/>
          <w:sz w:val="24"/>
          <w:szCs w:val="24"/>
          <w:lang w:val="en-US"/>
        </w:rPr>
        <w:t>string</w:t>
      </w:r>
      <w:proofErr w:type="gramEnd"/>
      <w:r w:rsidRPr="00457EAB">
        <w:rPr>
          <w:color w:val="EFC986"/>
          <w:sz w:val="24"/>
          <w:szCs w:val="24"/>
          <w:lang w:val="en-US"/>
        </w:rPr>
        <w:t xml:space="preserve">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 xml:space="preserve">1.4. API testing with Postman and Signature </w:t>
      </w:r>
      <w:proofErr w:type="gramStart"/>
      <w:r w:rsidRPr="00F111B9">
        <w:rPr>
          <w:sz w:val="26"/>
          <w:szCs w:val="26"/>
        </w:rPr>
        <w:t>Generator .</w:t>
      </w:r>
      <w:bookmarkEnd w:id="39"/>
      <w:bookmarkEnd w:id="40"/>
      <w:bookmarkEnd w:id="41"/>
      <w:proofErr w:type="gramEnd"/>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w:t>
      </w:r>
      <w:proofErr w:type="spellStart"/>
      <w:r w:rsidRPr="00FD5E80">
        <w:rPr>
          <w:rFonts w:cstheme="minorHAnsi"/>
          <w:sz w:val="24"/>
          <w:szCs w:val="24"/>
        </w:rPr>
        <w:t>OrangeData</w:t>
      </w:r>
      <w:proofErr w:type="spellEnd"/>
      <w:r w:rsidRPr="00FD5E80">
        <w:rPr>
          <w:rFonts w:cstheme="minorHAnsi"/>
          <w:sz w:val="24"/>
          <w:szCs w:val="24"/>
        </w:rPr>
        <w:t xml:space="preserve"> API with the Postman </w:t>
      </w:r>
      <w:proofErr w:type="gramStart"/>
      <w:r w:rsidRPr="00FD5E80">
        <w:rPr>
          <w:rFonts w:cstheme="minorHAnsi"/>
          <w:sz w:val="24"/>
          <w:szCs w:val="24"/>
        </w:rPr>
        <w:t>application .</w:t>
      </w:r>
      <w:proofErr w:type="gramEnd"/>
      <w:r w:rsidRPr="00FD5E80">
        <w:rPr>
          <w:rFonts w:cstheme="minorHAnsi"/>
          <w:sz w:val="24"/>
          <w:szCs w:val="24"/>
        </w:rPr>
        <w:t xml:space="preserve">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application </w:t>
      </w:r>
      <w:r w:rsidR="00457EAB">
        <w:rPr>
          <w:rFonts w:cstheme="minorHAnsi"/>
          <w:sz w:val="24"/>
          <w:szCs w:val="24"/>
        </w:rPr>
        <w:t xml:space="preserve">, which is published on Git at </w:t>
      </w:r>
      <w:hyperlink r:id="rId39"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Requests</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 xml:space="preserve">2.1 Creating </w:t>
      </w:r>
      <w:bookmarkEnd w:id="49"/>
      <w:r w:rsidR="006A25F1">
        <w:t>a receipt</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w:t>
      </w:r>
      <w:proofErr w:type="gramStart"/>
      <w:r w:rsidRPr="00AD0654">
        <w:rPr>
          <w:rFonts w:cstheme="minorHAnsi"/>
          <w:sz w:val="24"/>
          <w:szCs w:val="24"/>
        </w:rPr>
        <w:t xml:space="preserve">data </w:t>
      </w:r>
      <w:r w:rsidR="007C7D99" w:rsidRPr="006A25F1">
        <w:rPr>
          <w:rFonts w:cstheme="minorHAnsi"/>
          <w:sz w:val="24"/>
          <w:szCs w:val="24"/>
        </w:rPr>
        <w:t>.</w:t>
      </w:r>
      <w:proofErr w:type="gramEnd"/>
      <w:r w:rsidR="007C7D99" w:rsidRPr="006A25F1">
        <w:rPr>
          <w:rFonts w:cstheme="minorHAnsi"/>
          <w:sz w:val="24"/>
          <w:szCs w:val="24"/>
        </w:rPr>
        <w:t xml:space="preserve">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proofErr w:type="gramStart"/>
      <w:r w:rsidR="00CA3D3C" w:rsidRPr="00AD0654">
        <w:rPr>
          <w:rFonts w:cstheme="minorHAnsi"/>
          <w:sz w:val="24"/>
          <w:szCs w:val="24"/>
        </w:rPr>
        <w:t xml:space="preserve">data </w:t>
      </w:r>
      <w:r w:rsidR="00CA3D3C">
        <w:rPr>
          <w:rFonts w:cstheme="minorHAnsi"/>
          <w:sz w:val="24"/>
          <w:szCs w:val="24"/>
        </w:rPr>
        <w:t>.</w:t>
      </w:r>
      <w:proofErr w:type="gramEnd"/>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Inquiry:</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r w:rsidRPr="004D311A">
        <w:rPr>
          <w:rFonts w:cs="Arial"/>
          <w:b/>
          <w:lang w:val="en-US"/>
        </w:rPr>
        <w:t xml:space="preserve">api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Request body</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Document ID</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TIN of the organization for which the check is made</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Group of devices with which the check will be punched</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Document content</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 xml:space="preserve">Structure of clause </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 xml:space="preserve">The name of the key to be used to verify the signature. </w:t>
            </w:r>
            <w:bookmarkEnd w:id="104"/>
            <w:bookmarkEnd w:id="105"/>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F12065" w:rsidRPr="008F4F86" w14:paraId="3FBAEE4A" w14:textId="77777777" w:rsidTr="003062C9">
        <w:tc>
          <w:tcPr>
            <w:tcW w:w="2197" w:type="dxa"/>
          </w:tcPr>
          <w:p w14:paraId="2920B012" w14:textId="7DFBB30B" w:rsidR="00F12065" w:rsidRDefault="00F12065" w:rsidP="00171765">
            <w:pPr>
              <w:rPr>
                <w:rFonts w:cs="Arial"/>
                <w:lang w:val="en-US"/>
              </w:rPr>
            </w:pPr>
            <w:proofErr w:type="spellStart"/>
            <w:r w:rsidRPr="00F12065">
              <w:rPr>
                <w:rFonts w:cs="Arial"/>
                <w:lang w:val="en-US"/>
              </w:rPr>
              <w:t>callbackApiKey</w:t>
            </w:r>
            <w:proofErr w:type="spellEnd"/>
          </w:p>
        </w:tc>
        <w:tc>
          <w:tcPr>
            <w:tcW w:w="4353" w:type="dxa"/>
          </w:tcPr>
          <w:p w14:paraId="660F6F57" w14:textId="2A5F3B7F" w:rsidR="00F12065" w:rsidRDefault="00F12065" w:rsidP="00171765">
            <w:pPr>
              <w:rPr>
                <w:rFonts w:cs="Arial"/>
                <w:lang w:val="en-US"/>
              </w:rPr>
            </w:pPr>
            <w:r w:rsidRPr="00F12065">
              <w:rPr>
                <w:rFonts w:cs="Arial"/>
                <w:lang w:val="en-US"/>
              </w:rPr>
              <w:t>API key for calling the callback</w:t>
            </w:r>
          </w:p>
        </w:tc>
        <w:tc>
          <w:tcPr>
            <w:tcW w:w="2333" w:type="dxa"/>
          </w:tcPr>
          <w:p w14:paraId="792F3D69" w14:textId="71F14D88" w:rsidR="00F12065" w:rsidRDefault="00F12065" w:rsidP="00171765">
            <w:pPr>
              <w:rPr>
                <w:rFonts w:cs="Arial"/>
              </w:rPr>
            </w:pPr>
            <w:r w:rsidRPr="00F12065">
              <w:rPr>
                <w:rFonts w:cs="Arial"/>
              </w:rPr>
              <w:t>String from 1 to 3072 characters or null</w:t>
            </w:r>
          </w:p>
        </w:tc>
        <w:tc>
          <w:tcPr>
            <w:tcW w:w="1879" w:type="dxa"/>
          </w:tcPr>
          <w:p w14:paraId="2453D910" w14:textId="5AF54D97" w:rsidR="00F12065" w:rsidRDefault="00F12065" w:rsidP="00171765">
            <w:pPr>
              <w:rPr>
                <w:rFonts w:cs="Arial"/>
              </w:rPr>
            </w:pPr>
            <w:r w:rsidRPr="00F12065">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6" w:name="OLE_LINK209"/>
            <w:bookmarkStart w:id="107" w:name="OLE_LINK210"/>
            <w:r>
              <w:rPr>
                <w:rFonts w:cs="Arial"/>
              </w:rPr>
              <w:t>Request metadata</w:t>
            </w:r>
            <w:bookmarkEnd w:id="106"/>
            <w:bookmarkEnd w:id="107"/>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4353" w:type="dxa"/>
          </w:tcPr>
          <w:p w14:paraId="30B3273B" w14:textId="77777777" w:rsidR="003062C9" w:rsidRDefault="003062C9" w:rsidP="004A4B51">
            <w:pPr>
              <w:rPr>
                <w:rFonts w:cs="Arial"/>
              </w:rPr>
            </w:pPr>
            <w:bookmarkStart w:id="110" w:name="OLE_LINK558"/>
            <w:bookmarkStart w:id="111" w:name="OLE_LINK557"/>
            <w:r>
              <w:rPr>
                <w:rFonts w:cs="Arial"/>
              </w:rPr>
              <w:t>Flag indicating whether the CM check should be ignored.</w:t>
            </w:r>
          </w:p>
          <w:bookmarkEnd w:id="110"/>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bookmarkEnd w:id="111"/>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proofErr w:type="gramStart"/>
            <w:r>
              <w:rPr>
                <w:rFonts w:cs="Arial"/>
                <w:lang w:val="en-US"/>
              </w:rPr>
              <w:t xml:space="preserve">false </w:t>
            </w:r>
            <w:r w:rsidRPr="00397593">
              <w:rPr>
                <w:rFonts w:cs="Arial"/>
              </w:rPr>
              <w:t>.</w:t>
            </w:r>
            <w:proofErr w:type="gramEnd"/>
          </w:p>
        </w:tc>
        <w:tc>
          <w:tcPr>
            <w:tcW w:w="1879" w:type="dxa"/>
          </w:tcPr>
          <w:p w14:paraId="51C6E653" w14:textId="4CC9B2D3" w:rsidR="003062C9" w:rsidRDefault="003062C9" w:rsidP="004A4B51">
            <w:pPr>
              <w:rPr>
                <w:rFonts w:cs="Arial"/>
              </w:rPr>
            </w:pPr>
            <w:r>
              <w:rPr>
                <w:rFonts w:cs="Arial"/>
              </w:rPr>
              <w:t>optional field.</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 xml:space="preserve">2.1.1.1 </w:t>
      </w:r>
      <w:r>
        <w:t>Document content</w:t>
      </w:r>
      <w:bookmarkEnd w:id="112"/>
      <w:bookmarkEnd w:id="113"/>
      <w:bookmarkEnd w:id="114"/>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6"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6"/>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7" w:name="OLE_LINK277"/>
            <w:bookmarkStart w:id="118" w:name="OLE_LINK282"/>
            <w:bookmarkStart w:id="119"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7"/>
            <w:bookmarkEnd w:id="118"/>
            <w:bookmarkEnd w:id="119"/>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lastRenderedPageBreak/>
              <w:t>positions</w:t>
            </w:r>
          </w:p>
        </w:tc>
        <w:tc>
          <w:tcPr>
            <w:tcW w:w="2551" w:type="dxa"/>
          </w:tcPr>
          <w:p w14:paraId="06DDD09D" w14:textId="77777777" w:rsidR="0001100B" w:rsidRPr="00B2081D" w:rsidRDefault="0001100B"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List </w:t>
            </w:r>
            <w:r w:rsidRPr="00C427A1">
              <w:t>of calculation items, 1059</w:t>
            </w:r>
            <w:bookmarkEnd w:id="120"/>
            <w:bookmarkEnd w:id="121"/>
            <w:bookmarkEnd w:id="122"/>
            <w:bookmarkEnd w:id="123"/>
            <w:bookmarkEnd w:id="124"/>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5" w:name="OLE_LINK291"/>
            <w:bookmarkStart w:id="126" w:name="OLE_LINK292"/>
            <w:bookmarkStart w:id="127" w:name="OLE_LINK293"/>
            <w:r>
              <w:rPr>
                <w:rFonts w:cs="Arial"/>
              </w:rPr>
              <w:t>Receipt closing options</w:t>
            </w:r>
            <w:bookmarkEnd w:id="125"/>
            <w:bookmarkEnd w:id="126"/>
            <w:bookmarkEnd w:id="127"/>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8" w:name="_Hlk507543943"/>
            <w:r>
              <w:rPr>
                <w:rFonts w:cs="Arial"/>
                <w:lang w:val="en-US"/>
              </w:rPr>
              <w:t xml:space="preserve">with </w:t>
            </w:r>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29" w:name="OLE_LINK306"/>
            <w:r>
              <w:t>Phone or email address of the buyer, 1008</w:t>
            </w:r>
            <w:bookmarkEnd w:id="129"/>
          </w:p>
        </w:tc>
        <w:tc>
          <w:tcPr>
            <w:tcW w:w="1701" w:type="dxa"/>
          </w:tcPr>
          <w:p w14:paraId="0B00A225" w14:textId="168F7FDF" w:rsidR="0001100B" w:rsidRPr="000813B8" w:rsidRDefault="0001100B" w:rsidP="009C4FDB">
            <w:pPr>
              <w:rPr>
                <w:rFonts w:cs="Arial"/>
              </w:rPr>
            </w:pPr>
            <w:r>
              <w:rPr>
                <w:rFonts w:cs="Arial"/>
              </w:rPr>
              <w:t xml:space="preserve">String from 1 to 64 characters, format </w:t>
            </w:r>
            <w:r>
              <w:t>+{C} or {C}@{C}</w:t>
            </w:r>
            <w:r w:rsidR="00B119ED">
              <w:t>, {</w:t>
            </w:r>
            <w:r w:rsidR="00B119ED">
              <w:rPr>
                <w:lang w:val="en-US"/>
              </w:rPr>
              <w:t>none</w:t>
            </w:r>
            <w:r w:rsidR="00B119ED">
              <w:t>}</w:t>
            </w:r>
            <w:r w:rsidR="00B119ED" w:rsidRPr="00542312">
              <w:t>.</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0" w:name="OLE_LINK294"/>
            <w:bookmarkStart w:id="131" w:name="OLE_LINK295"/>
            <w:bookmarkEnd w:id="128"/>
            <w:proofErr w:type="spellStart"/>
            <w:r>
              <w:rPr>
                <w:rFonts w:cs="Arial"/>
                <w:lang w:val="en-US"/>
              </w:rPr>
              <w:t>agentType</w:t>
            </w:r>
            <w:bookmarkEnd w:id="130"/>
            <w:bookmarkEnd w:id="131"/>
            <w:proofErr w:type="spellEnd"/>
          </w:p>
        </w:tc>
        <w:tc>
          <w:tcPr>
            <w:tcW w:w="2551" w:type="dxa"/>
          </w:tcPr>
          <w:p w14:paraId="3BD71FDF" w14:textId="77777777" w:rsidR="0001100B" w:rsidRDefault="0001100B" w:rsidP="00703E22">
            <w:bookmarkStart w:id="132" w:name="OLE_LINK307"/>
            <w:bookmarkStart w:id="133" w:name="OLE_LINK308"/>
            <w:bookmarkStart w:id="134" w:name="OLE_LINK309"/>
            <w:r>
              <w:t xml:space="preserve">Sign of an agent, </w:t>
            </w:r>
            <w:proofErr w:type="gramStart"/>
            <w:r>
              <w:t xml:space="preserve">1057 </w:t>
            </w:r>
            <w:bookmarkStart w:id="135" w:name="OLE_LINK415"/>
            <w:bookmarkStart w:id="136" w:name="OLE_LINK416"/>
            <w:bookmarkStart w:id="137" w:name="OLE_LINK417"/>
            <w:bookmarkStart w:id="138" w:name="OLE_LINK414"/>
            <w:r>
              <w:t>.</w:t>
            </w:r>
            <w:proofErr w:type="gramEnd"/>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5"/>
          <w:bookmarkEnd w:id="136"/>
          <w:bookmarkEnd w:id="137"/>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2"/>
            <w:bookmarkEnd w:id="133"/>
            <w:bookmarkEnd w:id="134"/>
            <w:bookmarkEnd w:id="138"/>
          </w:p>
        </w:tc>
        <w:tc>
          <w:tcPr>
            <w:tcW w:w="1701" w:type="dxa"/>
          </w:tcPr>
          <w:p w14:paraId="1EF43C9D" w14:textId="77777777" w:rsidR="0001100B" w:rsidRPr="006A64D3" w:rsidRDefault="0001100B" w:rsidP="00703E22">
            <w:pPr>
              <w:rPr>
                <w:rFonts w:cs="Arial"/>
              </w:rPr>
            </w:pPr>
            <w:bookmarkStart w:id="139" w:name="OLE_LINK296"/>
            <w:bookmarkStart w:id="140" w:name="OLE_LINK297"/>
            <w:bookmarkStart w:id="141" w:name="OLE_LINK298"/>
            <w:r>
              <w:rPr>
                <w:rFonts w:cs="Arial"/>
              </w:rPr>
              <w:t xml:space="preserve">Number from 1 to 127 </w:t>
            </w:r>
            <w:r w:rsidRPr="006A64D3">
              <w:rPr>
                <w:rFonts w:cs="Arial"/>
              </w:rPr>
              <w:t>, optional field</w:t>
            </w:r>
            <w:bookmarkEnd w:id="139"/>
            <w:bookmarkEnd w:id="140"/>
            <w:bookmarkEnd w:id="141"/>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2" w:name="_Hlk515533381"/>
            <w:proofErr w:type="spellStart"/>
            <w:r>
              <w:rPr>
                <w:lang w:val="en-US"/>
              </w:rPr>
              <w:lastRenderedPageBreak/>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3" w:name="OLE_LINK310"/>
            <w:bookmarkStart w:id="144" w:name="OLE_LINK311"/>
            <w:r>
              <w:t>Phone number of transfer operator, 1075</w:t>
            </w:r>
            <w:bookmarkEnd w:id="143"/>
            <w:bookmarkEnd w:id="144"/>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t>applicationAgentOperation</w:t>
            </w:r>
            <w:proofErr w:type="spellEnd"/>
          </w:p>
        </w:tc>
        <w:tc>
          <w:tcPr>
            <w:tcW w:w="2551" w:type="dxa"/>
          </w:tcPr>
          <w:p w14:paraId="18C59E3B" w14:textId="77777777" w:rsidR="0001100B" w:rsidRPr="008B35C0" w:rsidRDefault="0001100B" w:rsidP="00703E22">
            <w:pPr>
              <w:rPr>
                <w:lang w:val="en-US"/>
              </w:rPr>
            </w:pPr>
            <w:bookmarkStart w:id="145" w:name="OLE_LINK312"/>
            <w:bookmarkStart w:id="146" w:name="OLE_LINK313"/>
            <w:bookmarkStart w:id="147"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5"/>
            <w:bookmarkEnd w:id="146"/>
            <w:bookmarkEnd w:id="147"/>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48" w:name="OLE_LINK315"/>
            <w:bookmarkStart w:id="149" w:name="OLE_LINK316"/>
            <w:bookmarkStart w:id="150" w:name="OLE_LINK317"/>
            <w:r>
              <w:t>Payment agent phone number, 1073</w:t>
            </w:r>
            <w:bookmarkEnd w:id="148"/>
            <w:bookmarkEnd w:id="149"/>
            <w:bookmarkEnd w:id="150"/>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1" w:name="OLE_LINK318"/>
            <w:bookmarkStart w:id="152" w:name="OLE_LINK319"/>
            <w:bookmarkStart w:id="153" w:name="OLE_LINK320"/>
            <w:r>
              <w:t>Phone number of payment acceptance operator, 1074</w:t>
            </w:r>
            <w:bookmarkEnd w:id="151"/>
            <w:bookmarkEnd w:id="152"/>
            <w:bookmarkEnd w:id="153"/>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4" w:name="OLE_LINK321"/>
            <w:bookmarkStart w:id="155" w:name="OLE_LINK322"/>
            <w:r>
              <w:t>Name of transfer operator, 1026</w:t>
            </w:r>
            <w:bookmarkEnd w:id="154"/>
            <w:bookmarkEnd w:id="155"/>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56" w:name="OLE_LINK323"/>
            <w:bookmarkStart w:id="157" w:name="OLE_LINK324"/>
            <w:bookmarkStart w:id="158" w:name="OLE_LINK325"/>
            <w:r>
              <w:t>Transfer operator address, 1005</w:t>
            </w:r>
            <w:bookmarkEnd w:id="156"/>
            <w:bookmarkEnd w:id="157"/>
            <w:bookmarkEnd w:id="158"/>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59" w:name="OLE_LINK326"/>
            <w:bookmarkStart w:id="160" w:name="OLE_LINK327"/>
            <w:bookmarkStart w:id="161" w:name="OLE_LINK328"/>
            <w:r w:rsidRPr="00A8468B">
              <w:t>TIN of the transfer operator, 1016</w:t>
            </w:r>
            <w:bookmarkEnd w:id="159"/>
            <w:bookmarkEnd w:id="160"/>
            <w:bookmarkEnd w:id="161"/>
          </w:p>
        </w:tc>
        <w:tc>
          <w:tcPr>
            <w:tcW w:w="1701" w:type="dxa"/>
          </w:tcPr>
          <w:p w14:paraId="11D9721D" w14:textId="7E0A073E" w:rsidR="0001100B" w:rsidRDefault="0001100B" w:rsidP="00C37DB9">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A string of 10 to 12 characters, format </w:t>
            </w:r>
            <w:proofErr w:type="gramStart"/>
            <w:r>
              <w:rPr>
                <w:rFonts w:cs="Arial"/>
              </w:rPr>
              <w:t xml:space="preserve">DDDDDDDDDD </w:t>
            </w:r>
            <w:bookmarkEnd w:id="162"/>
            <w:bookmarkEnd w:id="163"/>
            <w:bookmarkEnd w:id="164"/>
            <w:bookmarkEnd w:id="165"/>
            <w:bookmarkEnd w:id="166"/>
            <w:bookmarkEnd w:id="167"/>
            <w:r w:rsidR="00C37DB9">
              <w:rPr>
                <w:rFonts w:cs="Arial"/>
              </w:rPr>
              <w:t>.</w:t>
            </w:r>
            <w:proofErr w:type="gramEnd"/>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8" w:name="_Hlk507536332"/>
            <w:bookmarkEnd w:id="142"/>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69" w:name="OLE_LINK329"/>
            <w:bookmarkStart w:id="170" w:name="OLE_LINK330"/>
            <w:bookmarkStart w:id="171" w:name="OLE_LINK331"/>
            <w:r>
              <w:t>Supplier phone number, 1171</w:t>
            </w:r>
            <w:bookmarkEnd w:id="169"/>
            <w:bookmarkEnd w:id="170"/>
            <w:bookmarkEnd w:id="171"/>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8"/>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2" w:name="OLE_LINK299"/>
            <w:bookmarkStart w:id="173" w:name="OLE_LINK300"/>
            <w:bookmarkStart w:id="174" w:name="OLE_LINK301"/>
            <w:bookmarkStart w:id="175" w:name="OLE_LINK332"/>
            <w:bookmarkStart w:id="176" w:name="OLE_LINK333"/>
            <w:r>
              <w:t>Additional username, 1084</w:t>
            </w:r>
            <w:bookmarkEnd w:id="172"/>
            <w:bookmarkEnd w:id="173"/>
            <w:bookmarkEnd w:id="174"/>
            <w:bookmarkEnd w:id="175"/>
            <w:bookmarkEnd w:id="176"/>
          </w:p>
        </w:tc>
        <w:tc>
          <w:tcPr>
            <w:tcW w:w="1701" w:type="dxa"/>
          </w:tcPr>
          <w:p w14:paraId="7DE49D93" w14:textId="6F54D72D" w:rsidR="0001100B" w:rsidRPr="007B0FC3" w:rsidRDefault="0001100B" w:rsidP="00C37DB9">
            <w:pPr>
              <w:rPr>
                <w:rFonts w:cs="Arial"/>
                <w:lang w:val="en-US"/>
              </w:rPr>
            </w:pPr>
            <w:bookmarkStart w:id="177" w:name="OLE_LINK212"/>
            <w:bookmarkStart w:id="178" w:name="OLE_LINK213"/>
            <w:bookmarkStart w:id="179" w:name="OLE_LINK214"/>
            <w:r>
              <w:rPr>
                <w:rFonts w:cs="Arial"/>
              </w:rPr>
              <w:t xml:space="preserve">The structure of clause 2.1.1. </w:t>
            </w:r>
            <w:r>
              <w:rPr>
                <w:rFonts w:cs="Arial"/>
                <w:lang w:val="en-US"/>
              </w:rPr>
              <w:t>five</w:t>
            </w:r>
            <w:bookmarkEnd w:id="177"/>
            <w:bookmarkEnd w:id="178"/>
            <w:bookmarkEnd w:id="179"/>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0" w:name="OLE_LINK96"/>
            <w:bookmarkStart w:id="181" w:name="OLE_LINK97"/>
            <w:proofErr w:type="spellStart"/>
            <w:r>
              <w:rPr>
                <w:lang w:val="en-US"/>
              </w:rPr>
              <w:t>automatNumber</w:t>
            </w:r>
            <w:bookmarkEnd w:id="180"/>
            <w:bookmarkEnd w:id="181"/>
            <w:proofErr w:type="spellEnd"/>
          </w:p>
        </w:tc>
        <w:tc>
          <w:tcPr>
            <w:tcW w:w="2551" w:type="dxa"/>
          </w:tcPr>
          <w:p w14:paraId="7CFB75DB" w14:textId="77777777" w:rsidR="0001100B" w:rsidRDefault="0001100B" w:rsidP="00703E22">
            <w:bookmarkStart w:id="182" w:name="OLE_LINK180"/>
            <w:bookmarkStart w:id="183" w:name="OLE_LINK181"/>
            <w:r>
              <w:t>Machine number, 1036</w:t>
            </w:r>
            <w:bookmarkEnd w:id="182"/>
            <w:bookmarkEnd w:id="183"/>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w:t>
            </w:r>
            <w:r>
              <w:rPr>
                <w:rFonts w:cs="Arial"/>
              </w:rPr>
              <w:lastRenderedPageBreak/>
              <w:t xml:space="preserve">mandatory field if the group has the attribute of transferring 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w:t>
            </w:r>
            <w:proofErr w:type="gramStart"/>
            <w:r>
              <w:rPr>
                <w:rFonts w:cs="Arial"/>
              </w:rPr>
              <w:t xml:space="preserve">1.05 </w:t>
            </w:r>
            <w:r w:rsidR="00C37DB9">
              <w:rPr>
                <w:rFonts w:cs="Arial"/>
              </w:rPr>
              <w:t xml:space="preserve"> –</w:t>
            </w:r>
            <w:proofErr w:type="gramEnd"/>
            <w:r w:rsidR="00C37DB9">
              <w:rPr>
                <w:rFonts w:cs="Arial"/>
              </w:rPr>
              <w:t xml:space="preserve">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lastRenderedPageBreak/>
              <w:t xml:space="preserve">FFD 1.2 </w:t>
            </w:r>
            <w:proofErr w:type="gramStart"/>
            <w:r w:rsidR="00C37DB9">
              <w:rPr>
                <w:rFonts w:cs="Arial"/>
              </w:rPr>
              <w:t>–  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4" w:name="OLE_LINK182"/>
            <w:bookmarkStart w:id="185" w:name="OLE_LINK185"/>
            <w:proofErr w:type="spellStart"/>
            <w:r>
              <w:rPr>
                <w:lang w:val="en-US"/>
              </w:rPr>
              <w:lastRenderedPageBreak/>
              <w:t>settlementAddress</w:t>
            </w:r>
            <w:bookmarkEnd w:id="184"/>
            <w:bookmarkEnd w:id="185"/>
            <w:proofErr w:type="spellEnd"/>
          </w:p>
        </w:tc>
        <w:tc>
          <w:tcPr>
            <w:tcW w:w="2551" w:type="dxa"/>
          </w:tcPr>
          <w:p w14:paraId="0553C25A" w14:textId="77777777" w:rsidR="0001100B" w:rsidRDefault="0001100B" w:rsidP="00703E22">
            <w:bookmarkStart w:id="186" w:name="OLE_LINK187"/>
            <w:bookmarkStart w:id="187" w:name="OLE_LINK188"/>
            <w:r>
              <w:t>Settlement address, 1009</w:t>
            </w:r>
            <w:bookmarkEnd w:id="186"/>
            <w:bookmarkEnd w:id="187"/>
          </w:p>
        </w:tc>
        <w:tc>
          <w:tcPr>
            <w:tcW w:w="1701" w:type="dxa"/>
          </w:tcPr>
          <w:p w14:paraId="7953B123" w14:textId="3E65BB33" w:rsidR="0001100B" w:rsidRDefault="0001100B" w:rsidP="00055D64">
            <w:pPr>
              <w:rPr>
                <w:rFonts w:cs="Arial"/>
              </w:rPr>
            </w:pPr>
            <w:bookmarkStart w:id="188" w:name="OLE_LINK189"/>
            <w:bookmarkStart w:id="189" w:name="OLE_LINK211"/>
            <w:bookmarkStart w:id="190" w:name="OLE_LINK217"/>
            <w:r>
              <w:rPr>
                <w:rFonts w:cs="Arial"/>
              </w:rPr>
              <w:t xml:space="preserve">A string from 1 to 243 characters long, a mandatory field if the group has the automaton data transmission flag, otherwise it should not be </w:t>
            </w:r>
            <w:proofErr w:type="gramStart"/>
            <w:r>
              <w:rPr>
                <w:rFonts w:cs="Arial"/>
              </w:rPr>
              <w:t xml:space="preserve">transmitted </w:t>
            </w:r>
            <w:bookmarkEnd w:id="188"/>
            <w:bookmarkEnd w:id="189"/>
            <w:bookmarkEnd w:id="190"/>
            <w:r>
              <w:rPr>
                <w:rFonts w:cs="Arial"/>
              </w:rPr>
              <w:t>.</w:t>
            </w:r>
            <w:proofErr w:type="gramEnd"/>
            <w:r>
              <w:rPr>
                <w:rFonts w:cs="Arial"/>
              </w:rPr>
              <w:t xml:space="preserve"> </w:t>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1" w:name="OLE_LINK218"/>
            <w:bookmarkStart w:id="192" w:name="OLE_LINK219"/>
            <w:bookmarkStart w:id="193" w:name="OLE_LINK220"/>
            <w:proofErr w:type="spellStart"/>
            <w:r>
              <w:rPr>
                <w:lang w:val="en-US"/>
              </w:rPr>
              <w:t>settlementPlace</w:t>
            </w:r>
            <w:bookmarkEnd w:id="191"/>
            <w:bookmarkEnd w:id="192"/>
            <w:bookmarkEnd w:id="193"/>
            <w:proofErr w:type="spellEnd"/>
          </w:p>
        </w:tc>
        <w:tc>
          <w:tcPr>
            <w:tcW w:w="2551" w:type="dxa"/>
          </w:tcPr>
          <w:p w14:paraId="16C1F131" w14:textId="77777777" w:rsidR="0001100B" w:rsidRDefault="0001100B" w:rsidP="00703E22">
            <w:bookmarkStart w:id="194" w:name="OLE_LINK221"/>
            <w:bookmarkStart w:id="195" w:name="OLE_LINK224"/>
            <w:r>
              <w:t>Place of settlement, 1187</w:t>
            </w:r>
            <w:bookmarkEnd w:id="194"/>
            <w:bookmarkEnd w:id="195"/>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w:t>
            </w:r>
            <w:r>
              <w:rPr>
                <w:rFonts w:cs="Arial"/>
                <w:b/>
              </w:rPr>
              <w:lastRenderedPageBreak/>
              <w:t>transport and couriers.</w:t>
            </w:r>
          </w:p>
        </w:tc>
        <w:tc>
          <w:tcPr>
            <w:tcW w:w="851" w:type="dxa"/>
          </w:tcPr>
          <w:p w14:paraId="51E4F01E" w14:textId="6CC43AB4" w:rsidR="0001100B" w:rsidRDefault="0001100B" w:rsidP="00703E22">
            <w:pPr>
              <w:rPr>
                <w:rFonts w:cs="Arial"/>
              </w:rPr>
            </w:pPr>
            <w:r>
              <w:rPr>
                <w:rFonts w:cs="Arial"/>
              </w:rPr>
              <w:lastRenderedPageBreak/>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6"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7" w:name="_Hlk521062820"/>
            <w:bookmarkEnd w:id="196"/>
            <w:proofErr w:type="spellStart"/>
            <w:r>
              <w:rPr>
                <w:lang w:val="en-US"/>
              </w:rPr>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8" w:name="OLE_LINK419"/>
            <w:r>
              <w:t>Cashier, 1021</w:t>
            </w:r>
            <w:bookmarkEnd w:id="198"/>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for  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199" w:name="OLE_LINK439"/>
            <w:r>
              <w:t>TIN of the cashier, 1203</w:t>
            </w:r>
            <w:bookmarkEnd w:id="199"/>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00" w:name="OLE_LINK440"/>
            <w:r>
              <w:t>Check sender's email address, 1117</w:t>
            </w:r>
            <w:bookmarkEnd w:id="200"/>
          </w:p>
        </w:tc>
        <w:tc>
          <w:tcPr>
            <w:tcW w:w="1701" w:type="dxa"/>
          </w:tcPr>
          <w:p w14:paraId="2C048C64" w14:textId="0B3425FA" w:rsidR="0001100B" w:rsidRPr="00013EAB" w:rsidRDefault="00B119ED" w:rsidP="00E11C0E">
            <w:pPr>
              <w:rPr>
                <w:rFonts w:cs="Arial"/>
              </w:rPr>
            </w:pPr>
            <w:r w:rsidRPr="00B119ED">
              <w:rPr>
                <w:rFonts w:ascii="Arial" w:hAnsi="Arial" w:cs="Arial"/>
                <w:color w:val="000000" w:themeColor="text1"/>
                <w:sz w:val="20"/>
                <w:szCs w:val="20"/>
              </w:rPr>
              <w:t>String from 1 to 64 characters, format +{C} or {C}@{C}, {none}.</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lastRenderedPageBreak/>
              <w:t xml:space="preserve">Fiscal Document Formats allow rounding down in this field. Literally, the FFD requirement sounds like this: “The value in rubles, excluding kopecks, must be equal to the 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lastRenderedPageBreak/>
              <w:t>vat5Sum</w:t>
            </w:r>
          </w:p>
        </w:tc>
        <w:tc>
          <w:tcPr>
            <w:tcW w:w="2551" w:type="dxa"/>
          </w:tcPr>
          <w:p w14:paraId="3B9204A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6C479367" w14:textId="7C6FB3AF" w:rsidTr="00700858">
        <w:tc>
          <w:tcPr>
            <w:tcW w:w="4248" w:type="dxa"/>
          </w:tcPr>
          <w:p w14:paraId="4DB10140" w14:textId="1FA6230A" w:rsidR="0001100B" w:rsidRDefault="0001100B" w:rsidP="00E15B84">
            <w:pPr>
              <w:rPr>
                <w:lang w:val="en-US"/>
              </w:rPr>
            </w:pPr>
            <w:bookmarkStart w:id="201" w:name="OLE_LINK387"/>
            <w:bookmarkStart w:id="202" w:name="OLE_LINK469"/>
            <w:proofErr w:type="spellStart"/>
            <w:r>
              <w:rPr>
                <w:lang w:val="en-US"/>
              </w:rPr>
              <w:t>operationalAttribute</w:t>
            </w:r>
            <w:bookmarkEnd w:id="201"/>
            <w:bookmarkEnd w:id="202"/>
            <w:proofErr w:type="spellEnd"/>
          </w:p>
        </w:tc>
        <w:tc>
          <w:tcPr>
            <w:tcW w:w="2551" w:type="dxa"/>
          </w:tcPr>
          <w:p w14:paraId="1A89CBD8" w14:textId="2A3EF865" w:rsidR="0001100B" w:rsidRDefault="0001100B" w:rsidP="00E15B84">
            <w:r w:rsidRPr="00627F02">
              <w:t>Operating details of the check, 1270</w:t>
            </w:r>
          </w:p>
        </w:tc>
        <w:tc>
          <w:tcPr>
            <w:tcW w:w="1701" w:type="dxa"/>
          </w:tcPr>
          <w:p w14:paraId="335DDDE8" w14:textId="7DBA3842" w:rsidR="0001100B" w:rsidRDefault="00E11C0E" w:rsidP="00E11C0E">
            <w:pPr>
              <w:rPr>
                <w:rFonts w:cs="Arial"/>
              </w:rPr>
            </w:pPr>
            <w:r>
              <w:rPr>
                <w:rFonts w:cs="Arial"/>
              </w:rPr>
              <w:t>Structure of clause 2.1.1.9</w:t>
            </w:r>
          </w:p>
        </w:tc>
        <w:tc>
          <w:tcPr>
            <w:tcW w:w="851" w:type="dxa"/>
          </w:tcPr>
          <w:p w14:paraId="3316EF37" w14:textId="556F7CA7" w:rsidR="0001100B" w:rsidRDefault="00FD27DE" w:rsidP="00E15B84">
            <w:pPr>
              <w:rPr>
                <w:rFonts w:cs="Arial"/>
              </w:rPr>
            </w:pPr>
            <w:r>
              <w:rPr>
                <w:rFonts w:cs="Arial"/>
              </w:rPr>
              <w:t>No</w:t>
            </w:r>
          </w:p>
        </w:tc>
        <w:tc>
          <w:tcPr>
            <w:tcW w:w="709" w:type="dxa"/>
          </w:tcPr>
          <w:p w14:paraId="11E3D3F8" w14:textId="3C4245B5" w:rsidR="0001100B" w:rsidRDefault="0001100B" w:rsidP="00E15B84">
            <w:pPr>
              <w:rPr>
                <w:rFonts w:cs="Arial"/>
              </w:rPr>
            </w:pPr>
            <w:r>
              <w:rPr>
                <w:rFonts w:cs="Arial"/>
              </w:rPr>
              <w:t>Yes</w:t>
            </w:r>
          </w:p>
        </w:tc>
        <w:tc>
          <w:tcPr>
            <w:tcW w:w="2551" w:type="dxa"/>
          </w:tcPr>
          <w:p w14:paraId="644D4B0A" w14:textId="76B1E55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996E466" w14:textId="0444B240" w:rsidTr="00700858">
        <w:tc>
          <w:tcPr>
            <w:tcW w:w="4248" w:type="dxa"/>
          </w:tcPr>
          <w:p w14:paraId="6B740DBE" w14:textId="1D4255CB" w:rsidR="0001100B" w:rsidRDefault="0001100B" w:rsidP="00E15B84">
            <w:pPr>
              <w:rPr>
                <w:lang w:val="en-US"/>
              </w:rPr>
            </w:pPr>
            <w:proofErr w:type="spellStart"/>
            <w:r>
              <w:rPr>
                <w:lang w:val="en-US"/>
              </w:rPr>
              <w:t>industryAttribute</w:t>
            </w:r>
            <w:proofErr w:type="spellEnd"/>
          </w:p>
        </w:tc>
        <w:tc>
          <w:tcPr>
            <w:tcW w:w="2551" w:type="dxa"/>
          </w:tcPr>
          <w:p w14:paraId="5E401228" w14:textId="3F180665" w:rsidR="0001100B" w:rsidRDefault="0001100B" w:rsidP="00E15B84">
            <w:r w:rsidRPr="00627F02">
              <w:t>Branch requisite of the check, 1261</w:t>
            </w:r>
          </w:p>
        </w:tc>
        <w:tc>
          <w:tcPr>
            <w:tcW w:w="1701" w:type="dxa"/>
          </w:tcPr>
          <w:p w14:paraId="5B05642B" w14:textId="508E7C1E" w:rsidR="0001100B" w:rsidRDefault="00E11C0E" w:rsidP="00E11C0E">
            <w:pPr>
              <w:rPr>
                <w:rFonts w:cs="Arial"/>
              </w:rPr>
            </w:pPr>
            <w:r>
              <w:rPr>
                <w:rFonts w:cs="Arial"/>
              </w:rPr>
              <w:t>Structure of clause 2.1.1.10</w:t>
            </w:r>
          </w:p>
        </w:tc>
        <w:tc>
          <w:tcPr>
            <w:tcW w:w="851" w:type="dxa"/>
          </w:tcPr>
          <w:p w14:paraId="78E0A514" w14:textId="7E5C6737" w:rsidR="0001100B" w:rsidRDefault="00FD27DE" w:rsidP="00E15B84">
            <w:pPr>
              <w:rPr>
                <w:rFonts w:cs="Arial"/>
              </w:rPr>
            </w:pPr>
            <w:r>
              <w:rPr>
                <w:rFonts w:cs="Arial"/>
              </w:rPr>
              <w:t>No</w:t>
            </w:r>
          </w:p>
        </w:tc>
        <w:tc>
          <w:tcPr>
            <w:tcW w:w="709" w:type="dxa"/>
          </w:tcPr>
          <w:p w14:paraId="5D29D9D7" w14:textId="64749E02" w:rsidR="0001100B" w:rsidRPr="00627F02" w:rsidRDefault="0001100B" w:rsidP="00E15B84">
            <w:pPr>
              <w:rPr>
                <w:rFonts w:cs="Arial"/>
              </w:rPr>
            </w:pPr>
            <w:r>
              <w:rPr>
                <w:rFonts w:cs="Arial"/>
              </w:rPr>
              <w:t>Yes</w:t>
            </w:r>
          </w:p>
        </w:tc>
        <w:tc>
          <w:tcPr>
            <w:tcW w:w="2551" w:type="dxa"/>
          </w:tcPr>
          <w:p w14:paraId="5A76FF24" w14:textId="50B5BAF9" w:rsidR="0001100B" w:rsidRDefault="00700858" w:rsidP="00E11C0E">
            <w:pPr>
              <w:rPr>
                <w:rFonts w:cs="Arial"/>
              </w:rPr>
            </w:pPr>
            <w:r>
              <w:rPr>
                <w:rFonts w:cs="Arial"/>
              </w:rPr>
              <w:t xml:space="preserve">FFD 1.05 - </w:t>
            </w:r>
            <w:r>
              <w:rPr>
                <w:rFonts w:cs="Arial"/>
                <w:lang w:val="en-US"/>
              </w:rPr>
              <w:t>No</w:t>
            </w:r>
            <w:r>
              <w:rPr>
                <w:rFonts w:cs="Arial"/>
              </w:rPr>
              <w:br/>
              <w:t>FFD 1.2 - No</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rsidRPr="00E15B84">
        <w:rPr>
          <w:sz w:val="24"/>
        </w:rPr>
        <w:t xml:space="preserve">Note: </w:t>
      </w:r>
      <w:r>
        <w:t xml:space="preserve">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proofErr w:type="spellStart"/>
      <w:r w:rsidRPr="00E15B84">
        <w:rPr>
          <w:b/>
          <w:lang w:val="en-US"/>
        </w:rPr>
        <w:t>customerINN</w:t>
      </w:r>
      <w:proofErr w:type="spell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w:t>
      </w:r>
      <w:proofErr w:type="gramStart"/>
      <w:r w:rsidRPr="00E15B84">
        <w:rPr>
          <w:b/>
          <w:lang w:val="en-US"/>
        </w:rPr>
        <w:t xml:space="preserve">parameter </w:t>
      </w:r>
      <w:r w:rsidRPr="00E15B84">
        <w:rPr>
          <w:b/>
        </w:rPr>
        <w:t>.</w:t>
      </w:r>
      <w:proofErr w:type="gramEnd"/>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 xml:space="preserve">2.1.1.2 </w:t>
      </w:r>
      <w:r>
        <w:t>Subject of calculation</w:t>
      </w:r>
      <w:bookmarkEnd w:id="204"/>
      <w:bookmarkEnd w:id="205"/>
      <w:bookmarkEnd w:id="206"/>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054" w:type="dxa"/>
          </w:tcPr>
          <w:p w14:paraId="7380C094" w14:textId="18D04C75" w:rsidR="00E11C0E" w:rsidRDefault="00E11C0E" w:rsidP="007F5E82">
            <w:pPr>
              <w:jc w:val="center"/>
            </w:pPr>
            <w:r w:rsidRPr="00627F02">
              <w:rPr>
                <w:rFonts w:cs="Arial"/>
                <w:b/>
                <w:bCs/>
              </w:rPr>
              <w:t>Description</w:t>
            </w:r>
          </w:p>
        </w:tc>
        <w:tc>
          <w:tcPr>
            <w:tcW w:w="2300"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quantity</w:t>
            </w:r>
            <w:bookmarkEnd w:id="208"/>
            <w:bookmarkEnd w:id="209"/>
            <w:bookmarkEnd w:id="210"/>
          </w:p>
        </w:tc>
        <w:tc>
          <w:tcPr>
            <w:tcW w:w="3054" w:type="dxa"/>
          </w:tcPr>
          <w:p w14:paraId="1CE28B88" w14:textId="77777777" w:rsidR="00E11C0E" w:rsidRPr="002D76D1" w:rsidRDefault="00E11C0E" w:rsidP="00171765">
            <w:pPr>
              <w:rPr>
                <w:rFonts w:cs="Arial"/>
              </w:rPr>
            </w:pPr>
            <w:bookmarkStart w:id="213" w:name="OLE_LINK346"/>
            <w:bookmarkStart w:id="214" w:name="OLE_LINK347"/>
            <w:bookmarkStart w:id="215" w:name="OLE_LINK348"/>
            <w:bookmarkStart w:id="216" w:name="OLE_LINK349"/>
            <w:bookmarkStart w:id="217" w:name="OLE_LINK590"/>
            <w:r>
              <w:t>Number of subject of calculation, 1023</w:t>
            </w:r>
            <w:bookmarkEnd w:id="213"/>
            <w:bookmarkEnd w:id="214"/>
            <w:bookmarkEnd w:id="215"/>
            <w:bookmarkEnd w:id="216"/>
            <w:bookmarkEnd w:id="217"/>
          </w:p>
        </w:tc>
        <w:tc>
          <w:tcPr>
            <w:tcW w:w="2300" w:type="dxa"/>
          </w:tcPr>
          <w:p w14:paraId="3A0FB381" w14:textId="39DB599E" w:rsidR="00E11C0E" w:rsidRDefault="00E11C0E" w:rsidP="00E11C0E">
            <w:pPr>
              <w:rPr>
                <w:rFonts w:cs="Arial"/>
              </w:rPr>
            </w:pPr>
            <w:bookmarkStart w:id="218" w:name="OLE_LINK126"/>
            <w:bookmarkStart w:id="219" w:name="OLE_LINK127"/>
            <w:bookmarkStart w:id="220" w:name="OLE_LINK128"/>
            <w:r>
              <w:rPr>
                <w:rFonts w:cs="Arial"/>
              </w:rPr>
              <w:t xml:space="preserve">Decimal number up to 6 characters after the dot </w:t>
            </w:r>
            <w:bookmarkEnd w:id="218"/>
            <w:bookmarkEnd w:id="219"/>
            <w:bookmarkEnd w:id="220"/>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E11C0E" w:rsidRPr="00B2081D" w:rsidRDefault="00E11C0E" w:rsidP="00171765">
            <w:pPr>
              <w:rPr>
                <w:rFonts w:cs="Arial"/>
              </w:rPr>
            </w:pPr>
            <w:bookmarkStart w:id="224" w:name="OLE_LINK350"/>
            <w:bookmarkStart w:id="225" w:name="OLE_LINK351"/>
            <w:bookmarkStart w:id="226" w:name="OLE_LINK352"/>
            <w:r>
              <w:rPr>
                <w:rFonts w:eastAsia="Times New Roman"/>
                <w:szCs w:val="28"/>
              </w:rPr>
              <w:t>Price per unit of the subject of calculation, taking into account discounts and markups, 1079</w:t>
            </w:r>
            <w:bookmarkEnd w:id="224"/>
            <w:bookmarkEnd w:id="225"/>
            <w:bookmarkEnd w:id="226"/>
          </w:p>
        </w:tc>
        <w:tc>
          <w:tcPr>
            <w:tcW w:w="2300" w:type="dxa"/>
          </w:tcPr>
          <w:p w14:paraId="55EEFE12" w14:textId="2F09CC34" w:rsidR="00E11C0E" w:rsidRPr="00525F22" w:rsidRDefault="00E11C0E" w:rsidP="00E11C0E">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 xml:space="preserve">Decimal number up to 2 characters after the dot </w:t>
            </w:r>
            <w:bookmarkEnd w:id="227"/>
            <w:bookmarkEnd w:id="228"/>
            <w:bookmarkEnd w:id="229"/>
            <w:proofErr w:type="gramStart"/>
            <w:r>
              <w:rPr>
                <w:rFonts w:cs="Arial"/>
              </w:rPr>
              <w:t xml:space="preserve">* </w:t>
            </w:r>
            <w:bookmarkEnd w:id="230"/>
            <w:bookmarkEnd w:id="231"/>
            <w:bookmarkEnd w:id="232"/>
            <w:r>
              <w:rPr>
                <w:rFonts w:cs="Arial"/>
              </w:rPr>
              <w:t>.</w:t>
            </w:r>
            <w:proofErr w:type="gramEnd"/>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E11C0E">
        <w:tc>
          <w:tcPr>
            <w:tcW w:w="2820" w:type="dxa"/>
          </w:tcPr>
          <w:p w14:paraId="2CABAE48" w14:textId="39F09986" w:rsidR="00E11C0E" w:rsidRPr="00E2297E" w:rsidRDefault="00E11C0E" w:rsidP="00171765">
            <w:pPr>
              <w:rPr>
                <w:rFonts w:cs="Arial"/>
                <w:lang w:val="en-US"/>
              </w:rPr>
            </w:pPr>
            <w:bookmarkStart w:id="233" w:name="_Hlk474848305"/>
            <w:bookmarkStart w:id="234" w:name="_Hlk474848188"/>
            <w:r>
              <w:rPr>
                <w:rFonts w:cs="Arial"/>
                <w:lang w:val="en-US"/>
              </w:rPr>
              <w:t xml:space="preserve">tax </w:t>
            </w:r>
          </w:p>
        </w:tc>
        <w:tc>
          <w:tcPr>
            <w:tcW w:w="3054" w:type="dxa"/>
          </w:tcPr>
          <w:p w14:paraId="5149BAE6" w14:textId="77777777" w:rsidR="00E11C0E" w:rsidRPr="00F667FD" w:rsidRDefault="00E11C0E" w:rsidP="00171765">
            <w:pPr>
              <w:rPr>
                <w:rFonts w:cs="Arial"/>
              </w:rPr>
            </w:pPr>
            <w:bookmarkStart w:id="235" w:name="OLE_LINK15"/>
            <w:bookmarkStart w:id="236" w:name="OLE_LINK16"/>
            <w:bookmarkStart w:id="237" w:name="OLE_LINK353"/>
            <w:bookmarkStart w:id="238" w:name="OLE_LINK354"/>
            <w:r>
              <w:rPr>
                <w:rFonts w:cs="Arial"/>
              </w:rPr>
              <w:t>VAT rate, 1199:</w:t>
            </w:r>
          </w:p>
          <w:p w14:paraId="1493F2FB" w14:textId="77777777" w:rsidR="00E11C0E" w:rsidRPr="00F667FD" w:rsidRDefault="00E11C0E" w:rsidP="00171765">
            <w:r>
              <w:t xml:space="preserve">1 </w:t>
            </w:r>
            <w:bookmarkStart w:id="239" w:name="OLE_LINK3"/>
            <w:bookmarkStart w:id="240" w:name="OLE_LINK14"/>
            <w:r w:rsidRPr="00F667FD">
              <w:t xml:space="preserve">- </w:t>
            </w:r>
            <w:bookmarkEnd w:id="239"/>
            <w:bookmarkEnd w:id="240"/>
            <w:r w:rsidRPr="00F667FD">
              <w:t>VAT rate 20%</w:t>
            </w:r>
          </w:p>
          <w:p w14:paraId="0ADD5078" w14:textId="77777777" w:rsidR="00E11C0E" w:rsidRDefault="00E11C0E" w:rsidP="00171765">
            <w:r w:rsidRPr="00A16B14">
              <w:t>2 - VAT rate 10%</w:t>
            </w:r>
          </w:p>
          <w:p w14:paraId="6764B16E" w14:textId="77777777" w:rsidR="00E11C0E" w:rsidRDefault="00E11C0E" w:rsidP="00171765">
            <w:r>
              <w:t xml:space="preserve">3 - VAT rate </w:t>
            </w:r>
            <w:proofErr w:type="gramStart"/>
            <w:r>
              <w:t>calculated .</w:t>
            </w:r>
            <w:proofErr w:type="gramEnd"/>
            <w:r>
              <w:t xml:space="preserve"> 20/120</w:t>
            </w:r>
          </w:p>
          <w:p w14:paraId="1CF7BEC0" w14:textId="77777777" w:rsidR="00E11C0E" w:rsidRDefault="00E11C0E" w:rsidP="00171765">
            <w:r>
              <w:t xml:space="preserve">4 - VAT rate </w:t>
            </w:r>
            <w:proofErr w:type="gramStart"/>
            <w:r>
              <w:t>calculated .</w:t>
            </w:r>
            <w:proofErr w:type="gramEnd"/>
            <w:r>
              <w:t xml:space="preserve"> 10/110</w:t>
            </w:r>
          </w:p>
          <w:p w14:paraId="675D93E7" w14:textId="77777777" w:rsidR="00E11C0E" w:rsidRDefault="00E11C0E" w:rsidP="00171765">
            <w:r>
              <w:t>5 - VAT rate 0%</w:t>
            </w:r>
          </w:p>
          <w:p w14:paraId="0C00020D" w14:textId="77777777" w:rsidR="00E11C0E" w:rsidRPr="00A16B14" w:rsidRDefault="00E11C0E" w:rsidP="00171765">
            <w:pPr>
              <w:rPr>
                <w:rFonts w:cs="Arial"/>
              </w:rPr>
            </w:pPr>
            <w:r>
              <w:lastRenderedPageBreak/>
              <w:t xml:space="preserve">6 </w:t>
            </w:r>
            <w:bookmarkStart w:id="241" w:name="OLE_LINK61"/>
            <w:bookmarkStart w:id="242" w:name="OLE_LINK62"/>
            <w:bookmarkStart w:id="243" w:name="OLE_LINK63"/>
            <w:r>
              <w:t xml:space="preserve">- </w:t>
            </w:r>
            <w:bookmarkEnd w:id="241"/>
            <w:bookmarkEnd w:id="242"/>
            <w:bookmarkEnd w:id="243"/>
            <w:r>
              <w:t>VAT exempt</w:t>
            </w:r>
            <w:bookmarkEnd w:id="235"/>
            <w:bookmarkEnd w:id="236"/>
            <w:bookmarkEnd w:id="237"/>
            <w:bookmarkEnd w:id="238"/>
          </w:p>
        </w:tc>
        <w:tc>
          <w:tcPr>
            <w:tcW w:w="2300" w:type="dxa"/>
          </w:tcPr>
          <w:p w14:paraId="775B6D3C" w14:textId="25EBBD82" w:rsidR="00E11C0E" w:rsidRPr="00A16B14" w:rsidRDefault="00E11C0E" w:rsidP="00E11C0E">
            <w:pPr>
              <w:rPr>
                <w:rFonts w:cs="Arial"/>
              </w:rPr>
            </w:pPr>
            <w:r>
              <w:rPr>
                <w:rFonts w:cs="Arial"/>
              </w:rPr>
              <w:lastRenderedPageBreak/>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3"/>
      <w:bookmarkEnd w:id="234"/>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The parameter is relevant for VAT rates 1-4. For rates 5 and 6, this tag is not transmitted in 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300" w:type="dxa"/>
          </w:tcPr>
          <w:p w14:paraId="48D8E487" w14:textId="405AE877" w:rsidR="00E11C0E" w:rsidRPr="005C22B1" w:rsidRDefault="00E11C0E" w:rsidP="00E11C0E">
            <w:pPr>
              <w:rPr>
                <w:rFonts w:cs="Arial"/>
              </w:rPr>
            </w:pPr>
            <w:r>
              <w:rPr>
                <w:rFonts w:cs="Arial"/>
              </w:rPr>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E11C0E">
        <w:tc>
          <w:tcPr>
            <w:tcW w:w="2820" w:type="dxa"/>
          </w:tcPr>
          <w:p w14:paraId="4C73E72A" w14:textId="5E3E7CEC" w:rsidR="00E11C0E" w:rsidRPr="00A25067" w:rsidRDefault="00E11C0E" w:rsidP="00171765">
            <w:pPr>
              <w:rPr>
                <w:rFonts w:cs="Arial"/>
              </w:rPr>
            </w:pPr>
            <w:bookmarkStart w:id="244" w:name="_Hlk474848324"/>
            <w:r>
              <w:rPr>
                <w:rFonts w:cs="Arial"/>
                <w:lang w:val="en-US"/>
              </w:rPr>
              <w:t xml:space="preserve">text </w:t>
            </w:r>
          </w:p>
        </w:tc>
        <w:tc>
          <w:tcPr>
            <w:tcW w:w="3054" w:type="dxa"/>
          </w:tcPr>
          <w:p w14:paraId="15780755" w14:textId="77777777" w:rsidR="00E11C0E" w:rsidRPr="00D74811" w:rsidRDefault="00E11C0E" w:rsidP="00171765">
            <w:pPr>
              <w:rPr>
                <w:rFonts w:cs="Arial"/>
              </w:rPr>
            </w:pPr>
            <w:bookmarkStart w:id="245" w:name="OLE_LINK355"/>
            <w:bookmarkStart w:id="246" w:name="OLE_LINK356"/>
            <w:bookmarkStart w:id="247" w:name="OLE_LINK357"/>
            <w:r>
              <w:rPr>
                <w:rFonts w:cs="Arial"/>
              </w:rPr>
              <w:t xml:space="preserve">Name of the subject of calculation, </w:t>
            </w:r>
            <w:r w:rsidRPr="00C427A1">
              <w:t>1030</w:t>
            </w:r>
            <w:bookmarkEnd w:id="245"/>
            <w:bookmarkEnd w:id="246"/>
            <w:bookmarkEnd w:id="247"/>
          </w:p>
        </w:tc>
        <w:tc>
          <w:tcPr>
            <w:tcW w:w="2300" w:type="dxa"/>
          </w:tcPr>
          <w:p w14:paraId="38BE0FE3" w14:textId="5CFEB476" w:rsidR="00E11C0E" w:rsidRDefault="00E11C0E" w:rsidP="00E11C0E">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String up to 128 </w:t>
            </w:r>
            <w:proofErr w:type="gramStart"/>
            <w:r>
              <w:rPr>
                <w:rFonts w:cs="Arial"/>
              </w:rPr>
              <w:t xml:space="preserve">characters </w:t>
            </w:r>
            <w:bookmarkEnd w:id="248"/>
            <w:bookmarkEnd w:id="249"/>
            <w:bookmarkEnd w:id="250"/>
            <w:bookmarkEnd w:id="251"/>
            <w:bookmarkEnd w:id="252"/>
            <w:r>
              <w:rPr>
                <w:rFonts w:cs="Arial"/>
              </w:rPr>
              <w:t>.</w:t>
            </w:r>
            <w:proofErr w:type="gramEnd"/>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3" w:name="OLE_LINK358"/>
            <w:bookmarkStart w:id="254" w:name="OLE_LINK359"/>
            <w:bookmarkStart w:id="255"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3"/>
            <w:bookmarkEnd w:id="254"/>
            <w:bookmarkEnd w:id="255"/>
          </w:p>
        </w:tc>
        <w:tc>
          <w:tcPr>
            <w:tcW w:w="2300" w:type="dxa"/>
          </w:tcPr>
          <w:p w14:paraId="3CBA5428" w14:textId="37898347" w:rsidR="00E11C0E" w:rsidRPr="00E364AB" w:rsidRDefault="00E11C0E" w:rsidP="00E11C0E">
            <w:pPr>
              <w:rPr>
                <w:rFonts w:cs="Arial"/>
              </w:rPr>
            </w:pPr>
            <w:bookmarkStart w:id="256" w:name="OLE_LINK79"/>
            <w:bookmarkStart w:id="257" w:name="OLE_LINK84"/>
            <w:bookmarkStart w:id="258" w:name="OLE_LINK85"/>
            <w:r>
              <w:rPr>
                <w:rFonts w:cs="Arial"/>
              </w:rPr>
              <w:t xml:space="preserve">A number between 1 and </w:t>
            </w:r>
            <w:proofErr w:type="gramStart"/>
            <w:r>
              <w:rPr>
                <w:rFonts w:cs="Arial"/>
              </w:rPr>
              <w:t xml:space="preserve">7 </w:t>
            </w:r>
            <w:bookmarkEnd w:id="256"/>
            <w:bookmarkEnd w:id="257"/>
            <w:bookmarkEnd w:id="258"/>
            <w:r>
              <w:rPr>
                <w:rFonts w:cs="Arial"/>
              </w:rPr>
              <w:t>,</w:t>
            </w:r>
            <w:proofErr w:type="gramEnd"/>
            <w:r>
              <w:rPr>
                <w:rFonts w:cs="Arial"/>
              </w:rPr>
              <w:t xml:space="preserve"> or </w:t>
            </w:r>
            <w:r>
              <w:rPr>
                <w:rFonts w:cs="Arial"/>
                <w:lang w:val="en-US"/>
              </w:rPr>
              <w:t xml:space="preserve">null </w:t>
            </w:r>
            <w:r>
              <w:rPr>
                <w:rFonts w:cs="Arial"/>
              </w:rPr>
              <w:t xml:space="preserve">. </w:t>
            </w:r>
            <w:bookmarkStart w:id="259" w:name="OLE_LINK100"/>
            <w:bookmarkStart w:id="260" w:name="OLE_LINK101"/>
            <w:bookmarkStart w:id="261" w:name="OLE_LINK102"/>
            <w:r>
              <w:rPr>
                <w:rFonts w:cs="Arial"/>
              </w:rPr>
              <w:t xml:space="preserve">If </w:t>
            </w:r>
            <w:r>
              <w:rPr>
                <w:rFonts w:cs="Arial"/>
                <w:lang w:val="en-US"/>
              </w:rPr>
              <w:t xml:space="preserve">null is passed, then the </w:t>
            </w:r>
            <w:r>
              <w:rPr>
                <w:rFonts w:cs="Arial"/>
              </w:rPr>
              <w:t xml:space="preserve">value </w:t>
            </w:r>
            <w:bookmarkEnd w:id="259"/>
            <w:bookmarkEnd w:id="260"/>
            <w:bookmarkEnd w:id="261"/>
            <w:r>
              <w:rPr>
                <w:rFonts w:cs="Arial"/>
              </w:rPr>
              <w:t xml:space="preserve">4, Full settlement, </w:t>
            </w:r>
            <w:r w:rsidRPr="00E364AB">
              <w:rPr>
                <w:rFonts w:cs="Arial"/>
              </w:rPr>
              <w:t xml:space="preserve">will be passed to the subject of </w:t>
            </w:r>
            <w:proofErr w:type="gramStart"/>
            <w:r w:rsidRPr="00E364AB">
              <w:rPr>
                <w:rFonts w:cs="Arial"/>
              </w:rPr>
              <w:t>calculation .</w:t>
            </w:r>
            <w:proofErr w:type="gramEnd"/>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2" w:name="OLE_LINK361"/>
            <w:bookmarkStart w:id="263"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lastRenderedPageBreak/>
              <w:t>13 - Other subject of calculation</w:t>
            </w:r>
            <w:bookmarkEnd w:id="262"/>
            <w:bookmarkEnd w:id="263"/>
          </w:p>
          <w:p w14:paraId="621144B1" w14:textId="77777777" w:rsidR="00E11C0E" w:rsidRDefault="00E11C0E" w:rsidP="00171765">
            <w:pPr>
              <w:rPr>
                <w:rFonts w:cs="Arial"/>
              </w:rPr>
            </w:pPr>
            <w:r>
              <w:rPr>
                <w:rFonts w:cs="Arial"/>
              </w:rPr>
              <w:t xml:space="preserve">14 - </w:t>
            </w:r>
            <w:r>
              <w:t>Property law</w:t>
            </w:r>
          </w:p>
          <w:p w14:paraId="4B851B55" w14:textId="77777777" w:rsidR="00E11C0E" w:rsidRDefault="00E11C0E" w:rsidP="00171765">
            <w:pPr>
              <w:rPr>
                <w:rFonts w:cs="Arial"/>
              </w:rPr>
            </w:pPr>
            <w:r>
              <w:rPr>
                <w:rFonts w:cs="Arial"/>
              </w:rPr>
              <w:t xml:space="preserve">15 – To </w:t>
            </w:r>
            <w:r w:rsidRPr="00A11B0A">
              <w:t>non-operating income*</w:t>
            </w:r>
          </w:p>
          <w:p w14:paraId="4C766E56" w14:textId="77777777" w:rsidR="00E11C0E" w:rsidRDefault="00E11C0E" w:rsidP="00171765">
            <w:pPr>
              <w:rPr>
                <w:rFonts w:cs="Arial"/>
              </w:rPr>
            </w:pPr>
            <w:r>
              <w:rPr>
                <w:rFonts w:cs="Arial"/>
              </w:rPr>
              <w:t xml:space="preserve">16 - Other payments and contributions </w:t>
            </w:r>
            <w:r>
              <w:t>*</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300" w:type="dxa"/>
          </w:tcPr>
          <w:p w14:paraId="004AF0A8" w14:textId="462EB933" w:rsidR="00E11C0E" w:rsidRDefault="00E11C0E" w:rsidP="00171765">
            <w:pPr>
              <w:rPr>
                <w:rFonts w:cs="Arial"/>
              </w:rPr>
            </w:pPr>
            <w:r>
              <w:rPr>
                <w:rFonts w:cs="Arial"/>
              </w:rPr>
              <w:lastRenderedPageBreak/>
              <w:t xml:space="preserve">A number from 1 to 33, or </w:t>
            </w:r>
            <w:proofErr w:type="gramStart"/>
            <w:r>
              <w:rPr>
                <w:rFonts w:cs="Arial"/>
                <w:lang w:val="en-US"/>
              </w:rPr>
              <w:t xml:space="preserve">null </w:t>
            </w:r>
            <w:r w:rsidRPr="00E364AB">
              <w:rPr>
                <w:rFonts w:cs="Arial"/>
              </w:rPr>
              <w:t>.</w:t>
            </w:r>
            <w:proofErr w:type="gramEnd"/>
            <w:r w:rsidRPr="00E364AB">
              <w:rPr>
                <w:rFonts w:cs="Arial"/>
              </w:rPr>
              <w:t xml:space="preserve"> If </w:t>
            </w:r>
            <w:r>
              <w:rPr>
                <w:rFonts w:cs="Arial"/>
                <w:lang w:val="en-US"/>
              </w:rPr>
              <w:t xml:space="preserve">null is </w:t>
            </w:r>
            <w:proofErr w:type="gramStart"/>
            <w:r>
              <w:rPr>
                <w:rFonts w:cs="Arial"/>
                <w:lang w:val="en-US"/>
              </w:rPr>
              <w:t xml:space="preserve">passed </w:t>
            </w:r>
            <w:r w:rsidRPr="00E364AB">
              <w:rPr>
                <w:rFonts w:cs="Arial"/>
              </w:rPr>
              <w:t>,</w:t>
            </w:r>
            <w:proofErr w:type="gramEnd"/>
            <w:r w:rsidRPr="00E364AB">
              <w:rPr>
                <w:rFonts w:cs="Arial"/>
              </w:rPr>
              <w:t xml:space="preserve"> then the value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4" w:name="OLE_LINK169"/>
            <w:bookmarkStart w:id="265" w:name="OLE_LINK170"/>
            <w:bookmarkStart w:id="266" w:name="OLE_LINK171"/>
            <w:r w:rsidRPr="00ED41EC">
              <w:rPr>
                <w:rFonts w:cs="Arial"/>
                <w:lang w:val="en-US"/>
              </w:rPr>
              <w:t xml:space="preserve">nomenclature </w:t>
            </w:r>
            <w:r>
              <w:rPr>
                <w:rFonts w:cs="Arial"/>
                <w:lang w:val="en-US"/>
              </w:rPr>
              <w:t>code</w:t>
            </w:r>
            <w:bookmarkEnd w:id="264"/>
            <w:bookmarkEnd w:id="265"/>
            <w:bookmarkEnd w:id="266"/>
          </w:p>
        </w:tc>
        <w:tc>
          <w:tcPr>
            <w:tcW w:w="3054" w:type="dxa"/>
          </w:tcPr>
          <w:p w14:paraId="47B65A57" w14:textId="77777777" w:rsidR="00E11C0E" w:rsidRDefault="00E11C0E" w:rsidP="00171765">
            <w:pPr>
              <w:rPr>
                <w:rFonts w:cs="Arial"/>
              </w:rPr>
            </w:pPr>
            <w:bookmarkStart w:id="267" w:name="OLE_LINK363"/>
            <w:bookmarkStart w:id="268" w:name="OLE_LINK364"/>
            <w:bookmarkStart w:id="269" w:name="OLE_LINK365"/>
            <w:r>
              <w:rPr>
                <w:rFonts w:cs="Arial"/>
              </w:rPr>
              <w:t>Commodity item code, 1162</w:t>
            </w:r>
            <w:bookmarkEnd w:id="267"/>
            <w:bookmarkEnd w:id="268"/>
            <w:bookmarkEnd w:id="269"/>
          </w:p>
        </w:tc>
        <w:tc>
          <w:tcPr>
            <w:tcW w:w="2300"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proofErr w:type="gramStart"/>
            <w:r>
              <w:rPr>
                <w:rFonts w:cs="Arial"/>
                <w:lang w:val="en-US"/>
              </w:rPr>
              <w:t xml:space="preserve">null </w:t>
            </w:r>
            <w:r>
              <w:rPr>
                <w:rFonts w:cs="Arial"/>
              </w:rPr>
              <w:t>.</w:t>
            </w:r>
            <w:proofErr w:type="gramEnd"/>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054"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lastRenderedPageBreak/>
              <w:t>After verification, it will be added to 1163 as one of the tags "KT GS1.M" (tag 1305), or "KT KMK" (tag 1306), or "unrecognized product code" (tag 1300).</w:t>
            </w:r>
          </w:p>
        </w:tc>
        <w:tc>
          <w:tcPr>
            <w:tcW w:w="2300" w:type="dxa"/>
          </w:tcPr>
          <w:p w14:paraId="0490ADC1" w14:textId="5F1F58AD" w:rsidR="00E11C0E" w:rsidRDefault="00E11C0E" w:rsidP="005546B5">
            <w:pPr>
              <w:rPr>
                <w:rFonts w:cs="Arial"/>
              </w:rPr>
            </w:pPr>
            <w:r>
              <w:rPr>
                <w:rFonts w:cs="Arial"/>
              </w:rPr>
              <w:lastRenderedPageBreak/>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E2A61" w:rsidRPr="008F4F86" w14:paraId="0CC900BC" w14:textId="77777777" w:rsidTr="00E11C0E">
        <w:tc>
          <w:tcPr>
            <w:tcW w:w="2820" w:type="dxa"/>
          </w:tcPr>
          <w:p w14:paraId="68A7E14F" w14:textId="46DB2C19" w:rsidR="00FE2A61" w:rsidRDefault="00FE2A61" w:rsidP="00DB7DCA">
            <w:pPr>
              <w:rPr>
                <w:rFonts w:cs="Arial"/>
                <w:lang w:val="en-US"/>
              </w:rPr>
            </w:pPr>
            <w:bookmarkStart w:id="270" w:name="OLE_LINK236"/>
            <w:bookmarkStart w:id="271" w:name="OLE_LINK237"/>
            <w:bookmarkStart w:id="272" w:name="OLE_LINK238"/>
            <w:proofErr w:type="spellStart"/>
            <w:r>
              <w:rPr>
                <w:lang w:val="en-US"/>
              </w:rPr>
              <w:t>supplierInfo</w:t>
            </w:r>
            <w:bookmarkEnd w:id="270"/>
            <w:bookmarkEnd w:id="271"/>
            <w:bookmarkEnd w:id="272"/>
            <w:proofErr w:type="spellEnd"/>
          </w:p>
        </w:tc>
        <w:tc>
          <w:tcPr>
            <w:tcW w:w="3054" w:type="dxa"/>
          </w:tcPr>
          <w:p w14:paraId="0B7B78C8" w14:textId="2E1C3F1A" w:rsidR="00FE2A61" w:rsidRPr="003F544B" w:rsidRDefault="00FE2A61" w:rsidP="00DB7DCA">
            <w:bookmarkStart w:id="273" w:name="OLE_LINK227"/>
            <w:bookmarkStart w:id="274" w:name="OLE_LINK228"/>
            <w:bookmarkStart w:id="275" w:name="OLE_LINK229"/>
            <w:bookmarkStart w:id="276" w:name="OLE_LINK366"/>
            <w:bookmarkStart w:id="277" w:name="OLE_LINK367"/>
            <w:bookmarkStart w:id="278" w:name="OLE_LINK368"/>
            <w:r>
              <w:t xml:space="preserve">Vendor data </w:t>
            </w:r>
            <w:bookmarkEnd w:id="273"/>
            <w:bookmarkEnd w:id="274"/>
            <w:bookmarkEnd w:id="275"/>
            <w:r>
              <w:t>, 1224</w:t>
            </w:r>
            <w:bookmarkEnd w:id="276"/>
            <w:bookmarkEnd w:id="277"/>
            <w:bookmarkEnd w:id="278"/>
          </w:p>
        </w:tc>
        <w:tc>
          <w:tcPr>
            <w:tcW w:w="2300" w:type="dxa"/>
          </w:tcPr>
          <w:p w14:paraId="1AD54569" w14:textId="7CECB40A" w:rsidR="00FE2A61" w:rsidRDefault="00FE2A61" w:rsidP="00DB7DCA">
            <w:pPr>
              <w:rPr>
                <w:rFonts w:cs="Arial"/>
              </w:rPr>
            </w:pPr>
            <w:bookmarkStart w:id="279" w:name="OLE_LINK422"/>
            <w:bookmarkStart w:id="280" w:name="OLE_LINK423"/>
            <w:r>
              <w:rPr>
                <w:rFonts w:cs="Arial"/>
              </w:rPr>
              <w:t xml:space="preserve">Structure p.2.1.1.6, or </w:t>
            </w:r>
            <w:r>
              <w:rPr>
                <w:rFonts w:cs="Arial"/>
                <w:lang w:val="en-US"/>
              </w:rPr>
              <w:t>null</w:t>
            </w:r>
            <w:bookmarkEnd w:id="279"/>
            <w:bookmarkEnd w:id="280"/>
          </w:p>
        </w:tc>
        <w:tc>
          <w:tcPr>
            <w:tcW w:w="1294" w:type="dxa"/>
          </w:tcPr>
          <w:p w14:paraId="02D47BD4" w14:textId="3A4D2BCD" w:rsidR="00FE2A61" w:rsidRPr="00DB7DCA" w:rsidRDefault="00FE2A61" w:rsidP="00DB7DCA">
            <w:pPr>
              <w:rPr>
                <w:rFonts w:cs="Arial"/>
                <w:lang w:val="en-US"/>
              </w:rPr>
            </w:pPr>
            <w:r>
              <w:rPr>
                <w:rFonts w:cs="Arial"/>
              </w:rPr>
              <w:t>Yes</w:t>
            </w:r>
          </w:p>
        </w:tc>
        <w:tc>
          <w:tcPr>
            <w:tcW w:w="1294" w:type="dxa"/>
          </w:tcPr>
          <w:p w14:paraId="2C9F2DB6" w14:textId="451145B1" w:rsidR="00FE2A61" w:rsidRDefault="00FE2A61" w:rsidP="00DB7DCA">
            <w:pPr>
              <w:rPr>
                <w:rFonts w:cs="Arial"/>
              </w:rPr>
            </w:pPr>
            <w:r>
              <w:rPr>
                <w:rFonts w:cs="Arial"/>
              </w:rPr>
              <w:t>Yes</w:t>
            </w:r>
          </w:p>
        </w:tc>
        <w:tc>
          <w:tcPr>
            <w:tcW w:w="3125" w:type="dxa"/>
          </w:tcPr>
          <w:p w14:paraId="71A973B6" w14:textId="42AB7B1B" w:rsidR="00FE2A61" w:rsidRDefault="00FE2A61" w:rsidP="00DB7DCA">
            <w:pPr>
              <w:rPr>
                <w:rFonts w:cs="Arial"/>
              </w:rPr>
            </w:pPr>
          </w:p>
        </w:tc>
      </w:tr>
      <w:tr w:rsidR="00FE2A61" w:rsidRPr="008F4F86" w14:paraId="511D15B2" w14:textId="2CB510F5" w:rsidTr="00E11C0E">
        <w:tc>
          <w:tcPr>
            <w:tcW w:w="2820" w:type="dxa"/>
          </w:tcPr>
          <w:p w14:paraId="0188F740" w14:textId="2968F999" w:rsidR="00FE2A61" w:rsidRPr="00B114E2" w:rsidRDefault="00FE2A61" w:rsidP="00DB7DCA">
            <w:bookmarkStart w:id="281" w:name="OLE_LINK230"/>
            <w:bookmarkStart w:id="282" w:name="OLE_LINK231"/>
            <w:bookmarkStart w:id="283" w:name="OLE_LINK232"/>
            <w:proofErr w:type="spellStart"/>
            <w:r>
              <w:rPr>
                <w:lang w:val="en-US"/>
              </w:rPr>
              <w:t>supplierINN</w:t>
            </w:r>
            <w:bookmarkEnd w:id="281"/>
            <w:bookmarkEnd w:id="282"/>
            <w:bookmarkEnd w:id="283"/>
            <w:proofErr w:type="spellEnd"/>
          </w:p>
        </w:tc>
        <w:tc>
          <w:tcPr>
            <w:tcW w:w="3054" w:type="dxa"/>
          </w:tcPr>
          <w:p w14:paraId="7E81FD55" w14:textId="10E10D2B" w:rsidR="00FE2A61" w:rsidRDefault="00FE2A61" w:rsidP="00DB7DCA">
            <w:pPr>
              <w:overflowPunct w:val="0"/>
              <w:autoSpaceDE w:val="0"/>
              <w:autoSpaceDN w:val="0"/>
              <w:adjustRightInd w:val="0"/>
              <w:textAlignment w:val="baseline"/>
            </w:pPr>
            <w:bookmarkStart w:id="284" w:name="OLE_LINK233"/>
            <w:bookmarkStart w:id="285" w:name="OLE_LINK234"/>
            <w:bookmarkStart w:id="286" w:name="OLE_LINK235"/>
            <w:bookmarkStart w:id="287" w:name="OLE_LINK369"/>
            <w:bookmarkStart w:id="288" w:name="OLE_LINK370"/>
            <w:bookmarkStart w:id="289" w:name="OLE_LINK371"/>
            <w:r w:rsidRPr="00C427A1">
              <w:t xml:space="preserve">Supplier TIN </w:t>
            </w:r>
            <w:bookmarkEnd w:id="284"/>
            <w:bookmarkEnd w:id="285"/>
            <w:bookmarkEnd w:id="286"/>
            <w:r w:rsidRPr="00B114E2">
              <w:t>, 1226</w:t>
            </w:r>
            <w:bookmarkEnd w:id="287"/>
            <w:bookmarkEnd w:id="288"/>
            <w:bookmarkEnd w:id="289"/>
          </w:p>
        </w:tc>
        <w:tc>
          <w:tcPr>
            <w:tcW w:w="2300" w:type="dxa"/>
          </w:tcPr>
          <w:p w14:paraId="5BE090BA" w14:textId="63FA294D" w:rsidR="00FE2A61" w:rsidRDefault="00FE2A61" w:rsidP="00DB7DCA">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07C34F1" w14:textId="0DAD99F9" w:rsidTr="00E11C0E">
        <w:tc>
          <w:tcPr>
            <w:tcW w:w="2820" w:type="dxa"/>
          </w:tcPr>
          <w:p w14:paraId="63D63D9B" w14:textId="1B6BE520" w:rsidR="00FE2A61" w:rsidRPr="00B114E2" w:rsidRDefault="00FE2A61" w:rsidP="00DB7DCA">
            <w:proofErr w:type="spellStart"/>
            <w:r>
              <w:rPr>
                <w:rFonts w:cs="Arial"/>
                <w:lang w:val="en-US"/>
              </w:rPr>
              <w:t>agentType</w:t>
            </w:r>
            <w:proofErr w:type="spellEnd"/>
          </w:p>
        </w:tc>
        <w:tc>
          <w:tcPr>
            <w:tcW w:w="3054" w:type="dxa"/>
          </w:tcPr>
          <w:p w14:paraId="141646BB" w14:textId="77777777" w:rsidR="00FE2A61" w:rsidRDefault="00FE2A61" w:rsidP="00DB7DCA">
            <w:bookmarkStart w:id="290" w:name="OLE_LINK446"/>
            <w:bookmarkStart w:id="291" w:name="OLE_LINK447"/>
            <w:bookmarkStart w:id="292" w:name="OLE_LINK460"/>
            <w:r>
              <w:t xml:space="preserve">Sign of the agent on the subject of calculation, </w:t>
            </w:r>
            <w:proofErr w:type="gramStart"/>
            <w:r>
              <w:t xml:space="preserve">1222 </w:t>
            </w:r>
            <w:bookmarkEnd w:id="290"/>
            <w:bookmarkEnd w:id="291"/>
            <w:bookmarkEnd w:id="292"/>
            <w:r>
              <w:t>.</w:t>
            </w:r>
            <w:proofErr w:type="gramEnd"/>
            <w:r>
              <w:t xml:space="preserve"> </w:t>
            </w:r>
            <w:r w:rsidRPr="005546B5">
              <w:rPr>
                <w:b/>
              </w:rPr>
              <w:t xml:space="preserve">A bit </w:t>
            </w:r>
            <w:r>
              <w:t xml:space="preserve">field where the bit number indicates that the user providing the service to the </w:t>
            </w:r>
            <w:r w:rsidRPr="00C427A1">
              <w:t xml:space="preserve">buyer (client) </w:t>
            </w:r>
            <w:r>
              <w:t>is:</w:t>
            </w:r>
          </w:p>
          <w:p w14:paraId="35A440F6" w14:textId="77777777" w:rsidR="00FE2A61" w:rsidRDefault="00FE2A61" w:rsidP="00DB7DCA">
            <w:r>
              <w:t>0 (1) – bank paying agent</w:t>
            </w:r>
          </w:p>
          <w:p w14:paraId="795CECB7" w14:textId="77777777" w:rsidR="00FE2A61" w:rsidRDefault="00FE2A61" w:rsidP="00DB7DCA">
            <w:r>
              <w:t>1 (2) – bank payment subagent</w:t>
            </w:r>
          </w:p>
          <w:p w14:paraId="7CF21007" w14:textId="77777777" w:rsidR="00FE2A61" w:rsidRDefault="00FE2A61" w:rsidP="00DB7DCA">
            <w:r>
              <w:t>2 (4) - paying agent</w:t>
            </w:r>
          </w:p>
          <w:p w14:paraId="6D5DDDF1" w14:textId="77777777" w:rsidR="00FE2A61" w:rsidRDefault="00FE2A61" w:rsidP="00DB7DCA">
            <w:r>
              <w:t>3 (8) – payment subagent</w:t>
            </w:r>
          </w:p>
          <w:p w14:paraId="45185B10" w14:textId="77777777" w:rsidR="00FE2A61" w:rsidRDefault="00FE2A61" w:rsidP="00DB7DCA">
            <w:r>
              <w:t>4 (16) - attorney</w:t>
            </w:r>
          </w:p>
          <w:p w14:paraId="526A6009" w14:textId="77777777" w:rsidR="00FE2A61" w:rsidRDefault="00FE2A61" w:rsidP="00DB7DCA">
            <w:r>
              <w:t>5 (32) - commission agent</w:t>
            </w:r>
          </w:p>
          <w:p w14:paraId="2D064B63" w14:textId="55F31056" w:rsidR="00FE2A61" w:rsidRPr="00B114E2" w:rsidRDefault="00FE2A61" w:rsidP="00DB7DCA">
            <w:pPr>
              <w:overflowPunct w:val="0"/>
              <w:autoSpaceDE w:val="0"/>
              <w:autoSpaceDN w:val="0"/>
              <w:adjustRightInd w:val="0"/>
              <w:textAlignment w:val="baseline"/>
              <w:rPr>
                <w:b/>
              </w:rPr>
            </w:pPr>
            <w:r>
              <w:t>6 (64) - other agent</w:t>
            </w:r>
          </w:p>
        </w:tc>
        <w:tc>
          <w:tcPr>
            <w:tcW w:w="2300" w:type="dxa"/>
          </w:tcPr>
          <w:p w14:paraId="6586D3E7" w14:textId="2480EBE8" w:rsidR="00FE2A61" w:rsidRPr="00C427A1" w:rsidRDefault="00FE2A61" w:rsidP="00DB7DCA">
            <w:pPr>
              <w:overflowPunct w:val="0"/>
              <w:autoSpaceDE w:val="0"/>
              <w:autoSpaceDN w:val="0"/>
              <w:adjustRightInd w:val="0"/>
              <w:textAlignment w:val="baseline"/>
            </w:pPr>
            <w:r>
              <w:rPr>
                <w:rFonts w:cs="Arial"/>
              </w:rPr>
              <w:t>Number from 1 to 127</w:t>
            </w:r>
          </w:p>
        </w:tc>
        <w:tc>
          <w:tcPr>
            <w:tcW w:w="1294" w:type="dxa"/>
          </w:tcPr>
          <w:p w14:paraId="1094D750" w14:textId="34B80BE8"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7AD3893" w14:textId="77F01068" w:rsidTr="00E11C0E">
        <w:tc>
          <w:tcPr>
            <w:tcW w:w="2820" w:type="dxa"/>
          </w:tcPr>
          <w:p w14:paraId="3807A3DE" w14:textId="041EFB47" w:rsidR="00FE2A61" w:rsidRDefault="00FE2A61" w:rsidP="00DB7DCA">
            <w:pPr>
              <w:rPr>
                <w:lang w:val="en-US"/>
              </w:rPr>
            </w:pPr>
            <w:bookmarkStart w:id="293" w:name="OLE_LINK448"/>
            <w:bookmarkStart w:id="294" w:name="OLE_LINK449"/>
            <w:proofErr w:type="spellStart"/>
            <w:r>
              <w:rPr>
                <w:rFonts w:cs="Arial"/>
                <w:lang w:val="en-US"/>
              </w:rPr>
              <w:t>agentInfo</w:t>
            </w:r>
            <w:bookmarkEnd w:id="293"/>
            <w:bookmarkEnd w:id="294"/>
            <w:proofErr w:type="spellEnd"/>
          </w:p>
        </w:tc>
        <w:tc>
          <w:tcPr>
            <w:tcW w:w="3054" w:type="dxa"/>
          </w:tcPr>
          <w:p w14:paraId="3860ADA1" w14:textId="47F02FD4" w:rsidR="00FE2A61" w:rsidRPr="00C427A1" w:rsidRDefault="00FE2A61" w:rsidP="00DB7DCA">
            <w:pPr>
              <w:tabs>
                <w:tab w:val="center" w:pos="2467"/>
              </w:tabs>
            </w:pPr>
            <w:bookmarkStart w:id="295" w:name="OLE_LINK454"/>
            <w:bookmarkStart w:id="296" w:name="OLE_LINK455"/>
            <w:bookmarkStart w:id="297" w:name="OLE_LINK461"/>
            <w:r>
              <w:t>Agent data, 1223</w:t>
            </w:r>
            <w:bookmarkEnd w:id="295"/>
            <w:bookmarkEnd w:id="296"/>
            <w:bookmarkEnd w:id="297"/>
          </w:p>
        </w:tc>
        <w:tc>
          <w:tcPr>
            <w:tcW w:w="2300" w:type="dxa"/>
          </w:tcPr>
          <w:p w14:paraId="6FF1BB59" w14:textId="7821FB9C" w:rsidR="00FE2A61" w:rsidRDefault="00FE2A61" w:rsidP="00DB7DCA">
            <w:pPr>
              <w:overflowPunct w:val="0"/>
              <w:autoSpaceDE w:val="0"/>
              <w:autoSpaceDN w:val="0"/>
              <w:adjustRightInd w:val="0"/>
              <w:textAlignment w:val="baseline"/>
              <w:rPr>
                <w:rFonts w:cs="Arial"/>
              </w:rPr>
            </w:pPr>
            <w:r>
              <w:rPr>
                <w:rFonts w:cs="Arial"/>
              </w:rPr>
              <w:t xml:space="preserve">Structure p.2.1.1.7, or </w:t>
            </w:r>
            <w:proofErr w:type="gramStart"/>
            <w:r>
              <w:rPr>
                <w:rFonts w:cs="Arial"/>
                <w:lang w:val="en-US"/>
              </w:rPr>
              <w:t xml:space="preserve">null </w:t>
            </w:r>
            <w:r>
              <w:rPr>
                <w:rFonts w:cs="Arial"/>
              </w:rPr>
              <w:t>.</w:t>
            </w:r>
            <w:proofErr w:type="gramEnd"/>
            <w:r>
              <w:rPr>
                <w:rFonts w:cs="Arial"/>
              </w:rPr>
              <w:t xml:space="preserve"> Currently, serialized tag data must be limited to 243 bytes.</w:t>
            </w:r>
          </w:p>
        </w:tc>
        <w:tc>
          <w:tcPr>
            <w:tcW w:w="1294" w:type="dxa"/>
          </w:tcPr>
          <w:p w14:paraId="7126F864" w14:textId="086C3B1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154B4831" w14:textId="07C0602A" w:rsidTr="00E11C0E">
        <w:tc>
          <w:tcPr>
            <w:tcW w:w="2820" w:type="dxa"/>
          </w:tcPr>
          <w:p w14:paraId="3B6020F7" w14:textId="3B417724" w:rsidR="00FE2A61" w:rsidRDefault="00FE2A61" w:rsidP="00DB7DCA">
            <w:pPr>
              <w:rPr>
                <w:rFonts w:cs="Arial"/>
                <w:lang w:val="en-US"/>
              </w:rPr>
            </w:pPr>
            <w:bookmarkStart w:id="298" w:name="OLE_LINK450"/>
            <w:bookmarkStart w:id="299" w:name="OLE_LINK451"/>
            <w:bookmarkStart w:id="300" w:name="OLE_LINK462"/>
            <w:proofErr w:type="spellStart"/>
            <w:r>
              <w:rPr>
                <w:rFonts w:cs="Arial"/>
                <w:lang w:val="en-US"/>
              </w:rPr>
              <w:t>unitOfMeasurement</w:t>
            </w:r>
            <w:bookmarkEnd w:id="298"/>
            <w:bookmarkEnd w:id="299"/>
            <w:bookmarkEnd w:id="300"/>
            <w:proofErr w:type="spellEnd"/>
          </w:p>
        </w:tc>
        <w:tc>
          <w:tcPr>
            <w:tcW w:w="3054" w:type="dxa"/>
          </w:tcPr>
          <w:p w14:paraId="71DD7B18" w14:textId="4AA1F9E7" w:rsidR="00FE2A61" w:rsidRPr="00C427A1" w:rsidRDefault="00FE2A61" w:rsidP="00DB7DCA">
            <w:pPr>
              <w:overflowPunct w:val="0"/>
              <w:autoSpaceDE w:val="0"/>
              <w:autoSpaceDN w:val="0"/>
              <w:adjustRightInd w:val="0"/>
              <w:textAlignment w:val="baseline"/>
            </w:pPr>
            <w:bookmarkStart w:id="301" w:name="OLE_LINK456"/>
            <w:bookmarkStart w:id="302" w:name="OLE_LINK457"/>
            <w:bookmarkStart w:id="303" w:name="OLE_LINK463"/>
            <w:r>
              <w:t>Unit of measurement of the subject of calculation, 1197</w:t>
            </w:r>
            <w:bookmarkEnd w:id="301"/>
            <w:bookmarkEnd w:id="302"/>
            <w:bookmarkEnd w:id="303"/>
          </w:p>
        </w:tc>
        <w:tc>
          <w:tcPr>
            <w:tcW w:w="2300" w:type="dxa"/>
          </w:tcPr>
          <w:p w14:paraId="58C83FFA" w14:textId="7F3E3BAD" w:rsidR="00FE2A61" w:rsidRPr="000B0080" w:rsidRDefault="00FE2A61" w:rsidP="00DB7DCA">
            <w:pPr>
              <w:overflowPunct w:val="0"/>
              <w:autoSpaceDE w:val="0"/>
              <w:autoSpaceDN w:val="0"/>
              <w:adjustRightInd w:val="0"/>
              <w:textAlignment w:val="baseline"/>
            </w:pPr>
            <w:bookmarkStart w:id="304" w:name="OLE_LINK434"/>
            <w:bookmarkStart w:id="305" w:name="OLE_LINK435"/>
            <w:bookmarkStart w:id="306" w:name="OLE_LINK436"/>
            <w:r>
              <w:rPr>
                <w:rFonts w:cs="Arial"/>
              </w:rPr>
              <w:t>String from 1 to 16 characters</w:t>
            </w:r>
            <w:bookmarkEnd w:id="304"/>
            <w:bookmarkEnd w:id="305"/>
            <w:bookmarkEnd w:id="306"/>
          </w:p>
        </w:tc>
        <w:tc>
          <w:tcPr>
            <w:tcW w:w="1294" w:type="dxa"/>
          </w:tcPr>
          <w:p w14:paraId="40E011AB" w14:textId="1C0BC4A6"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E2A61" w:rsidRDefault="00FE2A61" w:rsidP="00DB7DCA">
            <w:pPr>
              <w:overflowPunct w:val="0"/>
              <w:autoSpaceDE w:val="0"/>
              <w:autoSpaceDN w:val="0"/>
              <w:adjustRightInd w:val="0"/>
              <w:textAlignment w:val="baseline"/>
              <w:rPr>
                <w:rFonts w:cs="Arial"/>
              </w:rPr>
            </w:pPr>
            <w:r>
              <w:rPr>
                <w:rFonts w:cs="Arial"/>
              </w:rPr>
              <w:t>No</w:t>
            </w:r>
          </w:p>
        </w:tc>
        <w:tc>
          <w:tcPr>
            <w:tcW w:w="3125" w:type="dxa"/>
          </w:tcPr>
          <w:p w14:paraId="7A35D178" w14:textId="0EA4CB0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7E48FDEC" w14:textId="7DB1DADB" w:rsidTr="00E11C0E">
        <w:tc>
          <w:tcPr>
            <w:tcW w:w="2820" w:type="dxa"/>
          </w:tcPr>
          <w:p w14:paraId="041D48A3" w14:textId="7B3B1D9F" w:rsidR="00FE2A61" w:rsidRPr="000B0080" w:rsidRDefault="00FE2A61" w:rsidP="00DB7DCA">
            <w:pPr>
              <w:rPr>
                <w:rFonts w:cs="Arial"/>
              </w:rPr>
            </w:pPr>
            <w:proofErr w:type="spellStart"/>
            <w:r>
              <w:rPr>
                <w:rFonts w:cs="Arial"/>
                <w:lang w:val="en-US"/>
              </w:rPr>
              <w:t>quantityMeasurementUnit</w:t>
            </w:r>
            <w:proofErr w:type="spellEnd"/>
          </w:p>
        </w:tc>
        <w:tc>
          <w:tcPr>
            <w:tcW w:w="3054" w:type="dxa"/>
          </w:tcPr>
          <w:p w14:paraId="7278379B" w14:textId="74224AA8" w:rsidR="00FE2A61" w:rsidRPr="005D1A78" w:rsidRDefault="00FE2A61" w:rsidP="00DB7DCA">
            <w:pPr>
              <w:overflowPunct w:val="0"/>
              <w:autoSpaceDE w:val="0"/>
              <w:autoSpaceDN w:val="0"/>
              <w:adjustRightInd w:val="0"/>
              <w:textAlignment w:val="baseline"/>
            </w:pPr>
            <w:r>
              <w:t xml:space="preserve">Measure of the quantity of the subject of calculation, </w:t>
            </w:r>
            <w:bookmarkStart w:id="307" w:name="_GoBack"/>
            <w:r>
              <w:t>2108</w:t>
            </w:r>
            <w:bookmarkEnd w:id="307"/>
          </w:p>
        </w:tc>
        <w:tc>
          <w:tcPr>
            <w:tcW w:w="2300" w:type="dxa"/>
          </w:tcPr>
          <w:p w14:paraId="08FA1D76" w14:textId="519111A5" w:rsidR="00FE2A61" w:rsidRPr="00C427A1" w:rsidRDefault="00FE2A61" w:rsidP="00DB7DCA">
            <w:pPr>
              <w:overflowPunct w:val="0"/>
              <w:autoSpaceDE w:val="0"/>
              <w:autoSpaceDN w:val="0"/>
              <w:adjustRightInd w:val="0"/>
              <w:textAlignment w:val="baseline"/>
            </w:pPr>
            <w:r>
              <w:rPr>
                <w:rFonts w:cs="Arial"/>
              </w:rPr>
              <w:t>A number from 0 to 255</w:t>
            </w:r>
            <w:ins w:id="308" w:author="Шило Николай" w:date="2023-12-12T19:38:00Z">
              <w:r w:rsidR="001B4183">
                <w:rPr>
                  <w:rFonts w:cs="Arial"/>
                  <w:lang w:val="ru-RU"/>
                </w:rPr>
                <w:t>.</w:t>
              </w:r>
            </w:ins>
            <w:del w:id="309" w:author="Шило Николай" w:date="2023-12-12T19:38:00Z">
              <w:r w:rsidDel="001B4183">
                <w:rPr>
                  <w:rFonts w:cs="Arial"/>
                </w:rPr>
                <w:delText>, if not specified - 0.</w:delText>
              </w:r>
            </w:del>
          </w:p>
        </w:tc>
        <w:tc>
          <w:tcPr>
            <w:tcW w:w="1294" w:type="dxa"/>
          </w:tcPr>
          <w:p w14:paraId="38150EA1" w14:textId="1974DE4D"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170B12E8" w14:textId="763D3AEF"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8AB281A" w14:textId="6C70E153" w:rsidTr="00E11C0E">
        <w:tc>
          <w:tcPr>
            <w:tcW w:w="2820" w:type="dxa"/>
          </w:tcPr>
          <w:p w14:paraId="0436D319" w14:textId="22A7B338" w:rsidR="00FE2A61" w:rsidRDefault="00FE2A61" w:rsidP="00DB7DCA">
            <w:pPr>
              <w:rPr>
                <w:rFonts w:cs="Arial"/>
                <w:lang w:val="en-US"/>
              </w:rPr>
            </w:pPr>
            <w:bookmarkStart w:id="310" w:name="OLE_LINK452"/>
            <w:bookmarkStart w:id="311" w:name="OLE_LINK453"/>
            <w:bookmarkStart w:id="312" w:name="OLE_LINK464"/>
            <w:proofErr w:type="spellStart"/>
            <w:r>
              <w:rPr>
                <w:rFonts w:cs="Arial"/>
                <w:lang w:val="en-US"/>
              </w:rPr>
              <w:t>additionalAttribute</w:t>
            </w:r>
            <w:bookmarkEnd w:id="310"/>
            <w:bookmarkEnd w:id="311"/>
            <w:bookmarkEnd w:id="312"/>
            <w:proofErr w:type="spellEnd"/>
          </w:p>
        </w:tc>
        <w:tc>
          <w:tcPr>
            <w:tcW w:w="3054" w:type="dxa"/>
          </w:tcPr>
          <w:p w14:paraId="464D2A57" w14:textId="2A1CD5E5" w:rsidR="00FE2A61" w:rsidRDefault="00FE2A61" w:rsidP="00DB7DCA">
            <w:pPr>
              <w:overflowPunct w:val="0"/>
              <w:autoSpaceDE w:val="0"/>
              <w:autoSpaceDN w:val="0"/>
              <w:adjustRightInd w:val="0"/>
              <w:textAlignment w:val="baseline"/>
            </w:pPr>
            <w:bookmarkStart w:id="313" w:name="OLE_LINK458"/>
            <w:bookmarkStart w:id="314" w:name="OLE_LINK459"/>
            <w:bookmarkStart w:id="315" w:name="OLE_LINK465"/>
            <w:r>
              <w:t>Additional details of the subject of calculation, 1191</w:t>
            </w:r>
            <w:bookmarkEnd w:id="313"/>
            <w:bookmarkEnd w:id="314"/>
            <w:bookmarkEnd w:id="315"/>
          </w:p>
        </w:tc>
        <w:tc>
          <w:tcPr>
            <w:tcW w:w="2300" w:type="dxa"/>
          </w:tcPr>
          <w:p w14:paraId="195E37A8" w14:textId="3F0F90BF" w:rsidR="00FE2A61" w:rsidRDefault="00FE2A61" w:rsidP="00DB7DCA">
            <w:pPr>
              <w:overflowPunct w:val="0"/>
              <w:autoSpaceDE w:val="0"/>
              <w:autoSpaceDN w:val="0"/>
              <w:adjustRightInd w:val="0"/>
              <w:textAlignment w:val="baseline"/>
              <w:rPr>
                <w:rFonts w:cs="Arial"/>
              </w:rPr>
            </w:pPr>
            <w:bookmarkStart w:id="316" w:name="OLE_LINK418"/>
            <w:bookmarkStart w:id="317" w:name="OLE_LINK420"/>
            <w:bookmarkStart w:id="318" w:name="OLE_LINK421"/>
            <w:r>
              <w:rPr>
                <w:rFonts w:cs="Arial"/>
              </w:rPr>
              <w:t>String from 1 to 64 characters</w:t>
            </w:r>
            <w:del w:id="319" w:author="Шило Николай" w:date="2023-12-12T19:38:00Z">
              <w:r w:rsidDel="001B4183">
                <w:rPr>
                  <w:rFonts w:cs="Arial"/>
                </w:rPr>
                <w:delText xml:space="preserve"> </w:delText>
              </w:r>
            </w:del>
            <w:bookmarkEnd w:id="316"/>
            <w:bookmarkEnd w:id="317"/>
            <w:bookmarkEnd w:id="318"/>
            <w:r>
              <w:rPr>
                <w:rFonts w:cs="Arial"/>
              </w:rPr>
              <w:t>.</w:t>
            </w:r>
          </w:p>
        </w:tc>
        <w:tc>
          <w:tcPr>
            <w:tcW w:w="1294" w:type="dxa"/>
          </w:tcPr>
          <w:p w14:paraId="4E89D8A9" w14:textId="0E490E6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FEA50FC" w14:textId="1373B0B5" w:rsidTr="00E11C0E">
        <w:tc>
          <w:tcPr>
            <w:tcW w:w="2820" w:type="dxa"/>
          </w:tcPr>
          <w:p w14:paraId="51424091" w14:textId="76BA9D27" w:rsidR="00FE2A61" w:rsidRPr="00B114E2" w:rsidRDefault="00FE2A61" w:rsidP="00DB7DCA">
            <w:pPr>
              <w:rPr>
                <w:rFonts w:cs="Arial"/>
              </w:rPr>
            </w:pPr>
            <w:proofErr w:type="spellStart"/>
            <w:r>
              <w:rPr>
                <w:rFonts w:cs="Arial"/>
                <w:lang w:val="en-US"/>
              </w:rPr>
              <w:t>manufacturerCountryCode</w:t>
            </w:r>
            <w:proofErr w:type="spellEnd"/>
          </w:p>
        </w:tc>
        <w:tc>
          <w:tcPr>
            <w:tcW w:w="3054" w:type="dxa"/>
          </w:tcPr>
          <w:p w14:paraId="75B3E200" w14:textId="5DB413CB" w:rsidR="00FE2A61" w:rsidRPr="00B114E2" w:rsidRDefault="00FE2A61" w:rsidP="00DB7DCA">
            <w:pPr>
              <w:overflowPunct w:val="0"/>
              <w:autoSpaceDE w:val="0"/>
              <w:autoSpaceDN w:val="0"/>
              <w:adjustRightInd w:val="0"/>
              <w:textAlignment w:val="baseline"/>
            </w:pPr>
            <w:r w:rsidRPr="00733FB4">
              <w:t>Code of the country of origin of goods, 1230</w:t>
            </w:r>
          </w:p>
        </w:tc>
        <w:tc>
          <w:tcPr>
            <w:tcW w:w="2300" w:type="dxa"/>
          </w:tcPr>
          <w:p w14:paraId="190476D6" w14:textId="77777777" w:rsidR="00FE2A61" w:rsidRPr="00733FB4" w:rsidRDefault="00FE2A61" w:rsidP="00DB7DCA">
            <w:pPr>
              <w:rPr>
                <w:rFonts w:cs="Arial"/>
              </w:rPr>
            </w:pPr>
            <w:r>
              <w:rPr>
                <w:rFonts w:cs="Arial"/>
              </w:rPr>
              <w:t>A string with a length of 1 to 3 characters, CCC format.</w:t>
            </w:r>
          </w:p>
          <w:p w14:paraId="10F20659" w14:textId="5B4FB9FF" w:rsidR="00FE2A61" w:rsidRDefault="00FE2A61" w:rsidP="00DB7DCA">
            <w:pPr>
              <w:overflowPunct w:val="0"/>
              <w:autoSpaceDE w:val="0"/>
              <w:autoSpaceDN w:val="0"/>
              <w:adjustRightInd w:val="0"/>
              <w:textAlignment w:val="baseline"/>
              <w:rPr>
                <w:rFonts w:cs="Arial"/>
              </w:rPr>
            </w:pPr>
            <w:r>
              <w:rPr>
                <w:rFonts w:cs="Arial"/>
              </w:rPr>
              <w:lastRenderedPageBreak/>
              <w:t>The service will automatically pad the string up to 3 characters with spaces.</w:t>
            </w:r>
          </w:p>
        </w:tc>
        <w:tc>
          <w:tcPr>
            <w:tcW w:w="1294" w:type="dxa"/>
          </w:tcPr>
          <w:p w14:paraId="7837D291" w14:textId="2541CA9B" w:rsidR="00FE2A61" w:rsidRDefault="00FE2A61" w:rsidP="00DB7DCA">
            <w:pPr>
              <w:overflowPunct w:val="0"/>
              <w:autoSpaceDE w:val="0"/>
              <w:autoSpaceDN w:val="0"/>
              <w:adjustRightInd w:val="0"/>
              <w:textAlignment w:val="baseline"/>
              <w:rPr>
                <w:rFonts w:cs="Arial"/>
              </w:rPr>
            </w:pPr>
            <w:r>
              <w:rPr>
                <w:rFonts w:cs="Arial"/>
              </w:rPr>
              <w:lastRenderedPageBreak/>
              <w:t>Yes</w:t>
            </w:r>
          </w:p>
        </w:tc>
        <w:tc>
          <w:tcPr>
            <w:tcW w:w="1294" w:type="dxa"/>
          </w:tcPr>
          <w:p w14:paraId="3C93D88A" w14:textId="5903D797"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E177435" w14:textId="634801B6" w:rsidTr="00E11C0E">
        <w:tc>
          <w:tcPr>
            <w:tcW w:w="2820" w:type="dxa"/>
          </w:tcPr>
          <w:p w14:paraId="4B31A66B" w14:textId="01A08D30" w:rsidR="00FE2A61" w:rsidRDefault="00FE2A61" w:rsidP="00DB7DCA">
            <w:pPr>
              <w:rPr>
                <w:rFonts w:cs="Arial"/>
                <w:lang w:val="en-US"/>
              </w:rPr>
            </w:pPr>
            <w:proofErr w:type="spellStart"/>
            <w:r>
              <w:rPr>
                <w:rFonts w:cs="Arial"/>
                <w:lang w:val="en-US"/>
              </w:rPr>
              <w:t>customsDeclarationNumber</w:t>
            </w:r>
            <w:proofErr w:type="spellEnd"/>
          </w:p>
        </w:tc>
        <w:tc>
          <w:tcPr>
            <w:tcW w:w="3054" w:type="dxa"/>
          </w:tcPr>
          <w:p w14:paraId="4ACA2CAA" w14:textId="667516AC" w:rsidR="00FE2A61" w:rsidRDefault="00FE2A61" w:rsidP="00DB7DCA">
            <w:pPr>
              <w:overflowPunct w:val="0"/>
              <w:autoSpaceDE w:val="0"/>
              <w:autoSpaceDN w:val="0"/>
              <w:adjustRightInd w:val="0"/>
              <w:textAlignment w:val="baseline"/>
            </w:pPr>
            <w:r w:rsidRPr="00733FB4">
              <w:t>Customs declaration number, 1231</w:t>
            </w:r>
          </w:p>
        </w:tc>
        <w:tc>
          <w:tcPr>
            <w:tcW w:w="2300" w:type="dxa"/>
          </w:tcPr>
          <w:p w14:paraId="777AD3AC" w14:textId="03763C0D" w:rsidR="00FE2A61" w:rsidRPr="00733FB4" w:rsidRDefault="00FE2A61" w:rsidP="00DB7DCA">
            <w:pPr>
              <w:rPr>
                <w:rFonts w:cs="Arial"/>
              </w:rPr>
            </w:pPr>
            <w:r>
              <w:rPr>
                <w:rFonts w:cs="Arial"/>
              </w:rPr>
              <w:t>String from 1 to 32 characters.</w:t>
            </w:r>
          </w:p>
        </w:tc>
        <w:tc>
          <w:tcPr>
            <w:tcW w:w="1294" w:type="dxa"/>
          </w:tcPr>
          <w:p w14:paraId="65B643F3" w14:textId="615729C5" w:rsidR="00FE2A61" w:rsidRDefault="00FE2A61" w:rsidP="00DB7DCA">
            <w:pPr>
              <w:rPr>
                <w:rFonts w:cs="Arial"/>
              </w:rPr>
            </w:pPr>
            <w:r>
              <w:rPr>
                <w:rFonts w:cs="Arial"/>
              </w:rPr>
              <w:t>Yes</w:t>
            </w:r>
          </w:p>
        </w:tc>
        <w:tc>
          <w:tcPr>
            <w:tcW w:w="1294" w:type="dxa"/>
          </w:tcPr>
          <w:p w14:paraId="5072340F" w14:textId="20F31F98" w:rsidR="00FE2A61" w:rsidRDefault="00FE2A61" w:rsidP="00DB7DCA">
            <w:pPr>
              <w:rPr>
                <w:rFonts w:cs="Arial"/>
              </w:rPr>
            </w:pPr>
            <w:r>
              <w:rPr>
                <w:rFonts w:cs="Arial"/>
              </w:rPr>
              <w:t>Yes</w:t>
            </w:r>
          </w:p>
        </w:tc>
        <w:tc>
          <w:tcPr>
            <w:tcW w:w="3125" w:type="dxa"/>
          </w:tcPr>
          <w:p w14:paraId="5C769981" w14:textId="3B5FCB25" w:rsidR="00FE2A61" w:rsidRDefault="00FE2A61" w:rsidP="00DB7DCA">
            <w:pPr>
              <w:rPr>
                <w:rFonts w:cs="Arial"/>
              </w:rPr>
            </w:pPr>
            <w:r>
              <w:rPr>
                <w:rFonts w:cs="Arial"/>
              </w:rPr>
              <w:t xml:space="preserve">FFD 1.05 - </w:t>
            </w:r>
            <w:r>
              <w:rPr>
                <w:rFonts w:cs="Arial"/>
                <w:lang w:val="en-US"/>
              </w:rPr>
              <w:t>No</w:t>
            </w:r>
            <w:r>
              <w:rPr>
                <w:rFonts w:cs="Arial"/>
              </w:rPr>
              <w:br/>
              <w:t>FFD 1.2 - No</w:t>
            </w:r>
          </w:p>
        </w:tc>
      </w:tr>
      <w:tr w:rsidR="00FE2A61" w:rsidRPr="008F4F86" w14:paraId="13D87CE6" w14:textId="4CEBC367" w:rsidTr="00E11C0E">
        <w:tc>
          <w:tcPr>
            <w:tcW w:w="2820" w:type="dxa"/>
          </w:tcPr>
          <w:p w14:paraId="24D1DF83" w14:textId="75614C47" w:rsidR="00FE2A61" w:rsidRDefault="00FE2A61" w:rsidP="00DB7DCA">
            <w:pPr>
              <w:rPr>
                <w:rFonts w:cs="Arial"/>
                <w:lang w:val="en-US"/>
              </w:rPr>
            </w:pPr>
            <w:r>
              <w:rPr>
                <w:rFonts w:cs="Arial"/>
                <w:lang w:val="en-US"/>
              </w:rPr>
              <w:t>excise</w:t>
            </w:r>
          </w:p>
        </w:tc>
        <w:tc>
          <w:tcPr>
            <w:tcW w:w="3054" w:type="dxa"/>
          </w:tcPr>
          <w:p w14:paraId="2278584B" w14:textId="254E447A" w:rsidR="00FE2A61" w:rsidRDefault="00FE2A61" w:rsidP="00DB7DCA">
            <w:pPr>
              <w:overflowPunct w:val="0"/>
              <w:autoSpaceDE w:val="0"/>
              <w:autoSpaceDN w:val="0"/>
              <w:adjustRightInd w:val="0"/>
              <w:textAlignment w:val="baseline"/>
            </w:pPr>
            <w:r w:rsidRPr="00733FB4">
              <w:t>Excise, 1229</w:t>
            </w:r>
          </w:p>
        </w:tc>
        <w:tc>
          <w:tcPr>
            <w:tcW w:w="2300" w:type="dxa"/>
          </w:tcPr>
          <w:p w14:paraId="7DDFF575" w14:textId="5D645622" w:rsidR="00FE2A61"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F3A721D" w14:textId="189F71A4" w:rsidTr="00E11C0E">
        <w:tc>
          <w:tcPr>
            <w:tcW w:w="2820" w:type="dxa"/>
          </w:tcPr>
          <w:p w14:paraId="733C2C8A" w14:textId="5BE14C4F" w:rsidR="00FE2A61" w:rsidRPr="00733FB4" w:rsidRDefault="00FE2A61" w:rsidP="00DB7DCA">
            <w:pPr>
              <w:rPr>
                <w:rFonts w:cs="Arial"/>
                <w:lang w:val="en-US"/>
              </w:rPr>
            </w:pPr>
            <w:bookmarkStart w:id="320" w:name="OLE_LINK519"/>
            <w:proofErr w:type="spellStart"/>
            <w:r>
              <w:rPr>
                <w:rFonts w:cs="Arial"/>
                <w:lang w:val="en-US"/>
              </w:rPr>
              <w:t>unitTaxSum</w:t>
            </w:r>
            <w:bookmarkEnd w:id="320"/>
            <w:proofErr w:type="spellEnd"/>
          </w:p>
        </w:tc>
        <w:tc>
          <w:tcPr>
            <w:tcW w:w="3054" w:type="dxa"/>
          </w:tcPr>
          <w:p w14:paraId="668591AF" w14:textId="4C56837E" w:rsidR="00FE2A61" w:rsidRPr="00733FB4" w:rsidRDefault="00FE2A61" w:rsidP="00DB7DCA">
            <w:pPr>
              <w:overflowPunct w:val="0"/>
              <w:autoSpaceDE w:val="0"/>
              <w:autoSpaceDN w:val="0"/>
              <w:adjustRightInd w:val="0"/>
              <w:textAlignment w:val="baseline"/>
            </w:pPr>
            <w:bookmarkStart w:id="321" w:name="OLE_LINK520"/>
            <w:bookmarkStart w:id="322" w:name="OLE_LINK521"/>
            <w:r>
              <w:t>The amount of VAT per unit of the subject of calculation, 1198</w:t>
            </w:r>
            <w:bookmarkEnd w:id="321"/>
            <w:bookmarkEnd w:id="322"/>
          </w:p>
        </w:tc>
        <w:tc>
          <w:tcPr>
            <w:tcW w:w="2300" w:type="dxa"/>
          </w:tcPr>
          <w:p w14:paraId="2D32C19D" w14:textId="35E63028" w:rsidR="00FE2A61" w:rsidRPr="007A08DB"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8697B5A" w14:textId="511AEB94"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62A4A40" w14:textId="0D918E16"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5FB25DC5" w14:textId="5E89232C" w:rsidTr="00E11C0E">
        <w:tc>
          <w:tcPr>
            <w:tcW w:w="2820" w:type="dxa"/>
          </w:tcPr>
          <w:p w14:paraId="5C7788B7" w14:textId="230AD1E5" w:rsidR="00FE2A61" w:rsidRPr="00F879F2" w:rsidRDefault="00FE2A61" w:rsidP="00DB7DCA">
            <w:pPr>
              <w:rPr>
                <w:rFonts w:cs="Arial"/>
                <w:lang w:val="en-US"/>
              </w:rPr>
            </w:pPr>
            <w:proofErr w:type="spellStart"/>
            <w:r>
              <w:rPr>
                <w:rFonts w:cs="Arial"/>
                <w:lang w:val="en-US"/>
              </w:rPr>
              <w:t>fractionalQuantity</w:t>
            </w:r>
            <w:proofErr w:type="spellEnd"/>
            <w:r>
              <w:rPr>
                <w:rFonts w:cs="Arial"/>
                <w:lang w:val="en-US"/>
              </w:rPr>
              <w:t xml:space="preserve"> </w:t>
            </w:r>
          </w:p>
        </w:tc>
        <w:tc>
          <w:tcPr>
            <w:tcW w:w="3054" w:type="dxa"/>
          </w:tcPr>
          <w:p w14:paraId="70C4BFA0" w14:textId="6880920B" w:rsidR="00FE2A61" w:rsidRDefault="00FE2A61" w:rsidP="00DB7DCA">
            <w:pPr>
              <w:overflowPunct w:val="0"/>
              <w:autoSpaceDE w:val="0"/>
              <w:autoSpaceDN w:val="0"/>
              <w:adjustRightInd w:val="0"/>
              <w:textAlignment w:val="baseline"/>
            </w:pPr>
            <w:bookmarkStart w:id="323" w:name="OLE_LINK588"/>
            <w:bookmarkStart w:id="324" w:name="OLE_LINK589"/>
            <w:r>
              <w:t>Fractional quantity of marked goods, 1291</w:t>
            </w:r>
            <w:bookmarkEnd w:id="323"/>
            <w:bookmarkEnd w:id="324"/>
          </w:p>
        </w:tc>
        <w:tc>
          <w:tcPr>
            <w:tcW w:w="2300" w:type="dxa"/>
          </w:tcPr>
          <w:p w14:paraId="46F85396" w14:textId="01BEF21A" w:rsidR="00FE2A61" w:rsidRDefault="00FE2A61"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31A9F1EA" w14:textId="1983F520"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4D3DDA78" w14:textId="6E0C6434" w:rsidTr="00E11C0E">
        <w:tc>
          <w:tcPr>
            <w:tcW w:w="2820" w:type="dxa"/>
          </w:tcPr>
          <w:p w14:paraId="63C6904E" w14:textId="435E45FD" w:rsidR="00FE2A61" w:rsidRPr="00DA2AFB" w:rsidRDefault="00FE2A61" w:rsidP="00DB7DCA">
            <w:pPr>
              <w:rPr>
                <w:rFonts w:cs="Arial"/>
                <w:lang w:val="en-US"/>
              </w:rPr>
            </w:pPr>
            <w:proofErr w:type="spellStart"/>
            <w:r>
              <w:rPr>
                <w:lang w:val="en-US"/>
              </w:rPr>
              <w:t>industryAttribute</w:t>
            </w:r>
            <w:proofErr w:type="spellEnd"/>
          </w:p>
        </w:tc>
        <w:tc>
          <w:tcPr>
            <w:tcW w:w="3054" w:type="dxa"/>
          </w:tcPr>
          <w:p w14:paraId="539AE184" w14:textId="7E9E5A20" w:rsidR="00FE2A61" w:rsidRPr="00254A56" w:rsidRDefault="00FE2A61" w:rsidP="00DB7DCA">
            <w:pPr>
              <w:overflowPunct w:val="0"/>
              <w:autoSpaceDE w:val="0"/>
              <w:autoSpaceDN w:val="0"/>
              <w:adjustRightInd w:val="0"/>
              <w:textAlignment w:val="baseline"/>
            </w:pPr>
            <w:bookmarkStart w:id="325" w:name="OLE_LINK472"/>
            <w:r>
              <w:t>Industry requisite of the subject of calculation, 1260</w:t>
            </w:r>
            <w:bookmarkEnd w:id="325"/>
          </w:p>
        </w:tc>
        <w:tc>
          <w:tcPr>
            <w:tcW w:w="2300" w:type="dxa"/>
          </w:tcPr>
          <w:p w14:paraId="77CA7558" w14:textId="0D0D8575" w:rsidR="00FE2A61" w:rsidRDefault="00FE2A61"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2D049C7E" w14:textId="6725F1B5"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24F45A6D" w14:textId="3A4179C2"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0EDAF3A" w14:textId="2F912170" w:rsidTr="00E11C0E">
        <w:tc>
          <w:tcPr>
            <w:tcW w:w="2820" w:type="dxa"/>
          </w:tcPr>
          <w:p w14:paraId="4B86EBCC" w14:textId="68EA45F1" w:rsidR="00FE2A61" w:rsidRDefault="00FE2A61" w:rsidP="00DB7DCA">
            <w:pPr>
              <w:rPr>
                <w:rFonts w:cs="Arial"/>
                <w:lang w:val="en-US"/>
              </w:rPr>
            </w:pPr>
            <w:bookmarkStart w:id="326" w:name="OLE_LINK584"/>
            <w:r>
              <w:rPr>
                <w:lang w:val="en-US"/>
              </w:rPr>
              <w:t>barcodes</w:t>
            </w:r>
            <w:bookmarkEnd w:id="326"/>
          </w:p>
        </w:tc>
        <w:tc>
          <w:tcPr>
            <w:tcW w:w="3054" w:type="dxa"/>
          </w:tcPr>
          <w:p w14:paraId="1210BF30" w14:textId="111D2E3E" w:rsidR="00FE2A61" w:rsidRDefault="00FE2A61" w:rsidP="00DB7DCA">
            <w:pPr>
              <w:overflowPunct w:val="0"/>
              <w:autoSpaceDE w:val="0"/>
              <w:autoSpaceDN w:val="0"/>
              <w:adjustRightInd w:val="0"/>
              <w:textAlignment w:val="baseline"/>
            </w:pPr>
            <w:bookmarkStart w:id="327" w:name="OLE_LINK585"/>
            <w:bookmarkStart w:id="328" w:name="OLE_LINK586"/>
            <w:r>
              <w:t>Barcodes of the subject of calculation</w:t>
            </w:r>
            <w:bookmarkEnd w:id="327"/>
            <w:bookmarkEnd w:id="328"/>
          </w:p>
        </w:tc>
        <w:tc>
          <w:tcPr>
            <w:tcW w:w="2300" w:type="dxa"/>
          </w:tcPr>
          <w:p w14:paraId="27835241" w14:textId="05C21177" w:rsidR="00FE2A61" w:rsidRDefault="00FE2A61"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738ADA82" w14:textId="3252D26C"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1BF673B" w14:textId="762FE782" w:rsidTr="00E11C0E">
        <w:trPr>
          <w:trHeight w:val="156"/>
        </w:trPr>
        <w:tc>
          <w:tcPr>
            <w:tcW w:w="2820" w:type="dxa"/>
          </w:tcPr>
          <w:p w14:paraId="43605388" w14:textId="288BBC54" w:rsidR="00FE2A61" w:rsidRPr="00BB64CF" w:rsidRDefault="00FE2A61" w:rsidP="00DB7DCA">
            <w:pPr>
              <w:rPr>
                <w:lang w:val="en-US"/>
              </w:rPr>
            </w:pPr>
          </w:p>
        </w:tc>
        <w:tc>
          <w:tcPr>
            <w:tcW w:w="3054" w:type="dxa"/>
          </w:tcPr>
          <w:p w14:paraId="6171610B" w14:textId="2C71E5DB" w:rsidR="00FE2A61" w:rsidRDefault="00FE2A61" w:rsidP="00DB7DCA">
            <w:pPr>
              <w:overflowPunct w:val="0"/>
              <w:autoSpaceDE w:val="0"/>
              <w:autoSpaceDN w:val="0"/>
              <w:adjustRightInd w:val="0"/>
              <w:textAlignment w:val="baseline"/>
            </w:pPr>
          </w:p>
        </w:tc>
        <w:tc>
          <w:tcPr>
            <w:tcW w:w="2300" w:type="dxa"/>
          </w:tcPr>
          <w:p w14:paraId="55A4DEA0" w14:textId="6B54BA09" w:rsidR="00FE2A61" w:rsidRDefault="00FE2A61" w:rsidP="00DB7DCA">
            <w:pPr>
              <w:overflowPunct w:val="0"/>
              <w:autoSpaceDE w:val="0"/>
              <w:autoSpaceDN w:val="0"/>
              <w:adjustRightInd w:val="0"/>
              <w:textAlignment w:val="baseline"/>
              <w:rPr>
                <w:rFonts w:cs="Arial"/>
              </w:rPr>
            </w:pPr>
          </w:p>
        </w:tc>
        <w:tc>
          <w:tcPr>
            <w:tcW w:w="1294" w:type="dxa"/>
          </w:tcPr>
          <w:p w14:paraId="30FD9517" w14:textId="22BA978D" w:rsidR="00FE2A61" w:rsidRDefault="00FE2A61" w:rsidP="00DB7DCA">
            <w:pPr>
              <w:overflowPunct w:val="0"/>
              <w:autoSpaceDE w:val="0"/>
              <w:autoSpaceDN w:val="0"/>
              <w:adjustRightInd w:val="0"/>
              <w:textAlignment w:val="baseline"/>
              <w:rPr>
                <w:rFonts w:cs="Arial"/>
              </w:rPr>
            </w:pPr>
          </w:p>
        </w:tc>
        <w:tc>
          <w:tcPr>
            <w:tcW w:w="1294" w:type="dxa"/>
          </w:tcPr>
          <w:p w14:paraId="0B4D5B97" w14:textId="2E9845CD" w:rsidR="00FE2A61" w:rsidRDefault="00FE2A61" w:rsidP="00DB7DCA">
            <w:pPr>
              <w:overflowPunct w:val="0"/>
              <w:autoSpaceDE w:val="0"/>
              <w:autoSpaceDN w:val="0"/>
              <w:adjustRightInd w:val="0"/>
              <w:textAlignment w:val="baseline"/>
              <w:rPr>
                <w:rFonts w:cs="Arial"/>
              </w:rPr>
            </w:pPr>
          </w:p>
        </w:tc>
        <w:tc>
          <w:tcPr>
            <w:tcW w:w="3125" w:type="dxa"/>
          </w:tcPr>
          <w:p w14:paraId="26D15D24" w14:textId="1DFA83A0" w:rsidR="00FE2A61" w:rsidRDefault="00FE2A61" w:rsidP="00DB7DCA">
            <w:pPr>
              <w:overflowPunct w:val="0"/>
              <w:autoSpaceDE w:val="0"/>
              <w:autoSpaceDN w:val="0"/>
              <w:adjustRightInd w:val="0"/>
              <w:textAlignment w:val="baseline"/>
              <w:rPr>
                <w:rFonts w:cs="Arial"/>
              </w:rPr>
            </w:pPr>
          </w:p>
        </w:tc>
      </w:tr>
    </w:tbl>
    <w:p w14:paraId="5038805A" w14:textId="120AD487" w:rsidR="00171765" w:rsidRDefault="00171765" w:rsidP="00171765">
      <w:bookmarkStart w:id="329" w:name="OLE_LINK131"/>
      <w:bookmarkEnd w:id="207"/>
      <w:bookmarkEnd w:id="211"/>
      <w:bookmarkEnd w:id="212"/>
      <w:bookmarkEnd w:id="244"/>
    </w:p>
    <w:p w14:paraId="5554FFDA" w14:textId="77777777" w:rsidR="00DB7DCA" w:rsidRDefault="00DB7DCA" w:rsidP="00171765">
      <w:pPr>
        <w:pStyle w:val="ConsPlusNormal"/>
        <w:spacing w:before="240"/>
        <w:ind w:firstLine="540"/>
        <w:jc w:val="both"/>
      </w:pPr>
    </w:p>
    <w:p w14:paraId="22A0D0EB" w14:textId="77777777" w:rsidR="00171765" w:rsidRDefault="00171765" w:rsidP="00171765">
      <w:pPr>
        <w:pStyle w:val="ConsPlusNormal"/>
        <w:spacing w:before="240"/>
        <w:ind w:firstLine="540"/>
        <w:jc w:val="both"/>
      </w:pPr>
      <w:r>
        <w:t>Note:</w:t>
      </w:r>
    </w:p>
    <w:p w14:paraId="0E7B8125" w14:textId="3AB8E6BE" w:rsidR="00171765" w:rsidRDefault="00171765" w:rsidP="00171765">
      <w:pPr>
        <w:pStyle w:val="ConsPlusNormal"/>
        <w:spacing w:before="240"/>
        <w:ind w:firstLine="540"/>
        <w:jc w:val="both"/>
      </w:pPr>
      <w:r>
        <w:t>1. If as part of a cash receipt the "settlement item" variable (tag 1059) contains the "settlement subject attribute" variable (tag 1212) with the value "15", then such a cashier's receipt, when transferred to the OFD in electronic form, in the " calculation item name" (tag 1030) must contain one of the values from "1" to "25" specified in Table 2.1.1.2.1.</w:t>
      </w:r>
    </w:p>
    <w:p w14:paraId="33161DA4" w14:textId="77777777" w:rsidR="00171765" w:rsidRDefault="00171765" w:rsidP="00171765">
      <w:pPr>
        <w:pStyle w:val="ConsPlusNormal"/>
        <w:spacing w:before="240"/>
        <w:ind w:firstLine="540"/>
        <w:jc w:val="both"/>
      </w:pPr>
      <w:r>
        <w:t>2. If, as part of a cash receipt, the "settlement subject" variable (tag 1059) contains the "settlement subject attribute" variable (tag 1212) with the value "16", then such a cash receipt) when transferred to the OFD in electronic form in the variable "calculation subject name" (tag 1030) must contain one of the values from "26" to "31" specified in Table 2.1.1.2.1.</w:t>
      </w:r>
    </w:p>
    <w:p w14:paraId="6A5A3D2F" w14:textId="5F3AC256" w:rsidR="00942435" w:rsidRDefault="00942435" w:rsidP="00B114E2">
      <w:pPr>
        <w:pStyle w:val="ConsPlusNormal"/>
        <w:spacing w:before="240"/>
        <w:ind w:firstLine="540"/>
        <w:rPr>
          <w:rFonts w:cs="Arial"/>
        </w:rPr>
      </w:pPr>
      <w:r>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w:t>
      </w:r>
      <w:proofErr w:type="gramStart"/>
      <w:r w:rsidRPr="00942435">
        <w:rPr>
          <w:rFonts w:cs="Arial"/>
          <w:b/>
        </w:rPr>
        <w:t xml:space="preserve">1.05 </w:t>
      </w:r>
      <w:r>
        <w:rPr>
          <w:rFonts w:cs="Arial"/>
        </w:rPr>
        <w:t>,</w:t>
      </w:r>
      <w:proofErr w:type="gramEnd"/>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w:t>
      </w:r>
      <w:proofErr w:type="gramStart"/>
      <w:r w:rsidRPr="00B114E2">
        <w:rPr>
          <w:b/>
        </w:rPr>
        <w:t xml:space="preserve">1.05 </w:t>
      </w:r>
      <w:r>
        <w:t>,</w:t>
      </w:r>
      <w:proofErr w:type="gramEnd"/>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lastRenderedPageBreak/>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income in the form of fines, penalties and (or) other sanctions recognized by the debtor or payable by the debtor on the basis of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income in the form of fines, 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 xml:space="preserve">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w:t>
            </w:r>
            <w:r w:rsidRPr="00A11B0A">
              <w:lastRenderedPageBreak/>
              <w:t>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lastRenderedPageBreak/>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 xml:space="preserve">income in the form of fixed assets and intangible assets received free of charge in accordance with international </w:t>
            </w:r>
            <w:r w:rsidRPr="00A11B0A">
              <w:lastRenderedPageBreak/>
              <w:t>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lastRenderedPageBreak/>
              <w:t xml:space="preserve">income in the form of fixed assets and intangible assets </w:t>
            </w:r>
            <w:r w:rsidRPr="00A11B0A">
              <w:lastRenderedPageBreak/>
              <w:t>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lastRenderedPageBreak/>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income in the form of funds used not for their intended 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income in the form of funds not 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 xml:space="preserve">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w:t>
            </w:r>
            <w:r w:rsidRPr="00A11B0A">
              <w:lastRenderedPageBreak/>
              <w:t>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lastRenderedPageBreak/>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income in the form of refunds from a non-profit organization of previously paid contributions (contributions)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income in the form of income received from operations 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income in the form of income 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 xml:space="preserve">income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w:t>
            </w:r>
            <w:r w:rsidRPr="00A11B0A">
              <w:lastRenderedPageBreak/>
              <w:t>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lastRenderedPageBreak/>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income in the form of the difference between the amount of tax deductions from the excise amounts accrued when performing the transactions specified in subparagraphs 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income in the form of the difference between the amount of tax deductions from excise 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lastRenderedPageBreak/>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2007, N 1 (part 1), art. 18; 2018, N 11, art. 1591), in part, not covered by insurance payments made to employees by insurance organizations that have licenses issued in accordance with the legislation of the 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t>
            </w:r>
            <w:r w:rsidRPr="00A11B0A">
              <w:lastRenderedPageBreak/>
              <w:t>work and occupational diseases ) for days of temporary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30" w:name="_Toc507539854"/>
      <w:bookmarkStart w:id="331" w:name="_Toc27489459"/>
      <w:bookmarkStart w:id="332" w:name="_Toc80026475"/>
      <w:r>
        <w:rPr>
          <w:rFonts w:cs="Arial"/>
        </w:rPr>
        <w:t xml:space="preserve">2.1.1.3 </w:t>
      </w:r>
      <w:r>
        <w:t>Check closing parameters</w:t>
      </w:r>
      <w:bookmarkEnd w:id="330"/>
      <w:bookmarkEnd w:id="331"/>
      <w:bookmarkEnd w:id="332"/>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3" w:name="OLE_LINK336"/>
            <w:bookmarkStart w:id="334" w:name="OLE_LINK337"/>
            <w:bookmarkStart w:id="335" w:name="OLE_LINK338"/>
            <w:r>
              <w:rPr>
                <w:rFonts w:cs="Arial"/>
              </w:rPr>
              <w:t>Payments</w:t>
            </w:r>
            <w:bookmarkEnd w:id="333"/>
            <w:bookmarkEnd w:id="334"/>
            <w:bookmarkEnd w:id="335"/>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36" w:name="OLE_LINK334"/>
            <w:bookmarkStart w:id="337"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6"/>
            <w:bookmarkEnd w:id="337"/>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9"/>
    </w:tbl>
    <w:p w14:paraId="3528FDE3" w14:textId="77777777" w:rsidR="00171765" w:rsidRDefault="00171765" w:rsidP="00171765"/>
    <w:p w14:paraId="3CEE92C9" w14:textId="43B566EC" w:rsidR="00892177" w:rsidRDefault="00892177" w:rsidP="00171765">
      <w:r>
        <w:t xml:space="preserve">Note: </w:t>
      </w:r>
      <w:r>
        <w:br/>
      </w:r>
      <w:proofErr w:type="gramStart"/>
      <w:r w:rsidRPr="00B114E2">
        <w:rPr>
          <w:b/>
          <w:sz w:val="24"/>
        </w:rPr>
        <w:t>Attention !</w:t>
      </w:r>
      <w:proofErr w:type="gramEnd"/>
      <w:r w:rsidRPr="00B114E2">
        <w:rPr>
          <w:b/>
          <w:sz w:val="24"/>
        </w:rPr>
        <w:t xml:space="preserve"> </w:t>
      </w:r>
      <w:r w:rsidRPr="002930F0">
        <w:t xml:space="preserve">From 01/01/2021 UTII has been cancelled. To select a suitable tax regime, you can use a special </w:t>
      </w:r>
      <w:hyperlink r:id="rId40"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38" w:name="_Toc507539855"/>
      <w:bookmarkStart w:id="339" w:name="_Toc27489460"/>
      <w:bookmarkStart w:id="340" w:name="_Toc80026476"/>
      <w:r>
        <w:rPr>
          <w:rFonts w:cs="Arial"/>
        </w:rPr>
        <w:t xml:space="preserve">2.1.1. </w:t>
      </w:r>
      <w:r>
        <w:rPr>
          <w:rFonts w:cs="Arial"/>
          <w:lang w:val="en-US"/>
        </w:rPr>
        <w:t xml:space="preserve">4 </w:t>
      </w:r>
      <w:r>
        <w:t>Payment</w:t>
      </w:r>
      <w:bookmarkEnd w:id="338"/>
      <w:bookmarkEnd w:id="339"/>
      <w:bookmarkEnd w:id="340"/>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41" w:name="OLE_LINK339"/>
            <w:bookmarkStart w:id="342"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41"/>
            <w:bookmarkEnd w:id="342"/>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43" w:name="OLE_LINK341"/>
            <w:bookmarkStart w:id="344" w:name="OLE_LINK342"/>
            <w:bookmarkStart w:id="345" w:name="OLE_LINK343"/>
            <w:r>
              <w:rPr>
                <w:rFonts w:cs="Arial"/>
              </w:rPr>
              <w:t>Payment amount</w:t>
            </w:r>
            <w:bookmarkEnd w:id="343"/>
            <w:bookmarkEnd w:id="344"/>
            <w:bookmarkEnd w:id="345"/>
          </w:p>
        </w:tc>
        <w:tc>
          <w:tcPr>
            <w:tcW w:w="3320" w:type="dxa"/>
          </w:tcPr>
          <w:p w14:paraId="621643E9" w14:textId="77777777" w:rsidR="005546B5" w:rsidRPr="00525F22" w:rsidRDefault="005546B5" w:rsidP="00171765">
            <w:pPr>
              <w:rPr>
                <w:rFonts w:cs="Arial"/>
              </w:rPr>
            </w:pPr>
            <w:bookmarkStart w:id="346" w:name="OLE_LINK285"/>
            <w:bookmarkStart w:id="347" w:name="OLE_LINK286"/>
            <w:r>
              <w:rPr>
                <w:rFonts w:cs="Arial"/>
              </w:rPr>
              <w:t xml:space="preserve">Decimal number accurate to 2 characters after the dot </w:t>
            </w:r>
            <w:bookmarkEnd w:id="346"/>
            <w:bookmarkEnd w:id="347"/>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8" w:name="OLE_LINK49"/>
      <w:bookmarkStart w:id="349" w:name="OLE_LINK50"/>
      <w:bookmarkStart w:id="350" w:name="OLE_LINK51"/>
      <w:bookmarkStart w:id="351" w:name="OLE_LINK52"/>
      <w:bookmarkStart w:id="352" w:name="OLE_LINK173"/>
      <w:bookmarkStart w:id="353" w:name="OLE_LINK174"/>
      <w:bookmarkStart w:id="354" w:name="OLE_LINK175"/>
      <w:r>
        <w:t xml:space="preserve">99,999,999.99 </w:t>
      </w:r>
      <w:bookmarkEnd w:id="348"/>
      <w:bookmarkEnd w:id="349"/>
      <w:proofErr w:type="gramStart"/>
      <w:r>
        <w:t xml:space="preserve">rubles </w:t>
      </w:r>
      <w:bookmarkEnd w:id="350"/>
      <w:bookmarkEnd w:id="351"/>
      <w:bookmarkEnd w:id="352"/>
      <w:bookmarkEnd w:id="353"/>
      <w:bookmarkEnd w:id="354"/>
      <w:r>
        <w:t>.</w:t>
      </w:r>
      <w:proofErr w:type="gramEnd"/>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5" w:name="OLE_LINK195"/>
      <w:bookmarkStart w:id="356" w:name="OLE_LINK196"/>
      <w:bookmarkStart w:id="357" w:name="OLE_LINK197"/>
      <w:bookmarkStart w:id="358" w:name="OLE_LINK198"/>
      <w:bookmarkStart w:id="359" w:name="OLE_LINK199"/>
      <w:r w:rsidRPr="00F33DE0">
        <w:t>is 281,474,976.710,</w:t>
      </w:r>
      <w:proofErr w:type="gramStart"/>
      <w:r w:rsidRPr="00F33DE0">
        <w:t xml:space="preserve">655 </w:t>
      </w:r>
      <w:bookmarkEnd w:id="355"/>
      <w:bookmarkEnd w:id="356"/>
      <w:bookmarkEnd w:id="357"/>
      <w:bookmarkEnd w:id="358"/>
      <w:bookmarkEnd w:id="359"/>
      <w:r>
        <w:t>.</w:t>
      </w:r>
      <w:proofErr w:type="gramEnd"/>
    </w:p>
    <w:p w14:paraId="7AA4AAE3" w14:textId="77777777" w:rsidR="00171765" w:rsidRPr="00D74AB1" w:rsidRDefault="00171765" w:rsidP="00171765">
      <w:bookmarkStart w:id="360" w:name="OLE_LINK215"/>
      <w:bookmarkStart w:id="361" w:name="OLE_LINK216"/>
    </w:p>
    <w:p w14:paraId="1A3CD0CA" w14:textId="77777777" w:rsidR="00171765" w:rsidRPr="007B0FC3" w:rsidRDefault="00171765" w:rsidP="00705CE0">
      <w:pPr>
        <w:pStyle w:val="4"/>
      </w:pPr>
      <w:bookmarkStart w:id="362" w:name="_Toc507539856"/>
      <w:bookmarkStart w:id="363" w:name="_Toc27489461"/>
      <w:bookmarkStart w:id="364" w:name="_Toc80026477"/>
      <w:r>
        <w:rPr>
          <w:rFonts w:cs="Arial"/>
        </w:rPr>
        <w:t xml:space="preserve">2.1.1. </w:t>
      </w:r>
      <w:r>
        <w:rPr>
          <w:rFonts w:cs="Arial"/>
          <w:lang w:val="en-US"/>
        </w:rPr>
        <w:t xml:space="preserve">5 </w:t>
      </w:r>
      <w:r>
        <w:t>Additional user details</w:t>
      </w:r>
      <w:bookmarkEnd w:id="362"/>
      <w:bookmarkEnd w:id="363"/>
      <w:bookmarkEnd w:id="364"/>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5" w:name="OLE_LINK302"/>
            <w:bookmarkStart w:id="366" w:name="OLE_LINK303"/>
            <w:r>
              <w:t>Name of additional user attribute, 1085</w:t>
            </w:r>
            <w:bookmarkEnd w:id="365"/>
            <w:bookmarkEnd w:id="366"/>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7" w:name="OLE_LINK304"/>
            <w:bookmarkStart w:id="368" w:name="OLE_LINK305"/>
            <w:r>
              <w:t>The value of the additional user attribute, 1086</w:t>
            </w:r>
            <w:bookmarkEnd w:id="367"/>
            <w:bookmarkEnd w:id="368"/>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60"/>
      <w:bookmarkEnd w:id="361"/>
    </w:tbl>
    <w:p w14:paraId="4E1CF551" w14:textId="77777777" w:rsidR="00171765" w:rsidRPr="003C11F4" w:rsidRDefault="00171765" w:rsidP="00171765"/>
    <w:p w14:paraId="47FC08AE" w14:textId="77777777" w:rsidR="00171765" w:rsidRPr="007B0FC3" w:rsidRDefault="00171765" w:rsidP="00705CE0">
      <w:pPr>
        <w:pStyle w:val="4"/>
      </w:pPr>
      <w:bookmarkStart w:id="369" w:name="_Toc507539857"/>
      <w:bookmarkStart w:id="370" w:name="_Toc27489462"/>
      <w:bookmarkStart w:id="371" w:name="_Toc80026478"/>
      <w:bookmarkStart w:id="372" w:name="OLE_LINK437"/>
      <w:bookmarkStart w:id="373" w:name="OLE_LINK438"/>
      <w:r>
        <w:rPr>
          <w:rFonts w:cs="Arial"/>
        </w:rPr>
        <w:t xml:space="preserve">2.1.1.6 </w:t>
      </w:r>
      <w:r>
        <w:t>Supplier details</w:t>
      </w:r>
      <w:bookmarkEnd w:id="369"/>
      <w:bookmarkEnd w:id="370"/>
      <w:bookmarkEnd w:id="371"/>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4" w:name="OLE_LINK239"/>
            <w:bookmarkStart w:id="375" w:name="OLE_LINK240"/>
            <w:bookmarkStart w:id="376" w:name="OLE_LINK244"/>
            <w:bookmarkStart w:id="377" w:name="OLE_LINK245"/>
            <w:proofErr w:type="spellStart"/>
            <w:r>
              <w:t>p</w:t>
            </w:r>
            <w:r w:rsidR="005546B5" w:rsidRPr="00EA41AF">
              <w:t>honeNumbers</w:t>
            </w:r>
            <w:bookmarkEnd w:id="374"/>
            <w:bookmarkEnd w:id="375"/>
            <w:bookmarkEnd w:id="376"/>
            <w:bookmarkEnd w:id="377"/>
            <w:proofErr w:type="spellEnd"/>
          </w:p>
        </w:tc>
        <w:tc>
          <w:tcPr>
            <w:tcW w:w="4825" w:type="dxa"/>
          </w:tcPr>
          <w:p w14:paraId="4E5EE311" w14:textId="77777777" w:rsidR="005546B5" w:rsidRDefault="005546B5" w:rsidP="00171765">
            <w:bookmarkStart w:id="378" w:name="OLE_LINK246"/>
            <w:bookmarkStart w:id="379" w:name="OLE_LINK247"/>
            <w:bookmarkStart w:id="380" w:name="OLE_LINK248"/>
            <w:bookmarkStart w:id="381" w:name="OLE_LINK372"/>
            <w:bookmarkStart w:id="382" w:name="OLE_LINK373"/>
            <w:bookmarkStart w:id="383" w:name="OLE_LINK374"/>
            <w:r>
              <w:t xml:space="preserve">Supplier phone number </w:t>
            </w:r>
            <w:bookmarkEnd w:id="378"/>
            <w:bookmarkEnd w:id="379"/>
            <w:bookmarkEnd w:id="380"/>
            <w:r>
              <w:t>1171</w:t>
            </w:r>
            <w:bookmarkEnd w:id="381"/>
            <w:bookmarkEnd w:id="382"/>
            <w:bookmarkEnd w:id="383"/>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4" w:name="OLE_LINK241"/>
            <w:bookmarkStart w:id="385" w:name="OLE_LINK242"/>
            <w:bookmarkStart w:id="386" w:name="OLE_LINK243"/>
            <w:r>
              <w:rPr>
                <w:lang w:val="en-US"/>
              </w:rPr>
              <w:t>name</w:t>
            </w:r>
            <w:bookmarkEnd w:id="384"/>
            <w:bookmarkEnd w:id="385"/>
            <w:bookmarkEnd w:id="386"/>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7" w:name="OLE_LINK249"/>
            <w:bookmarkStart w:id="388" w:name="OLE_LINK250"/>
            <w:bookmarkStart w:id="389" w:name="OLE_LINK251"/>
            <w:bookmarkStart w:id="390" w:name="OLE_LINK375"/>
            <w:bookmarkStart w:id="391" w:name="OLE_LINK376"/>
            <w:bookmarkStart w:id="392" w:name="OLE_LINK377"/>
            <w:r>
              <w:t xml:space="preserve">Name of supplier </w:t>
            </w:r>
            <w:bookmarkEnd w:id="387"/>
            <w:bookmarkEnd w:id="388"/>
            <w:bookmarkEnd w:id="389"/>
            <w:r>
              <w:t>, 1225</w:t>
            </w:r>
            <w:bookmarkEnd w:id="390"/>
            <w:bookmarkEnd w:id="391"/>
            <w:bookmarkEnd w:id="392"/>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For example, if 2 supplier's phone numbers are 12 and 14 characters long, then the maximum length of the 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93" w:name="_Toc27489463"/>
      <w:bookmarkStart w:id="394" w:name="_Toc80026479"/>
      <w:r>
        <w:rPr>
          <w:rFonts w:cs="Arial"/>
        </w:rPr>
        <w:t xml:space="preserve">2.1.1.7 </w:t>
      </w:r>
      <w:r>
        <w:t>Agent data</w:t>
      </w:r>
      <w:bookmarkEnd w:id="393"/>
      <w:bookmarkEnd w:id="394"/>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w:t>
            </w:r>
            <w:proofErr w:type="gramStart"/>
            <w:r>
              <w:rPr>
                <w:rFonts w:cs="Arial"/>
              </w:rPr>
              <w:t>+{</w:t>
            </w:r>
            <w:proofErr w:type="gramEnd"/>
            <w:r>
              <w:rPr>
                <w:rFonts w:cs="Arial"/>
              </w:rPr>
              <w:t xml:space="preserve">C </w:t>
            </w:r>
            <w:bookmarkStart w:id="395" w:name="OLE_LINK443"/>
            <w:bookmarkStart w:id="396" w:name="OLE_LINK444"/>
            <w:r w:rsidRPr="008B35C0">
              <w:rPr>
                <w:rFonts w:cs="Arial"/>
              </w:rPr>
              <w:t xml:space="preserve">} </w:t>
            </w:r>
            <w:bookmarkEnd w:id="395"/>
            <w:bookmarkEnd w:id="396"/>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lastRenderedPageBreak/>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72"/>
      <w:bookmarkEnd w:id="373"/>
    </w:tbl>
    <w:p w14:paraId="3CED89E8" w14:textId="5C6BB65C" w:rsidR="00171765" w:rsidRDefault="00171765" w:rsidP="00171765"/>
    <w:p w14:paraId="3AA52201" w14:textId="4980C09E" w:rsidR="005E0D92" w:rsidRPr="003272D0" w:rsidRDefault="005E0D92" w:rsidP="005E0D92">
      <w:pPr>
        <w:pStyle w:val="4"/>
        <w:rPr>
          <w:lang w:val="en-US"/>
        </w:rPr>
      </w:pPr>
      <w:bookmarkStart w:id="397" w:name="_Toc80026480"/>
      <w:r>
        <w:rPr>
          <w:rFonts w:cs="Arial"/>
        </w:rPr>
        <w:t xml:space="preserve">2.1.1. </w:t>
      </w:r>
      <w:r>
        <w:rPr>
          <w:rFonts w:cs="Arial"/>
          <w:lang w:val="en-US"/>
        </w:rPr>
        <w:t xml:space="preserve">8 </w:t>
      </w:r>
      <w:r>
        <w:t>Information about the buyer (client</w:t>
      </w:r>
      <w:proofErr w:type="gramStart"/>
      <w:r>
        <w:t xml:space="preserve">) </w:t>
      </w:r>
      <w:r w:rsidR="003272D0">
        <w:rPr>
          <w:lang w:val="en-US"/>
        </w:rPr>
        <w:t>,</w:t>
      </w:r>
      <w:proofErr w:type="gramEnd"/>
      <w:r w:rsidR="003272D0">
        <w:rPr>
          <w:lang w:val="en-US"/>
        </w:rPr>
        <w:t xml:space="preserve"> 1256</w:t>
      </w:r>
      <w:bookmarkEnd w:id="397"/>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8" w:name="OLE_LINK559"/>
            <w:bookmarkStart w:id="399" w:name="OLE_LINK560"/>
            <w:r>
              <w:rPr>
                <w:rFonts w:cs="Arial"/>
              </w:rPr>
              <w:t xml:space="preserve">239 </w:t>
            </w:r>
            <w:bookmarkEnd w:id="398"/>
            <w:bookmarkEnd w:id="399"/>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400" w:name="OLE_LINK561"/>
            <w:proofErr w:type="gramStart"/>
            <w:r w:rsidRPr="00F71EA8">
              <w:rPr>
                <w:rFonts w:cs="Arial"/>
              </w:rPr>
              <w:t xml:space="preserve">DD.MM.YYYY </w:t>
            </w:r>
            <w:bookmarkEnd w:id="400"/>
            <w:r>
              <w:rPr>
                <w:rFonts w:cs="Arial"/>
              </w:rPr>
              <w:t>.</w:t>
            </w:r>
            <w:proofErr w:type="gramEnd"/>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01" w:name="_Toc80026481"/>
      <w:r>
        <w:rPr>
          <w:rFonts w:cs="Arial"/>
        </w:rPr>
        <w:lastRenderedPageBreak/>
        <w:t xml:space="preserve">2.1.1. </w:t>
      </w:r>
      <w:r>
        <w:rPr>
          <w:rFonts w:cs="Arial"/>
          <w:lang w:val="en-US"/>
        </w:rPr>
        <w:t xml:space="preserve">9 </w:t>
      </w:r>
      <w:r>
        <w:t xml:space="preserve">Transaction details of the </w:t>
      </w:r>
      <w:proofErr w:type="gramStart"/>
      <w:r>
        <w:t xml:space="preserve">check </w:t>
      </w:r>
      <w:r w:rsidR="003272D0">
        <w:rPr>
          <w:lang w:val="en-US"/>
        </w:rPr>
        <w:t>,</w:t>
      </w:r>
      <w:proofErr w:type="gramEnd"/>
      <w:r w:rsidR="003272D0">
        <w:rPr>
          <w:lang w:val="en-US"/>
        </w:rPr>
        <w:t xml:space="preserve"> 1270</w:t>
      </w:r>
      <w:bookmarkEnd w:id="401"/>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2" w:name="_Toc80026482"/>
      <w:r>
        <w:rPr>
          <w:rFonts w:cs="Arial"/>
        </w:rPr>
        <w:t xml:space="preserve">2.1.1. </w:t>
      </w:r>
      <w:r>
        <w:rPr>
          <w:rFonts w:cs="Arial"/>
          <w:lang w:val="en-US"/>
        </w:rPr>
        <w:t xml:space="preserve">10 </w:t>
      </w:r>
      <w:r>
        <w:t>Branch details of the check, 1261</w:t>
      </w:r>
      <w:bookmarkEnd w:id="402"/>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3" w:name="_Toc80026483"/>
      <w:r>
        <w:rPr>
          <w:rFonts w:cs="Arial"/>
        </w:rPr>
        <w:t xml:space="preserve">2.1.1. </w:t>
      </w:r>
      <w:r>
        <w:rPr>
          <w:rFonts w:cs="Arial"/>
          <w:lang w:val="en-US"/>
        </w:rPr>
        <w:t>eleven</w:t>
      </w:r>
      <w:r>
        <w:t xml:space="preserve"> </w:t>
      </w:r>
      <w:bookmarkStart w:id="404" w:name="OLE_LINK473"/>
      <w:r w:rsidR="007D4134">
        <w:t>Barcodes of the subject of calculation</w:t>
      </w:r>
      <w:bookmarkEnd w:id="403"/>
      <w:bookmarkEnd w:id="404"/>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5" w:name="OLE_LINK539"/>
            <w:bookmarkStart w:id="406" w:name="OLE_LINK540"/>
            <w:r>
              <w:rPr>
                <w:lang w:val="en-US"/>
              </w:rPr>
              <w:t>ean8</w:t>
            </w:r>
            <w:bookmarkEnd w:id="405"/>
            <w:bookmarkEnd w:id="406"/>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7" w:name="OLE_LINK536"/>
            <w:bookmarkStart w:id="408" w:name="OLE_LINK538"/>
            <w:r w:rsidRPr="00A81B2D">
              <w:t xml:space="preserve">CT EAN-8, </w:t>
            </w:r>
            <w:r>
              <w:rPr>
                <w:lang w:val="en-US"/>
              </w:rPr>
              <w:t>1301</w:t>
            </w:r>
            <w:bookmarkEnd w:id="407"/>
            <w:bookmarkEnd w:id="408"/>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9" w:name="OLE_LINK474"/>
            <w:bookmarkStart w:id="410" w:name="OLE_LINK562"/>
            <w:r>
              <w:rPr>
                <w:lang w:val="en-US"/>
              </w:rPr>
              <w:t>ean13</w:t>
            </w:r>
            <w:bookmarkEnd w:id="409"/>
            <w:bookmarkEnd w:id="410"/>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11" w:name="OLE_LINK563"/>
            <w:r>
              <w:rPr>
                <w:lang w:val="en-US"/>
              </w:rPr>
              <w:t>itf14</w:t>
            </w:r>
            <w:bookmarkEnd w:id="411"/>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12" w:name="OLE_LINK564"/>
            <w:bookmarkStart w:id="413" w:name="OLE_LINK565"/>
            <w:r w:rsidRPr="00A81B2D">
              <w:t xml:space="preserve">CT ITF-14, </w:t>
            </w:r>
            <w:r>
              <w:rPr>
                <w:lang w:val="en-US"/>
              </w:rPr>
              <w:t>1303</w:t>
            </w:r>
            <w:bookmarkEnd w:id="412"/>
            <w:bookmarkEnd w:id="413"/>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4" w:name="OLE_LINK566"/>
            <w:bookmarkStart w:id="415" w:name="OLE_LINK567"/>
            <w:bookmarkStart w:id="416" w:name="OLE_LINK591"/>
            <w:bookmarkStart w:id="417" w:name="OLE_LINK592"/>
            <w:r>
              <w:rPr>
                <w:lang w:val="en-US"/>
              </w:rPr>
              <w:t>gs1</w:t>
            </w:r>
            <w:bookmarkEnd w:id="414"/>
            <w:bookmarkEnd w:id="415"/>
            <w:bookmarkEnd w:id="416"/>
            <w:bookmarkEnd w:id="417"/>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8" w:name="OLE_LINK568"/>
            <w:bookmarkStart w:id="419" w:name="OLE_LINK569"/>
            <w:r w:rsidRPr="00A81B2D">
              <w:t xml:space="preserve">CT GS1.0 </w:t>
            </w:r>
            <w:r>
              <w:rPr>
                <w:lang w:val="en-US"/>
              </w:rPr>
              <w:t>, 1304</w:t>
            </w:r>
            <w:bookmarkEnd w:id="418"/>
            <w:bookmarkEnd w:id="419"/>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20" w:name="OLE_LINK570"/>
            <w:r>
              <w:rPr>
                <w:lang w:val="en-US"/>
              </w:rPr>
              <w:t>mi</w:t>
            </w:r>
            <w:bookmarkEnd w:id="420"/>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21" w:name="OLE_LINK571"/>
            <w:bookmarkStart w:id="422" w:name="OLE_LINK572"/>
            <w:r w:rsidRPr="00A81B2D">
              <w:t>CT MI, 1307</w:t>
            </w:r>
            <w:bookmarkEnd w:id="421"/>
            <w:bookmarkEnd w:id="422"/>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3" w:name="OLE_LINK573"/>
            <w:r>
              <w:rPr>
                <w:lang w:val="en-US"/>
              </w:rPr>
              <w:t>egais20</w:t>
            </w:r>
            <w:bookmarkEnd w:id="423"/>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4" w:name="OLE_LINK574"/>
            <w:bookmarkStart w:id="425" w:name="OLE_LINK575"/>
            <w:r w:rsidRPr="00A81B2D">
              <w:t>CT EGAIS-2.0, 1308</w:t>
            </w:r>
            <w:bookmarkEnd w:id="424"/>
            <w:bookmarkEnd w:id="425"/>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6" w:name="OLE_LINK576"/>
            <w:bookmarkStart w:id="427" w:name="OLE_LINK577"/>
            <w:r>
              <w:rPr>
                <w:lang w:val="en-US"/>
              </w:rPr>
              <w:t>egais30</w:t>
            </w:r>
            <w:bookmarkEnd w:id="426"/>
            <w:bookmarkEnd w:id="427"/>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8" w:name="OLE_LINK578"/>
            <w:bookmarkStart w:id="429" w:name="OLE_LINK579"/>
            <w:r w:rsidRPr="00A81B2D">
              <w:t>CT EGAIS-3.0, 1309</w:t>
            </w:r>
            <w:bookmarkEnd w:id="428"/>
            <w:bookmarkEnd w:id="429"/>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30" w:name="OLE_LINK582"/>
            <w:bookmarkStart w:id="431" w:name="OLE_LINK583"/>
            <w:r>
              <w:rPr>
                <w:lang w:val="en-US"/>
              </w:rPr>
              <w:lastRenderedPageBreak/>
              <w:t>f1</w:t>
            </w:r>
            <w:bookmarkEnd w:id="430"/>
            <w:bookmarkEnd w:id="431"/>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32" w:name="OLE_LINK580"/>
            <w:bookmarkStart w:id="433" w:name="OLE_LINK581"/>
            <w:r w:rsidRPr="00A81B2D">
              <w:t xml:space="preserve">KT F.1 </w:t>
            </w:r>
            <w:r>
              <w:rPr>
                <w:lang w:val="en-US"/>
              </w:rPr>
              <w:t>, 1320</w:t>
            </w:r>
            <w:bookmarkEnd w:id="432"/>
            <w:bookmarkEnd w:id="433"/>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4" w:name="_Toc80026484"/>
      <w:r>
        <w:rPr>
          <w:rFonts w:cs="Arial"/>
        </w:rPr>
        <w:t xml:space="preserve">2.1.1. </w:t>
      </w:r>
      <w:r>
        <w:rPr>
          <w:rFonts w:cs="Arial"/>
          <w:lang w:val="en-US"/>
        </w:rPr>
        <w:t xml:space="preserve">12 </w:t>
      </w:r>
      <w:r>
        <w:t>Fractional quantity of marked goods, 1291</w:t>
      </w:r>
      <w:bookmarkEnd w:id="434"/>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5" w:name="OLE_LINK163"/>
      <w:r>
        <w:lastRenderedPageBreak/>
        <w:t xml:space="preserve">In response: </w:t>
      </w:r>
      <w:r>
        <w:rPr>
          <w:lang w:val="en-US"/>
        </w:rPr>
        <w:t xml:space="preserve">api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6" w:name="OLE_LINK119"/>
      <w:bookmarkStart w:id="437" w:name="OLE_LINK120"/>
      <w:bookmarkStart w:id="438" w:name="OLE_LINK129"/>
      <w:r>
        <w:t xml:space="preserve"> validation , or the signature did not pass the verification, the response body p.2.1.2</w:t>
      </w:r>
      <w:bookmarkEnd w:id="436"/>
      <w:bookmarkEnd w:id="437"/>
      <w:bookmarkEnd w:id="438"/>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9" w:name="OLE_LINK271"/>
      <w:r w:rsidRPr="00203D30">
        <w:t>Example</w:t>
      </w:r>
      <w:r w:rsidRPr="00EC6744">
        <w:rPr>
          <w:lang w:val="en-US"/>
        </w:rPr>
        <w:t xml:space="preserve"> </w:t>
      </w:r>
      <w:proofErr w:type="gramStart"/>
      <w:r w:rsidRPr="00203D30">
        <w:t xml:space="preserve">request </w:t>
      </w:r>
      <w:r w:rsidRPr="00EC6744">
        <w:rPr>
          <w:lang w:val="en-US"/>
        </w:rPr>
        <w:t>:</w:t>
      </w:r>
      <w:proofErr w:type="gramEnd"/>
    </w:p>
    <w:bookmarkEnd w:id="439"/>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proofErr w:type="gram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40" w:name="OLE_LINK53"/>
      <w:bookmarkStart w:id="441" w:name="OLE_LINK54"/>
      <w:r w:rsidRPr="00EC6744">
        <w:rPr>
          <w:rFonts w:ascii="Consolas" w:hAnsi="Consolas" w:cs="Consolas"/>
          <w:color w:val="8ACCCF"/>
          <w:sz w:val="18"/>
          <w:szCs w:val="18"/>
          <w:lang w:val="en-US"/>
        </w:rPr>
        <w:t xml:space="preserve">" </w:t>
      </w:r>
      <w:bookmarkStart w:id="442" w:name="OLE_LINK68"/>
      <w:bookmarkStart w:id="443" w:name="OLE_LINK69"/>
      <w:bookmarkStart w:id="444" w:name="OLE_LINK77"/>
      <w:proofErr w:type="spellStart"/>
      <w:r w:rsidRPr="00DE4E08">
        <w:rPr>
          <w:rFonts w:ascii="Consolas" w:hAnsi="Consolas" w:cs="Consolas"/>
          <w:color w:val="8ACCCF"/>
          <w:sz w:val="18"/>
          <w:szCs w:val="18"/>
          <w:lang w:val="en-US"/>
        </w:rPr>
        <w:t>paymentMethodType</w:t>
      </w:r>
      <w:proofErr w:type="spellEnd"/>
      <w:r w:rsidRPr="00DE4E08">
        <w:rPr>
          <w:rFonts w:ascii="Consolas" w:hAnsi="Consolas" w:cs="Consolas"/>
          <w:color w:val="8ACCCF"/>
          <w:sz w:val="18"/>
          <w:szCs w:val="18"/>
          <w:lang w:val="en-US"/>
        </w:rPr>
        <w:t xml:space="preserve"> </w:t>
      </w:r>
      <w:bookmarkEnd w:id="442"/>
      <w:bookmarkEnd w:id="443"/>
      <w:bookmarkEnd w:id="444"/>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proofErr w:type="gram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40"/>
      <w:bookmarkEnd w:id="441"/>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Bulka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Atlant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st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r w:rsidRPr="00CA60BF">
        <w:rPr>
          <w:rFonts w:ascii="Consolas" w:eastAsia="Times New Roman" w:hAnsi="Consolas" w:cs="Consolas"/>
          <w:color w:val="8ACCCF"/>
          <w:sz w:val="18"/>
          <w:szCs w:val="18"/>
          <w:lang w:val="en-US"/>
        </w:rPr>
        <w:t xml:space="preserve"> </w:t>
      </w:r>
      <w:proofErr w:type="gramStart"/>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proofErr w:type="gramEnd"/>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here</w:t>
      </w:r>
      <w:proofErr w:type="gramStart"/>
      <w:r w:rsidRPr="00966FB4">
        <w:rPr>
          <w:rFonts w:ascii="Consolas" w:eastAsia="Times New Roman" w:hAnsi="Consolas" w:cs="Consolas"/>
          <w:color w:val="DFAF8F"/>
          <w:sz w:val="18"/>
          <w:szCs w:val="18"/>
        </w:rPr>
        <w:t xml:space="preserve">" </w:t>
      </w:r>
      <w:r w:rsidRPr="00D3414D">
        <w:rPr>
          <w:rFonts w:ascii="Consolas" w:eastAsia="Times New Roman" w:hAnsi="Consolas" w:cs="Consolas"/>
          <w:color w:val="DFDFBF"/>
          <w:sz w:val="18"/>
          <w:szCs w:val="18"/>
        </w:rPr>
        <w:t>,</w:t>
      </w:r>
      <w:proofErr w:type="gramEnd"/>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r w:rsidRPr="00D460A0">
        <w:rPr>
          <w:rFonts w:ascii="Consolas" w:eastAsia="Times New Roman" w:hAnsi="Consolas" w:cs="Consolas"/>
          <w:color w:val="8ACCCF"/>
          <w:sz w:val="18"/>
          <w:szCs w:val="18"/>
          <w:lang w:val="en-US"/>
        </w:rPr>
        <w:t xml:space="preserve"> </w:t>
      </w:r>
      <w:proofErr w:type="gramStart"/>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proofErr w:type="gramEnd"/>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proofErr w:type="gramStart"/>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proofErr w:type="gramEnd"/>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Petrovich"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 xml:space="preserve">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63B6589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Bulka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84</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excise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 xml:space="preserv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 info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Petrovich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meta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 xml:space="preserv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5" w:name="_Toc507539858"/>
      <w:bookmarkStart w:id="446" w:name="_Toc27489464"/>
      <w:bookmarkStart w:id="447" w:name="_Toc63432911"/>
      <w:bookmarkStart w:id="448" w:name="_Toc80026485"/>
      <w:r>
        <w:t>2.1.2 Response body with request processing errors</w:t>
      </w:r>
      <w:bookmarkEnd w:id="445"/>
      <w:bookmarkEnd w:id="446"/>
      <w:bookmarkEnd w:id="447"/>
      <w:bookmarkEnd w:id="448"/>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5"/>
    </w:tbl>
    <w:p w14:paraId="02CE8C90" w14:textId="5E6E2676" w:rsidR="00171765" w:rsidRDefault="00171765" w:rsidP="00171765">
      <w:pPr>
        <w:rPr>
          <w:lang w:val="en-US"/>
        </w:rPr>
      </w:pPr>
    </w:p>
    <w:p w14:paraId="01C04081" w14:textId="77777777" w:rsidR="00171765" w:rsidRDefault="00171765" w:rsidP="00171765">
      <w:bookmarkStart w:id="449" w:name="OLE_LINK164"/>
      <w:bookmarkStart w:id="450"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9"/>
    <w:bookmarkEnd w:id="450"/>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1" w:name="OLE_LINK280"/>
      <w:bookmarkStart w:id="452" w:name="OLE_LINK281"/>
      <w:bookmarkStart w:id="453" w:name="_Toc507539859"/>
      <w:bookmarkStart w:id="454" w:name="_Toc27489465"/>
      <w:bookmarkStart w:id="455" w:name="_Toc63432912"/>
      <w:bookmarkStart w:id="456" w:name="_Toc80026486"/>
      <w:bookmarkStart w:id="457" w:name="OLE_LINK98"/>
      <w:bookmarkStart w:id="458" w:name="OLE_LINK99"/>
      <w:bookmarkStart w:id="459" w:name="OLE_LINK255"/>
      <w:bookmarkStart w:id="460" w:name="OLE_LINK256"/>
      <w:bookmarkStart w:id="461" w:name="OLE_LINK278"/>
      <w:bookmarkStart w:id="462" w:name="OLE_LINK279"/>
      <w:r w:rsidRPr="00CE43A2">
        <w:lastRenderedPageBreak/>
        <w:t xml:space="preserve">2.2 </w:t>
      </w:r>
      <w:bookmarkEnd w:id="451"/>
      <w:bookmarkEnd w:id="452"/>
      <w:r>
        <w:t>Check status</w:t>
      </w:r>
      <w:bookmarkEnd w:id="453"/>
      <w:bookmarkEnd w:id="454"/>
      <w:bookmarkEnd w:id="455"/>
      <w:bookmarkEnd w:id="456"/>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/api/v2/documents/ </w:t>
      </w:r>
      <w:bookmarkStart w:id="463" w:name="OLE_LINK57"/>
      <w:bookmarkStart w:id="464" w:name="OLE_LINK58"/>
      <w:r>
        <w:rPr>
          <w:rFonts w:cs="Arial"/>
          <w:b/>
          <w:lang w:val="en-US"/>
        </w:rPr>
        <w:t xml:space="preserve">{inn} </w:t>
      </w:r>
      <w:bookmarkEnd w:id="463"/>
      <w:bookmarkEnd w:id="464"/>
      <w:r>
        <w:rPr>
          <w:rFonts w:cs="Arial"/>
          <w:b/>
          <w:lang w:val="en-US"/>
        </w:rPr>
        <w:t xml:space="preserve">/status </w:t>
      </w:r>
      <w:bookmarkStart w:id="465" w:name="OLE_LINK55"/>
      <w:bookmarkStart w:id="466" w:name="OLE_LINK56"/>
      <w:r>
        <w:rPr>
          <w:rFonts w:cs="Arial"/>
          <w:b/>
          <w:lang w:val="en-US"/>
        </w:rPr>
        <w:t xml:space="preserve">/{ </w:t>
      </w:r>
      <w:bookmarkEnd w:id="465"/>
      <w:bookmarkEnd w:id="466"/>
      <w:proofErr w:type="spellStart"/>
      <w:r>
        <w:rPr>
          <w:rFonts w:cs="Arial"/>
          <w:b/>
          <w:lang w:val="en-US"/>
        </w:rPr>
        <w:t>document_id</w:t>
      </w:r>
      <w:proofErr w:type="spellEnd"/>
      <w:r>
        <w:rPr>
          <w:rFonts w:cs="Arial"/>
          <w:b/>
          <w:lang w:val="en-US"/>
        </w:rPr>
        <w:t xml:space="preserve"> }</w:t>
      </w:r>
    </w:p>
    <w:bookmarkEnd w:id="457"/>
    <w:bookmarkEnd w:id="458"/>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bookmarkEnd w:id="459"/>
    <w:bookmarkEnd w:id="460"/>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51F3359F" w14:textId="77777777" w:rsidR="00171765" w:rsidRDefault="00171765" w:rsidP="00171765">
      <w:pPr>
        <w:rPr>
          <w:rFonts w:cs="Arial"/>
        </w:rPr>
      </w:pPr>
    </w:p>
    <w:p w14:paraId="7A5D0440" w14:textId="77777777" w:rsidR="00171765" w:rsidRDefault="00171765" w:rsidP="00171765">
      <w:r>
        <w:t xml:space="preserve">Answer: </w:t>
      </w:r>
      <w:r>
        <w:rPr>
          <w:lang w:val="en-US"/>
        </w:rPr>
        <w:t xml:space="preserve">api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7" w:name="_Toc507539860"/>
      <w:bookmarkStart w:id="468" w:name="_Toc27489466"/>
      <w:bookmarkStart w:id="469" w:name="_Toc63432913"/>
      <w:bookmarkStart w:id="470" w:name="_Toc80026487"/>
      <w:r>
        <w:rPr>
          <w:lang w:val="en-US"/>
        </w:rPr>
        <w:t xml:space="preserve">2.2.1 </w:t>
      </w:r>
      <w:r>
        <w:t>Response body</w:t>
      </w:r>
      <w:bookmarkEnd w:id="467"/>
      <w:bookmarkEnd w:id="468"/>
      <w:bookmarkEnd w:id="469"/>
      <w:bookmarkEnd w:id="470"/>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71" w:name="OLE_LINK267"/>
            <w:bookmarkStart w:id="472" w:name="OLE_LINK268"/>
            <w:r>
              <w:rPr>
                <w:rFonts w:cs="Arial"/>
              </w:rPr>
              <w:t>up to 256 characters</w:t>
            </w:r>
            <w:bookmarkEnd w:id="471"/>
            <w:bookmarkEnd w:id="472"/>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73" w:name="OLE_LINK17"/>
            <w:bookmarkStart w:id="474" w:name="OLE_LINK18"/>
            <w:bookmarkStart w:id="475" w:name="OLE_LINK19"/>
            <w:bookmarkStart w:id="476" w:name="OLE_LINK20"/>
            <w:bookmarkStart w:id="477" w:name="OLE_LINK21"/>
            <w:proofErr w:type="spellStart"/>
            <w:r>
              <w:rPr>
                <w:rFonts w:cs="Arial"/>
                <w:lang w:val="en-US"/>
              </w:rPr>
              <w:lastRenderedPageBreak/>
              <w:t>odfI</w:t>
            </w:r>
            <w:bookmarkEnd w:id="473"/>
            <w:bookmarkEnd w:id="474"/>
            <w:r>
              <w:rPr>
                <w:rFonts w:cs="Arial"/>
                <w:lang w:val="en-US"/>
              </w:rPr>
              <w:t>NN</w:t>
            </w:r>
            <w:bookmarkEnd w:id="475"/>
            <w:bookmarkEnd w:id="476"/>
            <w:bookmarkEnd w:id="477"/>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8" w:name="OLE_LINK22"/>
            <w:bookmarkStart w:id="479" w:name="OLE_LINK23"/>
            <w:bookmarkStart w:id="480" w:name="OLE_LINK24"/>
            <w:proofErr w:type="spellStart"/>
            <w:r>
              <w:rPr>
                <w:rFonts w:cs="Arial"/>
                <w:lang w:val="en-US"/>
              </w:rPr>
              <w:t>fnsWebsite</w:t>
            </w:r>
            <w:bookmarkEnd w:id="478"/>
            <w:bookmarkEnd w:id="479"/>
            <w:bookmarkEnd w:id="480"/>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1" w:name="OLE_LINK25"/>
            <w:bookmarkStart w:id="482" w:name="OLE_LINK26"/>
            <w:bookmarkStart w:id="483" w:name="OLE_LINK27"/>
            <w:proofErr w:type="spellStart"/>
            <w:r>
              <w:rPr>
                <w:rFonts w:cs="Arial"/>
                <w:lang w:val="en-US"/>
              </w:rPr>
              <w:t>companyINN</w:t>
            </w:r>
            <w:bookmarkEnd w:id="481"/>
            <w:bookmarkEnd w:id="482"/>
            <w:bookmarkEnd w:id="483"/>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484" w:name="OLE_LINK1"/>
            <w:bookmarkStart w:id="485" w:name="OLE_LINK2"/>
            <w:r>
              <w:rPr>
                <w:rFonts w:cs="Arial"/>
              </w:rPr>
              <w:t>String up to 256 characters</w:t>
            </w:r>
            <w:bookmarkEnd w:id="484"/>
            <w:bookmarkEnd w:id="485"/>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6" w:name="OLE_LINK269"/>
            <w:bookmarkStart w:id="487" w:name="OLE_LINK270"/>
            <w:proofErr w:type="spellStart"/>
            <w:r>
              <w:rPr>
                <w:rFonts w:cs="Arial"/>
                <w:lang w:val="en-US"/>
              </w:rPr>
              <w:t>processedAt</w:t>
            </w:r>
            <w:bookmarkEnd w:id="486"/>
            <w:bookmarkEnd w:id="487"/>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8" w:name="OLE_LINK133"/>
            <w:bookmarkStart w:id="489" w:name="OLE_LINK134"/>
            <w:bookmarkStart w:id="490" w:name="OLE_LINK135"/>
            <w:r>
              <w:rPr>
                <w:rFonts w:cs="Arial"/>
              </w:rPr>
              <w:t>Decimal number up to 2 characters after the dot</w:t>
            </w:r>
            <w:bookmarkEnd w:id="488"/>
            <w:bookmarkEnd w:id="489"/>
            <w:bookmarkEnd w:id="490"/>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91" w:name="OLE_LINK287"/>
      <w:bookmarkStart w:id="492" w:name="OLE_LINK288"/>
      <w:r w:rsidRPr="00817738">
        <w:t>Example</w:t>
      </w:r>
      <w:r w:rsidRPr="00E15B84">
        <w:rPr>
          <w:lang w:val="en-US"/>
        </w:rPr>
        <w:t xml:space="preserve"> </w:t>
      </w:r>
      <w:proofErr w:type="gramStart"/>
      <w:r>
        <w:t xml:space="preserve">response </w:t>
      </w:r>
      <w:r w:rsidRPr="00E15B84">
        <w:rPr>
          <w:lang w:val="en-US"/>
        </w:rPr>
        <w:t>:</w:t>
      </w:r>
      <w:proofErr w:type="gramEnd"/>
    </w:p>
    <w:bookmarkEnd w:id="491"/>
    <w:bookmarkEnd w:id="492"/>
    <w:p w14:paraId="0C9DCB9F" w14:textId="77777777" w:rsidR="00171765" w:rsidRPr="00E15B84" w:rsidRDefault="00171765" w:rsidP="00171765">
      <w:pPr>
        <w:rPr>
          <w:rFonts w:cs="Arial"/>
          <w:lang w:val="en-US"/>
        </w:rPr>
      </w:pPr>
    </w:p>
    <w:bookmarkEnd w:id="461"/>
    <w:bookmarkEnd w:id="462"/>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93"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493"/>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4" w:name="_Toc80026488"/>
      <w:r>
        <w:t>2.2.2 Response body with CM processing errors</w:t>
      </w:r>
      <w:bookmarkEnd w:id="494"/>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5" w:name="_Toc80026489"/>
      <w:r>
        <w:t xml:space="preserve">2.2. </w:t>
      </w:r>
      <w:r w:rsidR="006768A7">
        <w:t xml:space="preserve">2.1 </w:t>
      </w:r>
      <w:bookmarkStart w:id="496" w:name="OLE_LINK541"/>
      <w:bookmarkStart w:id="497" w:name="OLE_LINK542"/>
      <w:r>
        <w:t>Error processing the subject of calculation containing CM</w:t>
      </w:r>
      <w:bookmarkEnd w:id="495"/>
      <w:bookmarkEnd w:id="496"/>
      <w:bookmarkEnd w:id="497"/>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8" w:name="OLE_LINK543"/>
            <w:bookmarkStart w:id="499" w:name="OLE_LINK544"/>
            <w:r>
              <w:rPr>
                <w:rFonts w:cs="Arial"/>
                <w:lang w:val="en-US"/>
              </w:rPr>
              <w:t>position</w:t>
            </w:r>
            <w:bookmarkEnd w:id="498"/>
            <w:bookmarkEnd w:id="499"/>
          </w:p>
        </w:tc>
        <w:tc>
          <w:tcPr>
            <w:tcW w:w="5150" w:type="dxa"/>
          </w:tcPr>
          <w:p w14:paraId="13424BB6" w14:textId="77777777" w:rsidR="0007049E" w:rsidRDefault="0007049E" w:rsidP="0084541F">
            <w:pPr>
              <w:rPr>
                <w:rFonts w:cs="Arial"/>
              </w:rPr>
            </w:pPr>
            <w:bookmarkStart w:id="500" w:name="OLE_LINK548"/>
            <w:bookmarkStart w:id="501" w:name="OLE_LINK549"/>
            <w:r>
              <w:rPr>
                <w:rFonts w:cs="Arial"/>
              </w:rPr>
              <w:t>Position number starting from 0</w:t>
            </w:r>
            <w:bookmarkEnd w:id="500"/>
            <w:bookmarkEnd w:id="501"/>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2" w:name="OLE_LINK545"/>
            <w:bookmarkStart w:id="503" w:name="OLE_LINK546"/>
            <w:proofErr w:type="spellStart"/>
            <w:r>
              <w:rPr>
                <w:rFonts w:cs="Arial"/>
                <w:lang w:val="en-US"/>
              </w:rPr>
              <w:lastRenderedPageBreak/>
              <w:t>itemCode</w:t>
            </w:r>
            <w:bookmarkEnd w:id="502"/>
            <w:bookmarkEnd w:id="503"/>
            <w:proofErr w:type="spellEnd"/>
          </w:p>
        </w:tc>
        <w:tc>
          <w:tcPr>
            <w:tcW w:w="5150" w:type="dxa"/>
          </w:tcPr>
          <w:p w14:paraId="557A3827" w14:textId="77777777" w:rsidR="0007049E" w:rsidRPr="00B613ED" w:rsidRDefault="0007049E" w:rsidP="0084541F">
            <w:bookmarkStart w:id="504" w:name="OLE_LINK550"/>
            <w:bookmarkStart w:id="505" w:name="OLE_LINK551"/>
            <w:bookmarkStart w:id="506" w:name="OLE_LINK552"/>
            <w:r w:rsidRPr="003F544B">
              <w:t>Marking code, 2000</w:t>
            </w:r>
            <w:bookmarkEnd w:id="504"/>
            <w:bookmarkEnd w:id="505"/>
            <w:bookmarkEnd w:id="506"/>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7" w:name="OLE_LINK547"/>
            <w:proofErr w:type="spellStart"/>
            <w:r>
              <w:rPr>
                <w:rFonts w:cs="Arial"/>
                <w:lang w:val="en-US"/>
              </w:rPr>
              <w:t>checkResult</w:t>
            </w:r>
            <w:bookmarkEnd w:id="507"/>
            <w:proofErr w:type="spellEnd"/>
          </w:p>
        </w:tc>
        <w:tc>
          <w:tcPr>
            <w:tcW w:w="5150" w:type="dxa"/>
          </w:tcPr>
          <w:p w14:paraId="7E919875" w14:textId="77777777" w:rsidR="0007049E" w:rsidRPr="003F544B" w:rsidRDefault="0007049E" w:rsidP="0084541F">
            <w:bookmarkStart w:id="508" w:name="OLE_LINK553"/>
            <w:bookmarkStart w:id="509" w:name="OLE_LINK554"/>
            <w:r>
              <w:rPr>
                <w:rFonts w:cs="Arial"/>
              </w:rPr>
              <w:t>Result of checking</w:t>
            </w:r>
            <w:bookmarkEnd w:id="508"/>
            <w:bookmarkEnd w:id="509"/>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10" w:name="_Toc80026490"/>
      <w:r w:rsidRPr="007C163B">
        <w:t xml:space="preserve">2.2.2.2 </w:t>
      </w:r>
      <w:bookmarkStart w:id="511" w:name="OLE_LINK477"/>
      <w:bookmarkStart w:id="512" w:name="OLE_LINK478"/>
      <w:r>
        <w:t>CM check result</w:t>
      </w:r>
      <w:bookmarkEnd w:id="510"/>
      <w:bookmarkEnd w:id="511"/>
      <w:bookmarkEnd w:id="512"/>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3" w:name="OLE_LINK479"/>
            <w:bookmarkStart w:id="514" w:name="OLE_LINK480"/>
            <w:proofErr w:type="spellStart"/>
            <w:r>
              <w:rPr>
                <w:rFonts w:cs="Arial"/>
                <w:lang w:val="en-US"/>
              </w:rPr>
              <w:t>fsCheckStatus</w:t>
            </w:r>
            <w:bookmarkEnd w:id="513"/>
            <w:bookmarkEnd w:id="514"/>
            <w:proofErr w:type="spellEnd"/>
          </w:p>
        </w:tc>
        <w:tc>
          <w:tcPr>
            <w:tcW w:w="4839" w:type="dxa"/>
          </w:tcPr>
          <w:p w14:paraId="1862B1E8" w14:textId="77777777" w:rsidR="0007049E" w:rsidRPr="00B72AEC" w:rsidRDefault="0007049E" w:rsidP="0084541F">
            <w:pPr>
              <w:rPr>
                <w:rFonts w:cs="Arial"/>
              </w:rPr>
            </w:pPr>
            <w:bookmarkStart w:id="515" w:name="OLE_LINK518"/>
            <w:r>
              <w:rPr>
                <w:rFonts w:cs="Arial"/>
              </w:rPr>
              <w:t>Result of KM check, 2004</w:t>
            </w:r>
            <w:bookmarkEnd w:id="515"/>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6" w:name="OLE_LINK481"/>
            <w:bookmarkStart w:id="517" w:name="_Hlk78897630"/>
            <w:proofErr w:type="spellStart"/>
            <w:r>
              <w:rPr>
                <w:rFonts w:cs="Arial"/>
                <w:lang w:val="en-US"/>
              </w:rPr>
              <w:t>fsCheckStatusCause</w:t>
            </w:r>
            <w:bookmarkEnd w:id="516"/>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8" w:name="OLE_LINK482"/>
            <w:bookmarkStart w:id="519" w:name="OLE_LINK483"/>
            <w:bookmarkEnd w:id="517"/>
            <w:r>
              <w:rPr>
                <w:rFonts w:cs="Arial"/>
                <w:lang w:val="en-US"/>
              </w:rPr>
              <w:t>fs</w:t>
            </w:r>
            <w:proofErr w:type="spellStart"/>
            <w:r w:rsidR="0007049E" w:rsidRPr="001A4E77">
              <w:rPr>
                <w:rFonts w:cs="Arial"/>
              </w:rPr>
              <w:t>ItemCodeType</w:t>
            </w:r>
            <w:bookmarkEnd w:id="518"/>
            <w:bookmarkEnd w:id="519"/>
            <w:proofErr w:type="spellEnd"/>
          </w:p>
        </w:tc>
        <w:tc>
          <w:tcPr>
            <w:tcW w:w="4839" w:type="dxa"/>
          </w:tcPr>
          <w:p w14:paraId="2F9043D7" w14:textId="77777777" w:rsidR="0007049E" w:rsidRPr="002908DF" w:rsidRDefault="0007049E" w:rsidP="0084541F">
            <w:pPr>
              <w:rPr>
                <w:rFonts w:cs="Arial"/>
              </w:rPr>
            </w:pPr>
            <w:bookmarkStart w:id="520" w:name="OLE_LINK522"/>
            <w:bookmarkStart w:id="521" w:name="OLE_LINK523"/>
            <w:r>
              <w:rPr>
                <w:rFonts w:cs="Arial"/>
              </w:rPr>
              <w:t>Marking code type, 2100</w:t>
            </w:r>
            <w:bookmarkEnd w:id="520"/>
            <w:bookmarkEnd w:id="521"/>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2" w:name="OLE_LINK484"/>
            <w:bookmarkStart w:id="523" w:name="OLE_LINK485"/>
            <w:bookmarkStart w:id="524" w:name="OLE_LINK486"/>
            <w:bookmarkStart w:id="525" w:name="_Hlk78897650"/>
            <w:proofErr w:type="spellStart"/>
            <w:r>
              <w:rPr>
                <w:rFonts w:cs="Arial"/>
                <w:lang w:val="en-US"/>
              </w:rPr>
              <w:t>checkResult</w:t>
            </w:r>
            <w:bookmarkEnd w:id="522"/>
            <w:bookmarkEnd w:id="523"/>
            <w:bookmarkEnd w:id="524"/>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6" w:name="OLE_LINK487"/>
            <w:bookmarkStart w:id="527" w:name="OLE_LINK488"/>
            <w:bookmarkEnd w:id="525"/>
            <w:proofErr w:type="spellStart"/>
            <w:r>
              <w:rPr>
                <w:rFonts w:cs="Arial"/>
                <w:lang w:val="en-US"/>
              </w:rPr>
              <w:t>oismCheckResultCode</w:t>
            </w:r>
            <w:proofErr w:type="spellEnd"/>
            <w:r>
              <w:rPr>
                <w:rFonts w:cs="Arial"/>
                <w:lang w:val="en-US"/>
              </w:rPr>
              <w:t xml:space="preserve"> </w:t>
            </w:r>
            <w:bookmarkEnd w:id="526"/>
            <w:bookmarkEnd w:id="527"/>
          </w:p>
        </w:tc>
        <w:tc>
          <w:tcPr>
            <w:tcW w:w="4839" w:type="dxa"/>
          </w:tcPr>
          <w:p w14:paraId="6959AB65" w14:textId="77777777" w:rsidR="0007049E" w:rsidRPr="002908DF" w:rsidRDefault="0007049E" w:rsidP="0084541F">
            <w:pPr>
              <w:rPr>
                <w:rFonts w:cs="Arial"/>
              </w:rPr>
            </w:pPr>
            <w:bookmarkStart w:id="528" w:name="OLE_LINK527"/>
            <w:bookmarkStart w:id="529"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8"/>
            <w:bookmarkEnd w:id="529"/>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0" w:name="OLE_LINK489"/>
            <w:bookmarkStart w:id="531" w:name="OLE_LINK490"/>
            <w:proofErr w:type="spellStart"/>
            <w:r>
              <w:rPr>
                <w:rFonts w:cs="Arial"/>
                <w:lang w:val="en-US"/>
              </w:rPr>
              <w:t>oismResponse</w:t>
            </w:r>
            <w:bookmarkEnd w:id="530"/>
            <w:bookmarkEnd w:id="531"/>
            <w:proofErr w:type="spellEnd"/>
          </w:p>
        </w:tc>
        <w:tc>
          <w:tcPr>
            <w:tcW w:w="4839" w:type="dxa"/>
          </w:tcPr>
          <w:p w14:paraId="46305FD7" w14:textId="77777777" w:rsidR="0007049E" w:rsidRDefault="0007049E" w:rsidP="0084541F">
            <w:pPr>
              <w:rPr>
                <w:rFonts w:cs="Arial"/>
              </w:rPr>
            </w:pPr>
            <w:bookmarkStart w:id="532" w:name="OLE_LINK516"/>
            <w:bookmarkStart w:id="533"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32"/>
            <w:bookmarkEnd w:id="533"/>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4" w:name="_Toc80026491"/>
      <w:r w:rsidRPr="007C163B">
        <w:lastRenderedPageBreak/>
        <w:t xml:space="preserve">2.2.2.3 </w:t>
      </w:r>
      <w:bookmarkStart w:id="535" w:name="OLE_LINK491"/>
      <w:r>
        <w:t>Server response to CM check request</w:t>
      </w:r>
      <w:bookmarkEnd w:id="534"/>
      <w:bookmarkEnd w:id="535"/>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6" w:name="OLE_LINK492"/>
            <w:bookmarkStart w:id="537" w:name="OLE_LINK493"/>
            <w:proofErr w:type="spellStart"/>
            <w:r>
              <w:rPr>
                <w:rFonts w:cs="Arial"/>
                <w:lang w:val="en-US"/>
              </w:rPr>
              <w:t>dateTime</w:t>
            </w:r>
            <w:bookmarkEnd w:id="536"/>
            <w:bookmarkEnd w:id="537"/>
            <w:proofErr w:type="spellEnd"/>
          </w:p>
        </w:tc>
        <w:tc>
          <w:tcPr>
            <w:tcW w:w="4839" w:type="dxa"/>
          </w:tcPr>
          <w:p w14:paraId="28CF4206" w14:textId="77777777" w:rsidR="0007049E" w:rsidRPr="00DF451F" w:rsidRDefault="0007049E" w:rsidP="0084541F">
            <w:pPr>
              <w:rPr>
                <w:rFonts w:cs="Arial"/>
              </w:rPr>
            </w:pPr>
            <w:bookmarkStart w:id="538" w:name="OLE_LINK514"/>
            <w:bookmarkStart w:id="539" w:name="OLE_LINK515"/>
            <w:r w:rsidRPr="000D0368">
              <w:rPr>
                <w:rFonts w:cs="Arial"/>
              </w:rPr>
              <w:t>Request date and time, 2114</w:t>
            </w:r>
            <w:bookmarkEnd w:id="538"/>
            <w:bookmarkEnd w:id="539"/>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0" w:name="OLE_LINK494"/>
            <w:bookmarkStart w:id="541" w:name="OLE_LINK495"/>
            <w:proofErr w:type="spellStart"/>
            <w:r>
              <w:rPr>
                <w:rFonts w:cs="Arial"/>
                <w:lang w:val="en-US"/>
              </w:rPr>
              <w:t>resultCode</w:t>
            </w:r>
            <w:bookmarkEnd w:id="540"/>
            <w:bookmarkEnd w:id="541"/>
            <w:proofErr w:type="spellEnd"/>
          </w:p>
        </w:tc>
        <w:tc>
          <w:tcPr>
            <w:tcW w:w="4839" w:type="dxa"/>
          </w:tcPr>
          <w:p w14:paraId="0CC1AEEB" w14:textId="77777777" w:rsidR="0007049E" w:rsidRPr="000D0368" w:rsidRDefault="0007049E" w:rsidP="0084541F">
            <w:pPr>
              <w:rPr>
                <w:rFonts w:cs="Arial"/>
              </w:rPr>
            </w:pPr>
            <w:bookmarkStart w:id="542" w:name="OLE_LINK512"/>
            <w:bookmarkStart w:id="543" w:name="OLE_LINK513"/>
            <w:r w:rsidRPr="000D0368">
              <w:rPr>
                <w:rFonts w:cs="Arial"/>
              </w:rPr>
              <w:t>Request handling codes, 2105</w:t>
            </w:r>
            <w:bookmarkEnd w:id="542"/>
            <w:bookmarkEnd w:id="543"/>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4" w:name="OLE_LINK496"/>
            <w:bookmarkStart w:id="545" w:name="OLE_LINK497"/>
            <w:proofErr w:type="spellStart"/>
            <w:r>
              <w:rPr>
                <w:rFonts w:cs="Arial"/>
                <w:lang w:val="en-US"/>
              </w:rPr>
              <w:t>itemCodeType</w:t>
            </w:r>
            <w:bookmarkEnd w:id="544"/>
            <w:bookmarkEnd w:id="545"/>
            <w:proofErr w:type="spellEnd"/>
          </w:p>
        </w:tc>
        <w:tc>
          <w:tcPr>
            <w:tcW w:w="4839" w:type="dxa"/>
          </w:tcPr>
          <w:p w14:paraId="1DAB9F8C" w14:textId="77777777" w:rsidR="0007049E" w:rsidRPr="000D0368" w:rsidRDefault="0007049E" w:rsidP="0084541F">
            <w:pPr>
              <w:rPr>
                <w:rFonts w:cs="Arial"/>
              </w:rPr>
            </w:pPr>
            <w:bookmarkStart w:id="546" w:name="OLE_LINK510"/>
            <w:bookmarkStart w:id="547" w:name="OLE_LINK511"/>
            <w:r w:rsidRPr="00527DE0">
              <w:rPr>
                <w:rFonts w:cs="Arial"/>
              </w:rPr>
              <w:t>Marking code type, 2100</w:t>
            </w:r>
            <w:bookmarkEnd w:id="546"/>
            <w:bookmarkEnd w:id="547"/>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8" w:name="OLE_LINK498"/>
            <w:bookmarkStart w:id="549" w:name="OLE_LINK499"/>
            <w:proofErr w:type="spellStart"/>
            <w:r>
              <w:rPr>
                <w:rFonts w:cs="Arial"/>
                <w:lang w:val="en-US"/>
              </w:rPr>
              <w:t>oismStatus</w:t>
            </w:r>
            <w:bookmarkEnd w:id="548"/>
            <w:bookmarkEnd w:id="549"/>
            <w:proofErr w:type="spellEnd"/>
          </w:p>
        </w:tc>
        <w:tc>
          <w:tcPr>
            <w:tcW w:w="4839" w:type="dxa"/>
          </w:tcPr>
          <w:p w14:paraId="57702E77" w14:textId="77777777" w:rsidR="0007049E" w:rsidRPr="00527DE0" w:rsidRDefault="0007049E" w:rsidP="0084541F">
            <w:pPr>
              <w:rPr>
                <w:rFonts w:cs="Arial"/>
              </w:rPr>
            </w:pPr>
            <w:bookmarkStart w:id="550" w:name="OLE_LINK508"/>
            <w:bookmarkStart w:id="551" w:name="OLE_LINK509"/>
            <w:r w:rsidRPr="00536886">
              <w:rPr>
                <w:rFonts w:cs="Arial"/>
              </w:rPr>
              <w:t>CMIS response on item status, 2109</w:t>
            </w:r>
            <w:bookmarkEnd w:id="550"/>
            <w:bookmarkEnd w:id="551"/>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2" w:name="OLE_LINK500"/>
            <w:bookmarkStart w:id="553" w:name="OLE_LINK501"/>
            <w:proofErr w:type="spellStart"/>
            <w:r>
              <w:rPr>
                <w:rFonts w:cs="Arial"/>
                <w:lang w:val="en-US"/>
              </w:rPr>
              <w:t>processingResults</w:t>
            </w:r>
            <w:bookmarkEnd w:id="552"/>
            <w:bookmarkEnd w:id="553"/>
            <w:proofErr w:type="spellEnd"/>
          </w:p>
        </w:tc>
        <w:tc>
          <w:tcPr>
            <w:tcW w:w="4839" w:type="dxa"/>
          </w:tcPr>
          <w:p w14:paraId="6919E7C5" w14:textId="77777777" w:rsidR="0007049E" w:rsidRPr="00536886" w:rsidRDefault="0007049E" w:rsidP="0084541F">
            <w:pPr>
              <w:rPr>
                <w:rFonts w:cs="Arial"/>
              </w:rPr>
            </w:pPr>
            <w:bookmarkStart w:id="554" w:name="OLE_LINK506"/>
            <w:bookmarkStart w:id="555" w:name="OLE_LINK507"/>
            <w:r w:rsidRPr="00536886">
              <w:rPr>
                <w:rFonts w:cs="Arial"/>
              </w:rPr>
              <w:t>Request processing results, 2005</w:t>
            </w:r>
            <w:bookmarkEnd w:id="554"/>
            <w:bookmarkEnd w:id="555"/>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6" w:name="OLE_LINK502"/>
            <w:bookmarkStart w:id="557" w:name="OLE_LINK503"/>
            <w:proofErr w:type="spellStart"/>
            <w:r>
              <w:rPr>
                <w:rFonts w:cs="Arial"/>
                <w:lang w:val="en-US"/>
              </w:rPr>
              <w:t>itemId</w:t>
            </w:r>
            <w:bookmarkEnd w:id="556"/>
            <w:bookmarkEnd w:id="557"/>
            <w:proofErr w:type="spellEnd"/>
          </w:p>
        </w:tc>
        <w:tc>
          <w:tcPr>
            <w:tcW w:w="4839" w:type="dxa"/>
          </w:tcPr>
          <w:p w14:paraId="09DD1DE2" w14:textId="77777777" w:rsidR="0007049E" w:rsidRPr="00536886" w:rsidRDefault="0007049E" w:rsidP="0084541F">
            <w:pPr>
              <w:rPr>
                <w:rFonts w:cs="Arial"/>
              </w:rPr>
            </w:pPr>
            <w:bookmarkStart w:id="558" w:name="OLE_LINK504"/>
            <w:bookmarkStart w:id="559" w:name="OLE_LINK505"/>
            <w:r w:rsidRPr="00536886">
              <w:rPr>
                <w:rFonts w:cs="Arial"/>
              </w:rPr>
              <w:t>Item ID, 2101</w:t>
            </w:r>
            <w:bookmarkEnd w:id="558"/>
            <w:bookmarkEnd w:id="559"/>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proofErr w:type="gramStart"/>
      <w:r>
        <w:t xml:space="preserve">response </w:t>
      </w:r>
      <w:r w:rsidRPr="00CE43A2">
        <w:rPr>
          <w:lang w:val="en-US"/>
        </w:rPr>
        <w:t>:</w:t>
      </w:r>
      <w:proofErr w:type="gramEnd"/>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r w:rsidRPr="00CE43A2">
        <w:rPr>
          <w:rFonts w:ascii="Consolas" w:eastAsia="Times New Roman" w:hAnsi="Consolas" w:cs="Courier New"/>
          <w:color w:val="8ACCCF"/>
          <w:sz w:val="20"/>
          <w:szCs w:val="20"/>
          <w:lang w:val="en-US" w:eastAsia="ru-RU"/>
        </w:rPr>
        <w:t xml:space="preserve"> </w:t>
      </w:r>
      <w:proofErr w:type="gramStart"/>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proofErr w:type="gramEnd"/>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60" w:name="_Toc507539861"/>
      <w:bookmarkStart w:id="561" w:name="_Toc27489467"/>
      <w:bookmarkStart w:id="562" w:name="_Toc63432914"/>
      <w:bookmarkStart w:id="563" w:name="_Toc80026492"/>
      <w:r w:rsidRPr="001B370A">
        <w:lastRenderedPageBreak/>
        <w:t xml:space="preserve">2.3 </w:t>
      </w:r>
      <w:r>
        <w:t>Creating a correction receipt</w:t>
      </w:r>
      <w:bookmarkEnd w:id="560"/>
      <w:bookmarkEnd w:id="561"/>
      <w:bookmarkEnd w:id="562"/>
      <w:bookmarkEnd w:id="563"/>
    </w:p>
    <w:p w14:paraId="5C87160C" w14:textId="77777777" w:rsidR="00171765" w:rsidRDefault="00171765" w:rsidP="00171765">
      <w:pPr>
        <w:rPr>
          <w:rFonts w:cs="Arial"/>
        </w:rPr>
      </w:pPr>
      <w:r>
        <w:rPr>
          <w:rFonts w:cs="Arial"/>
        </w:rPr>
        <w:t>Creating a correction receipt is an asynchronous request; after its execution, the receipt is queued for processing. In addition to the check data, the client sends a unique document identifier, using which later, he will be able to request the status of the correction check (clause 2.4). Plus,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proofErr w:type="gramStart"/>
      <w:r>
        <w:rPr>
          <w:rFonts w:cs="Arial"/>
          <w:lang w:val="en-US"/>
        </w:rPr>
        <w:t xml:space="preserve">Main </w:t>
      </w:r>
      <w:r w:rsidRPr="00575A1C">
        <w:rPr>
          <w:rFonts w:cs="Arial"/>
        </w:rPr>
        <w:t>.</w:t>
      </w:r>
      <w:proofErr w:type="gramEnd"/>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564" w:name="OLE_LINK103"/>
      <w:bookmarkStart w:id="565" w:name="OLE_LINK104"/>
      <w:bookmarkStart w:id="566" w:name="OLE_LINK105"/>
      <w:r>
        <w:rPr>
          <w:rFonts w:cs="Arial"/>
          <w:b/>
          <w:lang w:val="en-US"/>
        </w:rPr>
        <w:t xml:space="preserve">corrections </w:t>
      </w:r>
      <w:bookmarkEnd w:id="564"/>
      <w:bookmarkEnd w:id="565"/>
      <w:bookmarkEnd w:id="566"/>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7" w:name="_Toc507539862"/>
      <w:bookmarkStart w:id="568" w:name="_Toc27489468"/>
      <w:bookmarkStart w:id="569" w:name="_Toc63432915"/>
      <w:bookmarkStart w:id="570" w:name="_Toc80026493"/>
      <w:r>
        <w:t>2.3.1 Request body</w:t>
      </w:r>
      <w:bookmarkEnd w:id="567"/>
      <w:bookmarkEnd w:id="568"/>
      <w:bookmarkEnd w:id="569"/>
      <w:bookmarkEnd w:id="570"/>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71" w:name="OLE_LINK166"/>
            <w:bookmarkStart w:id="572" w:name="OLE_LINK167"/>
            <w:r>
              <w:rPr>
                <w:rFonts w:cs="Arial"/>
              </w:rPr>
              <w:t xml:space="preserve">A string of 10 or 12 </w:t>
            </w:r>
            <w:proofErr w:type="gramStart"/>
            <w:r>
              <w:rPr>
                <w:rFonts w:cs="Arial"/>
              </w:rPr>
              <w:t xml:space="preserve">characters </w:t>
            </w:r>
            <w:bookmarkEnd w:id="571"/>
            <w:bookmarkEnd w:id="572"/>
            <w:r>
              <w:rPr>
                <w:rFonts w:cs="Arial"/>
              </w:rPr>
              <w:t>.</w:t>
            </w:r>
            <w:proofErr w:type="gramEnd"/>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F12065" w:rsidRPr="008F4F86" w14:paraId="1317A52B" w14:textId="77777777" w:rsidTr="00D3414D">
        <w:tc>
          <w:tcPr>
            <w:tcW w:w="1813" w:type="dxa"/>
          </w:tcPr>
          <w:p w14:paraId="5BCA2283" w14:textId="056E3344" w:rsidR="00F12065" w:rsidRDefault="00F12065" w:rsidP="00F12065">
            <w:pPr>
              <w:rPr>
                <w:rFonts w:cs="Arial"/>
                <w:lang w:val="en-US"/>
              </w:rPr>
            </w:pPr>
            <w:proofErr w:type="spellStart"/>
            <w:r w:rsidRPr="00F12065">
              <w:rPr>
                <w:rFonts w:cs="Arial"/>
                <w:lang w:val="en-US"/>
              </w:rPr>
              <w:t>callbackApiKey</w:t>
            </w:r>
            <w:proofErr w:type="spellEnd"/>
          </w:p>
        </w:tc>
        <w:tc>
          <w:tcPr>
            <w:tcW w:w="5950" w:type="dxa"/>
          </w:tcPr>
          <w:p w14:paraId="749ADAD2" w14:textId="6FB1779D" w:rsidR="00F12065" w:rsidRDefault="00F12065" w:rsidP="00F12065">
            <w:pPr>
              <w:rPr>
                <w:rFonts w:cs="Arial"/>
                <w:lang w:val="en-US"/>
              </w:rPr>
            </w:pPr>
            <w:r w:rsidRPr="00F12065">
              <w:rPr>
                <w:rFonts w:cs="Arial"/>
                <w:lang w:val="en-US"/>
              </w:rPr>
              <w:t>API key for calling the callback</w:t>
            </w:r>
          </w:p>
        </w:tc>
        <w:tc>
          <w:tcPr>
            <w:tcW w:w="3118" w:type="dxa"/>
          </w:tcPr>
          <w:p w14:paraId="73C9A552" w14:textId="0646BFEB" w:rsidR="00F12065" w:rsidRDefault="00F12065" w:rsidP="00F12065">
            <w:pPr>
              <w:rPr>
                <w:rFonts w:cs="Arial"/>
              </w:rPr>
            </w:pPr>
            <w:r w:rsidRPr="00F12065">
              <w:rPr>
                <w:rFonts w:cs="Arial"/>
              </w:rPr>
              <w:t>String from 1 to 3072 characters or null</w:t>
            </w:r>
          </w:p>
        </w:tc>
        <w:tc>
          <w:tcPr>
            <w:tcW w:w="3118" w:type="dxa"/>
          </w:tcPr>
          <w:p w14:paraId="19D81E85" w14:textId="633D53D7" w:rsidR="00F12065" w:rsidRDefault="00F12065" w:rsidP="00F12065">
            <w:pPr>
              <w:rPr>
                <w:rFonts w:cs="Arial"/>
              </w:rPr>
            </w:pPr>
            <w:r w:rsidRPr="00F12065">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73" w:name="_Toc507539863"/>
      <w:bookmarkStart w:id="574" w:name="_Toc27489469"/>
      <w:bookmarkStart w:id="575" w:name="_Toc80026494"/>
      <w:r>
        <w:rPr>
          <w:rFonts w:cs="Arial"/>
        </w:rPr>
        <w:lastRenderedPageBreak/>
        <w:t xml:space="preserve">2.3.1.1 </w:t>
      </w:r>
      <w:r>
        <w:t>Document content</w:t>
      </w:r>
      <w:bookmarkEnd w:id="573"/>
      <w:bookmarkEnd w:id="574"/>
      <w:bookmarkEnd w:id="575"/>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6"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7" w:name="OLE_LINK378"/>
            <w:bookmarkStart w:id="578"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577"/>
            <w:bookmarkEnd w:id="578"/>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9" w:name="_Hlk491086840"/>
            <w:bookmarkEnd w:id="576"/>
            <w:r>
              <w:rPr>
                <w:rFonts w:cs="Arial"/>
                <w:lang w:val="en-US"/>
              </w:rPr>
              <w:t>type</w:t>
            </w:r>
          </w:p>
        </w:tc>
        <w:tc>
          <w:tcPr>
            <w:tcW w:w="5103" w:type="dxa"/>
          </w:tcPr>
          <w:p w14:paraId="3B3B2966" w14:textId="77777777" w:rsidR="00D3414D" w:rsidRDefault="00D3414D" w:rsidP="00171765">
            <w:pPr>
              <w:rPr>
                <w:rFonts w:cs="Arial"/>
              </w:rPr>
            </w:pPr>
            <w:bookmarkStart w:id="580" w:name="OLE_LINK380"/>
            <w:bookmarkStart w:id="581"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80"/>
            <w:bookmarkEnd w:id="581"/>
          </w:p>
        </w:tc>
        <w:tc>
          <w:tcPr>
            <w:tcW w:w="3118" w:type="dxa"/>
          </w:tcPr>
          <w:p w14:paraId="2F3A167D" w14:textId="796271CD" w:rsidR="00D3414D" w:rsidRDefault="00D3414D" w:rsidP="00D3414D">
            <w:pPr>
              <w:rPr>
                <w:rFonts w:cs="Arial"/>
              </w:rPr>
            </w:pPr>
            <w:bookmarkStart w:id="582" w:name="OLE_LINK154"/>
            <w:bookmarkStart w:id="583" w:name="OLE_LINK155"/>
            <w:bookmarkStart w:id="584" w:name="OLE_LINK156"/>
            <w:proofErr w:type="gramStart"/>
            <w:r>
              <w:rPr>
                <w:rFonts w:cs="Arial"/>
              </w:rPr>
              <w:t xml:space="preserve">Number </w:t>
            </w:r>
            <w:bookmarkEnd w:id="582"/>
            <w:bookmarkEnd w:id="583"/>
            <w:bookmarkEnd w:id="584"/>
            <w:r>
              <w:rPr>
                <w:rFonts w:cs="Arial"/>
              </w:rPr>
              <w:t>.</w:t>
            </w:r>
            <w:proofErr w:type="gramEnd"/>
          </w:p>
        </w:tc>
        <w:tc>
          <w:tcPr>
            <w:tcW w:w="3118" w:type="dxa"/>
          </w:tcPr>
          <w:p w14:paraId="492240FA" w14:textId="1B135159" w:rsidR="00D3414D" w:rsidRDefault="00D3414D" w:rsidP="00171765">
            <w:pPr>
              <w:rPr>
                <w:rFonts w:cs="Arial"/>
              </w:rPr>
            </w:pPr>
            <w:r>
              <w:rPr>
                <w:rFonts w:cs="Arial"/>
              </w:rPr>
              <w:t>The parameter is required.</w:t>
            </w:r>
          </w:p>
        </w:tc>
      </w:tr>
      <w:bookmarkEnd w:id="579"/>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5" w:name="OLE_LINK384"/>
            <w:bookmarkStart w:id="586" w:name="OLE_LINK385"/>
            <w:r>
              <w:rPr>
                <w:rFonts w:cs="Arial"/>
              </w:rPr>
              <w:t>The document date of the basis for the correction is 1178.</w:t>
            </w:r>
            <w:bookmarkEnd w:id="585"/>
            <w:bookmarkEnd w:id="586"/>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11F1EE00" w:rsidR="00D3414D" w:rsidRDefault="00D3414D" w:rsidP="00A8378B">
            <w:pPr>
              <w:rPr>
                <w:rFonts w:cs="Arial"/>
              </w:rPr>
            </w:pPr>
            <w:r>
              <w:rPr>
                <w:rFonts w:cs="Arial"/>
              </w:rPr>
              <w:t>The parameter is required.</w:t>
            </w:r>
            <w:r w:rsidR="007E0D0F">
              <w:t xml:space="preserve"> </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587" w:name="OLE_LINK388"/>
            <w:bookmarkStart w:id="588" w:name="OLE_LINK389"/>
            <w:r>
              <w:rPr>
                <w:rFonts w:cs="Arial"/>
              </w:rPr>
              <w:t>The amount of the calculation indicated in the check (BSO), 1020</w:t>
            </w:r>
            <w:bookmarkEnd w:id="587"/>
            <w:bookmarkEnd w:id="588"/>
          </w:p>
        </w:tc>
        <w:tc>
          <w:tcPr>
            <w:tcW w:w="3118" w:type="dxa"/>
          </w:tcPr>
          <w:p w14:paraId="01BFDB00" w14:textId="43B1CA44" w:rsidR="00D3414D" w:rsidRDefault="00D3414D" w:rsidP="00D3414D">
            <w:pPr>
              <w:rPr>
                <w:rFonts w:cs="Arial"/>
              </w:rPr>
            </w:pPr>
            <w:bookmarkStart w:id="589" w:name="OLE_LINK136"/>
            <w:bookmarkStart w:id="590" w:name="OLE_LINK137"/>
            <w:bookmarkStart w:id="591" w:name="OLE_LINK138"/>
            <w:r>
              <w:rPr>
                <w:rFonts w:cs="Arial"/>
              </w:rPr>
              <w:t xml:space="preserve">Decimal number accurate to 2 characters after the </w:t>
            </w:r>
            <w:proofErr w:type="gramStart"/>
            <w:r>
              <w:rPr>
                <w:rFonts w:cs="Arial"/>
              </w:rPr>
              <w:t xml:space="preserve">dot </w:t>
            </w:r>
            <w:bookmarkEnd w:id="589"/>
            <w:bookmarkEnd w:id="590"/>
            <w:bookmarkEnd w:id="591"/>
            <w:r>
              <w:rPr>
                <w:rFonts w:cs="Arial"/>
              </w:rPr>
              <w:t>.</w:t>
            </w:r>
            <w:proofErr w:type="gramEnd"/>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2" w:name="OLE_LINK390"/>
            <w:bookmarkStart w:id="593" w:name="OLE_LINK391"/>
            <w:r>
              <w:t>Check amount (BSO) in cash, 1031</w:t>
            </w:r>
            <w:bookmarkEnd w:id="592"/>
            <w:bookmarkEnd w:id="593"/>
          </w:p>
        </w:tc>
        <w:tc>
          <w:tcPr>
            <w:tcW w:w="3118" w:type="dxa"/>
          </w:tcPr>
          <w:p w14:paraId="41F67DA0" w14:textId="77777777" w:rsidR="00D3414D" w:rsidRPr="000813B8" w:rsidRDefault="00D3414D" w:rsidP="00171765">
            <w:pPr>
              <w:rPr>
                <w:rFonts w:cs="Arial"/>
              </w:rPr>
            </w:pPr>
            <w:bookmarkStart w:id="594" w:name="OLE_LINK139"/>
            <w:bookmarkStart w:id="595" w:name="OLE_LINK140"/>
            <w:r>
              <w:rPr>
                <w:rFonts w:cs="Arial"/>
              </w:rPr>
              <w:t>Decimal number up to 2 characters after the dot</w:t>
            </w:r>
            <w:bookmarkEnd w:id="594"/>
            <w:bookmarkEnd w:id="595"/>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6" w:name="OLE_LINK392"/>
            <w:bookmarkStart w:id="597" w:name="OLE_LINK393"/>
            <w:r>
              <w:t>Check amount (BSO) non-cash, 1081</w:t>
            </w:r>
            <w:bookmarkEnd w:id="596"/>
            <w:bookmarkEnd w:id="597"/>
          </w:p>
        </w:tc>
        <w:tc>
          <w:tcPr>
            <w:tcW w:w="3118" w:type="dxa"/>
          </w:tcPr>
          <w:p w14:paraId="3ACE5EC4" w14:textId="77777777" w:rsidR="00D3414D" w:rsidRPr="006A64D3" w:rsidRDefault="00D3414D" w:rsidP="00171765">
            <w:pPr>
              <w:rPr>
                <w:rFonts w:cs="Arial"/>
              </w:rPr>
            </w:pPr>
            <w:bookmarkStart w:id="598" w:name="OLE_LINK141"/>
            <w:bookmarkStart w:id="599" w:name="OLE_LINK143"/>
            <w:bookmarkStart w:id="600" w:name="OLE_LINK144"/>
            <w:r>
              <w:rPr>
                <w:rFonts w:cs="Arial"/>
              </w:rPr>
              <w:t>Decimal number up to 2 characters after the dot</w:t>
            </w:r>
            <w:bookmarkEnd w:id="598"/>
            <w:bookmarkEnd w:id="599"/>
            <w:bookmarkEnd w:id="600"/>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601" w:name="OLE_LINK394"/>
            <w:bookmarkStart w:id="602" w:name="OLE_LINK395"/>
            <w:r>
              <w:t>Check amount (BSO) prepaid (offset of advance payment and (or) previous payments), 1215</w:t>
            </w:r>
            <w:bookmarkEnd w:id="601"/>
            <w:bookmarkEnd w:id="602"/>
          </w:p>
        </w:tc>
        <w:tc>
          <w:tcPr>
            <w:tcW w:w="3118" w:type="dxa"/>
          </w:tcPr>
          <w:p w14:paraId="5A7AD9BF" w14:textId="77777777" w:rsidR="00D3414D" w:rsidRDefault="00D3414D" w:rsidP="00171765">
            <w:pPr>
              <w:rPr>
                <w:rFonts w:cs="Arial"/>
              </w:rPr>
            </w:pPr>
            <w:bookmarkStart w:id="603" w:name="OLE_LINK145"/>
            <w:bookmarkStart w:id="604" w:name="OLE_LINK146"/>
            <w:bookmarkStart w:id="605" w:name="OLE_LINK147"/>
            <w:r>
              <w:rPr>
                <w:rFonts w:cs="Arial"/>
              </w:rPr>
              <w:t>Decimal number up to 2 characters after the dot</w:t>
            </w:r>
            <w:bookmarkEnd w:id="603"/>
            <w:bookmarkEnd w:id="604"/>
            <w:bookmarkEnd w:id="605"/>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06" w:name="OLE_LINK396"/>
            <w:bookmarkStart w:id="607" w:name="OLE_LINK397"/>
            <w:r>
              <w:t xml:space="preserve">Check amount (SSO) </w:t>
            </w:r>
            <w:r w:rsidRPr="000F29F3">
              <w:t>postpaid (on credit), 1216</w:t>
            </w:r>
            <w:bookmarkEnd w:id="606"/>
            <w:bookmarkEnd w:id="607"/>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8"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09" w:name="OLE_LINK398"/>
            <w:bookmarkStart w:id="610" w:name="OLE_LINK399"/>
            <w:r>
              <w:t>Amount on check (BSO) counter provision, 1217</w:t>
            </w:r>
            <w:bookmarkEnd w:id="609"/>
            <w:bookmarkEnd w:id="610"/>
          </w:p>
        </w:tc>
        <w:tc>
          <w:tcPr>
            <w:tcW w:w="3118" w:type="dxa"/>
          </w:tcPr>
          <w:p w14:paraId="6DD68002" w14:textId="77777777" w:rsidR="00D3414D" w:rsidRDefault="00D3414D" w:rsidP="00171765">
            <w:pPr>
              <w:rPr>
                <w:rFonts w:cs="Arial"/>
              </w:rPr>
            </w:pPr>
            <w:bookmarkStart w:id="611" w:name="OLE_LINK150"/>
            <w:bookmarkStart w:id="612" w:name="OLE_LINK151"/>
            <w:r>
              <w:rPr>
                <w:rFonts w:cs="Arial"/>
              </w:rPr>
              <w:t>Decimal number up to 2 characters after the dot</w:t>
            </w:r>
            <w:bookmarkEnd w:id="611"/>
            <w:bookmarkEnd w:id="612"/>
          </w:p>
        </w:tc>
        <w:tc>
          <w:tcPr>
            <w:tcW w:w="3118" w:type="dxa"/>
          </w:tcPr>
          <w:p w14:paraId="3CE14371" w14:textId="621FF67C" w:rsidR="00D3414D" w:rsidRDefault="00D3414D" w:rsidP="00171765">
            <w:pPr>
              <w:rPr>
                <w:rFonts w:cs="Arial"/>
              </w:rPr>
            </w:pPr>
          </w:p>
        </w:tc>
      </w:tr>
      <w:bookmarkEnd w:id="608"/>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13" w:name="OLE_LINK400"/>
            <w:bookmarkStart w:id="614" w:name="OLE_LINK401"/>
            <w:r>
              <w:t>The amount of the VAT check at the rate of 20%, 1102</w:t>
            </w:r>
            <w:bookmarkEnd w:id="613"/>
            <w:bookmarkEnd w:id="614"/>
          </w:p>
        </w:tc>
        <w:tc>
          <w:tcPr>
            <w:tcW w:w="3118" w:type="dxa"/>
          </w:tcPr>
          <w:p w14:paraId="3F4BA2ED" w14:textId="77777777" w:rsidR="00D3414D" w:rsidRDefault="00D3414D" w:rsidP="00171765">
            <w:pPr>
              <w:rPr>
                <w:rFonts w:cs="Arial"/>
              </w:rPr>
            </w:pPr>
            <w:bookmarkStart w:id="615" w:name="OLE_LINK157"/>
            <w:bookmarkStart w:id="616" w:name="OLE_LINK158"/>
            <w:bookmarkStart w:id="617" w:name="OLE_LINK159"/>
            <w:bookmarkStart w:id="618" w:name="OLE_LINK160"/>
            <w:bookmarkStart w:id="619" w:name="OLE_LINK161"/>
            <w:bookmarkStart w:id="620" w:name="OLE_LINK162"/>
            <w:r>
              <w:rPr>
                <w:rFonts w:cs="Arial"/>
              </w:rPr>
              <w:t>Decimal number up to 2 characters after the dot</w:t>
            </w:r>
            <w:bookmarkEnd w:id="615"/>
            <w:bookmarkEnd w:id="616"/>
            <w:bookmarkEnd w:id="617"/>
            <w:bookmarkEnd w:id="618"/>
            <w:bookmarkEnd w:id="619"/>
            <w:bookmarkEnd w:id="620"/>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21" w:name="OLE_LINK402"/>
            <w:bookmarkStart w:id="622" w:name="OLE_LINK403"/>
            <w:r>
              <w:t>The amount of VAT check at a rate of 10%, 1103</w:t>
            </w:r>
            <w:bookmarkEnd w:id="621"/>
            <w:bookmarkEnd w:id="622"/>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23" w:name="OLE_LINK404"/>
            <w:bookmarkStart w:id="624" w:name="OLE_LINK405"/>
            <w:r>
              <w:t>Settlement amount on a check with VAT at a rate of 0%, 1104</w:t>
            </w:r>
            <w:bookmarkEnd w:id="623"/>
            <w:bookmarkEnd w:id="624"/>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5" w:name="OLE_LINK406"/>
            <w:bookmarkStart w:id="626" w:name="OLE_LINK407"/>
            <w:r>
              <w:t>Amount of check settlement without VAT, 1105</w:t>
            </w:r>
            <w:bookmarkEnd w:id="625"/>
            <w:bookmarkEnd w:id="626"/>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7" w:name="OLE_LINK408"/>
            <w:bookmarkStart w:id="628" w:name="OLE_LINK409"/>
            <w:r>
              <w:t xml:space="preserve">The amount of the VAT check according to </w:t>
            </w:r>
            <w:proofErr w:type="gramStart"/>
            <w:r w:rsidRPr="00ED5962">
              <w:t>calc .</w:t>
            </w:r>
            <w:proofErr w:type="gramEnd"/>
            <w:r w:rsidRPr="00ED5962">
              <w:t xml:space="preserve"> rate 20/120, 1106</w:t>
            </w:r>
            <w:bookmarkEnd w:id="627"/>
            <w:bookmarkEnd w:id="628"/>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29" w:name="OLE_LINK410"/>
            <w:bookmarkStart w:id="630" w:name="OLE_LINK411"/>
            <w:r>
              <w:t xml:space="preserve">The amount of the VAT check according to </w:t>
            </w:r>
            <w:proofErr w:type="gramStart"/>
            <w:r w:rsidRPr="00ED5962">
              <w:t>calc .</w:t>
            </w:r>
            <w:proofErr w:type="gramEnd"/>
            <w:r w:rsidRPr="00ED5962">
              <w:t xml:space="preserve"> rate 10/110, 1107</w:t>
            </w:r>
            <w:bookmarkEnd w:id="629"/>
            <w:bookmarkEnd w:id="630"/>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BACAD86" w:rsidR="00D3414D" w:rsidRPr="00EA41AF" w:rsidRDefault="00D3414D" w:rsidP="00171765">
            <w:proofErr w:type="spellStart"/>
            <w:r>
              <w:rPr>
                <w:lang w:val="en-US"/>
              </w:rPr>
              <w:lastRenderedPageBreak/>
              <w:t>taxationSystem</w:t>
            </w:r>
            <w:proofErr w:type="spellEnd"/>
            <w:r>
              <w:rPr>
                <w:lang w:val="en-US"/>
              </w:rPr>
              <w:t xml:space="preserve"> </w:t>
            </w:r>
          </w:p>
        </w:tc>
        <w:tc>
          <w:tcPr>
            <w:tcW w:w="5103" w:type="dxa"/>
          </w:tcPr>
          <w:p w14:paraId="09CE7E12" w14:textId="77777777" w:rsidR="00D3414D" w:rsidRDefault="00D3414D" w:rsidP="00171765">
            <w:bookmarkStart w:id="631" w:name="OLE_LINK412"/>
            <w:bookmarkStart w:id="632" w:name="OLE_LINK413"/>
            <w:r>
              <w:t>Applicable system of taxation, 1055:</w:t>
            </w:r>
          </w:p>
          <w:p w14:paraId="51C737ED" w14:textId="77777777" w:rsidR="00D3414D" w:rsidRDefault="00D3414D" w:rsidP="00171765">
            <w:pPr>
              <w:ind w:firstLine="317"/>
            </w:pPr>
            <w:r>
              <w:t>0. General</w:t>
            </w:r>
          </w:p>
          <w:p w14:paraId="62B9728F" w14:textId="77777777" w:rsidR="00D3414D" w:rsidRDefault="00D3414D" w:rsidP="00171765">
            <w:pPr>
              <w:ind w:firstLine="317"/>
            </w:pPr>
            <w:r>
              <w:t>1. Simplified income</w:t>
            </w:r>
          </w:p>
          <w:p w14:paraId="7F6CD4A0" w14:textId="77777777" w:rsidR="00D3414D" w:rsidRDefault="00D3414D" w:rsidP="00171765">
            <w:pPr>
              <w:ind w:firstLine="317"/>
            </w:pPr>
            <w:r>
              <w:t>2. Simplified income minus expenses</w:t>
            </w:r>
          </w:p>
          <w:p w14:paraId="0D2607EC" w14:textId="77777777" w:rsidR="00D3414D" w:rsidRDefault="00D3414D" w:rsidP="00171765">
            <w:pPr>
              <w:ind w:firstLine="317"/>
            </w:pPr>
            <w:r>
              <w:t>3. Single tax on imputed income</w:t>
            </w:r>
          </w:p>
          <w:p w14:paraId="070A9DB6" w14:textId="77777777" w:rsidR="00D3414D" w:rsidRDefault="00D3414D" w:rsidP="00171765">
            <w:pPr>
              <w:ind w:firstLine="317"/>
            </w:pPr>
            <w:r>
              <w:t>4. Single agricultural tax</w:t>
            </w:r>
          </w:p>
          <w:p w14:paraId="3D5112B4" w14:textId="77777777" w:rsidR="00D3414D" w:rsidRDefault="00D3414D" w:rsidP="00171765">
            <w:r>
              <w:t>5. Patent taxation system</w:t>
            </w:r>
            <w:bookmarkEnd w:id="631"/>
            <w:bookmarkEnd w:id="632"/>
          </w:p>
        </w:tc>
        <w:tc>
          <w:tcPr>
            <w:tcW w:w="3118" w:type="dxa"/>
          </w:tcPr>
          <w:p w14:paraId="6A475715" w14:textId="1F16218E" w:rsidR="00D3414D" w:rsidRDefault="00D3414D" w:rsidP="00D3414D">
            <w:pPr>
              <w:rPr>
                <w:rFonts w:cs="Arial"/>
              </w:rPr>
            </w:pPr>
            <w:r>
              <w:rPr>
                <w:rFonts w:cs="Arial"/>
              </w:rPr>
              <w:t>Number.</w:t>
            </w:r>
          </w:p>
        </w:tc>
        <w:tc>
          <w:tcPr>
            <w:tcW w:w="3118" w:type="dxa"/>
          </w:tcPr>
          <w:p w14:paraId="7C92701D" w14:textId="3F448B6A" w:rsidR="00D3414D" w:rsidRDefault="00D3414D" w:rsidP="00171765">
            <w:pPr>
              <w:rPr>
                <w:rFonts w:cs="Arial"/>
              </w:rPr>
            </w:pPr>
            <w:r>
              <w:rPr>
                <w:rFonts w:cs="Arial"/>
              </w:rPr>
              <w:t>The parameter is required.</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Machine number, 1036</w:t>
            </w:r>
          </w:p>
        </w:tc>
        <w:tc>
          <w:tcPr>
            <w:tcW w:w="3118" w:type="dxa"/>
          </w:tcPr>
          <w:p w14:paraId="48752C9C" w14:textId="77777777" w:rsidR="00D3414D" w:rsidRDefault="00D3414D" w:rsidP="00171765">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Settlement address, 1009</w:t>
            </w:r>
          </w:p>
        </w:tc>
        <w:tc>
          <w:tcPr>
            <w:tcW w:w="3118" w:type="dxa"/>
          </w:tcPr>
          <w:p w14:paraId="3C57931C" w14:textId="77777777" w:rsidR="00D3414D" w:rsidRPr="001B2CA7"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Place of settlement, 1187</w:t>
            </w:r>
          </w:p>
        </w:tc>
        <w:tc>
          <w:tcPr>
            <w:tcW w:w="3118" w:type="dxa"/>
          </w:tcPr>
          <w:p w14:paraId="6E4CF8AF" w14:textId="77777777" w:rsidR="00D3414D"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D3414D" w:rsidRDefault="00D3414D" w:rsidP="00171765">
            <w:pPr>
              <w:rPr>
                <w:rFonts w:cs="Arial"/>
              </w:rPr>
            </w:pPr>
            <w:r>
              <w:rPr>
                <w:rFonts w:cs="Arial"/>
              </w:rPr>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r>
        <w:rPr>
          <w:lang w:val="en-US"/>
        </w:rPr>
        <w:t xml:space="preserve">api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3" w:name="_Toc507539864"/>
      <w:bookmarkStart w:id="634" w:name="_Toc27489470"/>
      <w:bookmarkStart w:id="635" w:name="_Toc63432916"/>
      <w:bookmarkStart w:id="636" w:name="_Toc80026495"/>
      <w:r>
        <w:t>2.3.2 Response body with request processing errors</w:t>
      </w:r>
      <w:bookmarkEnd w:id="633"/>
      <w:bookmarkEnd w:id="634"/>
      <w:bookmarkEnd w:id="635"/>
      <w:bookmarkEnd w:id="636"/>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proofErr w:type="gramStart"/>
      <w:r>
        <w:t xml:space="preserve">request </w:t>
      </w:r>
      <w:r w:rsidRPr="007973EC">
        <w:rPr>
          <w:lang w:val="en-US"/>
        </w:rPr>
        <w:t>:</w:t>
      </w:r>
      <w:proofErr w:type="gramEnd"/>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 xml:space="preserve"> </w:t>
      </w:r>
      <w:proofErr w:type="gramStart"/>
      <w:r w:rsidRPr="00966FB4">
        <w:rPr>
          <w:rFonts w:ascii="Consolas" w:hAnsi="Consolas" w:cs="Consolas"/>
          <w:color w:val="8ACCCF"/>
          <w:sz w:val="18"/>
          <w:szCs w:val="18"/>
          <w:lang w:val="en-US"/>
        </w:rPr>
        <w:t xml:space="preserve">" </w:t>
      </w:r>
      <w:r w:rsidRPr="00966FB4">
        <w:rPr>
          <w:rFonts w:ascii="Consolas" w:hAnsi="Consolas" w:cs="Consolas"/>
          <w:color w:val="DFDFBF"/>
          <w:sz w:val="18"/>
          <w:szCs w:val="18"/>
          <w:lang w:val="en-US"/>
        </w:rPr>
        <w:t>:</w:t>
      </w:r>
      <w:proofErr w:type="gramEnd"/>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proofErr w:type="gram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w:t>
      </w:r>
      <w:proofErr w:type="gramEnd"/>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7" w:name="_Toc507539865"/>
      <w:bookmarkStart w:id="638" w:name="_Toc27489471"/>
      <w:bookmarkStart w:id="639" w:name="_Toc63432917"/>
      <w:bookmarkStart w:id="640" w:name="_Toc80026496"/>
      <w:r>
        <w:lastRenderedPageBreak/>
        <w:t xml:space="preserve">2.4 </w:t>
      </w:r>
      <w:r w:rsidRPr="005E0AA8">
        <w:t>Correction check status</w:t>
      </w:r>
      <w:bookmarkEnd w:id="637"/>
      <w:bookmarkEnd w:id="638"/>
      <w:bookmarkEnd w:id="639"/>
      <w:bookmarkEnd w:id="640"/>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/v2/corrections/{inn}/status/{ </w:t>
      </w:r>
      <w:proofErr w:type="spellStart"/>
      <w:r>
        <w:rPr>
          <w:rFonts w:cs="Arial"/>
          <w:b/>
          <w:lang w:val="en-US"/>
        </w:rPr>
        <w:t>document_id</w:t>
      </w:r>
      <w:proofErr w:type="spellEnd"/>
      <w:r>
        <w:rPr>
          <w:rFonts w:cs="Arial"/>
          <w:b/>
          <w:lang w:val="en-US"/>
        </w:rPr>
        <w:t xml:space="preserve">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6C9B6768" w14:textId="77777777" w:rsidR="00171765" w:rsidRDefault="00171765" w:rsidP="00171765">
      <w:pPr>
        <w:rPr>
          <w:rFonts w:cs="Arial"/>
        </w:rPr>
      </w:pPr>
    </w:p>
    <w:p w14:paraId="20DAEA35" w14:textId="77777777" w:rsidR="00171765" w:rsidRDefault="00171765" w:rsidP="00171765">
      <w:r>
        <w:t xml:space="preserve">Answer: </w:t>
      </w:r>
      <w:r>
        <w:rPr>
          <w:lang w:val="en-US"/>
        </w:rPr>
        <w:t xml:space="preserve">api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41" w:name="OLE_LINK111"/>
      <w:bookmarkStart w:id="642" w:name="OLE_LINK112"/>
      <w:bookmarkStart w:id="643" w:name="OLE_LINK113"/>
      <w:bookmarkStart w:id="644" w:name="OLE_LINK106"/>
      <w:bookmarkStart w:id="645" w:name="OLE_LINK107"/>
      <w:r w:rsidRPr="00E02F83">
        <w:t xml:space="preserve">400 </w:t>
      </w:r>
      <w:r>
        <w:rPr>
          <w:lang w:val="en-US"/>
        </w:rPr>
        <w:t>Bad</w:t>
      </w:r>
      <w:r w:rsidRPr="00C42DB2">
        <w:t xml:space="preserve"> </w:t>
      </w:r>
      <w:r>
        <w:rPr>
          <w:lang w:val="en-US"/>
        </w:rPr>
        <w:t>Request</w:t>
      </w:r>
      <w:bookmarkEnd w:id="641"/>
      <w:bookmarkEnd w:id="642"/>
      <w:bookmarkEnd w:id="643"/>
      <w:r w:rsidRPr="00425254">
        <w:t xml:space="preserve"> </w:t>
      </w:r>
      <w:bookmarkEnd w:id="644"/>
      <w:bookmarkEnd w:id="645"/>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6" w:name="_Toc507539866"/>
      <w:bookmarkStart w:id="647" w:name="_Toc27489472"/>
      <w:bookmarkStart w:id="648" w:name="_Toc63432918"/>
      <w:bookmarkStart w:id="649" w:name="_Toc80026497"/>
      <w:r>
        <w:rPr>
          <w:lang w:val="en-US"/>
        </w:rPr>
        <w:t xml:space="preserve">2.4.1 Response </w:t>
      </w:r>
      <w:r>
        <w:t xml:space="preserve">Body </w:t>
      </w:r>
      <w:bookmarkEnd w:id="646"/>
      <w:bookmarkEnd w:id="647"/>
      <w:bookmarkEnd w:id="648"/>
      <w:bookmarkEnd w:id="649"/>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50" w:name="OLE_LINK116"/>
            <w:bookmarkStart w:id="651" w:name="OLE_LINK117"/>
            <w:bookmarkStart w:id="652"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50"/>
            <w:bookmarkEnd w:id="651"/>
            <w:bookmarkEnd w:id="652"/>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53" w:name="_Hlk77695558"/>
      <w:r w:rsidRPr="00817738">
        <w:t>Example</w:t>
      </w:r>
      <w:r w:rsidRPr="00E15B84">
        <w:rPr>
          <w:lang w:val="en-US"/>
        </w:rPr>
        <w:t xml:space="preserve"> </w:t>
      </w:r>
      <w:proofErr w:type="gramStart"/>
      <w:r>
        <w:t xml:space="preserve">response </w:t>
      </w:r>
      <w:r w:rsidRPr="00E15B84">
        <w:rPr>
          <w:lang w:val="en-US"/>
        </w:rPr>
        <w:t>:</w:t>
      </w:r>
      <w:proofErr w:type="gramEnd"/>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53"/>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4" w:name="_Toc27489473"/>
      <w:bookmarkStart w:id="655" w:name="_Toc63432919"/>
      <w:bookmarkStart w:id="656" w:name="_Toc80026498"/>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4"/>
      <w:bookmarkEnd w:id="655"/>
      <w:bookmarkEnd w:id="656"/>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657" w:name="OLE_LINK468"/>
      <w:r>
        <w:rPr>
          <w:rFonts w:cs="Arial"/>
          <w:b/>
          <w:lang w:val="en-US"/>
        </w:rPr>
        <w:t xml:space="preserve">devices/status/{inn}/{ </w:t>
      </w:r>
      <w:proofErr w:type="spellStart"/>
      <w:r>
        <w:rPr>
          <w:rFonts w:cs="Arial"/>
          <w:b/>
          <w:lang w:val="en-US"/>
        </w:rPr>
        <w:t>group_name</w:t>
      </w:r>
      <w:proofErr w:type="spellEnd"/>
      <w:r>
        <w:rPr>
          <w:rFonts w:cs="Arial"/>
          <w:b/>
          <w:lang w:val="en-US"/>
        </w:rPr>
        <w:t xml:space="preserve"> }</w:t>
      </w:r>
      <w:bookmarkEnd w:id="657"/>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7A94FDF0" w14:textId="77777777" w:rsidR="00171765" w:rsidRDefault="00171765" w:rsidP="00171765">
      <w:pPr>
        <w:rPr>
          <w:rFonts w:cs="Arial"/>
        </w:rPr>
      </w:pPr>
    </w:p>
    <w:p w14:paraId="40DED6CD" w14:textId="77777777" w:rsidR="00171765" w:rsidRDefault="00171765" w:rsidP="00171765">
      <w:r>
        <w:t xml:space="preserve">Answer: </w:t>
      </w:r>
      <w:r>
        <w:rPr>
          <w:lang w:val="en-US"/>
        </w:rPr>
        <w:t xml:space="preserve">api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8" w:name="_Toc27489474"/>
      <w:bookmarkStart w:id="659" w:name="_Toc63432920"/>
      <w:bookmarkStart w:id="660" w:name="_Toc80026499"/>
      <w:r>
        <w:rPr>
          <w:lang w:val="en-US"/>
        </w:rPr>
        <w:t xml:space="preserve">2.5.1 Response </w:t>
      </w:r>
      <w:r>
        <w:t xml:space="preserve">Body </w:t>
      </w:r>
      <w:bookmarkEnd w:id="658"/>
      <w:bookmarkEnd w:id="659"/>
      <w:bookmarkEnd w:id="660"/>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1" w:name="_Toc27489475"/>
      <w:bookmarkStart w:id="662" w:name="_Toc80026500"/>
      <w:r w:rsidRPr="00233398">
        <w:t>2.5.1.1 Device information object structure</w:t>
      </w:r>
      <w:bookmarkEnd w:id="661"/>
      <w:bookmarkEnd w:id="662"/>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63" w:name="OLE_LINK441"/>
            <w:proofErr w:type="spellStart"/>
            <w:r>
              <w:rPr>
                <w:rFonts w:cs="Arial"/>
                <w:lang w:val="en-US"/>
              </w:rPr>
              <w:t>unsentD</w:t>
            </w:r>
            <w:r>
              <w:rPr>
                <w:rFonts w:cs="Arial"/>
              </w:rPr>
              <w:t>ocument</w:t>
            </w:r>
            <w:r w:rsidR="00D3414D">
              <w:rPr>
                <w:rFonts w:cs="Arial"/>
                <w:lang w:val="en-US"/>
              </w:rPr>
              <w:t>sCount</w:t>
            </w:r>
            <w:bookmarkEnd w:id="663"/>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4" w:name="OLE_LINK442"/>
            <w:proofErr w:type="spellStart"/>
            <w:r>
              <w:rPr>
                <w:rFonts w:cs="Arial"/>
                <w:lang w:val="en-US"/>
              </w:rPr>
              <w:t>firstUnsentDocumentDate</w:t>
            </w:r>
            <w:bookmarkEnd w:id="664"/>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5" w:name="OLE_LINK466"/>
            <w:proofErr w:type="spellStart"/>
            <w:r>
              <w:rPr>
                <w:rFonts w:cs="Arial"/>
                <w:lang w:val="en-US"/>
              </w:rPr>
              <w:lastRenderedPageBreak/>
              <w:t>fsDocumentsCount</w:t>
            </w:r>
            <w:bookmarkEnd w:id="665"/>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6" w:name="OLE_LINK467"/>
            <w:proofErr w:type="spellStart"/>
            <w:r>
              <w:rPr>
                <w:rFonts w:cs="Arial"/>
                <w:lang w:val="en-US"/>
              </w:rPr>
              <w:t>fsExpirationDate</w:t>
            </w:r>
            <w:bookmarkEnd w:id="666"/>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7" w:name="_Toc27489476"/>
      <w:bookmarkStart w:id="668" w:name="_Toc63432921"/>
      <w:bookmarkStart w:id="669" w:name="_Toc80026501"/>
      <w:r>
        <w:t>2.5.2 Response body with request processing errors</w:t>
      </w:r>
      <w:bookmarkEnd w:id="667"/>
      <w:bookmarkEnd w:id="668"/>
      <w:bookmarkEnd w:id="669"/>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Yarus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70" w:name="_Toc39619191"/>
      <w:bookmarkStart w:id="671" w:name="_Toc80026502"/>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70"/>
      <w:bookmarkEnd w:id="671"/>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2" w:name="_Toc39619192"/>
      <w:bookmarkStart w:id="673" w:name="_Toc80026503"/>
      <w:r>
        <w:t>2.6.1 Request body</w:t>
      </w:r>
      <w:bookmarkEnd w:id="672"/>
      <w:bookmarkEnd w:id="673"/>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r>
        <w:rPr>
          <w:lang w:val="en-US"/>
        </w:rPr>
        <w:t xml:space="preserve">api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4" w:name="_Toc39619193"/>
      <w:bookmarkStart w:id="675" w:name="_Toc80026504"/>
      <w:r>
        <w:t>2.6.2 Response body with request processing errors</w:t>
      </w:r>
      <w:bookmarkEnd w:id="674"/>
      <w:bookmarkEnd w:id="675"/>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lastRenderedPageBreak/>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6" w:name="_Toc80026505"/>
      <w:r w:rsidRPr="00391032">
        <w:lastRenderedPageBreak/>
        <w:t xml:space="preserve">2. </w:t>
      </w:r>
      <w:r>
        <w:t>7 Creation of FFD correction check 1.2</w:t>
      </w:r>
      <w:bookmarkEnd w:id="676"/>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677" w:name="OLE_LINK593"/>
      <w:r w:rsidR="00F5370D">
        <w:rPr>
          <w:rFonts w:cs="Arial"/>
          <w:b/>
          <w:lang w:val="en-US"/>
        </w:rPr>
        <w:t xml:space="preserve">correction12 </w:t>
      </w:r>
      <w:bookmarkEnd w:id="677"/>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8" w:name="_Toc80026506"/>
      <w:r>
        <w:t>2.7.1 Request body</w:t>
      </w:r>
      <w:bookmarkEnd w:id="678"/>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The name of the key to be used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F12065" w:rsidRPr="008F4F86" w14:paraId="4A09240B" w14:textId="77777777" w:rsidTr="00D3414D">
        <w:tc>
          <w:tcPr>
            <w:tcW w:w="2196" w:type="dxa"/>
          </w:tcPr>
          <w:p w14:paraId="64BB4B6A" w14:textId="2DB529CC" w:rsidR="00F12065" w:rsidRDefault="00F12065" w:rsidP="00F12065">
            <w:pPr>
              <w:rPr>
                <w:rFonts w:cs="Arial"/>
                <w:lang w:val="en-US"/>
              </w:rPr>
            </w:pPr>
            <w:proofErr w:type="spellStart"/>
            <w:r w:rsidRPr="00F12065">
              <w:rPr>
                <w:rFonts w:cs="Arial"/>
                <w:lang w:val="en-US"/>
              </w:rPr>
              <w:t>callbackApiKey</w:t>
            </w:r>
            <w:proofErr w:type="spellEnd"/>
          </w:p>
        </w:tc>
        <w:tc>
          <w:tcPr>
            <w:tcW w:w="5496" w:type="dxa"/>
          </w:tcPr>
          <w:p w14:paraId="0048FECC" w14:textId="1A114590" w:rsidR="00F12065" w:rsidRDefault="00F12065" w:rsidP="00F12065">
            <w:pPr>
              <w:rPr>
                <w:rFonts w:cs="Arial"/>
                <w:lang w:val="en-US"/>
              </w:rPr>
            </w:pPr>
            <w:r w:rsidRPr="00F12065">
              <w:rPr>
                <w:rFonts w:cs="Arial"/>
                <w:lang w:val="en-US"/>
              </w:rPr>
              <w:t>API key for calling the callback</w:t>
            </w:r>
          </w:p>
        </w:tc>
        <w:tc>
          <w:tcPr>
            <w:tcW w:w="2591" w:type="dxa"/>
          </w:tcPr>
          <w:p w14:paraId="0B63910F" w14:textId="23A65F9C" w:rsidR="00F12065" w:rsidRDefault="00F12065" w:rsidP="00F12065">
            <w:pPr>
              <w:rPr>
                <w:rFonts w:cs="Arial"/>
              </w:rPr>
            </w:pPr>
            <w:r w:rsidRPr="00F12065">
              <w:rPr>
                <w:rFonts w:cs="Arial"/>
              </w:rPr>
              <w:t>String from 1 to 3072 characters or null</w:t>
            </w:r>
          </w:p>
        </w:tc>
        <w:tc>
          <w:tcPr>
            <w:tcW w:w="2591" w:type="dxa"/>
          </w:tcPr>
          <w:p w14:paraId="05C0A1BB" w14:textId="40AEA349" w:rsidR="00F12065" w:rsidRDefault="00F12065" w:rsidP="00F12065">
            <w:pPr>
              <w:rPr>
                <w:rFonts w:cs="Arial"/>
              </w:rPr>
            </w:pPr>
            <w:r w:rsidRPr="00F12065">
              <w:rPr>
                <w:rFonts w:cs="Arial"/>
              </w:rPr>
              <w:t>The parameter is optional</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proofErr w:type="gramStart"/>
            <w:r>
              <w:rPr>
                <w:rFonts w:cs="Arial"/>
                <w:lang w:val="en-US"/>
              </w:rPr>
              <w:t xml:space="preserve">false </w:t>
            </w:r>
            <w:r w:rsidRPr="00DE7DD0">
              <w:rPr>
                <w:rFonts w:cs="Arial"/>
              </w:rPr>
              <w:t>.</w:t>
            </w:r>
            <w:proofErr w:type="gramEnd"/>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79" w:name="_Toc80026507"/>
      <w:r>
        <w:rPr>
          <w:rFonts w:cs="Arial"/>
        </w:rPr>
        <w:lastRenderedPageBreak/>
        <w:t xml:space="preserve">2. </w:t>
      </w:r>
      <w:r w:rsidR="006E0B19">
        <w:rPr>
          <w:rFonts w:cs="Arial"/>
        </w:rPr>
        <w:t xml:space="preserve">7.1.1 </w:t>
      </w:r>
      <w:r>
        <w:t>Document content</w:t>
      </w:r>
      <w:bookmarkEnd w:id="679"/>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B119ED" w:rsidRPr="008F4F86" w14:paraId="476B2A66" w14:textId="1CEEA1B5" w:rsidTr="00A2661E">
        <w:tc>
          <w:tcPr>
            <w:tcW w:w="3967" w:type="dxa"/>
          </w:tcPr>
          <w:p w14:paraId="4F5101C3" w14:textId="62612421" w:rsidR="00B119ED" w:rsidRDefault="00B119ED" w:rsidP="00B119ED">
            <w:pPr>
              <w:rPr>
                <w:rFonts w:cs="Arial"/>
                <w:lang w:val="en-US"/>
              </w:rPr>
            </w:pPr>
            <w:proofErr w:type="spellStart"/>
            <w:r w:rsidRPr="004311A3">
              <w:rPr>
                <w:rFonts w:cs="Arial"/>
              </w:rPr>
              <w:t>customerContact</w:t>
            </w:r>
            <w:proofErr w:type="spellEnd"/>
          </w:p>
        </w:tc>
        <w:tc>
          <w:tcPr>
            <w:tcW w:w="2974" w:type="dxa"/>
          </w:tcPr>
          <w:p w14:paraId="71BD76A5" w14:textId="780B3925" w:rsidR="00B119ED" w:rsidRDefault="00B119ED" w:rsidP="00B119ED">
            <w:pPr>
              <w:rPr>
                <w:rFonts w:cs="Arial"/>
              </w:rPr>
            </w:pPr>
            <w:r>
              <w:t>Phone or email address of the buyer, 1008</w:t>
            </w:r>
          </w:p>
        </w:tc>
        <w:tc>
          <w:tcPr>
            <w:tcW w:w="3260" w:type="dxa"/>
          </w:tcPr>
          <w:p w14:paraId="0C7D8BDC" w14:textId="5A55CEF4" w:rsidR="00B119ED" w:rsidRDefault="00B119ED" w:rsidP="00B119ED">
            <w:pPr>
              <w:rPr>
                <w:rFonts w:cs="Arial"/>
              </w:rPr>
            </w:pPr>
            <w:r>
              <w:rPr>
                <w:rFonts w:cs="Arial"/>
              </w:rPr>
              <w:t xml:space="preserve">String from 1 to 64 characters, format </w:t>
            </w:r>
            <w:r>
              <w:t>+{C} or {C}@{C}, {</w:t>
            </w:r>
            <w:r>
              <w:rPr>
                <w:lang w:val="en-US"/>
              </w:rPr>
              <w:t>none</w:t>
            </w:r>
            <w:r>
              <w:t>}</w:t>
            </w:r>
            <w:r w:rsidRPr="00542312">
              <w:t>.</w:t>
            </w:r>
          </w:p>
        </w:tc>
        <w:tc>
          <w:tcPr>
            <w:tcW w:w="3260" w:type="dxa"/>
          </w:tcPr>
          <w:p w14:paraId="09BE5481" w14:textId="1CB7C4F6" w:rsidR="00B119ED" w:rsidRDefault="00B119ED" w:rsidP="00B119ED">
            <w:pPr>
              <w:rPr>
                <w:rFonts w:cs="Arial"/>
              </w:rPr>
            </w:pPr>
            <w:r>
              <w:rPr>
                <w:rFonts w:cs="Arial"/>
              </w:rPr>
              <w:t>required parameter</w:t>
            </w:r>
          </w:p>
        </w:tc>
      </w:tr>
      <w:tr w:rsidR="00B119ED" w:rsidRPr="008F4F86" w14:paraId="20831836" w14:textId="65BC91BB" w:rsidTr="00A2661E">
        <w:tc>
          <w:tcPr>
            <w:tcW w:w="3967" w:type="dxa"/>
          </w:tcPr>
          <w:p w14:paraId="3E45924C" w14:textId="01B3CF65" w:rsidR="00B119ED" w:rsidRDefault="00B119ED" w:rsidP="00B119ED">
            <w:pPr>
              <w:rPr>
                <w:rFonts w:cs="Arial"/>
                <w:lang w:val="en-US"/>
              </w:rPr>
            </w:pPr>
            <w:proofErr w:type="spellStart"/>
            <w:r>
              <w:rPr>
                <w:rFonts w:cs="Arial"/>
                <w:lang w:val="en-US"/>
              </w:rPr>
              <w:t>correctionType</w:t>
            </w:r>
            <w:proofErr w:type="spellEnd"/>
          </w:p>
        </w:tc>
        <w:tc>
          <w:tcPr>
            <w:tcW w:w="2974" w:type="dxa"/>
          </w:tcPr>
          <w:p w14:paraId="6A281228" w14:textId="77777777" w:rsidR="00B119ED" w:rsidRPr="00CA7F3F" w:rsidRDefault="00B119ED" w:rsidP="00B119ED">
            <w:pPr>
              <w:rPr>
                <w:rFonts w:cs="Arial"/>
              </w:rPr>
            </w:pPr>
            <w:r>
              <w:rPr>
                <w:rFonts w:cs="Arial"/>
              </w:rPr>
              <w:t>Correction type 1173:</w:t>
            </w:r>
          </w:p>
          <w:p w14:paraId="1E4D78C7" w14:textId="77777777" w:rsidR="00B119ED" w:rsidRPr="00CA7F3F" w:rsidRDefault="00B119ED" w:rsidP="00B119ED">
            <w:pPr>
              <w:ind w:firstLine="295"/>
              <w:rPr>
                <w:rFonts w:cs="Arial"/>
              </w:rPr>
            </w:pPr>
            <w:r w:rsidRPr="00CA7F3F">
              <w:rPr>
                <w:rFonts w:cs="Arial"/>
              </w:rPr>
              <w:t>0. Self</w:t>
            </w:r>
          </w:p>
          <w:p w14:paraId="0E0A31A6" w14:textId="016C1984" w:rsidR="00B119ED" w:rsidRDefault="00B119ED" w:rsidP="00B119ED">
            <w:pPr>
              <w:rPr>
                <w:rFonts w:cs="Arial"/>
              </w:rPr>
            </w:pPr>
            <w:r w:rsidRPr="00CA7F3F">
              <w:rPr>
                <w:rFonts w:cs="Arial"/>
              </w:rPr>
              <w:t>1. By prescription</w:t>
            </w:r>
          </w:p>
        </w:tc>
        <w:tc>
          <w:tcPr>
            <w:tcW w:w="3260" w:type="dxa"/>
          </w:tcPr>
          <w:p w14:paraId="381F5E15" w14:textId="42A57952" w:rsidR="00B119ED" w:rsidRDefault="00B119ED" w:rsidP="00B119ED">
            <w:pPr>
              <w:rPr>
                <w:rFonts w:cs="Arial"/>
              </w:rPr>
            </w:pPr>
            <w:r>
              <w:rPr>
                <w:rFonts w:cs="Arial"/>
              </w:rPr>
              <w:t>Number.</w:t>
            </w:r>
          </w:p>
        </w:tc>
        <w:tc>
          <w:tcPr>
            <w:tcW w:w="3260" w:type="dxa"/>
          </w:tcPr>
          <w:p w14:paraId="0E2FADF8" w14:textId="510BCFB5" w:rsidR="00B119ED" w:rsidRDefault="00B119ED" w:rsidP="00B119ED">
            <w:pPr>
              <w:rPr>
                <w:rFonts w:cs="Arial"/>
              </w:rPr>
            </w:pPr>
            <w:r>
              <w:rPr>
                <w:rFonts w:cs="Arial"/>
              </w:rPr>
              <w:t>required parameter</w:t>
            </w:r>
          </w:p>
        </w:tc>
      </w:tr>
      <w:tr w:rsidR="00B119ED" w:rsidRPr="008F4F86" w14:paraId="2451F8F9" w14:textId="5631C04F" w:rsidTr="00A2661E">
        <w:tc>
          <w:tcPr>
            <w:tcW w:w="3967" w:type="dxa"/>
          </w:tcPr>
          <w:p w14:paraId="4E7E33A7" w14:textId="43B3EA9E" w:rsidR="00B119ED" w:rsidRPr="00B2081D" w:rsidRDefault="00B119ED" w:rsidP="00B119E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B119ED" w:rsidRDefault="00B119ED" w:rsidP="00B119ED">
            <w:pPr>
              <w:rPr>
                <w:rFonts w:cs="Arial"/>
              </w:rPr>
            </w:pPr>
            <w:r>
              <w:rPr>
                <w:rFonts w:cs="Arial"/>
              </w:rPr>
              <w:t>The document date of the basis for the correction is 1178.</w:t>
            </w:r>
          </w:p>
          <w:p w14:paraId="5A905AC5" w14:textId="75E8F2CF" w:rsidR="00B119ED" w:rsidRDefault="00B119ED" w:rsidP="00B119ED">
            <w:pPr>
              <w:rPr>
                <w:rFonts w:cs="Arial"/>
              </w:rPr>
            </w:pPr>
            <w:r w:rsidRPr="00592356">
              <w:rPr>
                <w:rFonts w:cs="Arial"/>
              </w:rPr>
              <w:t>In this attribute, always indicate the time as 00:00:00</w:t>
            </w:r>
          </w:p>
        </w:tc>
        <w:tc>
          <w:tcPr>
            <w:tcW w:w="3260" w:type="dxa"/>
          </w:tcPr>
          <w:p w14:paraId="6EF70DE2" w14:textId="612C1D92" w:rsidR="00B119ED" w:rsidRDefault="00B119ED" w:rsidP="00B119E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B119ED" w:rsidRPr="008F4F86" w:rsidRDefault="00B119ED" w:rsidP="00B119ED">
            <w:pPr>
              <w:rPr>
                <w:rFonts w:cs="Arial"/>
              </w:rPr>
            </w:pPr>
            <w:r>
              <w:rPr>
                <w:rFonts w:cs="Arial"/>
              </w:rPr>
              <w:t>required parameter</w:t>
            </w:r>
          </w:p>
        </w:tc>
      </w:tr>
      <w:tr w:rsidR="00B119ED" w:rsidRPr="008F4F86" w14:paraId="288B20EE" w14:textId="4756754B" w:rsidTr="00A2661E">
        <w:tc>
          <w:tcPr>
            <w:tcW w:w="3967" w:type="dxa"/>
          </w:tcPr>
          <w:p w14:paraId="77C93C26" w14:textId="75165E94" w:rsidR="00B119ED" w:rsidRPr="00B2081D" w:rsidRDefault="00B119ED" w:rsidP="00B119E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B119ED" w:rsidRPr="004311A3" w:rsidRDefault="00B119ED" w:rsidP="00B119ED">
            <w:pPr>
              <w:rPr>
                <w:rFonts w:cs="Arial"/>
              </w:rPr>
            </w:pPr>
            <w:r>
              <w:rPr>
                <w:rFonts w:cs="Arial"/>
              </w:rPr>
              <w:t>The number of the order of the tax authority, on the basis of which this correction is carried out, 1179</w:t>
            </w:r>
          </w:p>
        </w:tc>
        <w:tc>
          <w:tcPr>
            <w:tcW w:w="3260" w:type="dxa"/>
          </w:tcPr>
          <w:p w14:paraId="18F1CB84" w14:textId="7477619F" w:rsidR="00B119ED" w:rsidRPr="000813B8" w:rsidRDefault="00B119ED" w:rsidP="00B119ED">
            <w:pPr>
              <w:rPr>
                <w:rFonts w:cs="Arial"/>
              </w:rPr>
            </w:pPr>
            <w:r>
              <w:rPr>
                <w:rFonts w:cs="Arial"/>
              </w:rPr>
              <w:t>String from 1 to 32 characters.</w:t>
            </w:r>
          </w:p>
        </w:tc>
        <w:tc>
          <w:tcPr>
            <w:tcW w:w="3260" w:type="dxa"/>
          </w:tcPr>
          <w:p w14:paraId="5ADE96CF" w14:textId="27C77D6B" w:rsidR="00B119ED" w:rsidRPr="007E0D0F" w:rsidRDefault="00B119ED" w:rsidP="00B119ED">
            <w:pPr>
              <w:rPr>
                <w:rFonts w:cs="Arial"/>
                <w:lang w:val="en-US"/>
              </w:rPr>
            </w:pPr>
            <w:r>
              <w:rPr>
                <w:rFonts w:cs="Arial"/>
              </w:rPr>
              <w:t>required parameter</w:t>
            </w:r>
            <w:r w:rsidRPr="007E0D0F">
              <w:rPr>
                <w:rFonts w:cs="Arial"/>
                <w:lang w:val="en-US"/>
              </w:rPr>
              <w:t xml:space="preserve"> (If a check is generated with the correction type "By prescription").</w:t>
            </w:r>
          </w:p>
        </w:tc>
      </w:tr>
      <w:tr w:rsidR="00B119ED" w:rsidRPr="008F4F86" w14:paraId="58BCEC5A" w14:textId="284C77DD" w:rsidTr="00A2661E">
        <w:tc>
          <w:tcPr>
            <w:tcW w:w="3967" w:type="dxa"/>
          </w:tcPr>
          <w:p w14:paraId="66EBFF6B" w14:textId="77777777" w:rsidR="00B119ED" w:rsidRDefault="00B119ED" w:rsidP="00B119ED">
            <w:pPr>
              <w:rPr>
                <w:lang w:val="en-US"/>
              </w:rPr>
            </w:pPr>
            <w:proofErr w:type="spellStart"/>
            <w:r>
              <w:rPr>
                <w:lang w:val="en-US"/>
              </w:rPr>
              <w:t>additionalUserAttribute</w:t>
            </w:r>
            <w:proofErr w:type="spellEnd"/>
          </w:p>
        </w:tc>
        <w:tc>
          <w:tcPr>
            <w:tcW w:w="2974" w:type="dxa"/>
          </w:tcPr>
          <w:p w14:paraId="06B29C44" w14:textId="77777777" w:rsidR="00B119ED" w:rsidRDefault="00B119ED" w:rsidP="00B119ED">
            <w:r>
              <w:t>Additional username, 1084</w:t>
            </w:r>
          </w:p>
        </w:tc>
        <w:tc>
          <w:tcPr>
            <w:tcW w:w="3260" w:type="dxa"/>
          </w:tcPr>
          <w:p w14:paraId="0D21A1DE" w14:textId="5EE09B3D" w:rsidR="00B119ED" w:rsidRPr="007B0FC3" w:rsidRDefault="00B119ED" w:rsidP="00B119ED">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B119ED" w:rsidRDefault="00B119ED" w:rsidP="00B119ED">
            <w:pPr>
              <w:rPr>
                <w:rFonts w:cs="Arial"/>
              </w:rPr>
            </w:pPr>
            <w:r>
              <w:rPr>
                <w:rFonts w:cs="Arial"/>
              </w:rPr>
              <w:t>optional field</w:t>
            </w:r>
          </w:p>
        </w:tc>
      </w:tr>
      <w:tr w:rsidR="00B119ED" w:rsidRPr="008F4F86" w14:paraId="26378B69" w14:textId="2D681096" w:rsidTr="00A2661E">
        <w:tc>
          <w:tcPr>
            <w:tcW w:w="3967" w:type="dxa"/>
          </w:tcPr>
          <w:p w14:paraId="62C41155" w14:textId="77777777" w:rsidR="00B119ED" w:rsidRPr="005D1A78" w:rsidRDefault="00B119ED" w:rsidP="00B119ED">
            <w:pPr>
              <w:rPr>
                <w:rFonts w:cs="Arial"/>
                <w:lang w:val="en-US"/>
              </w:rPr>
            </w:pPr>
            <w:proofErr w:type="spellStart"/>
            <w:r>
              <w:rPr>
                <w:rFonts w:cs="Arial"/>
                <w:lang w:val="en-US"/>
              </w:rPr>
              <w:t>additionalAttribute</w:t>
            </w:r>
            <w:proofErr w:type="spellEnd"/>
          </w:p>
        </w:tc>
        <w:tc>
          <w:tcPr>
            <w:tcW w:w="2974" w:type="dxa"/>
          </w:tcPr>
          <w:p w14:paraId="16D9E583" w14:textId="77777777" w:rsidR="00B119ED" w:rsidRPr="00AE2C26" w:rsidRDefault="00B119ED" w:rsidP="00B119E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B119ED" w:rsidRDefault="00B119ED" w:rsidP="00B119ED">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B119ED" w:rsidRDefault="00B119ED" w:rsidP="00B119ED">
            <w:pPr>
              <w:overflowPunct w:val="0"/>
              <w:autoSpaceDE w:val="0"/>
              <w:autoSpaceDN w:val="0"/>
              <w:adjustRightInd w:val="0"/>
              <w:textAlignment w:val="baseline"/>
              <w:rPr>
                <w:rFonts w:cs="Arial"/>
              </w:rPr>
            </w:pPr>
            <w:r>
              <w:rPr>
                <w:rFonts w:cs="Arial"/>
              </w:rPr>
              <w:t>optional field</w:t>
            </w:r>
          </w:p>
        </w:tc>
      </w:tr>
      <w:tr w:rsidR="00B119ED" w:rsidRPr="008F4F86" w14:paraId="3886D2B2" w14:textId="1B4877F7" w:rsidTr="00A2661E">
        <w:tc>
          <w:tcPr>
            <w:tcW w:w="3967" w:type="dxa"/>
          </w:tcPr>
          <w:p w14:paraId="3BEC0506" w14:textId="77777777" w:rsidR="00B119ED" w:rsidRDefault="00B119ED" w:rsidP="00B119ED">
            <w:pPr>
              <w:rPr>
                <w:lang w:val="en-US"/>
              </w:rPr>
            </w:pPr>
            <w:proofErr w:type="spellStart"/>
            <w:r>
              <w:rPr>
                <w:lang w:val="en-US"/>
              </w:rPr>
              <w:t>automatNumber</w:t>
            </w:r>
            <w:proofErr w:type="spellEnd"/>
          </w:p>
        </w:tc>
        <w:tc>
          <w:tcPr>
            <w:tcW w:w="2974" w:type="dxa"/>
          </w:tcPr>
          <w:p w14:paraId="688994C3" w14:textId="77777777" w:rsidR="00B119ED" w:rsidRDefault="00B119ED" w:rsidP="00B119ED">
            <w:r>
              <w:t>Machine number, 1036</w:t>
            </w:r>
          </w:p>
        </w:tc>
        <w:tc>
          <w:tcPr>
            <w:tcW w:w="3260" w:type="dxa"/>
          </w:tcPr>
          <w:p w14:paraId="011CF807" w14:textId="77777777" w:rsidR="00B119ED" w:rsidRPr="001B2CA7" w:rsidRDefault="00B119ED" w:rsidP="00B119ED">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B119ED" w:rsidRDefault="00B119ED" w:rsidP="00B119ED">
            <w:pPr>
              <w:rPr>
                <w:rFonts w:cs="Arial"/>
              </w:rPr>
            </w:pPr>
            <w:r>
              <w:rPr>
                <w:rFonts w:cs="Arial"/>
              </w:rPr>
              <w:t xml:space="preserve">This parameter is required </w:t>
            </w:r>
            <w:r w:rsidRPr="00D3414D">
              <w:rPr>
                <w:rFonts w:cs="Arial"/>
              </w:rPr>
              <w:t>only for vending and transport.</w:t>
            </w:r>
          </w:p>
        </w:tc>
      </w:tr>
      <w:tr w:rsidR="00B119ED" w:rsidRPr="008F4F86" w14:paraId="256428DE" w14:textId="1416F585" w:rsidTr="00A2661E">
        <w:tc>
          <w:tcPr>
            <w:tcW w:w="3967" w:type="dxa"/>
          </w:tcPr>
          <w:p w14:paraId="274DC02C" w14:textId="77777777" w:rsidR="00B119ED" w:rsidRPr="001B2CA7" w:rsidRDefault="00B119ED" w:rsidP="00B119ED">
            <w:proofErr w:type="spellStart"/>
            <w:r>
              <w:rPr>
                <w:lang w:val="en-US"/>
              </w:rPr>
              <w:t>settlementAddress</w:t>
            </w:r>
            <w:proofErr w:type="spellEnd"/>
          </w:p>
        </w:tc>
        <w:tc>
          <w:tcPr>
            <w:tcW w:w="2974" w:type="dxa"/>
          </w:tcPr>
          <w:p w14:paraId="6CD212BA" w14:textId="77777777" w:rsidR="00B119ED" w:rsidRDefault="00B119ED" w:rsidP="00B119ED">
            <w:r>
              <w:t>Settlement address, 1009</w:t>
            </w:r>
          </w:p>
        </w:tc>
        <w:tc>
          <w:tcPr>
            <w:tcW w:w="3260" w:type="dxa"/>
          </w:tcPr>
          <w:p w14:paraId="522552FE" w14:textId="77777777" w:rsidR="00B119ED" w:rsidRDefault="00B119ED" w:rsidP="00B119ED">
            <w:pPr>
              <w:rPr>
                <w:rFonts w:cs="Arial"/>
              </w:rPr>
            </w:pPr>
            <w:r>
              <w:rPr>
                <w:rFonts w:cs="Arial"/>
              </w:rPr>
              <w:t xml:space="preserve">A string from 1 to 243 characters long, a mandatory field if the </w:t>
            </w:r>
            <w:r>
              <w:rPr>
                <w:rFonts w:cs="Arial"/>
              </w:rPr>
              <w:lastRenderedPageBreak/>
              <w:t xml:space="preserve">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B119ED" w:rsidRDefault="00B119ED" w:rsidP="00B119ED">
            <w:pPr>
              <w:rPr>
                <w:rFonts w:cs="Arial"/>
              </w:rPr>
            </w:pPr>
            <w:r>
              <w:rPr>
                <w:rFonts w:cs="Arial"/>
              </w:rPr>
              <w:lastRenderedPageBreak/>
              <w:t xml:space="preserve">The parameter is required only for </w:t>
            </w:r>
            <w:r w:rsidRPr="00D3414D">
              <w:rPr>
                <w:rFonts w:cs="Arial"/>
              </w:rPr>
              <w:t>vending and transport.</w:t>
            </w:r>
          </w:p>
        </w:tc>
      </w:tr>
      <w:tr w:rsidR="00B119ED" w:rsidRPr="008F4F86" w14:paraId="70B8FFCE" w14:textId="54F51356" w:rsidTr="00A2661E">
        <w:tc>
          <w:tcPr>
            <w:tcW w:w="3967" w:type="dxa"/>
          </w:tcPr>
          <w:p w14:paraId="0E80A31E" w14:textId="77777777" w:rsidR="00B119ED" w:rsidRDefault="00B119ED" w:rsidP="00B119ED">
            <w:pPr>
              <w:rPr>
                <w:lang w:val="en-US"/>
              </w:rPr>
            </w:pPr>
            <w:proofErr w:type="spellStart"/>
            <w:r>
              <w:rPr>
                <w:lang w:val="en-US"/>
              </w:rPr>
              <w:t>settlementPlace</w:t>
            </w:r>
            <w:proofErr w:type="spellEnd"/>
          </w:p>
        </w:tc>
        <w:tc>
          <w:tcPr>
            <w:tcW w:w="2974" w:type="dxa"/>
          </w:tcPr>
          <w:p w14:paraId="77FE80E6" w14:textId="77777777" w:rsidR="00B119ED" w:rsidRDefault="00B119ED" w:rsidP="00B119ED">
            <w:r>
              <w:t>Place of settlement, 1187</w:t>
            </w:r>
          </w:p>
        </w:tc>
        <w:tc>
          <w:tcPr>
            <w:tcW w:w="3260" w:type="dxa"/>
          </w:tcPr>
          <w:p w14:paraId="79A3F0EF" w14:textId="77777777" w:rsidR="00B119ED" w:rsidRPr="009D5B7E"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5419358E" w14:textId="16046A24" w:rsidTr="00A2661E">
        <w:tc>
          <w:tcPr>
            <w:tcW w:w="3967" w:type="dxa"/>
          </w:tcPr>
          <w:p w14:paraId="3683B93B" w14:textId="77777777" w:rsidR="00B119ED" w:rsidRPr="009D5B7E" w:rsidRDefault="00B119ED" w:rsidP="00B119ED">
            <w:r>
              <w:rPr>
                <w:lang w:val="en-US"/>
              </w:rPr>
              <w:t>cashier</w:t>
            </w:r>
          </w:p>
        </w:tc>
        <w:tc>
          <w:tcPr>
            <w:tcW w:w="2974" w:type="dxa"/>
          </w:tcPr>
          <w:p w14:paraId="7665CDD8" w14:textId="77777777" w:rsidR="00B119ED" w:rsidRPr="00966FB4" w:rsidRDefault="00B119ED" w:rsidP="00B119ED">
            <w:r>
              <w:t>Cashier, 1021</w:t>
            </w:r>
          </w:p>
        </w:tc>
        <w:tc>
          <w:tcPr>
            <w:tcW w:w="3260" w:type="dxa"/>
          </w:tcPr>
          <w:p w14:paraId="3A96C743" w14:textId="552C7F9C" w:rsidR="00B119ED" w:rsidRDefault="00B119ED" w:rsidP="00B119ED">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B119ED" w:rsidRDefault="00B119ED" w:rsidP="00B119ED">
            <w:pPr>
              <w:rPr>
                <w:rFonts w:cs="Arial"/>
              </w:rPr>
            </w:pPr>
            <w:r>
              <w:rPr>
                <w:rFonts w:cs="Arial"/>
              </w:rPr>
              <w:t>This parameter is required only for couriers.</w:t>
            </w:r>
          </w:p>
        </w:tc>
      </w:tr>
      <w:tr w:rsidR="00B119ED" w:rsidRPr="008F4F86" w14:paraId="7E2FD78B" w14:textId="421DA9D6" w:rsidTr="00A2661E">
        <w:tc>
          <w:tcPr>
            <w:tcW w:w="3967" w:type="dxa"/>
          </w:tcPr>
          <w:p w14:paraId="6628584F" w14:textId="77777777" w:rsidR="00B119ED" w:rsidRPr="009D5B7E" w:rsidRDefault="00B119ED" w:rsidP="00B119ED">
            <w:proofErr w:type="spellStart"/>
            <w:r>
              <w:rPr>
                <w:lang w:val="en-US"/>
              </w:rPr>
              <w:t>cashierINN</w:t>
            </w:r>
            <w:proofErr w:type="spellEnd"/>
          </w:p>
        </w:tc>
        <w:tc>
          <w:tcPr>
            <w:tcW w:w="2974" w:type="dxa"/>
          </w:tcPr>
          <w:p w14:paraId="34D0B2BB" w14:textId="77777777" w:rsidR="00B119ED" w:rsidRPr="00A2661E" w:rsidRDefault="00B119ED" w:rsidP="00B119ED">
            <w:r>
              <w:t>TIN of the cashier, 1203</w:t>
            </w:r>
          </w:p>
        </w:tc>
        <w:tc>
          <w:tcPr>
            <w:tcW w:w="3260" w:type="dxa"/>
          </w:tcPr>
          <w:p w14:paraId="45657637" w14:textId="75A41924" w:rsidR="00B119ED" w:rsidRDefault="00B119ED" w:rsidP="00B119ED">
            <w:pPr>
              <w:rPr>
                <w:rFonts w:cs="Arial"/>
              </w:rPr>
            </w:pPr>
            <w:r>
              <w:rPr>
                <w:rFonts w:cs="Arial"/>
              </w:rPr>
              <w:t>A string of 12 characters, format DDDDDDDDDDDDDD,</w:t>
            </w:r>
          </w:p>
        </w:tc>
        <w:tc>
          <w:tcPr>
            <w:tcW w:w="3260" w:type="dxa"/>
          </w:tcPr>
          <w:p w14:paraId="0709492B" w14:textId="17DD4AB9" w:rsidR="00B119ED" w:rsidRDefault="00B119ED" w:rsidP="00B119ED">
            <w:pPr>
              <w:rPr>
                <w:rFonts w:cs="Arial"/>
              </w:rPr>
            </w:pPr>
            <w:r>
              <w:rPr>
                <w:rFonts w:cs="Arial"/>
              </w:rPr>
              <w:t>optional field</w:t>
            </w:r>
          </w:p>
        </w:tc>
      </w:tr>
      <w:tr w:rsidR="00B119ED" w:rsidRPr="008F4F86" w14:paraId="2EAC6103" w14:textId="0A48A29C" w:rsidTr="00A2661E">
        <w:tc>
          <w:tcPr>
            <w:tcW w:w="3967" w:type="dxa"/>
          </w:tcPr>
          <w:p w14:paraId="0C6CE00B" w14:textId="77777777" w:rsidR="00B119ED" w:rsidRDefault="00B119ED" w:rsidP="00B119ED">
            <w:pPr>
              <w:rPr>
                <w:lang w:val="en-US"/>
              </w:rPr>
            </w:pPr>
            <w:proofErr w:type="spellStart"/>
            <w:r>
              <w:rPr>
                <w:lang w:val="en-US"/>
              </w:rPr>
              <w:t>senderEmail</w:t>
            </w:r>
            <w:proofErr w:type="spellEnd"/>
          </w:p>
        </w:tc>
        <w:tc>
          <w:tcPr>
            <w:tcW w:w="2974" w:type="dxa"/>
          </w:tcPr>
          <w:p w14:paraId="47DBB2E1" w14:textId="77777777" w:rsidR="00B119ED" w:rsidRDefault="00B119ED" w:rsidP="00B119ED">
            <w:r>
              <w:t>Check sender's email address, 1117</w:t>
            </w:r>
          </w:p>
        </w:tc>
        <w:tc>
          <w:tcPr>
            <w:tcW w:w="3260" w:type="dxa"/>
          </w:tcPr>
          <w:p w14:paraId="526A3402" w14:textId="6DBD2A93" w:rsidR="00B119ED" w:rsidRPr="00B119ED" w:rsidRDefault="00B119ED" w:rsidP="00B119ED">
            <w:pPr>
              <w:rPr>
                <w:rFonts w:cs="Arial"/>
                <w:color w:val="000000" w:themeColor="text1"/>
              </w:rPr>
            </w:pPr>
            <w:r w:rsidRPr="00B119ED">
              <w:rPr>
                <w:rFonts w:ascii="Arial" w:hAnsi="Arial" w:cs="Arial"/>
                <w:color w:val="000000" w:themeColor="text1"/>
                <w:sz w:val="20"/>
                <w:szCs w:val="20"/>
              </w:rPr>
              <w:t>String from 1 to 64 characters, format +{C} or {C}@{C}, {none}.</w:t>
            </w:r>
          </w:p>
        </w:tc>
        <w:tc>
          <w:tcPr>
            <w:tcW w:w="3260" w:type="dxa"/>
          </w:tcPr>
          <w:p w14:paraId="1F92DFB0" w14:textId="1F8855CE" w:rsidR="00B119ED" w:rsidRDefault="00B119ED" w:rsidP="00B119ED">
            <w:pPr>
              <w:rPr>
                <w:rFonts w:cs="Arial"/>
              </w:rPr>
            </w:pPr>
            <w:r>
              <w:rPr>
                <w:rFonts w:cs="Arial"/>
              </w:rPr>
              <w:t>optional field</w:t>
            </w:r>
          </w:p>
        </w:tc>
      </w:tr>
      <w:tr w:rsidR="00B119ED" w:rsidRPr="008F4F86" w14:paraId="20479586" w14:textId="609C326F" w:rsidTr="00A2661E">
        <w:tc>
          <w:tcPr>
            <w:tcW w:w="3967" w:type="dxa"/>
          </w:tcPr>
          <w:p w14:paraId="26128642" w14:textId="77777777" w:rsidR="00B119ED" w:rsidRDefault="00B119ED" w:rsidP="00B119ED">
            <w:pPr>
              <w:rPr>
                <w:lang w:val="en-US"/>
              </w:rPr>
            </w:pPr>
            <w:proofErr w:type="spellStart"/>
            <w:r>
              <w:rPr>
                <w:lang w:val="en-US"/>
              </w:rPr>
              <w:t>totalSum</w:t>
            </w:r>
            <w:proofErr w:type="spellEnd"/>
          </w:p>
        </w:tc>
        <w:tc>
          <w:tcPr>
            <w:tcW w:w="2974" w:type="dxa"/>
          </w:tcPr>
          <w:p w14:paraId="2FB56779" w14:textId="77777777" w:rsidR="00B119ED" w:rsidRDefault="00B119ED" w:rsidP="00B119ED">
            <w:r>
              <w:t>The amount of the calculation indicated in the check (BSO), 1020.</w:t>
            </w:r>
          </w:p>
          <w:p w14:paraId="5D4F4A19" w14:textId="77777777" w:rsidR="00B119ED" w:rsidRDefault="00B119ED" w:rsidP="00B119ED"/>
          <w:p w14:paraId="45DA8350" w14:textId="77777777" w:rsidR="00B119ED" w:rsidRDefault="00B119ED" w:rsidP="00B119E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B119ED" w:rsidRDefault="00B119ED" w:rsidP="00B119ED">
            <w:pPr>
              <w:rPr>
                <w:rFonts w:eastAsia="Times New Roman"/>
                <w:i/>
                <w:szCs w:val="28"/>
              </w:rPr>
            </w:pPr>
          </w:p>
          <w:p w14:paraId="0C019FEE" w14:textId="77777777" w:rsidR="00B119ED" w:rsidRPr="0083620D" w:rsidRDefault="00B119ED" w:rsidP="00B119ED">
            <w:pPr>
              <w:rPr>
                <w:rFonts w:eastAsia="Times New Roman"/>
                <w:iCs/>
                <w:szCs w:val="28"/>
              </w:rPr>
            </w:pPr>
            <w:r w:rsidRPr="0083620D">
              <w:rPr>
                <w:rFonts w:eastAsia="Times New Roman"/>
                <w:iCs/>
                <w:szCs w:val="28"/>
              </w:rPr>
              <w:lastRenderedPageBreak/>
              <w:t>To avoid inconsistencies, we recommend using the exact value without rounding.</w:t>
            </w:r>
          </w:p>
          <w:p w14:paraId="356118FF" w14:textId="77777777" w:rsidR="00B119ED" w:rsidRPr="0083620D" w:rsidRDefault="00B119ED" w:rsidP="00B119ED">
            <w:pPr>
              <w:rPr>
                <w:rFonts w:eastAsia="Times New Roman"/>
                <w:i/>
                <w:szCs w:val="28"/>
              </w:rPr>
            </w:pPr>
          </w:p>
        </w:tc>
        <w:tc>
          <w:tcPr>
            <w:tcW w:w="3260" w:type="dxa"/>
          </w:tcPr>
          <w:p w14:paraId="6908B691" w14:textId="53E3726D" w:rsidR="00B119ED" w:rsidRDefault="00B119ED" w:rsidP="00B119ED">
            <w:pPr>
              <w:rPr>
                <w:rFonts w:cs="Arial"/>
              </w:rPr>
            </w:pPr>
            <w:r>
              <w:rPr>
                <w:rFonts w:cs="Arial"/>
              </w:rPr>
              <w:lastRenderedPageBreak/>
              <w:t>Decimal number with an accuracy of 2 characters after the point,</w:t>
            </w:r>
          </w:p>
        </w:tc>
        <w:tc>
          <w:tcPr>
            <w:tcW w:w="3260" w:type="dxa"/>
          </w:tcPr>
          <w:p w14:paraId="6347C1CF" w14:textId="4C5074F6" w:rsidR="00B119ED" w:rsidRDefault="00B119ED" w:rsidP="00B119ED">
            <w:pPr>
              <w:rPr>
                <w:rFonts w:cs="Arial"/>
              </w:rPr>
            </w:pPr>
            <w:r>
              <w:rPr>
                <w:rFonts w:cs="Arial"/>
              </w:rPr>
              <w:t>optional field</w:t>
            </w:r>
          </w:p>
        </w:tc>
      </w:tr>
      <w:tr w:rsidR="00B119ED" w:rsidRPr="008F4F86" w14:paraId="5A4712D3" w14:textId="52E31B35" w:rsidTr="00A2661E">
        <w:tc>
          <w:tcPr>
            <w:tcW w:w="3967" w:type="dxa"/>
          </w:tcPr>
          <w:p w14:paraId="753FFF1B" w14:textId="77777777" w:rsidR="00B119ED" w:rsidRPr="002E4B51" w:rsidRDefault="00B119ED" w:rsidP="00B119ED">
            <w:pPr>
              <w:rPr>
                <w:lang w:val="en-US"/>
              </w:rPr>
            </w:pPr>
            <w:r>
              <w:rPr>
                <w:lang w:val="en-US"/>
              </w:rPr>
              <w:t>vat1Sum</w:t>
            </w:r>
          </w:p>
        </w:tc>
        <w:tc>
          <w:tcPr>
            <w:tcW w:w="2974" w:type="dxa"/>
          </w:tcPr>
          <w:p w14:paraId="332AAF50" w14:textId="77777777" w:rsidR="00B119ED" w:rsidRDefault="00B119ED" w:rsidP="00B119ED">
            <w:r>
              <w:t>The amount of the VAT check at the rate of 20%, 1102</w:t>
            </w:r>
          </w:p>
        </w:tc>
        <w:tc>
          <w:tcPr>
            <w:tcW w:w="3260" w:type="dxa"/>
          </w:tcPr>
          <w:p w14:paraId="07945753" w14:textId="57A9A859" w:rsidR="00B119ED" w:rsidRDefault="00B119ED" w:rsidP="00B119ED">
            <w:pPr>
              <w:rPr>
                <w:rFonts w:cs="Arial"/>
              </w:rPr>
            </w:pPr>
            <w:r>
              <w:rPr>
                <w:rFonts w:cs="Arial"/>
              </w:rPr>
              <w:t>Decimal number with an accuracy of 2 characters after the point,</w:t>
            </w:r>
          </w:p>
        </w:tc>
        <w:tc>
          <w:tcPr>
            <w:tcW w:w="3260" w:type="dxa"/>
          </w:tcPr>
          <w:p w14:paraId="6D97A781" w14:textId="45A3D2E4" w:rsidR="00B119ED" w:rsidRDefault="00B119ED" w:rsidP="00B119ED">
            <w:pPr>
              <w:rPr>
                <w:rFonts w:cs="Arial"/>
              </w:rPr>
            </w:pPr>
            <w:r>
              <w:rPr>
                <w:rFonts w:cs="Arial"/>
              </w:rPr>
              <w:t>optional field</w:t>
            </w:r>
          </w:p>
        </w:tc>
      </w:tr>
      <w:tr w:rsidR="00B119ED" w:rsidRPr="008F4F86" w14:paraId="334EBCFA" w14:textId="6E01E53D" w:rsidTr="00A2661E">
        <w:tc>
          <w:tcPr>
            <w:tcW w:w="3967" w:type="dxa"/>
          </w:tcPr>
          <w:p w14:paraId="73AA11C6" w14:textId="77777777" w:rsidR="00B119ED" w:rsidRDefault="00B119ED" w:rsidP="00B119ED">
            <w:pPr>
              <w:rPr>
                <w:lang w:val="en-US"/>
              </w:rPr>
            </w:pPr>
            <w:r>
              <w:rPr>
                <w:lang w:val="en-US"/>
              </w:rPr>
              <w:t>vat2Sum</w:t>
            </w:r>
          </w:p>
        </w:tc>
        <w:tc>
          <w:tcPr>
            <w:tcW w:w="2974" w:type="dxa"/>
          </w:tcPr>
          <w:p w14:paraId="5E78D310" w14:textId="77777777" w:rsidR="00B119ED" w:rsidRPr="002E4B51" w:rsidRDefault="00B119ED" w:rsidP="00B119ED">
            <w:r>
              <w:t>The amount of VAT check at a rate of 10%, 1103</w:t>
            </w:r>
          </w:p>
        </w:tc>
        <w:tc>
          <w:tcPr>
            <w:tcW w:w="3260" w:type="dxa"/>
          </w:tcPr>
          <w:p w14:paraId="5C45E9A6" w14:textId="22AC35A0" w:rsidR="00B119ED" w:rsidRDefault="00B119ED" w:rsidP="00B119ED">
            <w:pPr>
              <w:rPr>
                <w:rFonts w:cs="Arial"/>
              </w:rPr>
            </w:pPr>
            <w:r>
              <w:rPr>
                <w:rFonts w:cs="Arial"/>
              </w:rPr>
              <w:t>Decimal number with an accuracy of 2 characters after the point,</w:t>
            </w:r>
          </w:p>
        </w:tc>
        <w:tc>
          <w:tcPr>
            <w:tcW w:w="3260" w:type="dxa"/>
          </w:tcPr>
          <w:p w14:paraId="59C44C38" w14:textId="38DE4048" w:rsidR="00B119ED" w:rsidRDefault="00B119ED" w:rsidP="00B119ED">
            <w:pPr>
              <w:rPr>
                <w:rFonts w:cs="Arial"/>
              </w:rPr>
            </w:pPr>
            <w:r>
              <w:rPr>
                <w:rFonts w:cs="Arial"/>
              </w:rPr>
              <w:t>optional field</w:t>
            </w:r>
          </w:p>
        </w:tc>
      </w:tr>
      <w:tr w:rsidR="00B119ED" w:rsidRPr="008F4F86" w14:paraId="7A820E91" w14:textId="5AACF24F" w:rsidTr="00A2661E">
        <w:tc>
          <w:tcPr>
            <w:tcW w:w="3967" w:type="dxa"/>
          </w:tcPr>
          <w:p w14:paraId="6EB48055" w14:textId="77777777" w:rsidR="00B119ED" w:rsidRDefault="00B119ED" w:rsidP="00B119ED">
            <w:pPr>
              <w:rPr>
                <w:lang w:val="en-US"/>
              </w:rPr>
            </w:pPr>
            <w:r>
              <w:rPr>
                <w:lang w:val="en-US"/>
              </w:rPr>
              <w:t>vat3Sum</w:t>
            </w:r>
          </w:p>
        </w:tc>
        <w:tc>
          <w:tcPr>
            <w:tcW w:w="2974" w:type="dxa"/>
          </w:tcPr>
          <w:p w14:paraId="1DAC41F4" w14:textId="77777777" w:rsidR="00B119ED" w:rsidRPr="002E4B51" w:rsidRDefault="00B119ED" w:rsidP="00B119ED">
            <w:r>
              <w:t>Settlement amount on a check with VAT at a rate of 0%, 1104</w:t>
            </w:r>
          </w:p>
        </w:tc>
        <w:tc>
          <w:tcPr>
            <w:tcW w:w="3260" w:type="dxa"/>
          </w:tcPr>
          <w:p w14:paraId="746AF7E4" w14:textId="4392060E" w:rsidR="00B119ED" w:rsidRDefault="00B119ED" w:rsidP="00B119ED">
            <w:pPr>
              <w:rPr>
                <w:rFonts w:cs="Arial"/>
              </w:rPr>
            </w:pPr>
            <w:r>
              <w:rPr>
                <w:rFonts w:cs="Arial"/>
              </w:rPr>
              <w:t>Decimal number with an accuracy of 2 characters after the point,</w:t>
            </w:r>
          </w:p>
        </w:tc>
        <w:tc>
          <w:tcPr>
            <w:tcW w:w="3260" w:type="dxa"/>
          </w:tcPr>
          <w:p w14:paraId="37D8A51B" w14:textId="4154E0A0" w:rsidR="00B119ED" w:rsidRDefault="00B119ED" w:rsidP="00B119ED">
            <w:pPr>
              <w:rPr>
                <w:rFonts w:cs="Arial"/>
              </w:rPr>
            </w:pPr>
            <w:r>
              <w:rPr>
                <w:rFonts w:cs="Arial"/>
              </w:rPr>
              <w:t>optional field</w:t>
            </w:r>
          </w:p>
        </w:tc>
      </w:tr>
      <w:tr w:rsidR="00B119ED" w:rsidRPr="008F4F86" w14:paraId="5E87F1EF" w14:textId="0D42BF93" w:rsidTr="00A2661E">
        <w:tc>
          <w:tcPr>
            <w:tcW w:w="3967" w:type="dxa"/>
          </w:tcPr>
          <w:p w14:paraId="6A75BE25" w14:textId="77777777" w:rsidR="00B119ED" w:rsidRPr="002E4B51" w:rsidRDefault="00B119ED" w:rsidP="00B119ED">
            <w:pPr>
              <w:rPr>
                <w:lang w:val="en-US"/>
              </w:rPr>
            </w:pPr>
            <w:r>
              <w:rPr>
                <w:lang w:val="en-US"/>
              </w:rPr>
              <w:t>vat4Sum</w:t>
            </w:r>
          </w:p>
        </w:tc>
        <w:tc>
          <w:tcPr>
            <w:tcW w:w="2974" w:type="dxa"/>
          </w:tcPr>
          <w:p w14:paraId="420C79D1" w14:textId="77777777" w:rsidR="00B119ED" w:rsidRDefault="00B119ED" w:rsidP="00B119ED">
            <w:r>
              <w:t>Amount of check settlement without VAT, 1105</w:t>
            </w:r>
          </w:p>
        </w:tc>
        <w:tc>
          <w:tcPr>
            <w:tcW w:w="3260" w:type="dxa"/>
          </w:tcPr>
          <w:p w14:paraId="73AA21BC" w14:textId="53FF1323" w:rsidR="00B119ED" w:rsidRDefault="00B119ED" w:rsidP="00B119ED">
            <w:pPr>
              <w:rPr>
                <w:rFonts w:cs="Arial"/>
              </w:rPr>
            </w:pPr>
            <w:r>
              <w:rPr>
                <w:rFonts w:cs="Arial"/>
              </w:rPr>
              <w:t>Decimal number with an accuracy of 2 characters after the point,</w:t>
            </w:r>
          </w:p>
        </w:tc>
        <w:tc>
          <w:tcPr>
            <w:tcW w:w="3260" w:type="dxa"/>
          </w:tcPr>
          <w:p w14:paraId="54BC17CF" w14:textId="703A2520" w:rsidR="00B119ED" w:rsidRDefault="00B119ED" w:rsidP="00B119ED">
            <w:pPr>
              <w:rPr>
                <w:rFonts w:cs="Arial"/>
              </w:rPr>
            </w:pPr>
            <w:r>
              <w:rPr>
                <w:rFonts w:cs="Arial"/>
              </w:rPr>
              <w:t>optional field</w:t>
            </w:r>
          </w:p>
        </w:tc>
      </w:tr>
      <w:tr w:rsidR="00B119ED" w:rsidRPr="008F4F86" w14:paraId="6849C37B" w14:textId="4EEA3CE3" w:rsidTr="00A2661E">
        <w:tc>
          <w:tcPr>
            <w:tcW w:w="3967" w:type="dxa"/>
          </w:tcPr>
          <w:p w14:paraId="20594467" w14:textId="77777777" w:rsidR="00B119ED" w:rsidRPr="002E4B51" w:rsidRDefault="00B119ED" w:rsidP="00B119ED">
            <w:pPr>
              <w:rPr>
                <w:lang w:val="en-US"/>
              </w:rPr>
            </w:pPr>
            <w:r>
              <w:rPr>
                <w:lang w:val="en-US"/>
              </w:rPr>
              <w:t>vat5Sum</w:t>
            </w:r>
          </w:p>
        </w:tc>
        <w:tc>
          <w:tcPr>
            <w:tcW w:w="2974" w:type="dxa"/>
          </w:tcPr>
          <w:p w14:paraId="1BA1F072"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20/120, 1106</w:t>
            </w:r>
          </w:p>
        </w:tc>
        <w:tc>
          <w:tcPr>
            <w:tcW w:w="3260" w:type="dxa"/>
          </w:tcPr>
          <w:p w14:paraId="2E9214C4" w14:textId="7B8E0D90" w:rsidR="00B119ED" w:rsidRDefault="00B119ED" w:rsidP="00B119ED">
            <w:pPr>
              <w:rPr>
                <w:rFonts w:cs="Arial"/>
              </w:rPr>
            </w:pPr>
            <w:r>
              <w:rPr>
                <w:rFonts w:cs="Arial"/>
              </w:rPr>
              <w:t>Decimal number with an accuracy of 2 characters after the point,</w:t>
            </w:r>
          </w:p>
        </w:tc>
        <w:tc>
          <w:tcPr>
            <w:tcW w:w="3260" w:type="dxa"/>
          </w:tcPr>
          <w:p w14:paraId="0B2E9E65" w14:textId="01AF3603" w:rsidR="00B119ED" w:rsidRDefault="00B119ED" w:rsidP="00B119ED">
            <w:pPr>
              <w:rPr>
                <w:rFonts w:cs="Arial"/>
              </w:rPr>
            </w:pPr>
            <w:r>
              <w:rPr>
                <w:rFonts w:cs="Arial"/>
              </w:rPr>
              <w:t>optional field</w:t>
            </w:r>
          </w:p>
        </w:tc>
      </w:tr>
      <w:tr w:rsidR="00B119ED" w:rsidRPr="008F4F86" w14:paraId="483C6727" w14:textId="167F3893" w:rsidTr="00A2661E">
        <w:tc>
          <w:tcPr>
            <w:tcW w:w="3967" w:type="dxa"/>
          </w:tcPr>
          <w:p w14:paraId="70DD321A" w14:textId="77777777" w:rsidR="00B119ED" w:rsidRPr="002E4B51" w:rsidRDefault="00B119ED" w:rsidP="00B119ED">
            <w:r>
              <w:rPr>
                <w:lang w:val="en-US"/>
              </w:rPr>
              <w:t>vat6Sum</w:t>
            </w:r>
          </w:p>
        </w:tc>
        <w:tc>
          <w:tcPr>
            <w:tcW w:w="2974" w:type="dxa"/>
          </w:tcPr>
          <w:p w14:paraId="70D80947"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10/110, 1107</w:t>
            </w:r>
          </w:p>
        </w:tc>
        <w:tc>
          <w:tcPr>
            <w:tcW w:w="3260" w:type="dxa"/>
          </w:tcPr>
          <w:p w14:paraId="2AE8D01F" w14:textId="13AB4414" w:rsidR="00B119ED" w:rsidRDefault="00B119ED" w:rsidP="00B119ED">
            <w:pPr>
              <w:rPr>
                <w:rFonts w:cs="Arial"/>
              </w:rPr>
            </w:pPr>
            <w:r>
              <w:rPr>
                <w:rFonts w:cs="Arial"/>
              </w:rPr>
              <w:t>Decimal number with an accuracy of 2 characters after the point,</w:t>
            </w:r>
          </w:p>
        </w:tc>
        <w:tc>
          <w:tcPr>
            <w:tcW w:w="3260" w:type="dxa"/>
          </w:tcPr>
          <w:p w14:paraId="29AA1581" w14:textId="39B7CE75" w:rsidR="00B119ED" w:rsidRDefault="00B119ED" w:rsidP="00B119ED">
            <w:pPr>
              <w:rPr>
                <w:rFonts w:cs="Arial"/>
              </w:rPr>
            </w:pPr>
            <w:r>
              <w:rPr>
                <w:rFonts w:cs="Arial"/>
              </w:rPr>
              <w:t>optional field</w:t>
            </w:r>
          </w:p>
        </w:tc>
      </w:tr>
      <w:tr w:rsidR="00B119ED" w:rsidRPr="008F4F86" w14:paraId="0CB43927" w14:textId="7D07AEE1" w:rsidTr="00A2661E">
        <w:tc>
          <w:tcPr>
            <w:tcW w:w="3967" w:type="dxa"/>
          </w:tcPr>
          <w:p w14:paraId="504E2194" w14:textId="77777777" w:rsidR="00B119ED" w:rsidRDefault="00B119ED" w:rsidP="00B119ED">
            <w:pPr>
              <w:rPr>
                <w:lang w:val="en-US"/>
              </w:rPr>
            </w:pPr>
            <w:r>
              <w:rPr>
                <w:lang w:val="en-US"/>
              </w:rPr>
              <w:t>customer info</w:t>
            </w:r>
          </w:p>
        </w:tc>
        <w:tc>
          <w:tcPr>
            <w:tcW w:w="2974" w:type="dxa"/>
          </w:tcPr>
          <w:p w14:paraId="606AFF82" w14:textId="77777777" w:rsidR="00B119ED" w:rsidRDefault="00B119ED" w:rsidP="00B119ED">
            <w:r w:rsidRPr="00627F02">
              <w:t>Information about the buyer (client), 1256</w:t>
            </w:r>
          </w:p>
        </w:tc>
        <w:tc>
          <w:tcPr>
            <w:tcW w:w="3260" w:type="dxa"/>
          </w:tcPr>
          <w:p w14:paraId="03D908C7" w14:textId="2C5F62FF" w:rsidR="00B119ED" w:rsidRDefault="00B119ED" w:rsidP="00B119ED">
            <w:pPr>
              <w:rPr>
                <w:rFonts w:cs="Arial"/>
              </w:rPr>
            </w:pPr>
            <w:r>
              <w:rPr>
                <w:rFonts w:cs="Arial"/>
              </w:rPr>
              <w:t>The structure of clause 2.1.1.8,</w:t>
            </w:r>
          </w:p>
        </w:tc>
        <w:tc>
          <w:tcPr>
            <w:tcW w:w="3260" w:type="dxa"/>
          </w:tcPr>
          <w:p w14:paraId="2ACCF6B5" w14:textId="5B782F47" w:rsidR="00B119ED" w:rsidRDefault="00B119ED" w:rsidP="00B119ED">
            <w:pPr>
              <w:rPr>
                <w:rFonts w:cs="Arial"/>
              </w:rPr>
            </w:pPr>
            <w:r>
              <w:rPr>
                <w:rFonts w:cs="Arial"/>
              </w:rPr>
              <w:t>optional field</w:t>
            </w:r>
          </w:p>
        </w:tc>
      </w:tr>
      <w:tr w:rsidR="00B119ED" w:rsidRPr="008F4F86" w14:paraId="007283D3" w14:textId="14215918" w:rsidTr="00A2661E">
        <w:tc>
          <w:tcPr>
            <w:tcW w:w="3967" w:type="dxa"/>
          </w:tcPr>
          <w:p w14:paraId="46B8AEF5" w14:textId="3B1AF5CD" w:rsidR="00B119ED" w:rsidRDefault="00B119ED" w:rsidP="00B119ED">
            <w:pPr>
              <w:rPr>
                <w:lang w:val="en-US"/>
              </w:rPr>
            </w:pPr>
            <w:proofErr w:type="spellStart"/>
            <w:r>
              <w:rPr>
                <w:lang w:val="en-US"/>
              </w:rPr>
              <w:t>operationalAttribute</w:t>
            </w:r>
            <w:proofErr w:type="spellEnd"/>
          </w:p>
        </w:tc>
        <w:tc>
          <w:tcPr>
            <w:tcW w:w="2974" w:type="dxa"/>
          </w:tcPr>
          <w:p w14:paraId="361CDA7A" w14:textId="14548933" w:rsidR="00B119ED" w:rsidRPr="00627F02" w:rsidRDefault="00B119ED" w:rsidP="00B119ED">
            <w:r w:rsidRPr="00627F02">
              <w:t>Operating details of the check, 1270</w:t>
            </w:r>
          </w:p>
        </w:tc>
        <w:tc>
          <w:tcPr>
            <w:tcW w:w="3260" w:type="dxa"/>
          </w:tcPr>
          <w:p w14:paraId="0BF63C43" w14:textId="62659F29" w:rsidR="00B119ED" w:rsidRDefault="00B119ED" w:rsidP="00B119ED">
            <w:pPr>
              <w:rPr>
                <w:rFonts w:cs="Arial"/>
              </w:rPr>
            </w:pPr>
            <w:r>
              <w:rPr>
                <w:rFonts w:cs="Arial"/>
              </w:rPr>
              <w:t>The structure of clause 2.1.1.9,</w:t>
            </w:r>
          </w:p>
        </w:tc>
        <w:tc>
          <w:tcPr>
            <w:tcW w:w="3260" w:type="dxa"/>
          </w:tcPr>
          <w:p w14:paraId="5E63B14D" w14:textId="2CBAA04B" w:rsidR="00B119ED" w:rsidRDefault="00B119ED" w:rsidP="00B119ED">
            <w:pPr>
              <w:rPr>
                <w:rFonts w:cs="Arial"/>
              </w:rPr>
            </w:pPr>
            <w:r>
              <w:rPr>
                <w:rFonts w:cs="Arial"/>
              </w:rPr>
              <w:t>optional field</w:t>
            </w:r>
          </w:p>
        </w:tc>
      </w:tr>
      <w:tr w:rsidR="00B119ED" w:rsidRPr="008F4F86" w14:paraId="1010F23D" w14:textId="3195D108" w:rsidTr="00A2661E">
        <w:tc>
          <w:tcPr>
            <w:tcW w:w="3967" w:type="dxa"/>
          </w:tcPr>
          <w:p w14:paraId="018C8C8D" w14:textId="77777777" w:rsidR="00B119ED" w:rsidRDefault="00B119ED" w:rsidP="00B119ED">
            <w:pPr>
              <w:rPr>
                <w:lang w:val="en-US"/>
              </w:rPr>
            </w:pPr>
            <w:proofErr w:type="spellStart"/>
            <w:r>
              <w:rPr>
                <w:lang w:val="en-US"/>
              </w:rPr>
              <w:t>industryAttribute</w:t>
            </w:r>
            <w:proofErr w:type="spellEnd"/>
          </w:p>
        </w:tc>
        <w:tc>
          <w:tcPr>
            <w:tcW w:w="2974" w:type="dxa"/>
          </w:tcPr>
          <w:p w14:paraId="07F8B978" w14:textId="77777777" w:rsidR="00B119ED" w:rsidRDefault="00B119ED" w:rsidP="00B119ED">
            <w:r w:rsidRPr="00627F02">
              <w:t>Branch requisite of the check, 1261</w:t>
            </w:r>
          </w:p>
        </w:tc>
        <w:tc>
          <w:tcPr>
            <w:tcW w:w="3260" w:type="dxa"/>
          </w:tcPr>
          <w:p w14:paraId="6BEFE591" w14:textId="6F97CF85" w:rsidR="00B119ED" w:rsidRDefault="00B119ED" w:rsidP="00B119ED">
            <w:pPr>
              <w:rPr>
                <w:rFonts w:cs="Arial"/>
              </w:rPr>
            </w:pPr>
            <w:r>
              <w:rPr>
                <w:rFonts w:cs="Arial"/>
              </w:rPr>
              <w:t>Structure p.2.1.1.10,</w:t>
            </w:r>
          </w:p>
        </w:tc>
        <w:tc>
          <w:tcPr>
            <w:tcW w:w="3260" w:type="dxa"/>
          </w:tcPr>
          <w:p w14:paraId="5B80F59F" w14:textId="0EA42D7F" w:rsidR="00B119ED" w:rsidRDefault="00B119ED" w:rsidP="00B119ED">
            <w:pPr>
              <w:rPr>
                <w:rFonts w:cs="Arial"/>
              </w:rPr>
            </w:pPr>
            <w:r>
              <w:rPr>
                <w:rFonts w:cs="Arial"/>
              </w:rPr>
              <w:t>optional field</w:t>
            </w:r>
          </w:p>
        </w:tc>
      </w:tr>
    </w:tbl>
    <w:p w14:paraId="7529BEB6" w14:textId="77777777" w:rsidR="00A70CAC" w:rsidRDefault="00A70CAC" w:rsidP="00A70CAC"/>
    <w:p w14:paraId="5D8640EE" w14:textId="77777777" w:rsidR="00A70CAC" w:rsidRDefault="00A70CAC" w:rsidP="00A70CAC">
      <w:pPr>
        <w:jc w:val="both"/>
      </w:pPr>
      <w:r>
        <w:t xml:space="preserve">Note: 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r>
        <w:rPr>
          <w:lang w:val="en-US"/>
        </w:rPr>
        <w:t xml:space="preserve">api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lastRenderedPageBreak/>
        <w:t>Example</w:t>
      </w:r>
      <w:r w:rsidRPr="006C217D">
        <w:rPr>
          <w:lang w:val="en-US"/>
        </w:rPr>
        <w:t xml:space="preserve"> </w:t>
      </w:r>
      <w:proofErr w:type="gramStart"/>
      <w:r>
        <w:t xml:space="preserve">request </w:t>
      </w:r>
      <w:r w:rsidRPr="006C217D">
        <w:rPr>
          <w:lang w:val="en-US"/>
        </w:rPr>
        <w:t>:</w:t>
      </w:r>
      <w:proofErr w:type="gramEnd"/>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5A028A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Bulka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84</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excise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 info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Petrovich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meta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 xml:space="preserve"> </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80" w:name="_Toc80026508"/>
      <w:r>
        <w:t>2.7.2 Response body with request processing errors</w:t>
      </w:r>
      <w:bookmarkEnd w:id="680"/>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lastRenderedPageBreak/>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81" w:name="_Toc80026509"/>
      <w:r w:rsidRPr="002B3ED4">
        <w:lastRenderedPageBreak/>
        <w:t xml:space="preserve">2.8 </w:t>
      </w:r>
      <w:r>
        <w:t>FFD correction check status 1.2</w:t>
      </w:r>
      <w:bookmarkEnd w:id="681"/>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/v2/correction12/{inn}/status/{ </w:t>
      </w:r>
      <w:proofErr w:type="spellStart"/>
      <w:r>
        <w:rPr>
          <w:rFonts w:cs="Arial"/>
          <w:b/>
          <w:lang w:val="en-US"/>
        </w:rPr>
        <w:t>document_id</w:t>
      </w:r>
      <w:proofErr w:type="spellEnd"/>
      <w:r>
        <w:rPr>
          <w:rFonts w:cs="Arial"/>
          <w:b/>
          <w:lang w:val="en-US"/>
        </w:rPr>
        <w:t xml:space="preserve"> }</w:t>
      </w:r>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B3D6EEE" w14:textId="77777777" w:rsidR="00A8378B" w:rsidRPr="000C255B" w:rsidRDefault="00A8378B" w:rsidP="00A8378B">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0A562D7E" w14:textId="77777777" w:rsidR="00A8378B" w:rsidRDefault="00A8378B" w:rsidP="00A8378B">
      <w:pPr>
        <w:rPr>
          <w:rFonts w:cs="Arial"/>
        </w:rPr>
      </w:pPr>
    </w:p>
    <w:p w14:paraId="271BEC61" w14:textId="77777777" w:rsidR="00A8378B" w:rsidRDefault="00A8378B" w:rsidP="00A8378B">
      <w:r>
        <w:t xml:space="preserve">Answer: </w:t>
      </w:r>
      <w:r>
        <w:rPr>
          <w:lang w:val="en-US"/>
        </w:rPr>
        <w:t xml:space="preserve">api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r>
        <w:rPr>
          <w:lang w:val="en-US"/>
        </w:rPr>
        <w:t>2.</w:t>
      </w:r>
      <w:r>
        <w:rPr>
          <w:lang w:val="ru-RU"/>
        </w:rPr>
        <w:t>8</w:t>
      </w:r>
      <w:r>
        <w:rPr>
          <w:lang w:val="en-US"/>
        </w:rPr>
        <w:t xml:space="preserve">.1 Response </w:t>
      </w:r>
      <w:r>
        <w:t>body</w:t>
      </w:r>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5E1874">
        <w:tc>
          <w:tcPr>
            <w:tcW w:w="2465" w:type="dxa"/>
          </w:tcPr>
          <w:p w14:paraId="4B4E01A3" w14:textId="77777777" w:rsidR="00A8378B" w:rsidRPr="009E5CA4" w:rsidRDefault="00A8378B" w:rsidP="005E1874">
            <w:pPr>
              <w:rPr>
                <w:rFonts w:cs="Arial"/>
                <w:lang w:val="en-US"/>
              </w:rPr>
            </w:pPr>
            <w:r>
              <w:rPr>
                <w:rFonts w:cs="Arial"/>
                <w:lang w:val="en-US"/>
              </w:rPr>
              <w:t>id</w:t>
            </w:r>
          </w:p>
        </w:tc>
        <w:tc>
          <w:tcPr>
            <w:tcW w:w="4839" w:type="dxa"/>
          </w:tcPr>
          <w:p w14:paraId="0AA1A22F" w14:textId="77777777" w:rsidR="00A8378B" w:rsidRPr="00DF451F" w:rsidRDefault="00A8378B" w:rsidP="005E1874">
            <w:pPr>
              <w:rPr>
                <w:rFonts w:cs="Arial"/>
              </w:rPr>
            </w:pPr>
            <w:r>
              <w:rPr>
                <w:rFonts w:cs="Arial"/>
              </w:rPr>
              <w:t>Document ID</w:t>
            </w:r>
          </w:p>
        </w:tc>
        <w:tc>
          <w:tcPr>
            <w:tcW w:w="2979" w:type="dxa"/>
          </w:tcPr>
          <w:p w14:paraId="75D7A1FD" w14:textId="77777777" w:rsidR="00A8378B" w:rsidRDefault="00A8378B" w:rsidP="005E187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5E1874">
        <w:tc>
          <w:tcPr>
            <w:tcW w:w="2465" w:type="dxa"/>
          </w:tcPr>
          <w:p w14:paraId="60968ACE" w14:textId="77777777" w:rsidR="00A8378B" w:rsidRDefault="00A8378B" w:rsidP="005E1874">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0A57D7FB" w14:textId="77777777" w:rsidR="00A8378B" w:rsidRPr="00D71290" w:rsidRDefault="00A8378B" w:rsidP="005E1874">
            <w:pPr>
              <w:rPr>
                <w:rFonts w:cs="Arial"/>
              </w:rPr>
            </w:pPr>
            <w:r>
              <w:rPr>
                <w:rFonts w:cs="Arial"/>
              </w:rPr>
              <w:t>Serial number of the device that punched the check</w:t>
            </w:r>
          </w:p>
        </w:tc>
        <w:tc>
          <w:tcPr>
            <w:tcW w:w="2979" w:type="dxa"/>
          </w:tcPr>
          <w:p w14:paraId="6705752C" w14:textId="77777777" w:rsidR="00A8378B" w:rsidRDefault="00A8378B" w:rsidP="005E1874">
            <w:pPr>
              <w:rPr>
                <w:rFonts w:cs="Arial"/>
              </w:rPr>
            </w:pPr>
            <w:r>
              <w:rPr>
                <w:rFonts w:cs="Arial"/>
              </w:rPr>
              <w:t>String up to 20 characters</w:t>
            </w:r>
          </w:p>
        </w:tc>
      </w:tr>
      <w:tr w:rsidR="00A8378B" w:rsidRPr="008F4F86" w14:paraId="3909ED95" w14:textId="77777777" w:rsidTr="005E1874">
        <w:tc>
          <w:tcPr>
            <w:tcW w:w="2465" w:type="dxa"/>
          </w:tcPr>
          <w:p w14:paraId="0E9761AF" w14:textId="77777777" w:rsidR="00A8378B" w:rsidRPr="00D71290" w:rsidRDefault="00A8378B" w:rsidP="005E1874">
            <w:pPr>
              <w:rPr>
                <w:rFonts w:cs="Arial"/>
              </w:rPr>
            </w:pPr>
            <w:proofErr w:type="spellStart"/>
            <w:r>
              <w:rPr>
                <w:rFonts w:cs="Arial"/>
                <w:lang w:val="en-US"/>
              </w:rPr>
              <w:t>deviceRN</w:t>
            </w:r>
            <w:proofErr w:type="spellEnd"/>
            <w:r>
              <w:rPr>
                <w:rFonts w:cs="Arial"/>
                <w:lang w:val="en-US"/>
              </w:rPr>
              <w:t xml:space="preserve"> </w:t>
            </w:r>
          </w:p>
        </w:tc>
        <w:tc>
          <w:tcPr>
            <w:tcW w:w="4839" w:type="dxa"/>
          </w:tcPr>
          <w:p w14:paraId="608B27A7" w14:textId="77777777" w:rsidR="00A8378B" w:rsidRDefault="00A8378B" w:rsidP="005E1874">
            <w:pPr>
              <w:rPr>
                <w:rFonts w:cs="Arial"/>
              </w:rPr>
            </w:pPr>
            <w:r>
              <w:rPr>
                <w:rFonts w:cs="Arial"/>
              </w:rPr>
              <w:t>Registration number of the device that punched the check</w:t>
            </w:r>
          </w:p>
        </w:tc>
        <w:tc>
          <w:tcPr>
            <w:tcW w:w="2979" w:type="dxa"/>
          </w:tcPr>
          <w:p w14:paraId="557D0A88" w14:textId="77777777" w:rsidR="00A8378B" w:rsidRDefault="00A8378B" w:rsidP="005E1874">
            <w:pPr>
              <w:rPr>
                <w:rFonts w:cs="Arial"/>
              </w:rPr>
            </w:pPr>
            <w:r>
              <w:rPr>
                <w:rFonts w:cs="Arial"/>
              </w:rPr>
              <w:t>String up to 20 characters</w:t>
            </w:r>
          </w:p>
        </w:tc>
      </w:tr>
      <w:tr w:rsidR="00A8378B" w:rsidRPr="008F4F86" w14:paraId="7DBDAE92" w14:textId="77777777" w:rsidTr="005E1874">
        <w:tc>
          <w:tcPr>
            <w:tcW w:w="2465" w:type="dxa"/>
          </w:tcPr>
          <w:p w14:paraId="4CEC2F5D" w14:textId="77777777" w:rsidR="00A8378B" w:rsidRPr="00D71290" w:rsidRDefault="00A8378B" w:rsidP="005E187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5E1874">
            <w:pPr>
              <w:rPr>
                <w:rFonts w:cs="Arial"/>
              </w:rPr>
            </w:pPr>
            <w:r>
              <w:rPr>
                <w:rFonts w:cs="Arial"/>
              </w:rPr>
              <w:t>Fiscal accumulator number</w:t>
            </w:r>
          </w:p>
        </w:tc>
        <w:tc>
          <w:tcPr>
            <w:tcW w:w="2979" w:type="dxa"/>
          </w:tcPr>
          <w:p w14:paraId="46211209" w14:textId="77777777" w:rsidR="00A8378B" w:rsidRDefault="00A8378B" w:rsidP="005E1874">
            <w:pPr>
              <w:rPr>
                <w:rFonts w:cs="Arial"/>
              </w:rPr>
            </w:pPr>
            <w:r>
              <w:rPr>
                <w:rFonts w:cs="Arial"/>
              </w:rPr>
              <w:t>String 16 characters</w:t>
            </w:r>
          </w:p>
        </w:tc>
      </w:tr>
      <w:tr w:rsidR="00A8378B" w:rsidRPr="008F4F86" w14:paraId="6AF1A0D7" w14:textId="77777777" w:rsidTr="005E1874">
        <w:tc>
          <w:tcPr>
            <w:tcW w:w="2465" w:type="dxa"/>
          </w:tcPr>
          <w:p w14:paraId="70DF05EE" w14:textId="77777777" w:rsidR="00A8378B" w:rsidRPr="00D71290" w:rsidRDefault="00A8378B" w:rsidP="005E1874">
            <w:pPr>
              <w:rPr>
                <w:rFonts w:cs="Arial"/>
              </w:rPr>
            </w:pPr>
            <w:proofErr w:type="spellStart"/>
            <w:r>
              <w:rPr>
                <w:rFonts w:cs="Arial"/>
                <w:lang w:val="en-US"/>
              </w:rPr>
              <w:t>ofd</w:t>
            </w:r>
            <w:proofErr w:type="spellEnd"/>
            <w:r w:rsidRPr="00D71290">
              <w:rPr>
                <w:rFonts w:cs="Arial"/>
              </w:rPr>
              <w:t>Name</w:t>
            </w:r>
          </w:p>
        </w:tc>
        <w:tc>
          <w:tcPr>
            <w:tcW w:w="4839" w:type="dxa"/>
          </w:tcPr>
          <w:p w14:paraId="36F37512" w14:textId="77777777" w:rsidR="00A8378B" w:rsidRPr="00D71290" w:rsidRDefault="00A8378B" w:rsidP="005E1874">
            <w:pPr>
              <w:rPr>
                <w:rFonts w:cs="Arial"/>
              </w:rPr>
            </w:pPr>
            <w:r>
              <w:rPr>
                <w:rFonts w:cs="Arial"/>
              </w:rPr>
              <w:t>Name of OFD</w:t>
            </w:r>
          </w:p>
        </w:tc>
        <w:tc>
          <w:tcPr>
            <w:tcW w:w="2979" w:type="dxa"/>
          </w:tcPr>
          <w:p w14:paraId="34DF05E3" w14:textId="77777777" w:rsidR="00A8378B" w:rsidRDefault="00A8378B" w:rsidP="005E1874">
            <w:pPr>
              <w:rPr>
                <w:rFonts w:cs="Arial"/>
              </w:rPr>
            </w:pPr>
            <w:r>
              <w:rPr>
                <w:rFonts w:cs="Arial"/>
              </w:rPr>
              <w:t>String up to 256 characters</w:t>
            </w:r>
          </w:p>
        </w:tc>
      </w:tr>
      <w:tr w:rsidR="00A8378B" w:rsidRPr="008F4F86" w14:paraId="7CF0DB0C" w14:textId="77777777" w:rsidTr="005E1874">
        <w:tc>
          <w:tcPr>
            <w:tcW w:w="2465" w:type="dxa"/>
          </w:tcPr>
          <w:p w14:paraId="52B44DF8" w14:textId="77777777" w:rsidR="00A8378B" w:rsidRPr="00D71290" w:rsidRDefault="00A8378B" w:rsidP="005E1874">
            <w:pPr>
              <w:rPr>
                <w:rFonts w:cs="Arial"/>
              </w:rPr>
            </w:pPr>
            <w:proofErr w:type="spellStart"/>
            <w:r>
              <w:rPr>
                <w:rFonts w:cs="Arial"/>
                <w:lang w:val="en-US"/>
              </w:rPr>
              <w:t>odf</w:t>
            </w:r>
            <w:proofErr w:type="spellEnd"/>
            <w:r w:rsidRPr="009E5A50">
              <w:rPr>
                <w:rFonts w:cs="Arial"/>
              </w:rPr>
              <w:t>Website</w:t>
            </w:r>
          </w:p>
        </w:tc>
        <w:tc>
          <w:tcPr>
            <w:tcW w:w="4839" w:type="dxa"/>
          </w:tcPr>
          <w:p w14:paraId="6A1FF24A" w14:textId="77777777" w:rsidR="00A8378B" w:rsidRPr="009E5A50" w:rsidRDefault="00A8378B" w:rsidP="005E187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5E1874">
            <w:pPr>
              <w:rPr>
                <w:rFonts w:cs="Arial"/>
              </w:rPr>
            </w:pPr>
            <w:r>
              <w:rPr>
                <w:rFonts w:cs="Arial"/>
              </w:rPr>
              <w:t>Line up to 58 symbols</w:t>
            </w:r>
          </w:p>
        </w:tc>
      </w:tr>
      <w:tr w:rsidR="00A8378B" w:rsidRPr="008F4F86" w14:paraId="79AA2995" w14:textId="77777777" w:rsidTr="005E1874">
        <w:tc>
          <w:tcPr>
            <w:tcW w:w="2465" w:type="dxa"/>
          </w:tcPr>
          <w:p w14:paraId="3F10677A" w14:textId="77777777" w:rsidR="00A8378B" w:rsidRPr="00B72AEC" w:rsidRDefault="00A8378B" w:rsidP="005E1874">
            <w:pPr>
              <w:rPr>
                <w:rFonts w:cs="Arial"/>
                <w:lang w:val="en-US"/>
              </w:rPr>
            </w:pPr>
            <w:proofErr w:type="spellStart"/>
            <w:r>
              <w:rPr>
                <w:rFonts w:cs="Arial"/>
                <w:lang w:val="en-US"/>
              </w:rPr>
              <w:lastRenderedPageBreak/>
              <w:t>odfINN</w:t>
            </w:r>
            <w:proofErr w:type="spellEnd"/>
          </w:p>
        </w:tc>
        <w:tc>
          <w:tcPr>
            <w:tcW w:w="4839" w:type="dxa"/>
          </w:tcPr>
          <w:p w14:paraId="735E8092" w14:textId="77777777" w:rsidR="00A8378B" w:rsidRPr="00B72AEC" w:rsidRDefault="00A8378B" w:rsidP="005E1874">
            <w:pPr>
              <w:rPr>
                <w:rFonts w:cs="Arial"/>
              </w:rPr>
            </w:pPr>
            <w:r>
              <w:rPr>
                <w:rFonts w:cs="Arial"/>
              </w:rPr>
              <w:t>TIN OFD</w:t>
            </w:r>
          </w:p>
        </w:tc>
        <w:tc>
          <w:tcPr>
            <w:tcW w:w="2979" w:type="dxa"/>
          </w:tcPr>
          <w:p w14:paraId="0B77454C" w14:textId="77777777" w:rsidR="00A8378B" w:rsidRDefault="00A8378B" w:rsidP="005E1874">
            <w:pPr>
              <w:rPr>
                <w:rFonts w:cs="Arial"/>
              </w:rPr>
            </w:pPr>
            <w:r>
              <w:rPr>
                <w:rFonts w:cs="Arial"/>
              </w:rPr>
              <w:t>String 12 characters</w:t>
            </w:r>
          </w:p>
        </w:tc>
      </w:tr>
      <w:tr w:rsidR="00A8378B" w:rsidRPr="008F4F86" w14:paraId="693D89F8" w14:textId="77777777" w:rsidTr="005E1874">
        <w:tc>
          <w:tcPr>
            <w:tcW w:w="2465" w:type="dxa"/>
          </w:tcPr>
          <w:p w14:paraId="100A2315" w14:textId="77777777" w:rsidR="00A8378B" w:rsidRDefault="00A8378B" w:rsidP="005E1874">
            <w:pPr>
              <w:rPr>
                <w:rFonts w:cs="Arial"/>
                <w:lang w:val="en-US"/>
              </w:rPr>
            </w:pPr>
            <w:proofErr w:type="spellStart"/>
            <w:r>
              <w:rPr>
                <w:rFonts w:cs="Arial"/>
                <w:lang w:val="en-US"/>
              </w:rPr>
              <w:t>fnsWebsite</w:t>
            </w:r>
            <w:proofErr w:type="spellEnd"/>
          </w:p>
        </w:tc>
        <w:tc>
          <w:tcPr>
            <w:tcW w:w="4839" w:type="dxa"/>
          </w:tcPr>
          <w:p w14:paraId="6FF08A1C" w14:textId="77777777" w:rsidR="00A8378B" w:rsidRPr="00B72AEC" w:rsidRDefault="00A8378B" w:rsidP="005E187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5E1874">
            <w:pPr>
              <w:rPr>
                <w:rFonts w:cs="Arial"/>
              </w:rPr>
            </w:pPr>
            <w:r>
              <w:rPr>
                <w:rFonts w:cs="Arial"/>
              </w:rPr>
              <w:t>String up to 256 characters</w:t>
            </w:r>
          </w:p>
        </w:tc>
      </w:tr>
      <w:tr w:rsidR="00A8378B" w:rsidRPr="008F4F86" w14:paraId="0B85BD36" w14:textId="77777777" w:rsidTr="005E1874">
        <w:tc>
          <w:tcPr>
            <w:tcW w:w="2465" w:type="dxa"/>
          </w:tcPr>
          <w:p w14:paraId="78E2D3B8" w14:textId="77777777" w:rsidR="00A8378B" w:rsidRPr="00DF451F" w:rsidRDefault="00A8378B" w:rsidP="005E1874">
            <w:pPr>
              <w:rPr>
                <w:rFonts w:cs="Arial"/>
                <w:lang w:val="en-US"/>
              </w:rPr>
            </w:pPr>
            <w:proofErr w:type="spellStart"/>
            <w:r>
              <w:rPr>
                <w:rFonts w:cs="Arial"/>
                <w:lang w:val="en-US"/>
              </w:rPr>
              <w:t>companyINN</w:t>
            </w:r>
            <w:proofErr w:type="spellEnd"/>
          </w:p>
        </w:tc>
        <w:tc>
          <w:tcPr>
            <w:tcW w:w="4839" w:type="dxa"/>
          </w:tcPr>
          <w:p w14:paraId="30E137E0" w14:textId="77777777" w:rsidR="00A8378B" w:rsidRPr="00B2081D" w:rsidRDefault="00A8378B" w:rsidP="005E1874">
            <w:pPr>
              <w:rPr>
                <w:rFonts w:cs="Arial"/>
              </w:rPr>
            </w:pPr>
            <w:r>
              <w:rPr>
                <w:rFonts w:cs="Arial"/>
              </w:rPr>
              <w:t>User TIN</w:t>
            </w:r>
          </w:p>
        </w:tc>
        <w:tc>
          <w:tcPr>
            <w:tcW w:w="2979" w:type="dxa"/>
          </w:tcPr>
          <w:p w14:paraId="4B2953EE" w14:textId="77777777" w:rsidR="00A8378B" w:rsidRDefault="00A8378B" w:rsidP="005E1874">
            <w:pPr>
              <w:rPr>
                <w:rFonts w:cs="Arial"/>
              </w:rPr>
            </w:pPr>
            <w:r>
              <w:rPr>
                <w:rFonts w:cs="Arial"/>
              </w:rPr>
              <w:t>String 12 characters</w:t>
            </w:r>
          </w:p>
        </w:tc>
      </w:tr>
      <w:tr w:rsidR="00A8378B" w:rsidRPr="008F4F86" w14:paraId="48AA34C0" w14:textId="77777777" w:rsidTr="005E1874">
        <w:tc>
          <w:tcPr>
            <w:tcW w:w="2465" w:type="dxa"/>
          </w:tcPr>
          <w:p w14:paraId="24B87BBD" w14:textId="77777777" w:rsidR="00A8378B" w:rsidRPr="009E5A50" w:rsidRDefault="00A8378B" w:rsidP="005E1874">
            <w:pPr>
              <w:rPr>
                <w:rFonts w:cs="Arial"/>
              </w:rPr>
            </w:pPr>
            <w:proofErr w:type="spellStart"/>
            <w:r w:rsidRPr="009E5A50">
              <w:rPr>
                <w:rFonts w:cs="Arial"/>
              </w:rPr>
              <w:t>companyName</w:t>
            </w:r>
            <w:proofErr w:type="spellEnd"/>
          </w:p>
        </w:tc>
        <w:tc>
          <w:tcPr>
            <w:tcW w:w="4839" w:type="dxa"/>
          </w:tcPr>
          <w:p w14:paraId="546FC133" w14:textId="77777777" w:rsidR="00A8378B" w:rsidRPr="009E5A50" w:rsidRDefault="00A8378B" w:rsidP="005E1874">
            <w:pPr>
              <w:rPr>
                <w:rFonts w:cs="Arial"/>
              </w:rPr>
            </w:pPr>
            <w:r>
              <w:rPr>
                <w:rFonts w:cs="Arial"/>
              </w:rPr>
              <w:t>User name</w:t>
            </w:r>
          </w:p>
        </w:tc>
        <w:tc>
          <w:tcPr>
            <w:tcW w:w="2979" w:type="dxa"/>
          </w:tcPr>
          <w:p w14:paraId="5E539C90" w14:textId="77777777" w:rsidR="00A8378B" w:rsidRDefault="00A8378B" w:rsidP="005E1874">
            <w:pPr>
              <w:rPr>
                <w:rFonts w:cs="Arial"/>
              </w:rPr>
            </w:pPr>
            <w:r>
              <w:rPr>
                <w:rFonts w:cs="Arial"/>
              </w:rPr>
              <w:t>String up to 256 characters</w:t>
            </w:r>
          </w:p>
        </w:tc>
      </w:tr>
      <w:tr w:rsidR="00A8378B" w:rsidRPr="008F4F86" w14:paraId="15240189" w14:textId="77777777" w:rsidTr="005E1874">
        <w:tc>
          <w:tcPr>
            <w:tcW w:w="2465" w:type="dxa"/>
          </w:tcPr>
          <w:p w14:paraId="44B68DEE" w14:textId="77777777" w:rsidR="00A8378B" w:rsidRPr="009E5A50" w:rsidRDefault="00A8378B" w:rsidP="005E1874">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A6FB7AF" w14:textId="77777777" w:rsidR="00A8378B" w:rsidRDefault="00A8378B" w:rsidP="005E1874">
            <w:pPr>
              <w:rPr>
                <w:rFonts w:cs="Arial"/>
              </w:rPr>
            </w:pPr>
            <w:r w:rsidRPr="00CE2490">
              <w:rPr>
                <w:rFonts w:cs="Arial"/>
              </w:rPr>
              <w:t>FD number</w:t>
            </w:r>
          </w:p>
        </w:tc>
        <w:tc>
          <w:tcPr>
            <w:tcW w:w="2979" w:type="dxa"/>
          </w:tcPr>
          <w:p w14:paraId="1AE66E59" w14:textId="77777777" w:rsidR="00A8378B" w:rsidRDefault="00A8378B" w:rsidP="005E1874">
            <w:pPr>
              <w:rPr>
                <w:rFonts w:cs="Arial"/>
              </w:rPr>
            </w:pPr>
            <w:r>
              <w:rPr>
                <w:rFonts w:cs="Arial"/>
              </w:rPr>
              <w:t>Number</w:t>
            </w:r>
          </w:p>
        </w:tc>
      </w:tr>
      <w:tr w:rsidR="00A8378B" w:rsidRPr="008F4F86" w14:paraId="4077C92E" w14:textId="77777777" w:rsidTr="005E1874">
        <w:tc>
          <w:tcPr>
            <w:tcW w:w="2465" w:type="dxa"/>
          </w:tcPr>
          <w:p w14:paraId="215B96E6" w14:textId="77777777" w:rsidR="00A8378B" w:rsidRPr="009E5A50" w:rsidRDefault="00A8378B" w:rsidP="005E1874">
            <w:pPr>
              <w:rPr>
                <w:rFonts w:cs="Arial"/>
              </w:rPr>
            </w:pPr>
            <w:proofErr w:type="spellStart"/>
            <w:r w:rsidRPr="009E5A50">
              <w:rPr>
                <w:rFonts w:cs="Arial"/>
              </w:rPr>
              <w:t>shiftNumber</w:t>
            </w:r>
            <w:proofErr w:type="spellEnd"/>
          </w:p>
        </w:tc>
        <w:tc>
          <w:tcPr>
            <w:tcW w:w="4839" w:type="dxa"/>
          </w:tcPr>
          <w:p w14:paraId="51B8BCE3" w14:textId="77777777" w:rsidR="00A8378B" w:rsidRDefault="00A8378B" w:rsidP="005E1874">
            <w:pPr>
              <w:rPr>
                <w:rFonts w:cs="Arial"/>
              </w:rPr>
            </w:pPr>
            <w:r>
              <w:rPr>
                <w:rFonts w:cs="Arial"/>
              </w:rPr>
              <w:t>shift number</w:t>
            </w:r>
          </w:p>
        </w:tc>
        <w:tc>
          <w:tcPr>
            <w:tcW w:w="2979" w:type="dxa"/>
          </w:tcPr>
          <w:p w14:paraId="3733274F" w14:textId="77777777" w:rsidR="00A8378B" w:rsidRDefault="00A8378B" w:rsidP="005E1874">
            <w:pPr>
              <w:rPr>
                <w:rFonts w:cs="Arial"/>
              </w:rPr>
            </w:pPr>
            <w:r>
              <w:rPr>
                <w:rFonts w:cs="Arial"/>
              </w:rPr>
              <w:t>Number</w:t>
            </w:r>
          </w:p>
        </w:tc>
      </w:tr>
      <w:tr w:rsidR="00A8378B" w:rsidRPr="008F4F86" w14:paraId="49D4F2F5" w14:textId="77777777" w:rsidTr="005E1874">
        <w:tc>
          <w:tcPr>
            <w:tcW w:w="2465" w:type="dxa"/>
          </w:tcPr>
          <w:p w14:paraId="4E6DCE7D" w14:textId="77777777" w:rsidR="00A8378B" w:rsidRPr="00CE2490" w:rsidRDefault="00A8378B" w:rsidP="005E1874">
            <w:pPr>
              <w:rPr>
                <w:rFonts w:cs="Arial"/>
                <w:lang w:val="en-US"/>
              </w:rPr>
            </w:pPr>
            <w:r>
              <w:rPr>
                <w:rFonts w:cs="Arial"/>
                <w:lang w:val="en-US"/>
              </w:rPr>
              <w:t>d</w:t>
            </w:r>
            <w:proofErr w:type="spellStart"/>
            <w:r>
              <w:rPr>
                <w:rFonts w:cs="Arial"/>
              </w:rPr>
              <w:t>ocument</w:t>
            </w:r>
            <w:r w:rsidRPr="009E5A50">
              <w:rPr>
                <w:rFonts w:cs="Arial"/>
              </w:rPr>
              <w:t>In</w:t>
            </w:r>
            <w:r>
              <w:rPr>
                <w:rFonts w:cs="Arial"/>
                <w:lang w:val="en-US"/>
              </w:rPr>
              <w:t>dex</w:t>
            </w:r>
            <w:proofErr w:type="spellEnd"/>
          </w:p>
        </w:tc>
        <w:tc>
          <w:tcPr>
            <w:tcW w:w="4839" w:type="dxa"/>
          </w:tcPr>
          <w:p w14:paraId="65977703" w14:textId="77777777" w:rsidR="00A8378B" w:rsidRDefault="00A8378B" w:rsidP="005E1874">
            <w:pPr>
              <w:rPr>
                <w:rFonts w:cs="Arial"/>
              </w:rPr>
            </w:pPr>
            <w:r>
              <w:rPr>
                <w:rFonts w:cs="Arial"/>
              </w:rPr>
              <w:t>Check number for shift</w:t>
            </w:r>
          </w:p>
        </w:tc>
        <w:tc>
          <w:tcPr>
            <w:tcW w:w="2979" w:type="dxa"/>
          </w:tcPr>
          <w:p w14:paraId="7EBD939D" w14:textId="77777777" w:rsidR="00A8378B" w:rsidRPr="00CE2490" w:rsidRDefault="00A8378B" w:rsidP="005E1874">
            <w:pPr>
              <w:rPr>
                <w:rFonts w:cs="Arial"/>
              </w:rPr>
            </w:pPr>
            <w:r>
              <w:rPr>
                <w:rFonts w:cs="Arial"/>
              </w:rPr>
              <w:t>Number</w:t>
            </w:r>
          </w:p>
        </w:tc>
      </w:tr>
      <w:tr w:rsidR="00A8378B" w:rsidRPr="008F4F86" w14:paraId="5952FA26" w14:textId="77777777" w:rsidTr="005E1874">
        <w:tc>
          <w:tcPr>
            <w:tcW w:w="2465" w:type="dxa"/>
          </w:tcPr>
          <w:p w14:paraId="097983D7" w14:textId="77777777" w:rsidR="00A8378B" w:rsidRPr="009E5A50" w:rsidRDefault="00A8378B" w:rsidP="005E1874">
            <w:pPr>
              <w:rPr>
                <w:rFonts w:cs="Arial"/>
                <w:lang w:val="en-US"/>
              </w:rPr>
            </w:pPr>
            <w:proofErr w:type="spellStart"/>
            <w:r>
              <w:rPr>
                <w:rFonts w:cs="Arial"/>
                <w:lang w:val="en-US"/>
              </w:rPr>
              <w:t>processedAt</w:t>
            </w:r>
            <w:proofErr w:type="spellEnd"/>
          </w:p>
        </w:tc>
        <w:tc>
          <w:tcPr>
            <w:tcW w:w="4839" w:type="dxa"/>
          </w:tcPr>
          <w:p w14:paraId="15C372A0" w14:textId="77777777" w:rsidR="00A8378B" w:rsidRPr="00E31914" w:rsidRDefault="00A8378B" w:rsidP="005E1874">
            <w:pPr>
              <w:rPr>
                <w:rFonts w:cs="Arial"/>
              </w:rPr>
            </w:pPr>
            <w:r>
              <w:rPr>
                <w:rFonts w:cs="Arial"/>
              </w:rPr>
              <w:t>Time of registration of a fiscal document in the Federal Tax Service</w:t>
            </w:r>
          </w:p>
        </w:tc>
        <w:tc>
          <w:tcPr>
            <w:tcW w:w="2979" w:type="dxa"/>
          </w:tcPr>
          <w:p w14:paraId="06111B5A" w14:textId="77777777" w:rsidR="00A8378B" w:rsidRDefault="00A8378B" w:rsidP="005E187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5E1874">
        <w:tc>
          <w:tcPr>
            <w:tcW w:w="2465" w:type="dxa"/>
          </w:tcPr>
          <w:p w14:paraId="5F537552" w14:textId="77777777" w:rsidR="00A8378B" w:rsidRPr="008F4F86" w:rsidRDefault="00A8378B" w:rsidP="005E1874">
            <w:pPr>
              <w:rPr>
                <w:rFonts w:cs="Arial"/>
                <w:lang w:val="en-US"/>
              </w:rPr>
            </w:pPr>
            <w:r>
              <w:rPr>
                <w:rFonts w:cs="Arial"/>
                <w:lang w:val="en-US"/>
              </w:rPr>
              <w:t>content</w:t>
            </w:r>
          </w:p>
        </w:tc>
        <w:tc>
          <w:tcPr>
            <w:tcW w:w="4839" w:type="dxa"/>
          </w:tcPr>
          <w:p w14:paraId="1FC8ABC0" w14:textId="77777777" w:rsidR="00A8378B" w:rsidRPr="00EB31B9" w:rsidRDefault="00A8378B" w:rsidP="005E1874">
            <w:pPr>
              <w:rPr>
                <w:rFonts w:cs="Arial"/>
              </w:rPr>
            </w:pPr>
            <w:r>
              <w:rPr>
                <w:rFonts w:cs="Arial"/>
              </w:rPr>
              <w:t>Document content</w:t>
            </w:r>
          </w:p>
        </w:tc>
        <w:tc>
          <w:tcPr>
            <w:tcW w:w="2979" w:type="dxa"/>
          </w:tcPr>
          <w:p w14:paraId="707199DF" w14:textId="77777777" w:rsidR="00A8378B" w:rsidRPr="00525F22" w:rsidRDefault="00A8378B" w:rsidP="005E1874">
            <w:pPr>
              <w:rPr>
                <w:rFonts w:cs="Arial"/>
              </w:rPr>
            </w:pPr>
            <w:r>
              <w:rPr>
                <w:rFonts w:cs="Arial"/>
              </w:rPr>
              <w:t xml:space="preserve">Structure p.2. 7.1.1 </w:t>
            </w:r>
          </w:p>
        </w:tc>
      </w:tr>
      <w:tr w:rsidR="00A8378B" w:rsidRPr="008F4F86" w14:paraId="4C863AA4" w14:textId="77777777" w:rsidTr="005E1874">
        <w:tc>
          <w:tcPr>
            <w:tcW w:w="2465" w:type="dxa"/>
          </w:tcPr>
          <w:p w14:paraId="2BBAFE02" w14:textId="77777777" w:rsidR="00A8378B" w:rsidRPr="009E5A50" w:rsidRDefault="00A8378B" w:rsidP="005E1874">
            <w:pPr>
              <w:rPr>
                <w:rFonts w:cs="Arial"/>
              </w:rPr>
            </w:pPr>
            <w:r>
              <w:rPr>
                <w:rFonts w:cs="Arial"/>
                <w:lang w:val="en-US"/>
              </w:rPr>
              <w:t>c</w:t>
            </w:r>
            <w:proofErr w:type="spellStart"/>
            <w:r w:rsidRPr="009E5A50">
              <w:rPr>
                <w:rFonts w:cs="Arial"/>
              </w:rPr>
              <w:t>hange</w:t>
            </w:r>
            <w:proofErr w:type="spellEnd"/>
          </w:p>
        </w:tc>
        <w:tc>
          <w:tcPr>
            <w:tcW w:w="4839" w:type="dxa"/>
          </w:tcPr>
          <w:p w14:paraId="3FAF6932" w14:textId="77777777" w:rsidR="00A8378B" w:rsidRDefault="00A8378B" w:rsidP="005E1874">
            <w:pPr>
              <w:rPr>
                <w:rFonts w:cs="Arial"/>
              </w:rPr>
            </w:pPr>
            <w:r>
              <w:rPr>
                <w:rFonts w:cs="Arial"/>
              </w:rPr>
              <w:t>Change</w:t>
            </w:r>
          </w:p>
        </w:tc>
        <w:tc>
          <w:tcPr>
            <w:tcW w:w="2979" w:type="dxa"/>
          </w:tcPr>
          <w:p w14:paraId="47636E2B" w14:textId="77777777" w:rsidR="00A8378B" w:rsidRDefault="00A8378B" w:rsidP="005E1874">
            <w:pPr>
              <w:rPr>
                <w:rFonts w:cs="Arial"/>
              </w:rPr>
            </w:pPr>
            <w:r>
              <w:rPr>
                <w:rFonts w:cs="Arial"/>
              </w:rPr>
              <w:t>Decimal number up to 2 characters after the dot</w:t>
            </w:r>
          </w:p>
        </w:tc>
      </w:tr>
      <w:tr w:rsidR="00A8378B" w:rsidRPr="008F4F86" w14:paraId="3CD9AB88" w14:textId="77777777" w:rsidTr="005E1874">
        <w:tc>
          <w:tcPr>
            <w:tcW w:w="2465" w:type="dxa"/>
          </w:tcPr>
          <w:p w14:paraId="5484894F" w14:textId="77777777" w:rsidR="00A8378B" w:rsidRPr="00AD41F6" w:rsidRDefault="00A8378B" w:rsidP="005E1874">
            <w:pPr>
              <w:rPr>
                <w:rFonts w:cs="Arial"/>
                <w:lang w:val="en-US"/>
              </w:rPr>
            </w:pPr>
            <w:proofErr w:type="spellStart"/>
            <w:r>
              <w:rPr>
                <w:rFonts w:cs="Arial"/>
                <w:lang w:val="en-US"/>
              </w:rPr>
              <w:t>fp</w:t>
            </w:r>
            <w:proofErr w:type="spellEnd"/>
          </w:p>
        </w:tc>
        <w:tc>
          <w:tcPr>
            <w:tcW w:w="4839" w:type="dxa"/>
          </w:tcPr>
          <w:p w14:paraId="7B946C78" w14:textId="77777777" w:rsidR="00A8378B" w:rsidRDefault="00A8378B" w:rsidP="005E1874">
            <w:pPr>
              <w:rPr>
                <w:rFonts w:cs="Arial"/>
              </w:rPr>
            </w:pPr>
            <w:r w:rsidRPr="00E664C7">
              <w:rPr>
                <w:rFonts w:cs="Arial"/>
              </w:rPr>
              <w:t>fiscal sign</w:t>
            </w:r>
          </w:p>
        </w:tc>
        <w:tc>
          <w:tcPr>
            <w:tcW w:w="2979" w:type="dxa"/>
          </w:tcPr>
          <w:p w14:paraId="08123075" w14:textId="77777777" w:rsidR="00A8378B" w:rsidRPr="008B6C01" w:rsidRDefault="00A8378B" w:rsidP="005E187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5E1874">
        <w:tc>
          <w:tcPr>
            <w:tcW w:w="2465" w:type="dxa"/>
          </w:tcPr>
          <w:p w14:paraId="05964EA3" w14:textId="77777777" w:rsidR="00A8378B" w:rsidRPr="009D7C38" w:rsidRDefault="00A8378B" w:rsidP="005E1874">
            <w:pPr>
              <w:rPr>
                <w:rFonts w:cs="Arial"/>
                <w:lang w:val="en-US"/>
              </w:rPr>
            </w:pPr>
            <w:proofErr w:type="spellStart"/>
            <w:r>
              <w:rPr>
                <w:rFonts w:cs="Arial"/>
                <w:lang w:val="en-US"/>
              </w:rPr>
              <w:t>callbackUrl</w:t>
            </w:r>
            <w:proofErr w:type="spellEnd"/>
          </w:p>
        </w:tc>
        <w:tc>
          <w:tcPr>
            <w:tcW w:w="4839" w:type="dxa"/>
          </w:tcPr>
          <w:p w14:paraId="7253689A" w14:textId="77777777" w:rsidR="00A8378B" w:rsidRPr="009D7C38" w:rsidRDefault="00A8378B" w:rsidP="005E187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5E1874">
            <w:pPr>
              <w:rPr>
                <w:rFonts w:cs="Arial"/>
              </w:rPr>
            </w:pPr>
            <w:r>
              <w:rPr>
                <w:rFonts w:cs="Arial"/>
              </w:rPr>
              <w:t xml:space="preserve">String from 1 to 1024 characters or </w:t>
            </w:r>
            <w:r>
              <w:rPr>
                <w:rFonts w:cs="Arial"/>
                <w:lang w:val="en-US"/>
              </w:rPr>
              <w:t>null</w:t>
            </w:r>
          </w:p>
        </w:tc>
      </w:tr>
      <w:tr w:rsidR="00A8378B" w:rsidRPr="008F4F86" w14:paraId="0665E11B" w14:textId="77777777" w:rsidTr="005E1874">
        <w:tc>
          <w:tcPr>
            <w:tcW w:w="2465" w:type="dxa"/>
          </w:tcPr>
          <w:p w14:paraId="7A66AEAD" w14:textId="77777777" w:rsidR="00A8378B" w:rsidRDefault="00A8378B" w:rsidP="005E1874">
            <w:pPr>
              <w:rPr>
                <w:rFonts w:cs="Arial"/>
                <w:lang w:val="en-US"/>
              </w:rPr>
            </w:pPr>
            <w:r>
              <w:rPr>
                <w:rFonts w:cs="Arial"/>
                <w:lang w:val="en-US"/>
              </w:rPr>
              <w:t>meta</w:t>
            </w:r>
          </w:p>
        </w:tc>
        <w:tc>
          <w:tcPr>
            <w:tcW w:w="4839" w:type="dxa"/>
          </w:tcPr>
          <w:p w14:paraId="5048169C" w14:textId="77777777" w:rsidR="00A8378B" w:rsidRDefault="00A8378B" w:rsidP="005E1874">
            <w:pPr>
              <w:rPr>
                <w:rFonts w:cs="Arial"/>
                <w:lang w:val="en-US"/>
              </w:rPr>
            </w:pPr>
            <w:r>
              <w:rPr>
                <w:rFonts w:cs="Arial"/>
              </w:rPr>
              <w:t>Request metadata</w:t>
            </w:r>
          </w:p>
        </w:tc>
        <w:tc>
          <w:tcPr>
            <w:tcW w:w="2979" w:type="dxa"/>
          </w:tcPr>
          <w:p w14:paraId="789850EF" w14:textId="77777777" w:rsidR="00A8378B" w:rsidRDefault="00A8378B" w:rsidP="005E187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proofErr w:type="gramStart"/>
      <w:r>
        <w:t xml:space="preserve">response </w:t>
      </w:r>
      <w:r w:rsidRPr="00E15B84">
        <w:rPr>
          <w:lang w:val="en-US"/>
        </w:rPr>
        <w:t>:</w:t>
      </w:r>
      <w:proofErr w:type="gramEnd"/>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82" w:name="_Toc80026511"/>
      <w:r w:rsidRPr="00391032">
        <w:lastRenderedPageBreak/>
        <w:t xml:space="preserve">2.9 </w:t>
      </w:r>
      <w:r>
        <w:t>Checking the marking code</w:t>
      </w:r>
      <w:bookmarkEnd w:id="682"/>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r w:rsidRPr="004D311A">
        <w:rPr>
          <w:rFonts w:cs="Arial"/>
          <w:b/>
          <w:lang w:val="en-US"/>
        </w:rPr>
        <w:t xml:space="preserve">api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683" w:name="_Toc80026512"/>
      <w:r>
        <w:t>2.9</w:t>
      </w:r>
      <w:r w:rsidR="00D31347">
        <w:t>.1 Request body</w:t>
      </w:r>
      <w:bookmarkEnd w:id="683"/>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The name of the key to be used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F12065" w:rsidRPr="008F4F86" w14:paraId="75F6EE9D" w14:textId="77777777" w:rsidTr="00A2661E">
        <w:tc>
          <w:tcPr>
            <w:tcW w:w="1813" w:type="dxa"/>
          </w:tcPr>
          <w:p w14:paraId="2888221B" w14:textId="7619FC66" w:rsidR="00F12065" w:rsidRDefault="00F12065" w:rsidP="00F12065">
            <w:pPr>
              <w:rPr>
                <w:rFonts w:cs="Arial"/>
                <w:lang w:val="en-US"/>
              </w:rPr>
            </w:pPr>
            <w:proofErr w:type="spellStart"/>
            <w:r w:rsidRPr="00F12065">
              <w:rPr>
                <w:rFonts w:cs="Arial"/>
                <w:lang w:val="en-US"/>
              </w:rPr>
              <w:t>callbackApiKey</w:t>
            </w:r>
            <w:proofErr w:type="spellEnd"/>
          </w:p>
        </w:tc>
        <w:tc>
          <w:tcPr>
            <w:tcW w:w="5808" w:type="dxa"/>
          </w:tcPr>
          <w:p w14:paraId="099123DA" w14:textId="5DF4BEA1" w:rsidR="00F12065" w:rsidRDefault="00F12065" w:rsidP="00F12065">
            <w:pPr>
              <w:rPr>
                <w:rFonts w:cs="Arial"/>
                <w:lang w:val="en-US"/>
              </w:rPr>
            </w:pPr>
            <w:r w:rsidRPr="00F12065">
              <w:rPr>
                <w:rFonts w:cs="Arial"/>
                <w:lang w:val="en-US"/>
              </w:rPr>
              <w:t>API key for calling the callback</w:t>
            </w:r>
          </w:p>
        </w:tc>
        <w:tc>
          <w:tcPr>
            <w:tcW w:w="2662" w:type="dxa"/>
          </w:tcPr>
          <w:p w14:paraId="201924F5" w14:textId="1141FDC8" w:rsidR="00F12065" w:rsidRDefault="00F12065" w:rsidP="00F12065">
            <w:pPr>
              <w:rPr>
                <w:rFonts w:cs="Arial"/>
              </w:rPr>
            </w:pPr>
            <w:r w:rsidRPr="00F12065">
              <w:rPr>
                <w:rFonts w:cs="Arial"/>
              </w:rPr>
              <w:t>String from 1 to 3072 characters or null</w:t>
            </w:r>
          </w:p>
        </w:tc>
        <w:tc>
          <w:tcPr>
            <w:tcW w:w="2662" w:type="dxa"/>
          </w:tcPr>
          <w:p w14:paraId="7FAB9EC5" w14:textId="2BB1AC96" w:rsidR="00F12065" w:rsidRDefault="00F12065" w:rsidP="00F12065">
            <w:pPr>
              <w:rPr>
                <w:rFonts w:cs="Arial"/>
              </w:rPr>
            </w:pPr>
            <w:r w:rsidRPr="00F12065">
              <w:rPr>
                <w:rFonts w:cs="Arial"/>
              </w:rPr>
              <w:t>The parameter is optional</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4" w:name="_Toc80026513"/>
      <w:r>
        <w:rPr>
          <w:rFonts w:cs="Arial"/>
        </w:rPr>
        <w:t xml:space="preserve">2.9.1.1 Document </w:t>
      </w:r>
      <w:r>
        <w:t xml:space="preserve">content </w:t>
      </w:r>
      <w:bookmarkEnd w:id="684"/>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lastRenderedPageBreak/>
              <w:t>2 Measured goods subject to mandatory labeling with an 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lastRenderedPageBreak/>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r>
        <w:rPr>
          <w:lang w:val="en-US"/>
        </w:rPr>
        <w:t xml:space="preserve">api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proofErr w:type="gramStart"/>
      <w:r>
        <w:t xml:space="preserve">request </w:t>
      </w:r>
      <w:r w:rsidRPr="00E15B84">
        <w:rPr>
          <w:lang w:val="en-US"/>
        </w:rPr>
        <w:t>:</w:t>
      </w:r>
      <w:proofErr w:type="gramEnd"/>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lastRenderedPageBreak/>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5" w:name="_Toc80026514"/>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5"/>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lastRenderedPageBreak/>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6" w:name="_Toc80026515"/>
      <w:r w:rsidRPr="00092446">
        <w:lastRenderedPageBreak/>
        <w:t xml:space="preserve">2. </w:t>
      </w:r>
      <w:r w:rsidR="00092446">
        <w:t xml:space="preserve">10 </w:t>
      </w:r>
      <w:bookmarkStart w:id="687" w:name="OLE_LINK529"/>
      <w:bookmarkStart w:id="688" w:name="OLE_LINK530"/>
      <w:r>
        <w:t>Marking code verification status</w:t>
      </w:r>
      <w:bookmarkEnd w:id="686"/>
      <w:bookmarkEnd w:id="687"/>
      <w:bookmarkEnd w:id="688"/>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proofErr w:type="spellStart"/>
      <w:r w:rsidR="00C43888">
        <w:rPr>
          <w:rFonts w:cs="Arial"/>
          <w:b/>
          <w:lang w:val="en-US"/>
        </w:rPr>
        <w:t>itemcode</w:t>
      </w:r>
      <w:proofErr w:type="spellEnd"/>
      <w:r w:rsidR="00C43888">
        <w:rPr>
          <w:rFonts w:cs="Arial"/>
          <w:b/>
          <w:lang w:val="en-US"/>
        </w:rPr>
        <w:t xml:space="preserve"> </w:t>
      </w:r>
      <w:r w:rsidRPr="00CE43A2">
        <w:rPr>
          <w:rFonts w:cs="Arial"/>
          <w:b/>
          <w:lang w:val="en-US"/>
        </w:rPr>
        <w:t xml:space="preserve">/{inn}/status/{ </w:t>
      </w:r>
      <w:proofErr w:type="spellStart"/>
      <w:r>
        <w:rPr>
          <w:rFonts w:cs="Arial"/>
          <w:b/>
          <w:lang w:val="en-US"/>
        </w:rPr>
        <w:t>document_id</w:t>
      </w:r>
      <w:proofErr w:type="spellEnd"/>
      <w:r>
        <w:rPr>
          <w:rFonts w:cs="Arial"/>
          <w:b/>
          <w:lang w:val="en-US"/>
        </w:rPr>
        <w:t xml:space="preserve">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49C1359C" w14:textId="77777777" w:rsidR="00D31347" w:rsidRDefault="00D31347" w:rsidP="00D31347">
      <w:pPr>
        <w:rPr>
          <w:rFonts w:cs="Arial"/>
        </w:rPr>
      </w:pPr>
    </w:p>
    <w:p w14:paraId="143288B4" w14:textId="77777777" w:rsidR="00D31347" w:rsidRDefault="00D31347" w:rsidP="00D31347">
      <w:r>
        <w:t xml:space="preserve">Answer: </w:t>
      </w:r>
      <w:r>
        <w:rPr>
          <w:lang w:val="en-US"/>
        </w:rPr>
        <w:t xml:space="preserve">api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9" w:name="_Toc80026516"/>
      <w:r>
        <w:rPr>
          <w:lang w:val="en-US"/>
        </w:rPr>
        <w:t xml:space="preserve">2.10.1 Response </w:t>
      </w:r>
      <w:r>
        <w:t xml:space="preserve">Body </w:t>
      </w:r>
      <w:bookmarkEnd w:id="689"/>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0" w:name="OLE_LINK82"/>
            <w:r>
              <w:rPr>
                <w:rFonts w:cs="Arial"/>
              </w:rPr>
              <w:t>Document ID</w:t>
            </w:r>
            <w:bookmarkEnd w:id="690"/>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691" w:name="OLE_LINK83"/>
            <w:r>
              <w:rPr>
                <w:rFonts w:cs="Arial"/>
              </w:rPr>
              <w:t>Serial number of the device that processed the request</w:t>
            </w:r>
            <w:bookmarkEnd w:id="691"/>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692" w:name="OLE_LINK273"/>
            <w:bookmarkStart w:id="693" w:name="OLE_LINK382"/>
            <w:r>
              <w:rPr>
                <w:rFonts w:cs="Arial"/>
              </w:rPr>
              <w:t>Registration number of the device that processed the request</w:t>
            </w:r>
            <w:bookmarkEnd w:id="692"/>
            <w:bookmarkEnd w:id="693"/>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4" w:name="OLE_LINK383"/>
            <w:bookmarkStart w:id="695" w:name="OLE_LINK386"/>
            <w:r>
              <w:rPr>
                <w:rFonts w:cs="Arial"/>
              </w:rPr>
              <w:t>Fiscal accumulator number</w:t>
            </w:r>
            <w:bookmarkEnd w:id="694"/>
            <w:bookmarkEnd w:id="695"/>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6" w:name="OLE_LINK475"/>
            <w:bookmarkStart w:id="697" w:name="OLE_LINK476"/>
            <w:r>
              <w:rPr>
                <w:rFonts w:cs="Arial"/>
              </w:rPr>
              <w:t>Document content</w:t>
            </w:r>
            <w:bookmarkEnd w:id="696"/>
            <w:bookmarkEnd w:id="697"/>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8" w:name="OLE_LINK80"/>
            <w:bookmarkStart w:id="699" w:name="OLE_LINK81"/>
            <w:proofErr w:type="spellStart"/>
            <w:r>
              <w:rPr>
                <w:rFonts w:cs="Arial"/>
                <w:lang w:val="en-US"/>
              </w:rPr>
              <w:t>checkResult</w:t>
            </w:r>
            <w:bookmarkEnd w:id="698"/>
            <w:bookmarkEnd w:id="699"/>
            <w:proofErr w:type="spellEnd"/>
          </w:p>
        </w:tc>
        <w:tc>
          <w:tcPr>
            <w:tcW w:w="4839" w:type="dxa"/>
          </w:tcPr>
          <w:p w14:paraId="475445DC" w14:textId="7D23ADBF" w:rsidR="001A4E77" w:rsidRPr="006B5B06" w:rsidRDefault="001A4E77" w:rsidP="001A4E77">
            <w:pPr>
              <w:rPr>
                <w:rFonts w:cs="Arial"/>
              </w:rPr>
            </w:pPr>
            <w:bookmarkStart w:id="700" w:name="OLE_LINK470"/>
            <w:bookmarkStart w:id="701" w:name="OLE_LINK471"/>
            <w:r>
              <w:rPr>
                <w:rFonts w:cs="Arial"/>
              </w:rPr>
              <w:t>Result of checking</w:t>
            </w:r>
            <w:bookmarkEnd w:id="700"/>
            <w:bookmarkEnd w:id="701"/>
          </w:p>
        </w:tc>
        <w:tc>
          <w:tcPr>
            <w:tcW w:w="2979" w:type="dxa"/>
          </w:tcPr>
          <w:p w14:paraId="0708EA2F" w14:textId="45694C91" w:rsidR="001A4E77" w:rsidRDefault="00C41CC2" w:rsidP="001A4E77">
            <w:pPr>
              <w:rPr>
                <w:rFonts w:cs="Arial"/>
              </w:rPr>
            </w:pPr>
            <w:r>
              <w:rPr>
                <w:rFonts w:cs="Arial"/>
              </w:rPr>
              <w:t xml:space="preserve">Structure p.2. </w:t>
            </w:r>
            <w:proofErr w:type="gramStart"/>
            <w:r w:rsidR="00950DB9">
              <w:rPr>
                <w:rFonts w:cs="Arial"/>
                <w:lang w:val="en-US"/>
              </w:rPr>
              <w:t xml:space="preserve">2 </w:t>
            </w:r>
            <w:r>
              <w:rPr>
                <w:rFonts w:cs="Arial"/>
              </w:rPr>
              <w:t>.</w:t>
            </w:r>
            <w:proofErr w:type="gramEnd"/>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2"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702"/>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03" w:name="_Toc507539867"/>
      <w:bookmarkStart w:id="704" w:name="_Toc27489477"/>
      <w:bookmarkStart w:id="705" w:name="_Toc63432922"/>
      <w:bookmarkStart w:id="706" w:name="_Toc80026519"/>
      <w:r w:rsidRPr="001D7CFC">
        <w:rPr>
          <w:lang w:val="en-US"/>
        </w:rPr>
        <w:lastRenderedPageBreak/>
        <w:t xml:space="preserve">3. </w:t>
      </w:r>
      <w:r>
        <w:rPr>
          <w:lang w:val="en-US"/>
        </w:rPr>
        <w:t>Swagger</w:t>
      </w:r>
      <w:bookmarkEnd w:id="703"/>
      <w:bookmarkEnd w:id="704"/>
      <w:bookmarkEnd w:id="705"/>
      <w:bookmarkEnd w:id="706"/>
    </w:p>
    <w:p w14:paraId="696DBB74" w14:textId="77777777" w:rsidR="00171765" w:rsidRPr="001D7CFC" w:rsidRDefault="00171765" w:rsidP="00171765">
      <w:pPr>
        <w:rPr>
          <w:lang w:val="en-US"/>
        </w:rPr>
      </w:pPr>
      <w:r w:rsidRPr="001D7CFC">
        <w:rPr>
          <w:lang w:val="en-US"/>
        </w:rPr>
        <w:t xml:space="preserve">api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proofErr w:type="gramStart"/>
      <w:r w:rsidRPr="001D7CFC">
        <w:rPr>
          <w:lang w:val="en-US"/>
        </w:rPr>
        <w:t>Specification(</w:t>
      </w:r>
      <w:proofErr w:type="gramEnd"/>
      <w:r w:rsidRPr="001D7CFC">
        <w:rPr>
          <w:lang w:val="en-US"/>
        </w:rPr>
        <w:t>OAS).</w:t>
      </w:r>
    </w:p>
    <w:p w14:paraId="31BD51A5"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proofErr w:type="gramStart"/>
      <w:r w:rsidRPr="00E45C7F">
        <w:rPr>
          <w:b/>
          <w:lang w:val="en-US"/>
        </w:rPr>
        <w:t>swagger.json</w:t>
      </w:r>
      <w:proofErr w:type="spellEnd"/>
      <w:proofErr w:type="gramEnd"/>
      <w:r w:rsidRPr="00E45C7F">
        <w:rPr>
          <w:b/>
          <w:lang w:val="en-US"/>
        </w:rPr>
        <w:t xml:space="preserve"> </w:t>
      </w:r>
      <w:r w:rsidRPr="001D7CFC">
        <w:rPr>
          <w:lang w:val="en-US"/>
        </w:rPr>
        <w:t xml:space="preserve">- </w:t>
      </w:r>
      <w:r>
        <w:t xml:space="preserve">specification </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7" w:name="_Toc11683684"/>
      <w:bookmarkStart w:id="708" w:name="_Toc27489478"/>
      <w:bookmarkStart w:id="709" w:name="_Toc63432923"/>
      <w:bookmarkStart w:id="710" w:name="_Toc80026520"/>
      <w:r w:rsidRPr="00EE2260">
        <w:t>4. Links to the check.</w:t>
      </w:r>
      <w:bookmarkEnd w:id="707"/>
      <w:bookmarkEnd w:id="708"/>
      <w:bookmarkEnd w:id="709"/>
      <w:bookmarkEnd w:id="710"/>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 xml:space="preserve">As soon as the request for </w:t>
      </w:r>
      <w:proofErr w:type="spellStart"/>
      <w:r>
        <w:t>fiscalization</w:t>
      </w:r>
      <w:proofErr w:type="spellEnd"/>
      <w:r>
        <w:t xml:space="preserve">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proofErr w:type="gramStart"/>
      <w:r w:rsidRPr="0086688E">
        <w:rPr>
          <w:b/>
        </w:rPr>
        <w:t xml:space="preserve">{ </w:t>
      </w:r>
      <w:proofErr w:type="spellStart"/>
      <w:r w:rsidRPr="0086688E">
        <w:rPr>
          <w:b/>
          <w:lang w:val="en-US"/>
        </w:rPr>
        <w:t>url</w:t>
      </w:r>
      <w:proofErr w:type="spellEnd"/>
      <w:proofErr w:type="gramEnd"/>
      <w:r w:rsidRPr="0086688E">
        <w:rPr>
          <w:b/>
          <w:lang w:val="en-US"/>
        </w:rPr>
        <w:t xml:space="preserve"> </w:t>
      </w:r>
      <w:r w:rsidRPr="0086688E">
        <w:rPr>
          <w:b/>
        </w:rPr>
        <w:t xml:space="preserve">}/{ </w:t>
      </w:r>
      <w:r w:rsidRPr="009F0C3F">
        <w:rPr>
          <w:b/>
        </w:rPr>
        <w:t xml:space="preserve">inn } </w:t>
      </w:r>
      <w:r w:rsidRPr="009F0C3F">
        <w:t xml:space="preserve">/ </w:t>
      </w:r>
      <w:r w:rsidRPr="009F0C3F">
        <w:rPr>
          <w:b/>
        </w:rPr>
        <w:t xml:space="preserve">{ </w:t>
      </w:r>
      <w:proofErr w:type="spellStart"/>
      <w:r w:rsidRPr="009F0C3F">
        <w:rPr>
          <w:b/>
        </w:rPr>
        <w:t>document_id</w:t>
      </w:r>
      <w:proofErr w:type="spellEnd"/>
      <w:r w:rsidRPr="009F0C3F">
        <w:rPr>
          <w:b/>
        </w:rPr>
        <w:t xml:space="preserve"> }</w:t>
      </w:r>
    </w:p>
    <w:p w14:paraId="39171F35" w14:textId="77777777" w:rsidR="00171765" w:rsidRDefault="00171765" w:rsidP="00171765">
      <w:pPr>
        <w:rPr>
          <w:b/>
        </w:rPr>
      </w:pPr>
      <w:proofErr w:type="gramStart"/>
      <w:r w:rsidRPr="0086688E">
        <w:rPr>
          <w:b/>
        </w:rPr>
        <w:t xml:space="preserve">{ </w:t>
      </w:r>
      <w:proofErr w:type="spellStart"/>
      <w:r>
        <w:rPr>
          <w:b/>
          <w:lang w:val="en-US"/>
        </w:rPr>
        <w:t>url</w:t>
      </w:r>
      <w:proofErr w:type="spellEnd"/>
      <w:proofErr w:type="gram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proofErr w:type="gramStart"/>
      <w:r w:rsidRPr="009F0C3F">
        <w:rPr>
          <w:b/>
        </w:rPr>
        <w:t>{ inn</w:t>
      </w:r>
      <w:proofErr w:type="gramEnd"/>
      <w:r w:rsidRPr="009F0C3F">
        <w:rPr>
          <w:b/>
        </w:rPr>
        <w:t xml:space="preserve"> } – TIN of the organization for which the check is made</w:t>
      </w:r>
    </w:p>
    <w:p w14:paraId="10F3D6DD" w14:textId="77777777" w:rsidR="00171765" w:rsidRDefault="00171765" w:rsidP="00171765">
      <w:pPr>
        <w:rPr>
          <w:b/>
        </w:rPr>
      </w:pPr>
      <w:proofErr w:type="gramStart"/>
      <w:r w:rsidRPr="009F0C3F">
        <w:rPr>
          <w:b/>
        </w:rPr>
        <w:t xml:space="preserve">{ </w:t>
      </w:r>
      <w:proofErr w:type="spellStart"/>
      <w:r w:rsidRPr="009F0C3F">
        <w:rPr>
          <w:b/>
        </w:rPr>
        <w:t>document</w:t>
      </w:r>
      <w:proofErr w:type="gramEnd"/>
      <w:r w:rsidRPr="009F0C3F">
        <w:rPr>
          <w:b/>
        </w:rPr>
        <w:t>_id</w:t>
      </w:r>
      <w:proofErr w:type="spellEnd"/>
      <w:r w:rsidRPr="009F0C3F">
        <w:rPr>
          <w:b/>
        </w:rPr>
        <w:t xml:space="preserve"> } - ID of the document that was specified when it was created</w:t>
      </w:r>
    </w:p>
    <w:p w14:paraId="7586A27D" w14:textId="77777777" w:rsidR="00171765" w:rsidRDefault="00171765" w:rsidP="00171765">
      <w:r w:rsidRPr="00EE2260">
        <w:t xml:space="preserve">Example: </w:t>
      </w:r>
      <w:hyperlink r:id="rId41"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1" w:name="_Toc27489479"/>
      <w:bookmarkStart w:id="712" w:name="_Toc63432924"/>
      <w:bookmarkStart w:id="713" w:name="_Toc80026521"/>
      <w:r w:rsidRPr="004D311A">
        <w:lastRenderedPageBreak/>
        <w:t>Document Changes</w:t>
      </w:r>
      <w:bookmarkEnd w:id="711"/>
      <w:bookmarkEnd w:id="712"/>
      <w:bookmarkEnd w:id="713"/>
    </w:p>
    <w:p w14:paraId="51F97425" w14:textId="77777777" w:rsidR="00171765" w:rsidRPr="003E723C" w:rsidRDefault="00171765" w:rsidP="00171765">
      <w:pPr>
        <w:rPr>
          <w:rFonts w:cs="Arial"/>
        </w:rPr>
      </w:pPr>
      <w:bookmarkStart w:id="714" w:name="OLE_LINK275"/>
      <w:bookmarkStart w:id="715"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w:t>
      </w:r>
      <w:proofErr w:type="gramStart"/>
      <w:r>
        <w:t xml:space="preserve">version </w:t>
      </w:r>
      <w:r>
        <w:rPr>
          <w:rFonts w:cs="Arial"/>
        </w:rPr>
        <w:t>.</w:t>
      </w:r>
      <w:proofErr w:type="gramEnd"/>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16" w:name="OLE_LINK66"/>
      <w:r w:rsidRPr="00FE6F31">
        <w:rPr>
          <w:rStyle w:val="af7"/>
        </w:rPr>
        <w:t>Version 0.3.0 from 02/21/2017</w:t>
      </w:r>
    </w:p>
    <w:p w14:paraId="543A2639" w14:textId="29F725EF" w:rsidR="00171765" w:rsidRDefault="00171765" w:rsidP="00171765">
      <w:r>
        <w:t>Changed the time that is issued as a result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Values for the tax system and payment type parameters have been added,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The sign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6"/>
    </w:p>
    <w:p w14:paraId="08C85A96" w14:textId="77777777" w:rsidR="00171765" w:rsidRPr="00FE6F31" w:rsidRDefault="00171765" w:rsidP="00171765">
      <w:pPr>
        <w:keepNext/>
        <w:rPr>
          <w:rStyle w:val="af7"/>
        </w:rPr>
      </w:pPr>
      <w:bookmarkStart w:id="717" w:name="OLE_LINK70"/>
      <w:bookmarkStart w:id="718"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proofErr w:type="gramStart"/>
      <w:r w:rsidRPr="00171765">
        <w:t xml:space="preserve">swagger </w:t>
      </w:r>
      <w:r w:rsidRPr="00CA4802">
        <w:t>.</w:t>
      </w:r>
      <w:proofErr w:type="gramEnd"/>
    </w:p>
    <w:p w14:paraId="680F629A" w14:textId="77777777" w:rsidR="00171765" w:rsidRPr="00FE6F31" w:rsidRDefault="00171765" w:rsidP="00171765">
      <w:pPr>
        <w:keepNext/>
        <w:rPr>
          <w:rStyle w:val="af7"/>
        </w:rPr>
      </w:pPr>
      <w:bookmarkStart w:id="719" w:name="OLE_LINK65"/>
      <w:bookmarkStart w:id="720" w:name="OLE_LINK67"/>
      <w:r w:rsidRPr="00FE6F31">
        <w:rPr>
          <w:rStyle w:val="af7"/>
        </w:rPr>
        <w:t>Version 2.2.0 from 06/01/2017</w:t>
      </w:r>
    </w:p>
    <w:p w14:paraId="31468F5A" w14:textId="77777777" w:rsidR="00171765" w:rsidRPr="00104D5A" w:rsidRDefault="00171765" w:rsidP="00171765">
      <w:r>
        <w:t xml:space="preserve">Added signature generation examples in </w:t>
      </w:r>
      <w:r w:rsidRPr="00171765">
        <w:t xml:space="preserve">php </w:t>
      </w:r>
      <w:proofErr w:type="gramStart"/>
      <w:r w:rsidRPr="003B266A">
        <w:t>and .</w:t>
      </w:r>
      <w:proofErr w:type="gramEnd"/>
      <w:r w:rsidRPr="003B266A">
        <w:t xml:space="preserve"> </w:t>
      </w:r>
      <w:r w:rsidRPr="00171765">
        <w:t>net</w:t>
      </w:r>
      <w:r w:rsidRPr="003B266A">
        <w:t xml:space="preserve"> </w:t>
      </w:r>
      <w:r w:rsidRPr="00171765">
        <w:t xml:space="preserve">core </w:t>
      </w:r>
      <w:r w:rsidRPr="003B266A">
        <w:t xml:space="preserve">and clarification on the </w:t>
      </w:r>
      <w:r>
        <w:t xml:space="preserve">padding </w:t>
      </w:r>
      <w:proofErr w:type="gramStart"/>
      <w:r>
        <w:t>used .</w:t>
      </w:r>
      <w:proofErr w:type="gramEnd"/>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w:t>
      </w:r>
      <w:proofErr w:type="gramStart"/>
      <w:r>
        <w:t>for .</w:t>
      </w:r>
      <w:proofErr w:type="gramEnd"/>
      <w:r>
        <w:t xml:space="preserve"> </w:t>
      </w:r>
      <w:r w:rsidRPr="00171765">
        <w:t>net</w:t>
      </w:r>
      <w:r w:rsidRPr="00797CC6">
        <w:t xml:space="preserve"> </w:t>
      </w:r>
      <w:proofErr w:type="gramStart"/>
      <w:r w:rsidRPr="00171765">
        <w:t xml:space="preserve">full </w:t>
      </w:r>
      <w:r w:rsidRPr="00797CC6">
        <w:t>.</w:t>
      </w:r>
      <w:proofErr w:type="gramEnd"/>
    </w:p>
    <w:p w14:paraId="0EA5C0CF" w14:textId="77777777" w:rsidR="00171765" w:rsidRPr="00FE6F31" w:rsidRDefault="00171765" w:rsidP="00171765">
      <w:pPr>
        <w:keepNext/>
        <w:rPr>
          <w:rStyle w:val="af7"/>
        </w:rPr>
      </w:pPr>
      <w:bookmarkStart w:id="721" w:name="OLE_LINK28"/>
      <w:bookmarkStart w:id="722"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gramStart"/>
      <w:r w:rsidRPr="00171765">
        <w:t xml:space="preserve">php </w:t>
      </w:r>
      <w:r w:rsidRPr="00797CC6">
        <w:t>.</w:t>
      </w:r>
      <w:proofErr w:type="gramEnd"/>
    </w:p>
    <w:p w14:paraId="173F0AE2" w14:textId="77777777" w:rsidR="00171765" w:rsidRPr="00FE6F31" w:rsidRDefault="00171765" w:rsidP="00171765">
      <w:pPr>
        <w:keepNext/>
        <w:rPr>
          <w:rStyle w:val="af7"/>
        </w:rPr>
      </w:pPr>
      <w:bookmarkStart w:id="723" w:name="OLE_LINK36"/>
      <w:bookmarkEnd w:id="719"/>
      <w:bookmarkEnd w:id="720"/>
      <w:bookmarkEnd w:id="721"/>
      <w:bookmarkEnd w:id="722"/>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4"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r w:rsidRPr="00171765">
        <w:t xml:space="preserve">php </w:t>
      </w:r>
      <w:r>
        <w:t xml:space="preserve">using </w:t>
      </w:r>
      <w:proofErr w:type="spellStart"/>
      <w:proofErr w:type="gramStart"/>
      <w:r w:rsidRPr="00171765">
        <w:t>openssl</w:t>
      </w:r>
      <w:proofErr w:type="spellEnd"/>
      <w:r w:rsidRPr="00171765">
        <w:t xml:space="preserve"> </w:t>
      </w:r>
      <w:r>
        <w:t>.</w:t>
      </w:r>
      <w:proofErr w:type="gramEnd"/>
    </w:p>
    <w:p w14:paraId="4629EF0B" w14:textId="77777777" w:rsidR="00171765" w:rsidRPr="00FE6F31" w:rsidRDefault="00171765" w:rsidP="00171765">
      <w:pPr>
        <w:keepNext/>
        <w:rPr>
          <w:rStyle w:val="af7"/>
        </w:rPr>
      </w:pPr>
      <w:bookmarkStart w:id="725"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26" w:name="OLE_LINK35"/>
      <w:bookmarkStart w:id="727"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6"/>
    <w:bookmarkEnd w:id="727"/>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28"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29" w:name="OLE_LINK114"/>
      <w:bookmarkStart w:id="730" w:name="OLE_LINK115"/>
    </w:p>
    <w:bookmarkEnd w:id="714"/>
    <w:bookmarkEnd w:id="715"/>
    <w:bookmarkEnd w:id="717"/>
    <w:bookmarkEnd w:id="718"/>
    <w:bookmarkEnd w:id="723"/>
    <w:bookmarkEnd w:id="724"/>
    <w:bookmarkEnd w:id="725"/>
    <w:bookmarkEnd w:id="728"/>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29"/>
      <w:bookmarkEnd w:id="730"/>
    </w:p>
    <w:p w14:paraId="078C8231" w14:textId="77777777" w:rsidR="00171765" w:rsidRPr="00FE6F31" w:rsidRDefault="00171765" w:rsidP="00171765">
      <w:pPr>
        <w:keepNext/>
        <w:rPr>
          <w:rStyle w:val="af7"/>
        </w:rPr>
      </w:pPr>
      <w:bookmarkStart w:id="731"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32" w:name="OLE_LINK176"/>
      <w:bookmarkStart w:id="733" w:name="OLE_LINK177"/>
      <w:bookmarkEnd w:id="731"/>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4" w:name="OLE_LINK183"/>
      <w:bookmarkStart w:id="735" w:name="OLE_LINK184"/>
      <w:bookmarkEnd w:id="732"/>
      <w:bookmarkEnd w:id="733"/>
      <w:r w:rsidRPr="00FE6F31">
        <w:rPr>
          <w:rStyle w:val="af7"/>
        </w:rPr>
        <w:t>Version 2.14.1 dated 11/21/2017</w:t>
      </w:r>
    </w:p>
    <w:p w14:paraId="4F8FE055" w14:textId="77777777" w:rsidR="00171765" w:rsidRPr="008815A2" w:rsidRDefault="00171765" w:rsidP="00B952D9">
      <w:bookmarkStart w:id="736" w:name="OLE_LINK178"/>
      <w:bookmarkStart w:id="737" w:name="OLE_LINK179"/>
      <w:bookmarkStart w:id="738" w:name="OLE_LINK201"/>
      <w:bookmarkStart w:id="739" w:name="OLE_LINK202"/>
      <w:r>
        <w:t xml:space="preserve">Added clarification on the restriction on the maximum price per unit of the subject of calculation and the maximum quantity of the subject of </w:t>
      </w:r>
      <w:proofErr w:type="gramStart"/>
      <w:r>
        <w:t xml:space="preserve">calculation </w:t>
      </w:r>
      <w:bookmarkEnd w:id="736"/>
      <w:bookmarkEnd w:id="737"/>
      <w:r>
        <w:t>.</w:t>
      </w:r>
      <w:proofErr w:type="gramEnd"/>
    </w:p>
    <w:p w14:paraId="5D9DEA5A" w14:textId="77777777" w:rsidR="00171765" w:rsidRPr="00FE6F31" w:rsidRDefault="00171765" w:rsidP="00171765">
      <w:pPr>
        <w:keepNext/>
        <w:rPr>
          <w:rStyle w:val="af7"/>
        </w:rPr>
      </w:pPr>
      <w:bookmarkStart w:id="740" w:name="OLE_LINK200"/>
      <w:bookmarkEnd w:id="734"/>
      <w:bookmarkEnd w:id="735"/>
      <w:bookmarkEnd w:id="738"/>
      <w:bookmarkEnd w:id="739"/>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40"/>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41" w:name="OLE_LINK203"/>
      <w:bookmarkStart w:id="742" w:name="OLE_LINK204"/>
      <w:bookmarkStart w:id="743" w:name="OLE_LINK205"/>
      <w:r>
        <w:t xml:space="preserve">Added a clarification on the restriction on the maximum number of the subject of </w:t>
      </w:r>
      <w:proofErr w:type="gramStart"/>
      <w:r>
        <w:t xml:space="preserve">calculation </w:t>
      </w:r>
      <w:bookmarkEnd w:id="741"/>
      <w:bookmarkEnd w:id="742"/>
      <w:bookmarkEnd w:id="743"/>
      <w:r>
        <w:t>.</w:t>
      </w:r>
      <w:proofErr w:type="gramEnd"/>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 xml:space="preserve">Fixed an example of a signature distorted by the </w:t>
      </w:r>
      <w:proofErr w:type="gramStart"/>
      <w:r>
        <w:t>Word .</w:t>
      </w:r>
      <w:proofErr w:type="gramEnd"/>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4" w:name="OLE_LINK225"/>
      <w:bookmarkStart w:id="745" w:name="OLE_LINK226"/>
    </w:p>
    <w:p w14:paraId="773EB1E7" w14:textId="77777777" w:rsidR="00171765" w:rsidRPr="00FE6F31" w:rsidRDefault="00171765" w:rsidP="00171765">
      <w:pPr>
        <w:keepNext/>
        <w:rPr>
          <w:rStyle w:val="af7"/>
        </w:rPr>
      </w:pPr>
      <w:bookmarkStart w:id="746" w:name="OLE_LINK252"/>
      <w:bookmarkStart w:id="747"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46"/>
    <w:bookmarkEnd w:id="747"/>
    <w:p w14:paraId="58815AC6" w14:textId="77777777" w:rsidR="00171765" w:rsidRPr="006A1582" w:rsidRDefault="00171765" w:rsidP="00B952D9">
      <w:r>
        <w:t>Clarifications regarding the maximum length of some parameters.</w:t>
      </w:r>
      <w:bookmarkEnd w:id="744"/>
      <w:bookmarkEnd w:id="745"/>
      <w:r w:rsidRPr="00B20708">
        <w:t xml:space="preserve"> </w:t>
      </w:r>
    </w:p>
    <w:p w14:paraId="75844481" w14:textId="77777777" w:rsidR="00171765" w:rsidRPr="00FE6F31" w:rsidRDefault="00171765" w:rsidP="00171765">
      <w:pPr>
        <w:keepNext/>
        <w:rPr>
          <w:rStyle w:val="af7"/>
        </w:rPr>
      </w:pPr>
      <w:bookmarkStart w:id="748"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48"/>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9" w:name="OLE_LINK429"/>
      <w:bookmarkStart w:id="750"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 xml:space="preserve">Changed signature example to more correct with normal quotation </w:t>
      </w:r>
      <w:proofErr w:type="gramStart"/>
      <w:r>
        <w:t>marks .</w:t>
      </w:r>
      <w:bookmarkEnd w:id="749"/>
      <w:bookmarkEnd w:id="750"/>
      <w:proofErr w:type="gramEnd"/>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51" w:name="OLE_LINK431"/>
      <w:bookmarkStart w:id="752" w:name="OLE_LINK432"/>
      <w:bookmarkStart w:id="753" w:name="OLE_LINK433"/>
      <w:r>
        <w:t xml:space="preserve">Added transfer of check tags from the new order of the Federal Tax </w:t>
      </w:r>
      <w:proofErr w:type="gramStart"/>
      <w:r>
        <w:t xml:space="preserve">Service </w:t>
      </w:r>
      <w:bookmarkEnd w:id="751"/>
      <w:bookmarkEnd w:id="752"/>
      <w:bookmarkEnd w:id="753"/>
      <w:r>
        <w:t>:</w:t>
      </w:r>
      <w:proofErr w:type="gramEnd"/>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r w:rsidRPr="00B952D9">
        <w:t>callbackUrl</w:t>
      </w:r>
      <w:proofErr w:type="spellEnd"/>
      <w:r w:rsidRPr="00B952D9">
        <w:t xml:space="preserve"> </w:t>
      </w:r>
      <w:r>
        <w:t xml:space="preserve">parameter has been added to the receipt creation and correction receipt </w:t>
      </w:r>
      <w:proofErr w:type="gramStart"/>
      <w:r>
        <w:t xml:space="preserve">requests </w:t>
      </w:r>
      <w:r w:rsidRPr="0000319E">
        <w:t>.</w:t>
      </w:r>
      <w:proofErr w:type="gramEnd"/>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r w:rsidRPr="00B952D9">
        <w:rPr>
          <w:b/>
          <w:bCs/>
        </w:rPr>
        <w:t>totalSum</w:t>
      </w:r>
      <w:proofErr w:type="spell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gramStart"/>
      <w:r w:rsidRPr="00B952D9">
        <w:t>Git .</w:t>
      </w:r>
      <w:proofErr w:type="gramEnd"/>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6"/>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r w:rsidRPr="00A70418">
        <w:rPr>
          <w:rFonts w:cs="Arial"/>
          <w:b/>
          <w:bCs/>
          <w:lang w:val="en-US"/>
        </w:rPr>
        <w:t>ignoreItemCodeCheck</w:t>
      </w:r>
      <w:proofErr w:type="spellEnd"/>
      <w:r w:rsidRPr="00A70418">
        <w:rPr>
          <w:rFonts w:cs="Arial"/>
          <w:b/>
          <w:bCs/>
          <w:lang w:val="en-US"/>
        </w:rPr>
        <w:t xml:space="preserve"> </w:t>
      </w:r>
      <w:r>
        <w:rPr>
          <w:rFonts w:cstheme="minorHAnsi"/>
          <w:sz w:val="24"/>
          <w:szCs w:val="24"/>
        </w:rPr>
        <w:t xml:space="preserve">flag has been added to the body of the request to create a </w:t>
      </w:r>
      <w:proofErr w:type="gramStart"/>
      <w:r>
        <w:rPr>
          <w:rFonts w:cstheme="minorHAnsi"/>
          <w:sz w:val="24"/>
          <w:szCs w:val="24"/>
        </w:rPr>
        <w:t xml:space="preserve">document </w:t>
      </w:r>
      <w:r>
        <w:rPr>
          <w:rFonts w:cs="Arial"/>
        </w:rPr>
        <w:t>.</w:t>
      </w:r>
      <w:proofErr w:type="gramEnd"/>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Default="0094131D" w:rsidP="00136331">
      <w:pPr>
        <w:rPr>
          <w:rFonts w:cstheme="minorHAnsi"/>
          <w:sz w:val="24"/>
          <w:szCs w:val="24"/>
        </w:rPr>
      </w:pPr>
      <w:r w:rsidRPr="0094131D">
        <w:rPr>
          <w:rFonts w:cstheme="minorHAnsi"/>
          <w:sz w:val="24"/>
          <w:szCs w:val="24"/>
        </w:rPr>
        <w:t>Document correction</w:t>
      </w:r>
    </w:p>
    <w:p w14:paraId="5A36C28B" w14:textId="77777777" w:rsidR="00F12065" w:rsidRDefault="00F12065" w:rsidP="00136331">
      <w:pPr>
        <w:rPr>
          <w:rFonts w:cstheme="minorHAnsi"/>
          <w:sz w:val="24"/>
          <w:szCs w:val="24"/>
        </w:rPr>
      </w:pPr>
    </w:p>
    <w:p w14:paraId="3F370FF4" w14:textId="3C090DF7" w:rsidR="00F12065" w:rsidRPr="00F12065" w:rsidRDefault="00F12065" w:rsidP="00F12065">
      <w:pPr>
        <w:rPr>
          <w:rFonts w:cstheme="minorHAnsi"/>
          <w:b/>
          <w:sz w:val="24"/>
          <w:szCs w:val="24"/>
          <w:lang w:val="en-US"/>
        </w:rPr>
      </w:pPr>
      <w:r>
        <w:rPr>
          <w:rFonts w:cstheme="minorHAnsi"/>
          <w:b/>
          <w:sz w:val="24"/>
          <w:szCs w:val="24"/>
        </w:rPr>
        <w:lastRenderedPageBreak/>
        <w:t xml:space="preserve">Version 2.28.3 from </w:t>
      </w:r>
      <w:r w:rsidRPr="00F12065">
        <w:rPr>
          <w:rFonts w:cstheme="minorHAnsi"/>
          <w:b/>
          <w:sz w:val="24"/>
          <w:szCs w:val="24"/>
          <w:lang w:val="en-US"/>
        </w:rPr>
        <w:t>25/03/2023</w:t>
      </w:r>
    </w:p>
    <w:p w14:paraId="199674BC" w14:textId="7AFECF7F" w:rsidR="00F12065" w:rsidRDefault="00F12065" w:rsidP="00F12065">
      <w:pPr>
        <w:rPr>
          <w:rFonts w:cstheme="minorHAnsi"/>
          <w:sz w:val="24"/>
          <w:szCs w:val="24"/>
          <w:lang w:val="en-US"/>
        </w:rPr>
      </w:pPr>
      <w:r w:rsidRPr="00F12065">
        <w:rPr>
          <w:rFonts w:cstheme="minorHAnsi"/>
          <w:sz w:val="24"/>
          <w:szCs w:val="24"/>
          <w:lang w:val="en-US"/>
        </w:rPr>
        <w:t xml:space="preserve">The </w:t>
      </w:r>
      <w:proofErr w:type="spellStart"/>
      <w:r w:rsidRPr="00F12065">
        <w:rPr>
          <w:rFonts w:cstheme="minorHAnsi"/>
          <w:b/>
          <w:sz w:val="24"/>
          <w:szCs w:val="24"/>
          <w:lang w:val="en-US"/>
        </w:rPr>
        <w:t>callbackApiKey</w:t>
      </w:r>
      <w:proofErr w:type="spellEnd"/>
      <w:r w:rsidRPr="00F12065">
        <w:rPr>
          <w:rFonts w:cstheme="minorHAnsi"/>
          <w:sz w:val="24"/>
          <w:szCs w:val="24"/>
          <w:lang w:val="en-US"/>
        </w:rPr>
        <w:t xml:space="preserve"> parameter has been added to the body of the request to create a document.</w:t>
      </w:r>
    </w:p>
    <w:p w14:paraId="5B1841C2" w14:textId="2283C8AD" w:rsidR="00F01FE7" w:rsidRDefault="00F01FE7" w:rsidP="00F01FE7">
      <w:pPr>
        <w:rPr>
          <w:rFonts w:cstheme="minorHAnsi"/>
          <w:b/>
          <w:sz w:val="24"/>
          <w:szCs w:val="24"/>
          <w:lang w:val="en-US"/>
        </w:rPr>
      </w:pPr>
      <w:r>
        <w:rPr>
          <w:rFonts w:cstheme="minorHAnsi"/>
          <w:b/>
          <w:sz w:val="24"/>
          <w:szCs w:val="24"/>
        </w:rPr>
        <w:t xml:space="preserve">Version 2.29.0 from </w:t>
      </w:r>
      <w:r w:rsidRPr="00F12065">
        <w:rPr>
          <w:rFonts w:cstheme="minorHAnsi"/>
          <w:b/>
          <w:sz w:val="24"/>
          <w:szCs w:val="24"/>
          <w:lang w:val="en-US"/>
        </w:rPr>
        <w:t>2</w:t>
      </w:r>
      <w:r>
        <w:rPr>
          <w:rFonts w:cstheme="minorHAnsi"/>
          <w:b/>
          <w:sz w:val="24"/>
          <w:szCs w:val="24"/>
          <w:lang w:val="en-US"/>
        </w:rPr>
        <w:t>0</w:t>
      </w:r>
      <w:r w:rsidRPr="00F1206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/2023</w:t>
      </w:r>
    </w:p>
    <w:p w14:paraId="67EF62F8" w14:textId="77777777" w:rsidR="00F01FE7" w:rsidRPr="00F01FE7" w:rsidRDefault="00F01FE7" w:rsidP="00F01FE7">
      <w:pPr>
        <w:rPr>
          <w:rFonts w:cstheme="minorHAnsi"/>
          <w:bCs/>
          <w:sz w:val="24"/>
          <w:szCs w:val="24"/>
          <w:lang w:val="en-US"/>
        </w:rPr>
      </w:pPr>
      <w:r w:rsidRPr="00F01FE7">
        <w:rPr>
          <w:rFonts w:cstheme="minorHAnsi"/>
          <w:bCs/>
          <w:sz w:val="24"/>
          <w:szCs w:val="24"/>
          <w:lang w:val="en-US"/>
        </w:rPr>
        <w:t>The IP of the production environment has been updated. New IP 81.27.253.4</w:t>
      </w:r>
    </w:p>
    <w:p w14:paraId="52CA49C0" w14:textId="65B4AEB7" w:rsidR="00F01FE7" w:rsidRPr="00F01FE7" w:rsidRDefault="00F01FE7" w:rsidP="00F01FE7">
      <w:pPr>
        <w:rPr>
          <w:rFonts w:cstheme="minorHAnsi"/>
          <w:bCs/>
          <w:sz w:val="24"/>
          <w:szCs w:val="24"/>
          <w:lang w:val="en-US"/>
        </w:rPr>
      </w:pPr>
      <w:r w:rsidRPr="00F01FE7">
        <w:rPr>
          <w:rFonts w:cstheme="minorHAnsi"/>
          <w:bCs/>
          <w:sz w:val="24"/>
          <w:szCs w:val="24"/>
          <w:lang w:val="en-US"/>
        </w:rPr>
        <w:t>Old IP 62.76.112.48</w:t>
      </w:r>
    </w:p>
    <w:p w14:paraId="16338674" w14:textId="4E26B400" w:rsidR="00B119ED" w:rsidRPr="00B119ED" w:rsidRDefault="00B119ED" w:rsidP="00B119ED">
      <w:pPr>
        <w:spacing w:line="240" w:lineRule="auto"/>
        <w:rPr>
          <w:rFonts w:cstheme="minorHAnsi"/>
          <w:bCs/>
          <w:sz w:val="24"/>
          <w:szCs w:val="24"/>
          <w:lang w:val="en-US"/>
        </w:rPr>
      </w:pPr>
      <w:r>
        <w:rPr>
          <w:rFonts w:cstheme="minorHAnsi"/>
          <w:b/>
          <w:sz w:val="24"/>
          <w:szCs w:val="24"/>
        </w:rPr>
        <w:t>Version 2.29.</w:t>
      </w:r>
      <w:r w:rsidRPr="00B119ED">
        <w:rPr>
          <w:rFonts w:cstheme="minorHAnsi"/>
          <w:b/>
          <w:sz w:val="24"/>
          <w:szCs w:val="24"/>
          <w:lang w:val="en-US"/>
        </w:rPr>
        <w:t>1</w:t>
      </w:r>
      <w:r>
        <w:rPr>
          <w:rFonts w:cstheme="minorHAnsi"/>
          <w:b/>
          <w:sz w:val="24"/>
          <w:szCs w:val="24"/>
        </w:rPr>
        <w:t xml:space="preserve"> from </w:t>
      </w:r>
      <w:r w:rsidRPr="00B119ED">
        <w:rPr>
          <w:rFonts w:cstheme="minorHAnsi"/>
          <w:b/>
          <w:sz w:val="24"/>
          <w:szCs w:val="24"/>
          <w:lang w:val="en-US"/>
        </w:rPr>
        <w:t>15</w:t>
      </w:r>
      <w:r w:rsidRPr="00F12065">
        <w:rPr>
          <w:rFonts w:cstheme="minorHAnsi"/>
          <w:b/>
          <w:sz w:val="24"/>
          <w:szCs w:val="24"/>
          <w:lang w:val="en-US"/>
        </w:rPr>
        <w:t>/</w:t>
      </w:r>
      <w:r w:rsidRPr="00B119ED">
        <w:rPr>
          <w:rFonts w:cstheme="minorHAnsi"/>
          <w:b/>
          <w:sz w:val="24"/>
          <w:szCs w:val="24"/>
          <w:lang w:val="en-US"/>
        </w:rPr>
        <w:t>11</w:t>
      </w:r>
      <w:r w:rsidRPr="00F12065">
        <w:rPr>
          <w:rFonts w:cstheme="minorHAnsi"/>
          <w:b/>
          <w:sz w:val="24"/>
          <w:szCs w:val="24"/>
          <w:lang w:val="en-US"/>
        </w:rPr>
        <w:t>/2023</w:t>
      </w:r>
      <w:r>
        <w:rPr>
          <w:rFonts w:cstheme="minorHAnsi"/>
          <w:b/>
          <w:sz w:val="24"/>
          <w:szCs w:val="24"/>
          <w:lang w:val="en-US"/>
        </w:rPr>
        <w:br/>
      </w:r>
      <w:r>
        <w:rPr>
          <w:rFonts w:cstheme="minorHAnsi"/>
          <w:b/>
          <w:sz w:val="24"/>
          <w:szCs w:val="24"/>
          <w:lang w:val="en-US"/>
        </w:rPr>
        <w:br/>
      </w:r>
      <w:r w:rsidRPr="00B119ED">
        <w:rPr>
          <w:rFonts w:cstheme="minorHAnsi"/>
          <w:bCs/>
          <w:sz w:val="24"/>
          <w:szCs w:val="24"/>
          <w:lang w:val="en-US"/>
        </w:rPr>
        <w:t xml:space="preserve">Updated data in the fields </w:t>
      </w:r>
      <w:proofErr w:type="spellStart"/>
      <w:r w:rsidRPr="00B119ED">
        <w:rPr>
          <w:rFonts w:cstheme="minorHAnsi"/>
          <w:bCs/>
          <w:sz w:val="24"/>
          <w:szCs w:val="24"/>
          <w:lang w:val="en-US"/>
        </w:rPr>
        <w:t>senderEmail</w:t>
      </w:r>
      <w:proofErr w:type="spellEnd"/>
      <w:r w:rsidRPr="00B119ED">
        <w:rPr>
          <w:rFonts w:cstheme="minorHAnsi"/>
          <w:bCs/>
          <w:sz w:val="24"/>
          <w:szCs w:val="24"/>
          <w:lang w:val="en-US"/>
        </w:rPr>
        <w:t xml:space="preserve"> – tag 1117, </w:t>
      </w:r>
      <w:proofErr w:type="spellStart"/>
      <w:r w:rsidRPr="00B119ED">
        <w:rPr>
          <w:rFonts w:cstheme="minorHAnsi"/>
          <w:bCs/>
          <w:sz w:val="24"/>
          <w:szCs w:val="24"/>
          <w:lang w:val="en-US"/>
        </w:rPr>
        <w:t>customerContact</w:t>
      </w:r>
      <w:proofErr w:type="spellEnd"/>
      <w:r w:rsidRPr="00B119ED">
        <w:rPr>
          <w:rFonts w:cstheme="minorHAnsi"/>
          <w:bCs/>
          <w:sz w:val="24"/>
          <w:szCs w:val="24"/>
          <w:lang w:val="en-US"/>
        </w:rPr>
        <w:t xml:space="preserve"> – tag 1008</w:t>
      </w:r>
    </w:p>
    <w:p w14:paraId="4EF7EA2B" w14:textId="51B9BF92" w:rsidR="00B119ED" w:rsidRDefault="00B119ED" w:rsidP="00B119ED">
      <w:pPr>
        <w:spacing w:line="240" w:lineRule="auto"/>
        <w:rPr>
          <w:rFonts w:cstheme="minorHAnsi"/>
          <w:b/>
          <w:sz w:val="24"/>
          <w:szCs w:val="24"/>
          <w:lang w:val="en-US"/>
        </w:rPr>
      </w:pPr>
      <w:r w:rsidRPr="00B119ED">
        <w:rPr>
          <w:rFonts w:cstheme="minorHAnsi"/>
          <w:bCs/>
          <w:sz w:val="24"/>
          <w:szCs w:val="24"/>
          <w:lang w:val="en-US"/>
        </w:rPr>
        <w:t>Added the ability to send the value "none"</w:t>
      </w:r>
      <w:r>
        <w:rPr>
          <w:rFonts w:cstheme="minorHAnsi"/>
          <w:b/>
          <w:sz w:val="24"/>
          <w:szCs w:val="24"/>
          <w:lang w:val="en-US"/>
        </w:rPr>
        <w:br/>
      </w:r>
    </w:p>
    <w:p w14:paraId="64D50471" w14:textId="77777777" w:rsidR="00F01FE7" w:rsidRPr="00F12065" w:rsidRDefault="00F01FE7" w:rsidP="00F12065">
      <w:pPr>
        <w:rPr>
          <w:rFonts w:cstheme="minorHAnsi"/>
          <w:sz w:val="24"/>
          <w:szCs w:val="24"/>
          <w:lang w:val="en-US"/>
        </w:rPr>
      </w:pPr>
    </w:p>
    <w:p w14:paraId="01D2365A" w14:textId="77777777" w:rsidR="00F12065" w:rsidRPr="0094131D" w:rsidRDefault="00F12065"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3"/>
      <w:footerReference w:type="default" r:id="rId44"/>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B40BF" w14:textId="77777777" w:rsidR="00AF5399" w:rsidRDefault="00AF5399" w:rsidP="00F96261">
      <w:pPr>
        <w:spacing w:after="0" w:line="240" w:lineRule="auto"/>
      </w:pPr>
      <w:r>
        <w:separator/>
      </w:r>
    </w:p>
  </w:endnote>
  <w:endnote w:type="continuationSeparator" w:id="0">
    <w:p w14:paraId="6C2FAB45" w14:textId="77777777" w:rsidR="00AF5399" w:rsidRDefault="00AF5399"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EndPr/>
    <w:sdtContent>
      <w:p w14:paraId="00533EFC" w14:textId="77777777" w:rsidR="005E1874" w:rsidRDefault="005E1874">
        <w:pPr>
          <w:pStyle w:val="a8"/>
          <w:jc w:val="right"/>
        </w:pPr>
        <w:r>
          <w:fldChar w:fldCharType="begin"/>
        </w:r>
        <w:r>
          <w:instrText>PAGE   \* MERGEFORMAT</w:instrText>
        </w:r>
        <w:r>
          <w:fldChar w:fldCharType="separate"/>
        </w:r>
        <w:r>
          <w:rPr>
            <w:noProof/>
          </w:rPr>
          <w:t>90</w:t>
        </w:r>
        <w:r>
          <w:fldChar w:fldCharType="end"/>
        </w:r>
      </w:p>
    </w:sdtContent>
  </w:sdt>
  <w:p w14:paraId="14A40A70" w14:textId="77777777" w:rsidR="005E1874" w:rsidRDefault="005E18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F58B0" w14:textId="77777777" w:rsidR="00AF5399" w:rsidRDefault="00AF5399" w:rsidP="00F96261">
      <w:pPr>
        <w:spacing w:after="0" w:line="240" w:lineRule="auto"/>
      </w:pPr>
      <w:r>
        <w:separator/>
      </w:r>
    </w:p>
  </w:footnote>
  <w:footnote w:type="continuationSeparator" w:id="0">
    <w:p w14:paraId="5790CE3F" w14:textId="77777777" w:rsidR="00AF5399" w:rsidRDefault="00AF5399"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EndPr/>
    <w:sdtContent>
      <w:p w14:paraId="47B3A306" w14:textId="77777777" w:rsidR="005E1874" w:rsidRDefault="00AF5399">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Шило Николай">
    <w15:presenceInfo w15:providerId="AD" w15:userId="S-1-5-21-1191554130-3424604699-1897673517-16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2DCD"/>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778F6"/>
    <w:rsid w:val="001A4E77"/>
    <w:rsid w:val="001B0EAA"/>
    <w:rsid w:val="001B370A"/>
    <w:rsid w:val="001B4183"/>
    <w:rsid w:val="001B466E"/>
    <w:rsid w:val="001B6153"/>
    <w:rsid w:val="001C6E56"/>
    <w:rsid w:val="001D4F0A"/>
    <w:rsid w:val="001D64C7"/>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2755"/>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BA4"/>
    <w:rsid w:val="005B093B"/>
    <w:rsid w:val="005B5054"/>
    <w:rsid w:val="005B69BA"/>
    <w:rsid w:val="005B771C"/>
    <w:rsid w:val="005C67F2"/>
    <w:rsid w:val="005D6D46"/>
    <w:rsid w:val="005E0D92"/>
    <w:rsid w:val="005E1874"/>
    <w:rsid w:val="005F2697"/>
    <w:rsid w:val="00607503"/>
    <w:rsid w:val="0060784E"/>
    <w:rsid w:val="00607D3F"/>
    <w:rsid w:val="00610E3A"/>
    <w:rsid w:val="00611099"/>
    <w:rsid w:val="00614CB5"/>
    <w:rsid w:val="00627F02"/>
    <w:rsid w:val="006358DE"/>
    <w:rsid w:val="0063743B"/>
    <w:rsid w:val="00640C9A"/>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6F617F"/>
    <w:rsid w:val="00700858"/>
    <w:rsid w:val="00702A85"/>
    <w:rsid w:val="00703E22"/>
    <w:rsid w:val="00705CE0"/>
    <w:rsid w:val="00712300"/>
    <w:rsid w:val="007231FC"/>
    <w:rsid w:val="00725563"/>
    <w:rsid w:val="00727B41"/>
    <w:rsid w:val="00732349"/>
    <w:rsid w:val="0073313C"/>
    <w:rsid w:val="0073592E"/>
    <w:rsid w:val="00743A8D"/>
    <w:rsid w:val="007441EA"/>
    <w:rsid w:val="00750BF1"/>
    <w:rsid w:val="00754574"/>
    <w:rsid w:val="00755FF7"/>
    <w:rsid w:val="00764474"/>
    <w:rsid w:val="00772F4B"/>
    <w:rsid w:val="00780C1B"/>
    <w:rsid w:val="00787276"/>
    <w:rsid w:val="007A5821"/>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15832"/>
    <w:rsid w:val="0092183B"/>
    <w:rsid w:val="009410FB"/>
    <w:rsid w:val="0094131D"/>
    <w:rsid w:val="00942435"/>
    <w:rsid w:val="0094400F"/>
    <w:rsid w:val="00944D6D"/>
    <w:rsid w:val="0094624A"/>
    <w:rsid w:val="0095064E"/>
    <w:rsid w:val="00950DB9"/>
    <w:rsid w:val="00966D38"/>
    <w:rsid w:val="009807C2"/>
    <w:rsid w:val="00982C99"/>
    <w:rsid w:val="00984264"/>
    <w:rsid w:val="00985C05"/>
    <w:rsid w:val="00987692"/>
    <w:rsid w:val="009A0448"/>
    <w:rsid w:val="009A1E6E"/>
    <w:rsid w:val="009B0307"/>
    <w:rsid w:val="009B4C9D"/>
    <w:rsid w:val="009B761B"/>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5399"/>
    <w:rsid w:val="00AF6DBD"/>
    <w:rsid w:val="00B03B65"/>
    <w:rsid w:val="00B06C76"/>
    <w:rsid w:val="00B07626"/>
    <w:rsid w:val="00B114E2"/>
    <w:rsid w:val="00B119ED"/>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1FE7"/>
    <w:rsid w:val="00F0301A"/>
    <w:rsid w:val="00F10CBB"/>
    <w:rsid w:val="00F111B9"/>
    <w:rsid w:val="00F12065"/>
    <w:rsid w:val="00F125DA"/>
    <w:rsid w:val="00F12CBC"/>
    <w:rsid w:val="00F14709"/>
    <w:rsid w:val="00F1587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E2A61"/>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orangedata.ru:12003/" TargetMode="External"/><Relationship Id="rId39" Type="http://schemas.openxmlformats.org/officeDocument/2006/relationships/hyperlink" Target="https://github.com/orangedata-official/API/tree/master/SignatureGenerator" TargetMode="External"/><Relationship Id="rId21" Type="http://schemas.openxmlformats.org/officeDocument/2006/relationships/hyperlink" Target="https://apip.orangedata.ru:12001/"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image" Target="media/image4.gi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ngedata.ru" TargetMode="External"/><Relationship Id="rId29" Type="http://schemas.openxmlformats.org/officeDocument/2006/relationships/hyperlink" Target="https://apip.orangedata.ru:12003/swagger/v2/swagger.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2443/swagger/v2/swagger.json"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image" Target="media/image3.png"/><Relationship Id="rId40" Type="http://schemas.openxmlformats.org/officeDocument/2006/relationships/hyperlink" Target="https://www.nalog.ru/rn77/service/m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12001/swagger" TargetMode="External"/><Relationship Id="rId28" Type="http://schemas.openxmlformats.org/officeDocument/2006/relationships/hyperlink" Target="https://api.orangedata.ru:12003/swagger"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github.com/orangedata-official/API/tree/master/files_for_test/client_ca.cr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2443/swagger" TargetMode="External"/><Relationship Id="rId27" Type="http://schemas.openxmlformats.org/officeDocument/2006/relationships/hyperlink" Target="https://lk.orangedata.ru/" TargetMode="External"/><Relationship Id="rId30" Type="http://schemas.openxmlformats.org/officeDocument/2006/relationships/hyperlink" Target="https://lk.orangedata.ru" TargetMode="External"/><Relationship Id="rId35" Type="http://schemas.openxmlformats.org/officeDocument/2006/relationships/hyperlink" Target="https://www.nalog.ru/html/sites/www.new.nalog.ru/doc/pril2_fns229_210317.docx" TargetMode="External"/><Relationship Id="rId43" Type="http://schemas.openxmlformats.org/officeDocument/2006/relationships/header" Target="header1.xml"/><Relationship Id="rId8" Type="http://schemas.openxmlformats.org/officeDocument/2006/relationships/hyperlink" Target="http://www.orangedata.ru" TargetMode="External"/><Relationship Id="rId3" Type="http://schemas.openxmlformats.org/officeDocument/2006/relationships/styles" Target="styl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12001/swagger/v2/swagger.json" TargetMode="External"/><Relationship Id="rId33" Type="http://schemas.openxmlformats.org/officeDocument/2006/relationships/hyperlink" Target="https://github.com/orangedata-official/API/tree/master/files_for_test" TargetMode="External"/><Relationship Id="rId38" Type="http://schemas.openxmlformats.org/officeDocument/2006/relationships/hyperlink" Target="https://tools.ietf.org/html/rfc3447" TargetMode="External"/><Relationship Id="rId46" Type="http://schemas.microsoft.com/office/2011/relationships/people" Target="people.xml"/><Relationship Id="rId20" Type="http://schemas.openxmlformats.org/officeDocument/2006/relationships/hyperlink" Target="https://apip.orangedata.ru:2443/" TargetMode="External"/><Relationship Id="rId41" Type="http://schemas.openxmlformats.org/officeDocument/2006/relationships/hyperlink" Target="https://cheques-lk.orangedata.ru/9715225506/766eecfb05054fbab35d8c3d9f7d9d1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2BDBC-DD09-4D16-9199-E5ADF149B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93</Pages>
  <Words>18696</Words>
  <Characters>106572</Characters>
  <Application>Microsoft Office Word</Application>
  <DocSecurity>0</DocSecurity>
  <Lines>888</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Шило Николай</cp:lastModifiedBy>
  <cp:revision>5</cp:revision>
  <cp:lastPrinted>2023-03-25T09:17:00Z</cp:lastPrinted>
  <dcterms:created xsi:type="dcterms:W3CDTF">2023-11-15T15:57:00Z</dcterms:created>
  <dcterms:modified xsi:type="dcterms:W3CDTF">2023-12-12T16:38:00Z</dcterms:modified>
</cp:coreProperties>
</file>