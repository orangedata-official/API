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Protocol for interaction with the Internet cash register</w:t>
      </w:r>
    </w:p>
    <w:p w14:paraId="42444154" w14:textId="77777777" w:rsidR="00281F66" w:rsidRPr="00F96261" w:rsidRDefault="00281F66" w:rsidP="00BE780D">
      <w:pPr>
        <w:pStyle w:val="a4"/>
        <w:jc w:val="center"/>
        <w:rPr>
          <w:sz w:val="56"/>
          <w:szCs w:val="56"/>
        </w:rPr>
      </w:pPr>
    </w:p>
    <w:p w14:paraId="4F8B0663" w14:textId="77777777" w:rsidR="00281F66" w:rsidRPr="00F96261" w:rsidRDefault="00281F66" w:rsidP="00BE780D">
      <w:pPr>
        <w:pStyle w:val="a4"/>
        <w:jc w:val="center"/>
        <w:rPr>
          <w:sz w:val="56"/>
          <w:szCs w:val="56"/>
        </w:rPr>
      </w:pPr>
      <w:proofErr w:type="gramStart"/>
      <w:r w:rsidRPr="00F96261">
        <w:rPr>
          <w:sz w:val="56"/>
          <w:szCs w:val="56"/>
        </w:rPr>
        <w:t xml:space="preserve">( </w:t>
      </w:r>
      <w:proofErr w:type="spellStart"/>
      <w:r w:rsidRPr="00F96261">
        <w:rPr>
          <w:sz w:val="56"/>
          <w:szCs w:val="56"/>
        </w:rPr>
        <w:t>OrangeData</w:t>
      </w:r>
      <w:proofErr w:type="spellEnd"/>
      <w:proofErr w:type="gramEnd"/>
      <w:r w:rsidRPr="00F96261">
        <w:rPr>
          <w:sz w:val="56"/>
          <w:szCs w:val="56"/>
        </w:rPr>
        <w:t xml:space="preserve"> cloud service )</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1DA99989" w14:textId="451D6A4E" w:rsidR="00171765" w:rsidRDefault="00700858" w:rsidP="00BE780D">
      <w:pPr>
        <w:pStyle w:val="a4"/>
        <w:jc w:val="center"/>
        <w:rPr>
          <w:sz w:val="56"/>
          <w:szCs w:val="56"/>
        </w:rPr>
      </w:pPr>
      <w:r>
        <w:rPr>
          <w:sz w:val="56"/>
          <w:szCs w:val="56"/>
        </w:rPr>
        <w:t xml:space="preserve">Version </w:t>
      </w:r>
      <w:r w:rsidR="00F01FE7">
        <w:rPr>
          <w:sz w:val="56"/>
        </w:rPr>
        <w:t>2.</w:t>
      </w:r>
      <w:r w:rsidR="005F0E07">
        <w:rPr>
          <w:sz w:val="56"/>
        </w:rPr>
        <w:t>30</w:t>
      </w:r>
      <w:r w:rsidR="00F01FE7">
        <w:rPr>
          <w:sz w:val="56"/>
        </w:rPr>
        <w:t>.</w:t>
      </w:r>
      <w:r w:rsidR="005F0E07">
        <w:rPr>
          <w:sz w:val="56"/>
        </w:rPr>
        <w:t>0</w:t>
      </w:r>
      <w:r w:rsidR="00F01FE7">
        <w:rPr>
          <w:sz w:val="56"/>
        </w:rPr>
        <w:t xml:space="preserve"> </w:t>
      </w:r>
      <w:r w:rsidR="0060784E">
        <w:rPr>
          <w:sz w:val="56"/>
          <w:szCs w:val="56"/>
        </w:rPr>
        <w:t xml:space="preserve">from </w:t>
      </w:r>
      <w:r w:rsidR="005F0E07">
        <w:rPr>
          <w:sz w:val="56"/>
        </w:rPr>
        <w:t>05</w:t>
      </w:r>
      <w:r w:rsidR="00F01FE7">
        <w:rPr>
          <w:sz w:val="56"/>
        </w:rPr>
        <w:t>.</w:t>
      </w:r>
      <w:r w:rsidR="001778F6">
        <w:rPr>
          <w:sz w:val="56"/>
        </w:rPr>
        <w:t>1</w:t>
      </w:r>
      <w:r w:rsidR="005F0E07">
        <w:rPr>
          <w:sz w:val="56"/>
        </w:rPr>
        <w:t>2</w:t>
      </w:r>
      <w:r w:rsidR="00F01FE7">
        <w:rPr>
          <w:sz w:val="56"/>
        </w:rPr>
        <w:t>.202</w:t>
      </w:r>
      <w:r w:rsidR="005F0E07">
        <w:rPr>
          <w:sz w:val="56"/>
        </w:rPr>
        <w:t>4</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10629043" w14:textId="77777777" w:rsidR="00FD5E80" w:rsidRDefault="00FD5E80" w:rsidP="00BE780D">
      <w:pPr>
        <w:pStyle w:val="a4"/>
        <w:rPr>
          <w:sz w:val="56"/>
          <w:szCs w:val="56"/>
        </w:rPr>
      </w:pPr>
    </w:p>
    <w:p w14:paraId="1CB6C3F9" w14:textId="77777777" w:rsidR="00C37DB9" w:rsidRPr="00200A55" w:rsidRDefault="00C37DB9" w:rsidP="00BE780D">
      <w:pPr>
        <w:pStyle w:val="a4"/>
        <w:rPr>
          <w:rFonts w:asciiTheme="minorHAnsi" w:hAnsiTheme="minorHAnsi" w:cstheme="minorHAnsi"/>
        </w:rPr>
      </w:pPr>
    </w:p>
    <w:p w14:paraId="7ACD0026" w14:textId="4758F3F7" w:rsidR="00CA4CE9" w:rsidRDefault="00705CE0" w:rsidP="00CA4CE9">
      <w:pPr>
        <w:pStyle w:val="16"/>
        <w:tabs>
          <w:tab w:val="right" w:leader="dot" w:pos="10915"/>
        </w:tabs>
        <w:rPr>
          <w:rFonts w:eastAsiaTheme="minorEastAsia"/>
          <w:noProof/>
          <w:kern w:val="2"/>
          <w:sz w:val="24"/>
          <w:szCs w:val="24"/>
          <w:lang w:val="ru-RU" w:eastAsia="zh-CN"/>
          <w14:ligatures w14:val="standardContextual"/>
        </w:rPr>
      </w:pPr>
      <w:r>
        <w:rPr>
          <w:lang w:eastAsia="ru-RU"/>
        </w:rPr>
        <w:fldChar w:fldCharType="begin"/>
      </w:r>
      <w:r>
        <w:rPr>
          <w:lang w:eastAsia="ru-RU"/>
        </w:rPr>
        <w:instrText xml:space="preserve"> TOC \o "1-4" \h \z \u </w:instrText>
      </w:r>
      <w:r>
        <w:rPr>
          <w:lang w:eastAsia="ru-RU"/>
        </w:rPr>
        <w:fldChar w:fldCharType="separate"/>
      </w:r>
      <w:hyperlink w:anchor="_Toc184326806" w:history="1">
        <w:r w:rsidR="00CA4CE9" w:rsidRPr="006A5EBA">
          <w:rPr>
            <w:rStyle w:val="a5"/>
            <w:noProof/>
          </w:rPr>
          <w:t>1. General description</w:t>
        </w:r>
        <w:r w:rsidR="00CA4CE9">
          <w:rPr>
            <w:noProof/>
            <w:webHidden/>
          </w:rPr>
          <w:tab/>
        </w:r>
        <w:r w:rsidR="00CA4CE9">
          <w:rPr>
            <w:noProof/>
            <w:webHidden/>
          </w:rPr>
          <w:fldChar w:fldCharType="begin"/>
        </w:r>
        <w:r w:rsidR="00CA4CE9">
          <w:rPr>
            <w:noProof/>
            <w:webHidden/>
          </w:rPr>
          <w:instrText xml:space="preserve"> PAGEREF _Toc184326806 \h </w:instrText>
        </w:r>
        <w:r w:rsidR="00CA4CE9">
          <w:rPr>
            <w:noProof/>
            <w:webHidden/>
          </w:rPr>
        </w:r>
        <w:r w:rsidR="00CA4CE9">
          <w:rPr>
            <w:noProof/>
            <w:webHidden/>
          </w:rPr>
          <w:fldChar w:fldCharType="separate"/>
        </w:r>
        <w:r w:rsidR="00CA4CE9">
          <w:rPr>
            <w:noProof/>
            <w:webHidden/>
          </w:rPr>
          <w:t>5</w:t>
        </w:r>
        <w:r w:rsidR="00CA4CE9">
          <w:rPr>
            <w:noProof/>
            <w:webHidden/>
          </w:rPr>
          <w:fldChar w:fldCharType="end"/>
        </w:r>
      </w:hyperlink>
    </w:p>
    <w:p w14:paraId="258BA366" w14:textId="542C2971"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07" w:history="1">
        <w:r w:rsidRPr="006A5EBA">
          <w:rPr>
            <w:rStyle w:val="a5"/>
            <w:noProof/>
          </w:rPr>
          <w:t>1.1. Main information</w:t>
        </w:r>
        <w:r>
          <w:rPr>
            <w:noProof/>
            <w:webHidden/>
          </w:rPr>
          <w:tab/>
        </w:r>
        <w:r>
          <w:rPr>
            <w:noProof/>
            <w:webHidden/>
          </w:rPr>
          <w:fldChar w:fldCharType="begin"/>
        </w:r>
        <w:r>
          <w:rPr>
            <w:noProof/>
            <w:webHidden/>
          </w:rPr>
          <w:instrText xml:space="preserve"> PAGEREF _Toc184326807 \h </w:instrText>
        </w:r>
        <w:r>
          <w:rPr>
            <w:noProof/>
            <w:webHidden/>
          </w:rPr>
        </w:r>
        <w:r>
          <w:rPr>
            <w:noProof/>
            <w:webHidden/>
          </w:rPr>
          <w:fldChar w:fldCharType="separate"/>
        </w:r>
        <w:r>
          <w:rPr>
            <w:noProof/>
            <w:webHidden/>
          </w:rPr>
          <w:t>5</w:t>
        </w:r>
        <w:r>
          <w:rPr>
            <w:noProof/>
            <w:webHidden/>
          </w:rPr>
          <w:fldChar w:fldCharType="end"/>
        </w:r>
      </w:hyperlink>
    </w:p>
    <w:p w14:paraId="7908419D" w14:textId="22379F8A"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08" w:history="1">
        <w:r w:rsidRPr="006A5EBA">
          <w:rPr>
            <w:rStyle w:val="a5"/>
            <w:noProof/>
          </w:rPr>
          <w:t xml:space="preserve">1.2. Connection to </w:t>
        </w:r>
        <w:r w:rsidRPr="006A5EBA">
          <w:rPr>
            <w:rStyle w:val="a5"/>
            <w:noProof/>
            <w:lang w:val="en-US"/>
          </w:rPr>
          <w:t>Orange</w:t>
        </w:r>
        <w:r w:rsidRPr="006A5EBA">
          <w:rPr>
            <w:rStyle w:val="a5"/>
            <w:noProof/>
          </w:rPr>
          <w:t xml:space="preserve"> </w:t>
        </w:r>
        <w:r w:rsidRPr="006A5EBA">
          <w:rPr>
            <w:rStyle w:val="a5"/>
            <w:noProof/>
            <w:lang w:val="en-US"/>
          </w:rPr>
          <w:t>data</w:t>
        </w:r>
        <w:r>
          <w:rPr>
            <w:noProof/>
            <w:webHidden/>
          </w:rPr>
          <w:tab/>
        </w:r>
        <w:r>
          <w:rPr>
            <w:noProof/>
            <w:webHidden/>
          </w:rPr>
          <w:fldChar w:fldCharType="begin"/>
        </w:r>
        <w:r>
          <w:rPr>
            <w:noProof/>
            <w:webHidden/>
          </w:rPr>
          <w:instrText xml:space="preserve"> PAGEREF _Toc184326808 \h </w:instrText>
        </w:r>
        <w:r>
          <w:rPr>
            <w:noProof/>
            <w:webHidden/>
          </w:rPr>
        </w:r>
        <w:r>
          <w:rPr>
            <w:noProof/>
            <w:webHidden/>
          </w:rPr>
          <w:fldChar w:fldCharType="separate"/>
        </w:r>
        <w:r>
          <w:rPr>
            <w:noProof/>
            <w:webHidden/>
          </w:rPr>
          <w:t>8</w:t>
        </w:r>
        <w:r>
          <w:rPr>
            <w:noProof/>
            <w:webHidden/>
          </w:rPr>
          <w:fldChar w:fldCharType="end"/>
        </w:r>
      </w:hyperlink>
    </w:p>
    <w:p w14:paraId="4CCA21C4" w14:textId="3BC2A386"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09" w:history="1">
        <w:r w:rsidRPr="006A5EBA">
          <w:rPr>
            <w:rStyle w:val="a5"/>
            <w:noProof/>
          </w:rPr>
          <w:t>1.2.1. Two test environments</w:t>
        </w:r>
        <w:r>
          <w:rPr>
            <w:noProof/>
            <w:webHidden/>
          </w:rPr>
          <w:tab/>
        </w:r>
        <w:r>
          <w:rPr>
            <w:noProof/>
            <w:webHidden/>
          </w:rPr>
          <w:fldChar w:fldCharType="begin"/>
        </w:r>
        <w:r>
          <w:rPr>
            <w:noProof/>
            <w:webHidden/>
          </w:rPr>
          <w:instrText xml:space="preserve"> PAGEREF _Toc184326809 \h </w:instrText>
        </w:r>
        <w:r>
          <w:rPr>
            <w:noProof/>
            <w:webHidden/>
          </w:rPr>
        </w:r>
        <w:r>
          <w:rPr>
            <w:noProof/>
            <w:webHidden/>
          </w:rPr>
          <w:fldChar w:fldCharType="separate"/>
        </w:r>
        <w:r>
          <w:rPr>
            <w:noProof/>
            <w:webHidden/>
          </w:rPr>
          <w:t>8</w:t>
        </w:r>
        <w:r>
          <w:rPr>
            <w:noProof/>
            <w:webHidden/>
          </w:rPr>
          <w:fldChar w:fldCharType="end"/>
        </w:r>
      </w:hyperlink>
    </w:p>
    <w:p w14:paraId="017E2E41" w14:textId="2BF3CCEC"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10" w:history="1">
        <w:r w:rsidRPr="006A5EBA">
          <w:rPr>
            <w:rStyle w:val="a5"/>
            <w:noProof/>
          </w:rPr>
          <w:t>1.2.2. Work environment</w:t>
        </w:r>
        <w:r>
          <w:rPr>
            <w:noProof/>
            <w:webHidden/>
          </w:rPr>
          <w:tab/>
        </w:r>
        <w:r>
          <w:rPr>
            <w:noProof/>
            <w:webHidden/>
          </w:rPr>
          <w:fldChar w:fldCharType="begin"/>
        </w:r>
        <w:r>
          <w:rPr>
            <w:noProof/>
            <w:webHidden/>
          </w:rPr>
          <w:instrText xml:space="preserve"> PAGEREF _Toc184326810 \h </w:instrText>
        </w:r>
        <w:r>
          <w:rPr>
            <w:noProof/>
            <w:webHidden/>
          </w:rPr>
        </w:r>
        <w:r>
          <w:rPr>
            <w:noProof/>
            <w:webHidden/>
          </w:rPr>
          <w:fldChar w:fldCharType="separate"/>
        </w:r>
        <w:r>
          <w:rPr>
            <w:noProof/>
            <w:webHidden/>
          </w:rPr>
          <w:t>10</w:t>
        </w:r>
        <w:r>
          <w:rPr>
            <w:noProof/>
            <w:webHidden/>
          </w:rPr>
          <w:fldChar w:fldCharType="end"/>
        </w:r>
      </w:hyperlink>
    </w:p>
    <w:p w14:paraId="60C1231E" w14:textId="53B35D5E"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11" w:history="1">
        <w:r w:rsidRPr="006A5EBA">
          <w:rPr>
            <w:rStyle w:val="a5"/>
            <w:noProof/>
          </w:rPr>
          <w:t>1.2.3. Security</w:t>
        </w:r>
        <w:r>
          <w:rPr>
            <w:noProof/>
            <w:webHidden/>
          </w:rPr>
          <w:tab/>
        </w:r>
        <w:r>
          <w:rPr>
            <w:noProof/>
            <w:webHidden/>
          </w:rPr>
          <w:fldChar w:fldCharType="begin"/>
        </w:r>
        <w:r>
          <w:rPr>
            <w:noProof/>
            <w:webHidden/>
          </w:rPr>
          <w:instrText xml:space="preserve"> PAGEREF _Toc184326811 \h </w:instrText>
        </w:r>
        <w:r>
          <w:rPr>
            <w:noProof/>
            <w:webHidden/>
          </w:rPr>
        </w:r>
        <w:r>
          <w:rPr>
            <w:noProof/>
            <w:webHidden/>
          </w:rPr>
          <w:fldChar w:fldCharType="separate"/>
        </w:r>
        <w:r>
          <w:rPr>
            <w:noProof/>
            <w:webHidden/>
          </w:rPr>
          <w:t>10</w:t>
        </w:r>
        <w:r>
          <w:rPr>
            <w:noProof/>
            <w:webHidden/>
          </w:rPr>
          <w:fldChar w:fldCharType="end"/>
        </w:r>
      </w:hyperlink>
    </w:p>
    <w:p w14:paraId="6C6D15E1" w14:textId="6E2096DB"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12" w:history="1">
        <w:r w:rsidRPr="006A5EBA">
          <w:rPr>
            <w:rStyle w:val="a5"/>
            <w:noProof/>
          </w:rPr>
          <w:t xml:space="preserve">1.2.4. </w:t>
        </w:r>
        <w:r w:rsidRPr="006A5EBA">
          <w:rPr>
            <w:rStyle w:val="a5"/>
            <w:noProof/>
            <w:lang w:val="en-US"/>
          </w:rPr>
          <w:t xml:space="preserve">SSL </w:t>
        </w:r>
        <w:r w:rsidRPr="006A5EBA">
          <w:rPr>
            <w:rStyle w:val="a5"/>
            <w:noProof/>
          </w:rPr>
          <w:t>certificate and keys for</w:t>
        </w:r>
        <w:r w:rsidRPr="006A5EBA">
          <w:rPr>
            <w:rStyle w:val="a5"/>
            <w:noProof/>
            <w:lang w:val="en-US"/>
          </w:rPr>
          <w:t> </w:t>
        </w:r>
        <w:r w:rsidRPr="006A5EBA">
          <w:rPr>
            <w:rStyle w:val="a5"/>
            <w:noProof/>
          </w:rPr>
          <w:t>test environment</w:t>
        </w:r>
        <w:r>
          <w:rPr>
            <w:noProof/>
            <w:webHidden/>
          </w:rPr>
          <w:tab/>
        </w:r>
        <w:r>
          <w:rPr>
            <w:noProof/>
            <w:webHidden/>
          </w:rPr>
          <w:fldChar w:fldCharType="begin"/>
        </w:r>
        <w:r>
          <w:rPr>
            <w:noProof/>
            <w:webHidden/>
          </w:rPr>
          <w:instrText xml:space="preserve"> PAGEREF _Toc184326812 \h </w:instrText>
        </w:r>
        <w:r>
          <w:rPr>
            <w:noProof/>
            <w:webHidden/>
          </w:rPr>
        </w:r>
        <w:r>
          <w:rPr>
            <w:noProof/>
            <w:webHidden/>
          </w:rPr>
          <w:fldChar w:fldCharType="separate"/>
        </w:r>
        <w:r>
          <w:rPr>
            <w:noProof/>
            <w:webHidden/>
          </w:rPr>
          <w:t>11</w:t>
        </w:r>
        <w:r>
          <w:rPr>
            <w:noProof/>
            <w:webHidden/>
          </w:rPr>
          <w:fldChar w:fldCharType="end"/>
        </w:r>
      </w:hyperlink>
    </w:p>
    <w:p w14:paraId="2FED5831" w14:textId="58B2247D"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13" w:history="1">
        <w:r w:rsidRPr="006A5EBA">
          <w:rPr>
            <w:rStyle w:val="a5"/>
            <w:noProof/>
          </w:rPr>
          <w:t>1.2.5. Request Body Signing</w:t>
        </w:r>
        <w:r>
          <w:rPr>
            <w:noProof/>
            <w:webHidden/>
          </w:rPr>
          <w:tab/>
        </w:r>
        <w:r>
          <w:rPr>
            <w:noProof/>
            <w:webHidden/>
          </w:rPr>
          <w:fldChar w:fldCharType="begin"/>
        </w:r>
        <w:r>
          <w:rPr>
            <w:noProof/>
            <w:webHidden/>
          </w:rPr>
          <w:instrText xml:space="preserve"> PAGEREF _Toc184326813 \h </w:instrText>
        </w:r>
        <w:r>
          <w:rPr>
            <w:noProof/>
            <w:webHidden/>
          </w:rPr>
        </w:r>
        <w:r>
          <w:rPr>
            <w:noProof/>
            <w:webHidden/>
          </w:rPr>
          <w:fldChar w:fldCharType="separate"/>
        </w:r>
        <w:r>
          <w:rPr>
            <w:noProof/>
            <w:webHidden/>
          </w:rPr>
          <w:t>12</w:t>
        </w:r>
        <w:r>
          <w:rPr>
            <w:noProof/>
            <w:webHidden/>
          </w:rPr>
          <w:fldChar w:fldCharType="end"/>
        </w:r>
      </w:hyperlink>
    </w:p>
    <w:p w14:paraId="3F5D2897" w14:textId="3081EDBE"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14" w:history="1">
        <w:r w:rsidRPr="006A5EBA">
          <w:rPr>
            <w:rStyle w:val="a5"/>
            <w:noProof/>
          </w:rPr>
          <w:t>1.2.6. Message format and text encoding</w:t>
        </w:r>
        <w:r>
          <w:rPr>
            <w:noProof/>
            <w:webHidden/>
          </w:rPr>
          <w:tab/>
        </w:r>
        <w:r>
          <w:rPr>
            <w:noProof/>
            <w:webHidden/>
          </w:rPr>
          <w:fldChar w:fldCharType="begin"/>
        </w:r>
        <w:r>
          <w:rPr>
            <w:noProof/>
            <w:webHidden/>
          </w:rPr>
          <w:instrText xml:space="preserve"> PAGEREF _Toc184326814 \h </w:instrText>
        </w:r>
        <w:r>
          <w:rPr>
            <w:noProof/>
            <w:webHidden/>
          </w:rPr>
        </w:r>
        <w:r>
          <w:rPr>
            <w:noProof/>
            <w:webHidden/>
          </w:rPr>
          <w:fldChar w:fldCharType="separate"/>
        </w:r>
        <w:r>
          <w:rPr>
            <w:noProof/>
            <w:webHidden/>
          </w:rPr>
          <w:t>12</w:t>
        </w:r>
        <w:r>
          <w:rPr>
            <w:noProof/>
            <w:webHidden/>
          </w:rPr>
          <w:fldChar w:fldCharType="end"/>
        </w:r>
      </w:hyperlink>
    </w:p>
    <w:p w14:paraId="73EB0C0F" w14:textId="086DED65"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15" w:history="1">
        <w:r w:rsidRPr="006A5EBA">
          <w:rPr>
            <w:rStyle w:val="a5"/>
            <w:noProof/>
          </w:rPr>
          <w:t>1.3. Signature example request</w:t>
        </w:r>
        <w:r>
          <w:rPr>
            <w:noProof/>
            <w:webHidden/>
          </w:rPr>
          <w:tab/>
        </w:r>
        <w:r>
          <w:rPr>
            <w:noProof/>
            <w:webHidden/>
          </w:rPr>
          <w:fldChar w:fldCharType="begin"/>
        </w:r>
        <w:r>
          <w:rPr>
            <w:noProof/>
            <w:webHidden/>
          </w:rPr>
          <w:instrText xml:space="preserve"> PAGEREF _Toc184326815 \h </w:instrText>
        </w:r>
        <w:r>
          <w:rPr>
            <w:noProof/>
            <w:webHidden/>
          </w:rPr>
        </w:r>
        <w:r>
          <w:rPr>
            <w:noProof/>
            <w:webHidden/>
          </w:rPr>
          <w:fldChar w:fldCharType="separate"/>
        </w:r>
        <w:r>
          <w:rPr>
            <w:noProof/>
            <w:webHidden/>
          </w:rPr>
          <w:t>13</w:t>
        </w:r>
        <w:r>
          <w:rPr>
            <w:noProof/>
            <w:webHidden/>
          </w:rPr>
          <w:fldChar w:fldCharType="end"/>
        </w:r>
      </w:hyperlink>
    </w:p>
    <w:p w14:paraId="1B3A882C" w14:textId="0DA3CC7C"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16" w:history="1">
        <w:r w:rsidRPr="006A5EBA">
          <w:rPr>
            <w:rStyle w:val="a5"/>
            <w:noProof/>
          </w:rPr>
          <w:t>1.4. API testing with Postman and Signature Generator .</w:t>
        </w:r>
        <w:r>
          <w:rPr>
            <w:noProof/>
            <w:webHidden/>
          </w:rPr>
          <w:tab/>
        </w:r>
        <w:r>
          <w:rPr>
            <w:noProof/>
            <w:webHidden/>
          </w:rPr>
          <w:fldChar w:fldCharType="begin"/>
        </w:r>
        <w:r>
          <w:rPr>
            <w:noProof/>
            <w:webHidden/>
          </w:rPr>
          <w:instrText xml:space="preserve"> PAGEREF _Toc184326816 \h </w:instrText>
        </w:r>
        <w:r>
          <w:rPr>
            <w:noProof/>
            <w:webHidden/>
          </w:rPr>
        </w:r>
        <w:r>
          <w:rPr>
            <w:noProof/>
            <w:webHidden/>
          </w:rPr>
          <w:fldChar w:fldCharType="separate"/>
        </w:r>
        <w:r>
          <w:rPr>
            <w:noProof/>
            <w:webHidden/>
          </w:rPr>
          <w:t>18</w:t>
        </w:r>
        <w:r>
          <w:rPr>
            <w:noProof/>
            <w:webHidden/>
          </w:rPr>
          <w:fldChar w:fldCharType="end"/>
        </w:r>
      </w:hyperlink>
    </w:p>
    <w:p w14:paraId="2F86C90A" w14:textId="671CE242" w:rsidR="00CA4CE9" w:rsidRDefault="00CA4CE9" w:rsidP="00CA4CE9">
      <w:pPr>
        <w:pStyle w:val="16"/>
        <w:tabs>
          <w:tab w:val="right" w:leader="dot" w:pos="10915"/>
          <w:tab w:val="right" w:leader="dot" w:pos="15836"/>
        </w:tabs>
        <w:rPr>
          <w:rFonts w:eastAsiaTheme="minorEastAsia"/>
          <w:noProof/>
          <w:kern w:val="2"/>
          <w:sz w:val="24"/>
          <w:szCs w:val="24"/>
          <w:lang w:val="ru-RU" w:eastAsia="zh-CN"/>
          <w14:ligatures w14:val="standardContextual"/>
        </w:rPr>
      </w:pPr>
      <w:hyperlink w:anchor="_Toc184326817" w:history="1">
        <w:r w:rsidRPr="006A5EBA">
          <w:rPr>
            <w:rStyle w:val="a5"/>
            <w:noProof/>
          </w:rPr>
          <w:t>2. Requests</w:t>
        </w:r>
        <w:r>
          <w:rPr>
            <w:noProof/>
            <w:webHidden/>
          </w:rPr>
          <w:tab/>
        </w:r>
        <w:r>
          <w:rPr>
            <w:noProof/>
            <w:webHidden/>
          </w:rPr>
          <w:fldChar w:fldCharType="begin"/>
        </w:r>
        <w:r>
          <w:rPr>
            <w:noProof/>
            <w:webHidden/>
          </w:rPr>
          <w:instrText xml:space="preserve"> PAGEREF _Toc184326817 \h </w:instrText>
        </w:r>
        <w:r>
          <w:rPr>
            <w:noProof/>
            <w:webHidden/>
          </w:rPr>
        </w:r>
        <w:r>
          <w:rPr>
            <w:noProof/>
            <w:webHidden/>
          </w:rPr>
          <w:fldChar w:fldCharType="separate"/>
        </w:r>
        <w:r>
          <w:rPr>
            <w:noProof/>
            <w:webHidden/>
          </w:rPr>
          <w:t>19</w:t>
        </w:r>
        <w:r>
          <w:rPr>
            <w:noProof/>
            <w:webHidden/>
          </w:rPr>
          <w:fldChar w:fldCharType="end"/>
        </w:r>
      </w:hyperlink>
    </w:p>
    <w:p w14:paraId="60DB624B" w14:textId="106292CA"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18" w:history="1">
        <w:r w:rsidRPr="006A5EBA">
          <w:rPr>
            <w:rStyle w:val="a5"/>
            <w:noProof/>
          </w:rPr>
          <w:t>2.1 Creating a receipt</w:t>
        </w:r>
        <w:r>
          <w:rPr>
            <w:noProof/>
            <w:webHidden/>
          </w:rPr>
          <w:tab/>
        </w:r>
        <w:r>
          <w:rPr>
            <w:noProof/>
            <w:webHidden/>
          </w:rPr>
          <w:fldChar w:fldCharType="begin"/>
        </w:r>
        <w:r>
          <w:rPr>
            <w:noProof/>
            <w:webHidden/>
          </w:rPr>
          <w:instrText xml:space="preserve"> PAGEREF _Toc184326818 \h </w:instrText>
        </w:r>
        <w:r>
          <w:rPr>
            <w:noProof/>
            <w:webHidden/>
          </w:rPr>
        </w:r>
        <w:r>
          <w:rPr>
            <w:noProof/>
            <w:webHidden/>
          </w:rPr>
          <w:fldChar w:fldCharType="separate"/>
        </w:r>
        <w:r>
          <w:rPr>
            <w:noProof/>
            <w:webHidden/>
          </w:rPr>
          <w:t>19</w:t>
        </w:r>
        <w:r>
          <w:rPr>
            <w:noProof/>
            <w:webHidden/>
          </w:rPr>
          <w:fldChar w:fldCharType="end"/>
        </w:r>
      </w:hyperlink>
    </w:p>
    <w:p w14:paraId="5B56B308" w14:textId="554C779F"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19" w:history="1">
        <w:r w:rsidRPr="006A5EBA">
          <w:rPr>
            <w:rStyle w:val="a5"/>
            <w:noProof/>
          </w:rPr>
          <w:t>2.1.1 Request body</w:t>
        </w:r>
        <w:r>
          <w:rPr>
            <w:noProof/>
            <w:webHidden/>
          </w:rPr>
          <w:tab/>
        </w:r>
        <w:r>
          <w:rPr>
            <w:noProof/>
            <w:webHidden/>
          </w:rPr>
          <w:fldChar w:fldCharType="begin"/>
        </w:r>
        <w:r>
          <w:rPr>
            <w:noProof/>
            <w:webHidden/>
          </w:rPr>
          <w:instrText xml:space="preserve"> PAGEREF _Toc184326819 \h </w:instrText>
        </w:r>
        <w:r>
          <w:rPr>
            <w:noProof/>
            <w:webHidden/>
          </w:rPr>
        </w:r>
        <w:r>
          <w:rPr>
            <w:noProof/>
            <w:webHidden/>
          </w:rPr>
          <w:fldChar w:fldCharType="separate"/>
        </w:r>
        <w:r>
          <w:rPr>
            <w:noProof/>
            <w:webHidden/>
          </w:rPr>
          <w:t>20</w:t>
        </w:r>
        <w:r>
          <w:rPr>
            <w:noProof/>
            <w:webHidden/>
          </w:rPr>
          <w:fldChar w:fldCharType="end"/>
        </w:r>
      </w:hyperlink>
    </w:p>
    <w:p w14:paraId="281F274E" w14:textId="6D429EC0"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0" w:history="1">
        <w:r w:rsidRPr="006A5EBA">
          <w:rPr>
            <w:rStyle w:val="a5"/>
            <w:rFonts w:cs="Arial"/>
            <w:noProof/>
          </w:rPr>
          <w:t xml:space="preserve">2.1.1.1 </w:t>
        </w:r>
        <w:r w:rsidRPr="006A5EBA">
          <w:rPr>
            <w:rStyle w:val="a5"/>
            <w:noProof/>
          </w:rPr>
          <w:t>Document content</w:t>
        </w:r>
        <w:r>
          <w:rPr>
            <w:noProof/>
            <w:webHidden/>
          </w:rPr>
          <w:tab/>
        </w:r>
        <w:r>
          <w:rPr>
            <w:noProof/>
            <w:webHidden/>
          </w:rPr>
          <w:fldChar w:fldCharType="begin"/>
        </w:r>
        <w:r>
          <w:rPr>
            <w:noProof/>
            <w:webHidden/>
          </w:rPr>
          <w:instrText xml:space="preserve"> PAGEREF _Toc184326820 \h </w:instrText>
        </w:r>
        <w:r>
          <w:rPr>
            <w:noProof/>
            <w:webHidden/>
          </w:rPr>
        </w:r>
        <w:r>
          <w:rPr>
            <w:noProof/>
            <w:webHidden/>
          </w:rPr>
          <w:fldChar w:fldCharType="separate"/>
        </w:r>
        <w:r>
          <w:rPr>
            <w:noProof/>
            <w:webHidden/>
          </w:rPr>
          <w:t>21</w:t>
        </w:r>
        <w:r>
          <w:rPr>
            <w:noProof/>
            <w:webHidden/>
          </w:rPr>
          <w:fldChar w:fldCharType="end"/>
        </w:r>
      </w:hyperlink>
    </w:p>
    <w:p w14:paraId="4E33964E" w14:textId="16CDB7DE"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1" w:history="1">
        <w:r w:rsidRPr="006A5EBA">
          <w:rPr>
            <w:rStyle w:val="a5"/>
            <w:rFonts w:cs="Arial"/>
            <w:noProof/>
          </w:rPr>
          <w:t xml:space="preserve">2.1.1.2 </w:t>
        </w:r>
        <w:r w:rsidRPr="006A5EBA">
          <w:rPr>
            <w:rStyle w:val="a5"/>
            <w:noProof/>
          </w:rPr>
          <w:t>Subject of calculation</w:t>
        </w:r>
        <w:r>
          <w:rPr>
            <w:noProof/>
            <w:webHidden/>
          </w:rPr>
          <w:tab/>
        </w:r>
        <w:r>
          <w:rPr>
            <w:noProof/>
            <w:webHidden/>
          </w:rPr>
          <w:fldChar w:fldCharType="begin"/>
        </w:r>
        <w:r>
          <w:rPr>
            <w:noProof/>
            <w:webHidden/>
          </w:rPr>
          <w:instrText xml:space="preserve"> PAGEREF _Toc184326821 \h </w:instrText>
        </w:r>
        <w:r>
          <w:rPr>
            <w:noProof/>
            <w:webHidden/>
          </w:rPr>
        </w:r>
        <w:r>
          <w:rPr>
            <w:noProof/>
            <w:webHidden/>
          </w:rPr>
          <w:fldChar w:fldCharType="separate"/>
        </w:r>
        <w:r>
          <w:rPr>
            <w:noProof/>
            <w:webHidden/>
          </w:rPr>
          <w:t>28</w:t>
        </w:r>
        <w:r>
          <w:rPr>
            <w:noProof/>
            <w:webHidden/>
          </w:rPr>
          <w:fldChar w:fldCharType="end"/>
        </w:r>
      </w:hyperlink>
    </w:p>
    <w:p w14:paraId="2C1A064E" w14:textId="5F049357"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2" w:history="1">
        <w:r w:rsidRPr="006A5EBA">
          <w:rPr>
            <w:rStyle w:val="a5"/>
            <w:rFonts w:cs="Arial"/>
            <w:noProof/>
          </w:rPr>
          <w:t xml:space="preserve">2.1.1.3 </w:t>
        </w:r>
        <w:r w:rsidRPr="006A5EBA">
          <w:rPr>
            <w:rStyle w:val="a5"/>
            <w:noProof/>
          </w:rPr>
          <w:t>Check closing parameters</w:t>
        </w:r>
        <w:r>
          <w:rPr>
            <w:noProof/>
            <w:webHidden/>
          </w:rPr>
          <w:tab/>
        </w:r>
        <w:r>
          <w:rPr>
            <w:noProof/>
            <w:webHidden/>
          </w:rPr>
          <w:fldChar w:fldCharType="begin"/>
        </w:r>
        <w:r>
          <w:rPr>
            <w:noProof/>
            <w:webHidden/>
          </w:rPr>
          <w:instrText xml:space="preserve"> PAGEREF _Toc184326822 \h </w:instrText>
        </w:r>
        <w:r>
          <w:rPr>
            <w:noProof/>
            <w:webHidden/>
          </w:rPr>
        </w:r>
        <w:r>
          <w:rPr>
            <w:noProof/>
            <w:webHidden/>
          </w:rPr>
          <w:fldChar w:fldCharType="separate"/>
        </w:r>
        <w:r>
          <w:rPr>
            <w:noProof/>
            <w:webHidden/>
          </w:rPr>
          <w:t>38</w:t>
        </w:r>
        <w:r>
          <w:rPr>
            <w:noProof/>
            <w:webHidden/>
          </w:rPr>
          <w:fldChar w:fldCharType="end"/>
        </w:r>
      </w:hyperlink>
    </w:p>
    <w:p w14:paraId="7D709B40" w14:textId="197DE10F"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3" w:history="1">
        <w:r w:rsidRPr="006A5EBA">
          <w:rPr>
            <w:rStyle w:val="a5"/>
            <w:rFonts w:cs="Arial"/>
            <w:noProof/>
          </w:rPr>
          <w:t xml:space="preserve">2.1.1. </w:t>
        </w:r>
        <w:r w:rsidRPr="006A5EBA">
          <w:rPr>
            <w:rStyle w:val="a5"/>
            <w:rFonts w:cs="Arial"/>
            <w:noProof/>
            <w:lang w:val="en-US"/>
          </w:rPr>
          <w:t xml:space="preserve">4 </w:t>
        </w:r>
        <w:r w:rsidRPr="006A5EBA">
          <w:rPr>
            <w:rStyle w:val="a5"/>
            <w:noProof/>
          </w:rPr>
          <w:t>Payment</w:t>
        </w:r>
        <w:r>
          <w:rPr>
            <w:noProof/>
            <w:webHidden/>
          </w:rPr>
          <w:tab/>
        </w:r>
        <w:r>
          <w:rPr>
            <w:noProof/>
            <w:webHidden/>
          </w:rPr>
          <w:fldChar w:fldCharType="begin"/>
        </w:r>
        <w:r>
          <w:rPr>
            <w:noProof/>
            <w:webHidden/>
          </w:rPr>
          <w:instrText xml:space="preserve"> PAGEREF _Toc184326823 \h </w:instrText>
        </w:r>
        <w:r>
          <w:rPr>
            <w:noProof/>
            <w:webHidden/>
          </w:rPr>
        </w:r>
        <w:r>
          <w:rPr>
            <w:noProof/>
            <w:webHidden/>
          </w:rPr>
          <w:fldChar w:fldCharType="separate"/>
        </w:r>
        <w:r>
          <w:rPr>
            <w:noProof/>
            <w:webHidden/>
          </w:rPr>
          <w:t>39</w:t>
        </w:r>
        <w:r>
          <w:rPr>
            <w:noProof/>
            <w:webHidden/>
          </w:rPr>
          <w:fldChar w:fldCharType="end"/>
        </w:r>
      </w:hyperlink>
    </w:p>
    <w:p w14:paraId="6400D9F0" w14:textId="517D1B46"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4" w:history="1">
        <w:r w:rsidRPr="006A5EBA">
          <w:rPr>
            <w:rStyle w:val="a5"/>
            <w:rFonts w:cs="Arial"/>
            <w:noProof/>
          </w:rPr>
          <w:t xml:space="preserve">2.1.1. </w:t>
        </w:r>
        <w:r w:rsidRPr="006A5EBA">
          <w:rPr>
            <w:rStyle w:val="a5"/>
            <w:rFonts w:cs="Arial"/>
            <w:noProof/>
            <w:lang w:val="en-US"/>
          </w:rPr>
          <w:t xml:space="preserve">5 </w:t>
        </w:r>
        <w:r w:rsidRPr="006A5EBA">
          <w:rPr>
            <w:rStyle w:val="a5"/>
            <w:noProof/>
          </w:rPr>
          <w:t>Additional user details</w:t>
        </w:r>
        <w:r>
          <w:rPr>
            <w:noProof/>
            <w:webHidden/>
          </w:rPr>
          <w:tab/>
        </w:r>
        <w:r>
          <w:rPr>
            <w:noProof/>
            <w:webHidden/>
          </w:rPr>
          <w:fldChar w:fldCharType="begin"/>
        </w:r>
        <w:r>
          <w:rPr>
            <w:noProof/>
            <w:webHidden/>
          </w:rPr>
          <w:instrText xml:space="preserve"> PAGEREF _Toc184326824 \h </w:instrText>
        </w:r>
        <w:r>
          <w:rPr>
            <w:noProof/>
            <w:webHidden/>
          </w:rPr>
        </w:r>
        <w:r>
          <w:rPr>
            <w:noProof/>
            <w:webHidden/>
          </w:rPr>
          <w:fldChar w:fldCharType="separate"/>
        </w:r>
        <w:r>
          <w:rPr>
            <w:noProof/>
            <w:webHidden/>
          </w:rPr>
          <w:t>39</w:t>
        </w:r>
        <w:r>
          <w:rPr>
            <w:noProof/>
            <w:webHidden/>
          </w:rPr>
          <w:fldChar w:fldCharType="end"/>
        </w:r>
      </w:hyperlink>
    </w:p>
    <w:p w14:paraId="0FB5B76A" w14:textId="2DF75477"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5" w:history="1">
        <w:r w:rsidRPr="006A5EBA">
          <w:rPr>
            <w:rStyle w:val="a5"/>
            <w:rFonts w:cs="Arial"/>
            <w:noProof/>
          </w:rPr>
          <w:t xml:space="preserve">2.1.1.6 </w:t>
        </w:r>
        <w:r w:rsidRPr="006A5EBA">
          <w:rPr>
            <w:rStyle w:val="a5"/>
            <w:noProof/>
          </w:rPr>
          <w:t>Supplier details</w:t>
        </w:r>
        <w:r>
          <w:rPr>
            <w:noProof/>
            <w:webHidden/>
          </w:rPr>
          <w:tab/>
        </w:r>
        <w:r>
          <w:rPr>
            <w:noProof/>
            <w:webHidden/>
          </w:rPr>
          <w:fldChar w:fldCharType="begin"/>
        </w:r>
        <w:r>
          <w:rPr>
            <w:noProof/>
            <w:webHidden/>
          </w:rPr>
          <w:instrText xml:space="preserve"> PAGEREF _Toc184326825 \h </w:instrText>
        </w:r>
        <w:r>
          <w:rPr>
            <w:noProof/>
            <w:webHidden/>
          </w:rPr>
        </w:r>
        <w:r>
          <w:rPr>
            <w:noProof/>
            <w:webHidden/>
          </w:rPr>
          <w:fldChar w:fldCharType="separate"/>
        </w:r>
        <w:r>
          <w:rPr>
            <w:noProof/>
            <w:webHidden/>
          </w:rPr>
          <w:t>39</w:t>
        </w:r>
        <w:r>
          <w:rPr>
            <w:noProof/>
            <w:webHidden/>
          </w:rPr>
          <w:fldChar w:fldCharType="end"/>
        </w:r>
      </w:hyperlink>
    </w:p>
    <w:p w14:paraId="494A0E36" w14:textId="3B9536FE"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6" w:history="1">
        <w:r w:rsidRPr="006A5EBA">
          <w:rPr>
            <w:rStyle w:val="a5"/>
            <w:rFonts w:cs="Arial"/>
            <w:noProof/>
          </w:rPr>
          <w:t xml:space="preserve">2.1.1.7 </w:t>
        </w:r>
        <w:r w:rsidRPr="006A5EBA">
          <w:rPr>
            <w:rStyle w:val="a5"/>
            <w:noProof/>
          </w:rPr>
          <w:t>Agent data</w:t>
        </w:r>
        <w:r>
          <w:rPr>
            <w:noProof/>
            <w:webHidden/>
          </w:rPr>
          <w:tab/>
        </w:r>
        <w:r>
          <w:rPr>
            <w:noProof/>
            <w:webHidden/>
          </w:rPr>
          <w:fldChar w:fldCharType="begin"/>
        </w:r>
        <w:r>
          <w:rPr>
            <w:noProof/>
            <w:webHidden/>
          </w:rPr>
          <w:instrText xml:space="preserve"> PAGEREF _Toc184326826 \h </w:instrText>
        </w:r>
        <w:r>
          <w:rPr>
            <w:noProof/>
            <w:webHidden/>
          </w:rPr>
        </w:r>
        <w:r>
          <w:rPr>
            <w:noProof/>
            <w:webHidden/>
          </w:rPr>
          <w:fldChar w:fldCharType="separate"/>
        </w:r>
        <w:r>
          <w:rPr>
            <w:noProof/>
            <w:webHidden/>
          </w:rPr>
          <w:t>40</w:t>
        </w:r>
        <w:r>
          <w:rPr>
            <w:noProof/>
            <w:webHidden/>
          </w:rPr>
          <w:fldChar w:fldCharType="end"/>
        </w:r>
      </w:hyperlink>
    </w:p>
    <w:p w14:paraId="39100A01" w14:textId="1B601A83"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7" w:history="1">
        <w:r w:rsidRPr="006A5EBA">
          <w:rPr>
            <w:rStyle w:val="a5"/>
            <w:rFonts w:cs="Arial"/>
            <w:noProof/>
          </w:rPr>
          <w:t xml:space="preserve">2.1.1. </w:t>
        </w:r>
        <w:r w:rsidRPr="006A5EBA">
          <w:rPr>
            <w:rStyle w:val="a5"/>
            <w:rFonts w:cs="Arial"/>
            <w:noProof/>
            <w:lang w:val="en-US"/>
          </w:rPr>
          <w:t xml:space="preserve">8 </w:t>
        </w:r>
        <w:r w:rsidRPr="006A5EBA">
          <w:rPr>
            <w:rStyle w:val="a5"/>
            <w:noProof/>
          </w:rPr>
          <w:t xml:space="preserve">Information about the buyer (client) </w:t>
        </w:r>
        <w:r w:rsidRPr="006A5EBA">
          <w:rPr>
            <w:rStyle w:val="a5"/>
            <w:noProof/>
            <w:lang w:val="en-US"/>
          </w:rPr>
          <w:t>, 1256</w:t>
        </w:r>
        <w:r>
          <w:rPr>
            <w:noProof/>
            <w:webHidden/>
          </w:rPr>
          <w:tab/>
        </w:r>
        <w:r>
          <w:rPr>
            <w:noProof/>
            <w:webHidden/>
          </w:rPr>
          <w:fldChar w:fldCharType="begin"/>
        </w:r>
        <w:r>
          <w:rPr>
            <w:noProof/>
            <w:webHidden/>
          </w:rPr>
          <w:instrText xml:space="preserve"> PAGEREF _Toc184326827 \h </w:instrText>
        </w:r>
        <w:r>
          <w:rPr>
            <w:noProof/>
            <w:webHidden/>
          </w:rPr>
        </w:r>
        <w:r>
          <w:rPr>
            <w:noProof/>
            <w:webHidden/>
          </w:rPr>
          <w:fldChar w:fldCharType="separate"/>
        </w:r>
        <w:r>
          <w:rPr>
            <w:noProof/>
            <w:webHidden/>
          </w:rPr>
          <w:t>40</w:t>
        </w:r>
        <w:r>
          <w:rPr>
            <w:noProof/>
            <w:webHidden/>
          </w:rPr>
          <w:fldChar w:fldCharType="end"/>
        </w:r>
      </w:hyperlink>
    </w:p>
    <w:p w14:paraId="375CA0C8" w14:textId="77AFFE90"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8" w:history="1">
        <w:r w:rsidRPr="006A5EBA">
          <w:rPr>
            <w:rStyle w:val="a5"/>
            <w:rFonts w:cs="Arial"/>
            <w:noProof/>
          </w:rPr>
          <w:t xml:space="preserve">2.1.1. </w:t>
        </w:r>
        <w:r w:rsidRPr="006A5EBA">
          <w:rPr>
            <w:rStyle w:val="a5"/>
            <w:rFonts w:cs="Arial"/>
            <w:noProof/>
            <w:lang w:val="en-US"/>
          </w:rPr>
          <w:t xml:space="preserve">9 </w:t>
        </w:r>
        <w:r w:rsidRPr="006A5EBA">
          <w:rPr>
            <w:rStyle w:val="a5"/>
            <w:noProof/>
          </w:rPr>
          <w:t xml:space="preserve">Transaction details of the check </w:t>
        </w:r>
        <w:r w:rsidRPr="006A5EBA">
          <w:rPr>
            <w:rStyle w:val="a5"/>
            <w:noProof/>
            <w:lang w:val="en-US"/>
          </w:rPr>
          <w:t>, 1270</w:t>
        </w:r>
        <w:r>
          <w:rPr>
            <w:noProof/>
            <w:webHidden/>
          </w:rPr>
          <w:tab/>
        </w:r>
        <w:r>
          <w:rPr>
            <w:noProof/>
            <w:webHidden/>
          </w:rPr>
          <w:fldChar w:fldCharType="begin"/>
        </w:r>
        <w:r>
          <w:rPr>
            <w:noProof/>
            <w:webHidden/>
          </w:rPr>
          <w:instrText xml:space="preserve"> PAGEREF _Toc184326828 \h </w:instrText>
        </w:r>
        <w:r>
          <w:rPr>
            <w:noProof/>
            <w:webHidden/>
          </w:rPr>
        </w:r>
        <w:r>
          <w:rPr>
            <w:noProof/>
            <w:webHidden/>
          </w:rPr>
          <w:fldChar w:fldCharType="separate"/>
        </w:r>
        <w:r>
          <w:rPr>
            <w:noProof/>
            <w:webHidden/>
          </w:rPr>
          <w:t>41</w:t>
        </w:r>
        <w:r>
          <w:rPr>
            <w:noProof/>
            <w:webHidden/>
          </w:rPr>
          <w:fldChar w:fldCharType="end"/>
        </w:r>
      </w:hyperlink>
    </w:p>
    <w:p w14:paraId="7790D904" w14:textId="5F082EF7"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9" w:history="1">
        <w:r w:rsidRPr="006A5EBA">
          <w:rPr>
            <w:rStyle w:val="a5"/>
            <w:rFonts w:cs="Arial"/>
            <w:noProof/>
          </w:rPr>
          <w:t xml:space="preserve">2.1.1. </w:t>
        </w:r>
        <w:r w:rsidRPr="006A5EBA">
          <w:rPr>
            <w:rStyle w:val="a5"/>
            <w:rFonts w:cs="Arial"/>
            <w:noProof/>
            <w:lang w:val="en-US"/>
          </w:rPr>
          <w:t xml:space="preserve">10 </w:t>
        </w:r>
        <w:r w:rsidRPr="006A5EBA">
          <w:rPr>
            <w:rStyle w:val="a5"/>
            <w:noProof/>
          </w:rPr>
          <w:t>Branch details of the check, 1261</w:t>
        </w:r>
        <w:r>
          <w:rPr>
            <w:noProof/>
            <w:webHidden/>
          </w:rPr>
          <w:tab/>
        </w:r>
        <w:r>
          <w:rPr>
            <w:noProof/>
            <w:webHidden/>
          </w:rPr>
          <w:fldChar w:fldCharType="begin"/>
        </w:r>
        <w:r>
          <w:rPr>
            <w:noProof/>
            <w:webHidden/>
          </w:rPr>
          <w:instrText xml:space="preserve"> PAGEREF _Toc184326829 \h </w:instrText>
        </w:r>
        <w:r>
          <w:rPr>
            <w:noProof/>
            <w:webHidden/>
          </w:rPr>
        </w:r>
        <w:r>
          <w:rPr>
            <w:noProof/>
            <w:webHidden/>
          </w:rPr>
          <w:fldChar w:fldCharType="separate"/>
        </w:r>
        <w:r>
          <w:rPr>
            <w:noProof/>
            <w:webHidden/>
          </w:rPr>
          <w:t>41</w:t>
        </w:r>
        <w:r>
          <w:rPr>
            <w:noProof/>
            <w:webHidden/>
          </w:rPr>
          <w:fldChar w:fldCharType="end"/>
        </w:r>
      </w:hyperlink>
    </w:p>
    <w:p w14:paraId="0AE26FC8" w14:textId="3B4F2675"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30" w:history="1">
        <w:r w:rsidRPr="006A5EBA">
          <w:rPr>
            <w:rStyle w:val="a5"/>
            <w:rFonts w:cs="Arial"/>
            <w:noProof/>
          </w:rPr>
          <w:t xml:space="preserve">2.1.1. </w:t>
        </w:r>
        <w:r w:rsidRPr="006A5EBA">
          <w:rPr>
            <w:rStyle w:val="a5"/>
            <w:rFonts w:cs="Arial"/>
            <w:noProof/>
            <w:lang w:val="en-US"/>
          </w:rPr>
          <w:t>eleven</w:t>
        </w:r>
        <w:r w:rsidRPr="006A5EBA">
          <w:rPr>
            <w:rStyle w:val="a5"/>
            <w:noProof/>
          </w:rPr>
          <w:t xml:space="preserve"> Barcodes of the subject of calculation</w:t>
        </w:r>
        <w:r>
          <w:rPr>
            <w:noProof/>
            <w:webHidden/>
          </w:rPr>
          <w:tab/>
        </w:r>
        <w:r>
          <w:rPr>
            <w:noProof/>
            <w:webHidden/>
          </w:rPr>
          <w:fldChar w:fldCharType="begin"/>
        </w:r>
        <w:r>
          <w:rPr>
            <w:noProof/>
            <w:webHidden/>
          </w:rPr>
          <w:instrText xml:space="preserve"> PAGEREF _Toc184326830 \h </w:instrText>
        </w:r>
        <w:r>
          <w:rPr>
            <w:noProof/>
            <w:webHidden/>
          </w:rPr>
        </w:r>
        <w:r>
          <w:rPr>
            <w:noProof/>
            <w:webHidden/>
          </w:rPr>
          <w:fldChar w:fldCharType="separate"/>
        </w:r>
        <w:r>
          <w:rPr>
            <w:noProof/>
            <w:webHidden/>
          </w:rPr>
          <w:t>42</w:t>
        </w:r>
        <w:r>
          <w:rPr>
            <w:noProof/>
            <w:webHidden/>
          </w:rPr>
          <w:fldChar w:fldCharType="end"/>
        </w:r>
      </w:hyperlink>
    </w:p>
    <w:p w14:paraId="2BE712EA" w14:textId="12A8BE9D"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31" w:history="1">
        <w:r w:rsidRPr="006A5EBA">
          <w:rPr>
            <w:rStyle w:val="a5"/>
            <w:rFonts w:cs="Arial"/>
            <w:noProof/>
          </w:rPr>
          <w:t xml:space="preserve">2.1.1. </w:t>
        </w:r>
        <w:r w:rsidRPr="006A5EBA">
          <w:rPr>
            <w:rStyle w:val="a5"/>
            <w:rFonts w:cs="Arial"/>
            <w:noProof/>
            <w:lang w:val="en-US"/>
          </w:rPr>
          <w:t xml:space="preserve">12 </w:t>
        </w:r>
        <w:r w:rsidRPr="006A5EBA">
          <w:rPr>
            <w:rStyle w:val="a5"/>
            <w:noProof/>
          </w:rPr>
          <w:t>Fractional quantity of marked goods, 1291</w:t>
        </w:r>
        <w:r>
          <w:rPr>
            <w:noProof/>
            <w:webHidden/>
          </w:rPr>
          <w:tab/>
        </w:r>
        <w:r>
          <w:rPr>
            <w:noProof/>
            <w:webHidden/>
          </w:rPr>
          <w:fldChar w:fldCharType="begin"/>
        </w:r>
        <w:r>
          <w:rPr>
            <w:noProof/>
            <w:webHidden/>
          </w:rPr>
          <w:instrText xml:space="preserve"> PAGEREF _Toc184326831 \h </w:instrText>
        </w:r>
        <w:r>
          <w:rPr>
            <w:noProof/>
            <w:webHidden/>
          </w:rPr>
        </w:r>
        <w:r>
          <w:rPr>
            <w:noProof/>
            <w:webHidden/>
          </w:rPr>
          <w:fldChar w:fldCharType="separate"/>
        </w:r>
        <w:r>
          <w:rPr>
            <w:noProof/>
            <w:webHidden/>
          </w:rPr>
          <w:t>42</w:t>
        </w:r>
        <w:r>
          <w:rPr>
            <w:noProof/>
            <w:webHidden/>
          </w:rPr>
          <w:fldChar w:fldCharType="end"/>
        </w:r>
      </w:hyperlink>
    </w:p>
    <w:p w14:paraId="5ACD6AE1" w14:textId="2BB324E4"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32" w:history="1">
        <w:r w:rsidRPr="006A5EBA">
          <w:rPr>
            <w:rStyle w:val="a5"/>
            <w:noProof/>
          </w:rPr>
          <w:t>2.1.2 Response body with request processing errors</w:t>
        </w:r>
        <w:r>
          <w:rPr>
            <w:noProof/>
            <w:webHidden/>
          </w:rPr>
          <w:tab/>
        </w:r>
        <w:r>
          <w:rPr>
            <w:noProof/>
            <w:webHidden/>
          </w:rPr>
          <w:fldChar w:fldCharType="begin"/>
        </w:r>
        <w:r>
          <w:rPr>
            <w:noProof/>
            <w:webHidden/>
          </w:rPr>
          <w:instrText xml:space="preserve"> PAGEREF _Toc184326832 \h </w:instrText>
        </w:r>
        <w:r>
          <w:rPr>
            <w:noProof/>
            <w:webHidden/>
          </w:rPr>
        </w:r>
        <w:r>
          <w:rPr>
            <w:noProof/>
            <w:webHidden/>
          </w:rPr>
          <w:fldChar w:fldCharType="separate"/>
        </w:r>
        <w:r>
          <w:rPr>
            <w:noProof/>
            <w:webHidden/>
          </w:rPr>
          <w:t>50</w:t>
        </w:r>
        <w:r>
          <w:rPr>
            <w:noProof/>
            <w:webHidden/>
          </w:rPr>
          <w:fldChar w:fldCharType="end"/>
        </w:r>
      </w:hyperlink>
    </w:p>
    <w:p w14:paraId="158A2BB5" w14:textId="37B667DD"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33" w:history="1">
        <w:r w:rsidRPr="006A5EBA">
          <w:rPr>
            <w:rStyle w:val="a5"/>
            <w:noProof/>
          </w:rPr>
          <w:t>2.2 Check status</w:t>
        </w:r>
        <w:r>
          <w:rPr>
            <w:noProof/>
            <w:webHidden/>
          </w:rPr>
          <w:tab/>
        </w:r>
        <w:r>
          <w:rPr>
            <w:noProof/>
            <w:webHidden/>
          </w:rPr>
          <w:fldChar w:fldCharType="begin"/>
        </w:r>
        <w:r>
          <w:rPr>
            <w:noProof/>
            <w:webHidden/>
          </w:rPr>
          <w:instrText xml:space="preserve"> PAGEREF _Toc184326833 \h </w:instrText>
        </w:r>
        <w:r>
          <w:rPr>
            <w:noProof/>
            <w:webHidden/>
          </w:rPr>
        </w:r>
        <w:r>
          <w:rPr>
            <w:noProof/>
            <w:webHidden/>
          </w:rPr>
          <w:fldChar w:fldCharType="separate"/>
        </w:r>
        <w:r>
          <w:rPr>
            <w:noProof/>
            <w:webHidden/>
          </w:rPr>
          <w:t>51</w:t>
        </w:r>
        <w:r>
          <w:rPr>
            <w:noProof/>
            <w:webHidden/>
          </w:rPr>
          <w:fldChar w:fldCharType="end"/>
        </w:r>
      </w:hyperlink>
    </w:p>
    <w:p w14:paraId="70BB7CCB" w14:textId="4D9AA8C4"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34" w:history="1">
        <w:r w:rsidRPr="006A5EBA">
          <w:rPr>
            <w:rStyle w:val="a5"/>
            <w:noProof/>
            <w:lang w:val="en-US"/>
          </w:rPr>
          <w:t xml:space="preserve">2.2.1 </w:t>
        </w:r>
        <w:r w:rsidRPr="006A5EBA">
          <w:rPr>
            <w:rStyle w:val="a5"/>
            <w:noProof/>
          </w:rPr>
          <w:t>Response body</w:t>
        </w:r>
        <w:r>
          <w:rPr>
            <w:noProof/>
            <w:webHidden/>
          </w:rPr>
          <w:tab/>
        </w:r>
        <w:r>
          <w:rPr>
            <w:noProof/>
            <w:webHidden/>
          </w:rPr>
          <w:fldChar w:fldCharType="begin"/>
        </w:r>
        <w:r>
          <w:rPr>
            <w:noProof/>
            <w:webHidden/>
          </w:rPr>
          <w:instrText xml:space="preserve"> PAGEREF _Toc184326834 \h </w:instrText>
        </w:r>
        <w:r>
          <w:rPr>
            <w:noProof/>
            <w:webHidden/>
          </w:rPr>
        </w:r>
        <w:r>
          <w:rPr>
            <w:noProof/>
            <w:webHidden/>
          </w:rPr>
          <w:fldChar w:fldCharType="separate"/>
        </w:r>
        <w:r>
          <w:rPr>
            <w:noProof/>
            <w:webHidden/>
          </w:rPr>
          <w:t>51</w:t>
        </w:r>
        <w:r>
          <w:rPr>
            <w:noProof/>
            <w:webHidden/>
          </w:rPr>
          <w:fldChar w:fldCharType="end"/>
        </w:r>
      </w:hyperlink>
    </w:p>
    <w:p w14:paraId="63AF60DE" w14:textId="26B2663F"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35" w:history="1">
        <w:r w:rsidRPr="006A5EBA">
          <w:rPr>
            <w:rStyle w:val="a5"/>
            <w:noProof/>
          </w:rPr>
          <w:t>2.2.2 Response body with CM processing errors</w:t>
        </w:r>
        <w:r>
          <w:rPr>
            <w:noProof/>
            <w:webHidden/>
          </w:rPr>
          <w:tab/>
        </w:r>
        <w:r>
          <w:rPr>
            <w:noProof/>
            <w:webHidden/>
          </w:rPr>
          <w:fldChar w:fldCharType="begin"/>
        </w:r>
        <w:r>
          <w:rPr>
            <w:noProof/>
            <w:webHidden/>
          </w:rPr>
          <w:instrText xml:space="preserve"> PAGEREF _Toc184326835 \h </w:instrText>
        </w:r>
        <w:r>
          <w:rPr>
            <w:noProof/>
            <w:webHidden/>
          </w:rPr>
        </w:r>
        <w:r>
          <w:rPr>
            <w:noProof/>
            <w:webHidden/>
          </w:rPr>
          <w:fldChar w:fldCharType="separate"/>
        </w:r>
        <w:r>
          <w:rPr>
            <w:noProof/>
            <w:webHidden/>
          </w:rPr>
          <w:t>53</w:t>
        </w:r>
        <w:r>
          <w:rPr>
            <w:noProof/>
            <w:webHidden/>
          </w:rPr>
          <w:fldChar w:fldCharType="end"/>
        </w:r>
      </w:hyperlink>
    </w:p>
    <w:p w14:paraId="5A241EDB" w14:textId="086EB788"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36" w:history="1">
        <w:r w:rsidRPr="006A5EBA">
          <w:rPr>
            <w:rStyle w:val="a5"/>
            <w:noProof/>
          </w:rPr>
          <w:t>2.2. 2.1 Error processing the subject of calculation containing CM</w:t>
        </w:r>
        <w:r>
          <w:rPr>
            <w:noProof/>
            <w:webHidden/>
          </w:rPr>
          <w:tab/>
        </w:r>
        <w:r>
          <w:rPr>
            <w:noProof/>
            <w:webHidden/>
          </w:rPr>
          <w:fldChar w:fldCharType="begin"/>
        </w:r>
        <w:r>
          <w:rPr>
            <w:noProof/>
            <w:webHidden/>
          </w:rPr>
          <w:instrText xml:space="preserve"> PAGEREF _Toc184326836 \h </w:instrText>
        </w:r>
        <w:r>
          <w:rPr>
            <w:noProof/>
            <w:webHidden/>
          </w:rPr>
        </w:r>
        <w:r>
          <w:rPr>
            <w:noProof/>
            <w:webHidden/>
          </w:rPr>
          <w:fldChar w:fldCharType="separate"/>
        </w:r>
        <w:r>
          <w:rPr>
            <w:noProof/>
            <w:webHidden/>
          </w:rPr>
          <w:t>53</w:t>
        </w:r>
        <w:r>
          <w:rPr>
            <w:noProof/>
            <w:webHidden/>
          </w:rPr>
          <w:fldChar w:fldCharType="end"/>
        </w:r>
      </w:hyperlink>
    </w:p>
    <w:p w14:paraId="36C09B37" w14:textId="4B04ED49"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37" w:history="1">
        <w:r w:rsidRPr="006A5EBA">
          <w:rPr>
            <w:rStyle w:val="a5"/>
            <w:noProof/>
          </w:rPr>
          <w:t>2.2.2.2 CM check result</w:t>
        </w:r>
        <w:r>
          <w:rPr>
            <w:noProof/>
            <w:webHidden/>
          </w:rPr>
          <w:tab/>
        </w:r>
        <w:r>
          <w:rPr>
            <w:noProof/>
            <w:webHidden/>
          </w:rPr>
          <w:fldChar w:fldCharType="begin"/>
        </w:r>
        <w:r>
          <w:rPr>
            <w:noProof/>
            <w:webHidden/>
          </w:rPr>
          <w:instrText xml:space="preserve"> PAGEREF _Toc184326837 \h </w:instrText>
        </w:r>
        <w:r>
          <w:rPr>
            <w:noProof/>
            <w:webHidden/>
          </w:rPr>
        </w:r>
        <w:r>
          <w:rPr>
            <w:noProof/>
            <w:webHidden/>
          </w:rPr>
          <w:fldChar w:fldCharType="separate"/>
        </w:r>
        <w:r>
          <w:rPr>
            <w:noProof/>
            <w:webHidden/>
          </w:rPr>
          <w:t>54</w:t>
        </w:r>
        <w:r>
          <w:rPr>
            <w:noProof/>
            <w:webHidden/>
          </w:rPr>
          <w:fldChar w:fldCharType="end"/>
        </w:r>
      </w:hyperlink>
    </w:p>
    <w:p w14:paraId="160F56CA" w14:textId="1D3D6CEB"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38" w:history="1">
        <w:r w:rsidRPr="006A5EBA">
          <w:rPr>
            <w:rStyle w:val="a5"/>
            <w:noProof/>
          </w:rPr>
          <w:t>2.2.2.3 Server response to CM check request</w:t>
        </w:r>
        <w:r>
          <w:rPr>
            <w:noProof/>
            <w:webHidden/>
          </w:rPr>
          <w:tab/>
        </w:r>
        <w:r>
          <w:rPr>
            <w:noProof/>
            <w:webHidden/>
          </w:rPr>
          <w:fldChar w:fldCharType="begin"/>
        </w:r>
        <w:r>
          <w:rPr>
            <w:noProof/>
            <w:webHidden/>
          </w:rPr>
          <w:instrText xml:space="preserve"> PAGEREF _Toc184326838 \h </w:instrText>
        </w:r>
        <w:r>
          <w:rPr>
            <w:noProof/>
            <w:webHidden/>
          </w:rPr>
        </w:r>
        <w:r>
          <w:rPr>
            <w:noProof/>
            <w:webHidden/>
          </w:rPr>
          <w:fldChar w:fldCharType="separate"/>
        </w:r>
        <w:r>
          <w:rPr>
            <w:noProof/>
            <w:webHidden/>
          </w:rPr>
          <w:t>55</w:t>
        </w:r>
        <w:r>
          <w:rPr>
            <w:noProof/>
            <w:webHidden/>
          </w:rPr>
          <w:fldChar w:fldCharType="end"/>
        </w:r>
      </w:hyperlink>
    </w:p>
    <w:p w14:paraId="658133A2" w14:textId="4938C932"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39" w:history="1">
        <w:r w:rsidRPr="006A5EBA">
          <w:rPr>
            <w:rStyle w:val="a5"/>
            <w:noProof/>
          </w:rPr>
          <w:t>2.3 Creating a correction receipt</w:t>
        </w:r>
        <w:r>
          <w:rPr>
            <w:noProof/>
            <w:webHidden/>
          </w:rPr>
          <w:tab/>
        </w:r>
        <w:r>
          <w:rPr>
            <w:noProof/>
            <w:webHidden/>
          </w:rPr>
          <w:fldChar w:fldCharType="begin"/>
        </w:r>
        <w:r>
          <w:rPr>
            <w:noProof/>
            <w:webHidden/>
          </w:rPr>
          <w:instrText xml:space="preserve"> PAGEREF _Toc184326839 \h </w:instrText>
        </w:r>
        <w:r>
          <w:rPr>
            <w:noProof/>
            <w:webHidden/>
          </w:rPr>
        </w:r>
        <w:r>
          <w:rPr>
            <w:noProof/>
            <w:webHidden/>
          </w:rPr>
          <w:fldChar w:fldCharType="separate"/>
        </w:r>
        <w:r>
          <w:rPr>
            <w:noProof/>
            <w:webHidden/>
          </w:rPr>
          <w:t>56</w:t>
        </w:r>
        <w:r>
          <w:rPr>
            <w:noProof/>
            <w:webHidden/>
          </w:rPr>
          <w:fldChar w:fldCharType="end"/>
        </w:r>
      </w:hyperlink>
    </w:p>
    <w:p w14:paraId="28A6CD28" w14:textId="5D047731"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40" w:history="1">
        <w:r w:rsidRPr="006A5EBA">
          <w:rPr>
            <w:rStyle w:val="a5"/>
            <w:noProof/>
          </w:rPr>
          <w:t>2.3.1 Request body</w:t>
        </w:r>
        <w:r>
          <w:rPr>
            <w:noProof/>
            <w:webHidden/>
          </w:rPr>
          <w:tab/>
        </w:r>
        <w:r>
          <w:rPr>
            <w:noProof/>
            <w:webHidden/>
          </w:rPr>
          <w:fldChar w:fldCharType="begin"/>
        </w:r>
        <w:r>
          <w:rPr>
            <w:noProof/>
            <w:webHidden/>
          </w:rPr>
          <w:instrText xml:space="preserve"> PAGEREF _Toc184326840 \h </w:instrText>
        </w:r>
        <w:r>
          <w:rPr>
            <w:noProof/>
            <w:webHidden/>
          </w:rPr>
        </w:r>
        <w:r>
          <w:rPr>
            <w:noProof/>
            <w:webHidden/>
          </w:rPr>
          <w:fldChar w:fldCharType="separate"/>
        </w:r>
        <w:r>
          <w:rPr>
            <w:noProof/>
            <w:webHidden/>
          </w:rPr>
          <w:t>56</w:t>
        </w:r>
        <w:r>
          <w:rPr>
            <w:noProof/>
            <w:webHidden/>
          </w:rPr>
          <w:fldChar w:fldCharType="end"/>
        </w:r>
      </w:hyperlink>
    </w:p>
    <w:p w14:paraId="22194250" w14:textId="65E59643"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41" w:history="1">
        <w:r w:rsidRPr="006A5EBA">
          <w:rPr>
            <w:rStyle w:val="a5"/>
            <w:rFonts w:cs="Arial"/>
            <w:noProof/>
          </w:rPr>
          <w:t xml:space="preserve">2.3.1.1 </w:t>
        </w:r>
        <w:r w:rsidRPr="006A5EBA">
          <w:rPr>
            <w:rStyle w:val="a5"/>
            <w:noProof/>
          </w:rPr>
          <w:t>Document content</w:t>
        </w:r>
        <w:r>
          <w:rPr>
            <w:noProof/>
            <w:webHidden/>
          </w:rPr>
          <w:tab/>
        </w:r>
        <w:r>
          <w:rPr>
            <w:noProof/>
            <w:webHidden/>
          </w:rPr>
          <w:fldChar w:fldCharType="begin"/>
        </w:r>
        <w:r>
          <w:rPr>
            <w:noProof/>
            <w:webHidden/>
          </w:rPr>
          <w:instrText xml:space="preserve"> PAGEREF _Toc184326841 \h </w:instrText>
        </w:r>
        <w:r>
          <w:rPr>
            <w:noProof/>
            <w:webHidden/>
          </w:rPr>
        </w:r>
        <w:r>
          <w:rPr>
            <w:noProof/>
            <w:webHidden/>
          </w:rPr>
          <w:fldChar w:fldCharType="separate"/>
        </w:r>
        <w:r>
          <w:rPr>
            <w:noProof/>
            <w:webHidden/>
          </w:rPr>
          <w:t>57</w:t>
        </w:r>
        <w:r>
          <w:rPr>
            <w:noProof/>
            <w:webHidden/>
          </w:rPr>
          <w:fldChar w:fldCharType="end"/>
        </w:r>
      </w:hyperlink>
    </w:p>
    <w:p w14:paraId="3E11B52E" w14:textId="0BE06F02"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42" w:history="1">
        <w:r w:rsidRPr="006A5EBA">
          <w:rPr>
            <w:rStyle w:val="a5"/>
            <w:noProof/>
          </w:rPr>
          <w:t>2.3.2 Response body with request processing errors</w:t>
        </w:r>
        <w:r>
          <w:rPr>
            <w:noProof/>
            <w:webHidden/>
          </w:rPr>
          <w:tab/>
        </w:r>
        <w:r>
          <w:rPr>
            <w:noProof/>
            <w:webHidden/>
          </w:rPr>
          <w:fldChar w:fldCharType="begin"/>
        </w:r>
        <w:r>
          <w:rPr>
            <w:noProof/>
            <w:webHidden/>
          </w:rPr>
          <w:instrText xml:space="preserve"> PAGEREF _Toc184326842 \h </w:instrText>
        </w:r>
        <w:r>
          <w:rPr>
            <w:noProof/>
            <w:webHidden/>
          </w:rPr>
        </w:r>
        <w:r>
          <w:rPr>
            <w:noProof/>
            <w:webHidden/>
          </w:rPr>
          <w:fldChar w:fldCharType="separate"/>
        </w:r>
        <w:r>
          <w:rPr>
            <w:noProof/>
            <w:webHidden/>
          </w:rPr>
          <w:t>59</w:t>
        </w:r>
        <w:r>
          <w:rPr>
            <w:noProof/>
            <w:webHidden/>
          </w:rPr>
          <w:fldChar w:fldCharType="end"/>
        </w:r>
      </w:hyperlink>
    </w:p>
    <w:p w14:paraId="48606F71" w14:textId="0B12FDAB"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43" w:history="1">
        <w:r w:rsidRPr="006A5EBA">
          <w:rPr>
            <w:rStyle w:val="a5"/>
            <w:noProof/>
          </w:rPr>
          <w:t>2.4 Correction check status</w:t>
        </w:r>
        <w:r>
          <w:rPr>
            <w:noProof/>
            <w:webHidden/>
          </w:rPr>
          <w:tab/>
        </w:r>
        <w:r>
          <w:rPr>
            <w:noProof/>
            <w:webHidden/>
          </w:rPr>
          <w:fldChar w:fldCharType="begin"/>
        </w:r>
        <w:r>
          <w:rPr>
            <w:noProof/>
            <w:webHidden/>
          </w:rPr>
          <w:instrText xml:space="preserve"> PAGEREF _Toc184326843 \h </w:instrText>
        </w:r>
        <w:r>
          <w:rPr>
            <w:noProof/>
            <w:webHidden/>
          </w:rPr>
        </w:r>
        <w:r>
          <w:rPr>
            <w:noProof/>
            <w:webHidden/>
          </w:rPr>
          <w:fldChar w:fldCharType="separate"/>
        </w:r>
        <w:r>
          <w:rPr>
            <w:noProof/>
            <w:webHidden/>
          </w:rPr>
          <w:t>61</w:t>
        </w:r>
        <w:r>
          <w:rPr>
            <w:noProof/>
            <w:webHidden/>
          </w:rPr>
          <w:fldChar w:fldCharType="end"/>
        </w:r>
      </w:hyperlink>
    </w:p>
    <w:p w14:paraId="36A011B3" w14:textId="3D7805B8"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44" w:history="1">
        <w:r w:rsidRPr="006A5EBA">
          <w:rPr>
            <w:rStyle w:val="a5"/>
            <w:noProof/>
            <w:lang w:val="en-US"/>
          </w:rPr>
          <w:t xml:space="preserve">2.4.1 Response </w:t>
        </w:r>
        <w:r w:rsidRPr="006A5EBA">
          <w:rPr>
            <w:rStyle w:val="a5"/>
            <w:noProof/>
          </w:rPr>
          <w:t>Body</w:t>
        </w:r>
        <w:r>
          <w:rPr>
            <w:noProof/>
            <w:webHidden/>
          </w:rPr>
          <w:tab/>
        </w:r>
        <w:r>
          <w:rPr>
            <w:noProof/>
            <w:webHidden/>
          </w:rPr>
          <w:fldChar w:fldCharType="begin"/>
        </w:r>
        <w:r>
          <w:rPr>
            <w:noProof/>
            <w:webHidden/>
          </w:rPr>
          <w:instrText xml:space="preserve"> PAGEREF _Toc184326844 \h </w:instrText>
        </w:r>
        <w:r>
          <w:rPr>
            <w:noProof/>
            <w:webHidden/>
          </w:rPr>
        </w:r>
        <w:r>
          <w:rPr>
            <w:noProof/>
            <w:webHidden/>
          </w:rPr>
          <w:fldChar w:fldCharType="separate"/>
        </w:r>
        <w:r>
          <w:rPr>
            <w:noProof/>
            <w:webHidden/>
          </w:rPr>
          <w:t>61</w:t>
        </w:r>
        <w:r>
          <w:rPr>
            <w:noProof/>
            <w:webHidden/>
          </w:rPr>
          <w:fldChar w:fldCharType="end"/>
        </w:r>
      </w:hyperlink>
    </w:p>
    <w:p w14:paraId="35D3DD17" w14:textId="260F87D5"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45" w:history="1">
        <w:r w:rsidRPr="006A5EBA">
          <w:rPr>
            <w:rStyle w:val="a5"/>
            <w:noProof/>
            <w:lang w:val="en-US"/>
          </w:rPr>
          <w:t xml:space="preserve">2.5 </w:t>
        </w:r>
        <w:r w:rsidRPr="006A5EBA">
          <w:rPr>
            <w:rStyle w:val="a5"/>
            <w:noProof/>
          </w:rPr>
          <w:t>Status</w:t>
        </w:r>
        <w:r w:rsidRPr="006A5EBA">
          <w:rPr>
            <w:rStyle w:val="a5"/>
            <w:noProof/>
            <w:lang w:val="en-US"/>
          </w:rPr>
          <w:t xml:space="preserve"> </w:t>
        </w:r>
        <w:r w:rsidRPr="006A5EBA">
          <w:rPr>
            <w:rStyle w:val="a5"/>
            <w:noProof/>
          </w:rPr>
          <w:t>KKT</w:t>
        </w:r>
        <w:r w:rsidRPr="006A5EBA">
          <w:rPr>
            <w:rStyle w:val="a5"/>
            <w:noProof/>
            <w:lang w:val="en-US"/>
          </w:rPr>
          <w:t xml:space="preserve"> </w:t>
        </w:r>
        <w:r w:rsidRPr="006A5EBA">
          <w:rPr>
            <w:rStyle w:val="a5"/>
            <w:noProof/>
          </w:rPr>
          <w:t>in</w:t>
        </w:r>
        <w:r w:rsidRPr="006A5EBA">
          <w:rPr>
            <w:rStyle w:val="a5"/>
            <w:noProof/>
            <w:lang w:val="en-US"/>
          </w:rPr>
          <w:t xml:space="preserve"> </w:t>
        </w:r>
        <w:r w:rsidRPr="006A5EBA">
          <w:rPr>
            <w:rStyle w:val="a5"/>
            <w:noProof/>
          </w:rPr>
          <w:t>group</w:t>
        </w:r>
        <w:r>
          <w:rPr>
            <w:noProof/>
            <w:webHidden/>
          </w:rPr>
          <w:tab/>
        </w:r>
        <w:r>
          <w:rPr>
            <w:noProof/>
            <w:webHidden/>
          </w:rPr>
          <w:fldChar w:fldCharType="begin"/>
        </w:r>
        <w:r>
          <w:rPr>
            <w:noProof/>
            <w:webHidden/>
          </w:rPr>
          <w:instrText xml:space="preserve"> PAGEREF _Toc184326845 \h </w:instrText>
        </w:r>
        <w:r>
          <w:rPr>
            <w:noProof/>
            <w:webHidden/>
          </w:rPr>
        </w:r>
        <w:r>
          <w:rPr>
            <w:noProof/>
            <w:webHidden/>
          </w:rPr>
          <w:fldChar w:fldCharType="separate"/>
        </w:r>
        <w:r>
          <w:rPr>
            <w:noProof/>
            <w:webHidden/>
          </w:rPr>
          <w:t>64</w:t>
        </w:r>
        <w:r>
          <w:rPr>
            <w:noProof/>
            <w:webHidden/>
          </w:rPr>
          <w:fldChar w:fldCharType="end"/>
        </w:r>
      </w:hyperlink>
    </w:p>
    <w:p w14:paraId="1BD585C3" w14:textId="00067386"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46" w:history="1">
        <w:r w:rsidRPr="006A5EBA">
          <w:rPr>
            <w:rStyle w:val="a5"/>
            <w:noProof/>
            <w:lang w:val="en-US"/>
          </w:rPr>
          <w:t xml:space="preserve">2.5.1 Response </w:t>
        </w:r>
        <w:r w:rsidRPr="006A5EBA">
          <w:rPr>
            <w:rStyle w:val="a5"/>
            <w:noProof/>
          </w:rPr>
          <w:t>Body</w:t>
        </w:r>
        <w:r>
          <w:rPr>
            <w:noProof/>
            <w:webHidden/>
          </w:rPr>
          <w:tab/>
        </w:r>
        <w:r>
          <w:rPr>
            <w:noProof/>
            <w:webHidden/>
          </w:rPr>
          <w:fldChar w:fldCharType="begin"/>
        </w:r>
        <w:r>
          <w:rPr>
            <w:noProof/>
            <w:webHidden/>
          </w:rPr>
          <w:instrText xml:space="preserve"> PAGEREF _Toc184326846 \h </w:instrText>
        </w:r>
        <w:r>
          <w:rPr>
            <w:noProof/>
            <w:webHidden/>
          </w:rPr>
        </w:r>
        <w:r>
          <w:rPr>
            <w:noProof/>
            <w:webHidden/>
          </w:rPr>
          <w:fldChar w:fldCharType="separate"/>
        </w:r>
        <w:r>
          <w:rPr>
            <w:noProof/>
            <w:webHidden/>
          </w:rPr>
          <w:t>64</w:t>
        </w:r>
        <w:r>
          <w:rPr>
            <w:noProof/>
            <w:webHidden/>
          </w:rPr>
          <w:fldChar w:fldCharType="end"/>
        </w:r>
      </w:hyperlink>
    </w:p>
    <w:p w14:paraId="69794B7A" w14:textId="21702156"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47" w:history="1">
        <w:r w:rsidRPr="006A5EBA">
          <w:rPr>
            <w:rStyle w:val="a5"/>
            <w:noProof/>
          </w:rPr>
          <w:t>2.5.1.1 Device information object structure</w:t>
        </w:r>
        <w:r>
          <w:rPr>
            <w:noProof/>
            <w:webHidden/>
          </w:rPr>
          <w:tab/>
        </w:r>
        <w:r>
          <w:rPr>
            <w:noProof/>
            <w:webHidden/>
          </w:rPr>
          <w:fldChar w:fldCharType="begin"/>
        </w:r>
        <w:r>
          <w:rPr>
            <w:noProof/>
            <w:webHidden/>
          </w:rPr>
          <w:instrText xml:space="preserve"> PAGEREF _Toc184326847 \h </w:instrText>
        </w:r>
        <w:r>
          <w:rPr>
            <w:noProof/>
            <w:webHidden/>
          </w:rPr>
        </w:r>
        <w:r>
          <w:rPr>
            <w:noProof/>
            <w:webHidden/>
          </w:rPr>
          <w:fldChar w:fldCharType="separate"/>
        </w:r>
        <w:r>
          <w:rPr>
            <w:noProof/>
            <w:webHidden/>
          </w:rPr>
          <w:t>64</w:t>
        </w:r>
        <w:r>
          <w:rPr>
            <w:noProof/>
            <w:webHidden/>
          </w:rPr>
          <w:fldChar w:fldCharType="end"/>
        </w:r>
      </w:hyperlink>
    </w:p>
    <w:p w14:paraId="6D5165A7" w14:textId="23C66F75"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48" w:history="1">
        <w:r w:rsidRPr="006A5EBA">
          <w:rPr>
            <w:rStyle w:val="a5"/>
            <w:noProof/>
          </w:rPr>
          <w:t>2.5.2 Response body with request processing errors</w:t>
        </w:r>
        <w:r>
          <w:rPr>
            <w:noProof/>
            <w:webHidden/>
          </w:rPr>
          <w:tab/>
        </w:r>
        <w:r>
          <w:rPr>
            <w:noProof/>
            <w:webHidden/>
          </w:rPr>
          <w:fldChar w:fldCharType="begin"/>
        </w:r>
        <w:r>
          <w:rPr>
            <w:noProof/>
            <w:webHidden/>
          </w:rPr>
          <w:instrText xml:space="preserve"> PAGEREF _Toc184326848 \h </w:instrText>
        </w:r>
        <w:r>
          <w:rPr>
            <w:noProof/>
            <w:webHidden/>
          </w:rPr>
        </w:r>
        <w:r>
          <w:rPr>
            <w:noProof/>
            <w:webHidden/>
          </w:rPr>
          <w:fldChar w:fldCharType="separate"/>
        </w:r>
        <w:r>
          <w:rPr>
            <w:noProof/>
            <w:webHidden/>
          </w:rPr>
          <w:t>65</w:t>
        </w:r>
        <w:r>
          <w:rPr>
            <w:noProof/>
            <w:webHidden/>
          </w:rPr>
          <w:fldChar w:fldCharType="end"/>
        </w:r>
      </w:hyperlink>
    </w:p>
    <w:p w14:paraId="66B5ABCE" w14:textId="3CB94D74"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49" w:history="1">
        <w:r w:rsidRPr="006A5EBA">
          <w:rPr>
            <w:rStyle w:val="a5"/>
            <w:noProof/>
            <w:lang w:val="en-US"/>
          </w:rPr>
          <w:t xml:space="preserve">2.6 </w:t>
        </w:r>
        <w:r w:rsidRPr="006A5EBA">
          <w:rPr>
            <w:rStyle w:val="a5"/>
            <w:noProof/>
          </w:rPr>
          <w:t>Verification</w:t>
        </w:r>
        <w:r w:rsidRPr="006A5EBA">
          <w:rPr>
            <w:rStyle w:val="a5"/>
            <w:noProof/>
            <w:lang w:val="en-US"/>
          </w:rPr>
          <w:t xml:space="preserve"> </w:t>
        </w:r>
        <w:r w:rsidRPr="006A5EBA">
          <w:rPr>
            <w:rStyle w:val="a5"/>
            <w:noProof/>
          </w:rPr>
          <w:t>parameters</w:t>
        </w:r>
        <w:r w:rsidRPr="006A5EBA">
          <w:rPr>
            <w:rStyle w:val="a5"/>
            <w:noProof/>
            <w:lang w:val="en-US"/>
          </w:rPr>
          <w:t xml:space="preserve"> </w:t>
        </w:r>
        <w:r w:rsidRPr="006A5EBA">
          <w:rPr>
            <w:rStyle w:val="a5"/>
            <w:noProof/>
          </w:rPr>
          <w:t>access</w:t>
        </w:r>
        <w:r>
          <w:rPr>
            <w:noProof/>
            <w:webHidden/>
          </w:rPr>
          <w:tab/>
        </w:r>
        <w:r>
          <w:rPr>
            <w:noProof/>
            <w:webHidden/>
          </w:rPr>
          <w:fldChar w:fldCharType="begin"/>
        </w:r>
        <w:r>
          <w:rPr>
            <w:noProof/>
            <w:webHidden/>
          </w:rPr>
          <w:instrText xml:space="preserve"> PAGEREF _Toc184326849 \h </w:instrText>
        </w:r>
        <w:r>
          <w:rPr>
            <w:noProof/>
            <w:webHidden/>
          </w:rPr>
        </w:r>
        <w:r>
          <w:rPr>
            <w:noProof/>
            <w:webHidden/>
          </w:rPr>
          <w:fldChar w:fldCharType="separate"/>
        </w:r>
        <w:r>
          <w:rPr>
            <w:noProof/>
            <w:webHidden/>
          </w:rPr>
          <w:t>66</w:t>
        </w:r>
        <w:r>
          <w:rPr>
            <w:noProof/>
            <w:webHidden/>
          </w:rPr>
          <w:fldChar w:fldCharType="end"/>
        </w:r>
      </w:hyperlink>
    </w:p>
    <w:p w14:paraId="628CECA7" w14:textId="4F7A7868"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50" w:history="1">
        <w:r w:rsidRPr="006A5EBA">
          <w:rPr>
            <w:rStyle w:val="a5"/>
            <w:noProof/>
          </w:rPr>
          <w:t>2.6.1 Request body</w:t>
        </w:r>
        <w:r>
          <w:rPr>
            <w:noProof/>
            <w:webHidden/>
          </w:rPr>
          <w:tab/>
        </w:r>
        <w:r>
          <w:rPr>
            <w:noProof/>
            <w:webHidden/>
          </w:rPr>
          <w:fldChar w:fldCharType="begin"/>
        </w:r>
        <w:r>
          <w:rPr>
            <w:noProof/>
            <w:webHidden/>
          </w:rPr>
          <w:instrText xml:space="preserve"> PAGEREF _Toc184326850 \h </w:instrText>
        </w:r>
        <w:r>
          <w:rPr>
            <w:noProof/>
            <w:webHidden/>
          </w:rPr>
        </w:r>
        <w:r>
          <w:rPr>
            <w:noProof/>
            <w:webHidden/>
          </w:rPr>
          <w:fldChar w:fldCharType="separate"/>
        </w:r>
        <w:r>
          <w:rPr>
            <w:noProof/>
            <w:webHidden/>
          </w:rPr>
          <w:t>66</w:t>
        </w:r>
        <w:r>
          <w:rPr>
            <w:noProof/>
            <w:webHidden/>
          </w:rPr>
          <w:fldChar w:fldCharType="end"/>
        </w:r>
      </w:hyperlink>
    </w:p>
    <w:p w14:paraId="535FB54F" w14:textId="46C917EF"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51" w:history="1">
        <w:r w:rsidRPr="006A5EBA">
          <w:rPr>
            <w:rStyle w:val="a5"/>
            <w:noProof/>
          </w:rPr>
          <w:t>2.6.2 Response body with request processing errors</w:t>
        </w:r>
        <w:r>
          <w:rPr>
            <w:noProof/>
            <w:webHidden/>
          </w:rPr>
          <w:tab/>
        </w:r>
        <w:r>
          <w:rPr>
            <w:noProof/>
            <w:webHidden/>
          </w:rPr>
          <w:fldChar w:fldCharType="begin"/>
        </w:r>
        <w:r>
          <w:rPr>
            <w:noProof/>
            <w:webHidden/>
          </w:rPr>
          <w:instrText xml:space="preserve"> PAGEREF _Toc184326851 \h </w:instrText>
        </w:r>
        <w:r>
          <w:rPr>
            <w:noProof/>
            <w:webHidden/>
          </w:rPr>
        </w:r>
        <w:r>
          <w:rPr>
            <w:noProof/>
            <w:webHidden/>
          </w:rPr>
          <w:fldChar w:fldCharType="separate"/>
        </w:r>
        <w:r>
          <w:rPr>
            <w:noProof/>
            <w:webHidden/>
          </w:rPr>
          <w:t>66</w:t>
        </w:r>
        <w:r>
          <w:rPr>
            <w:noProof/>
            <w:webHidden/>
          </w:rPr>
          <w:fldChar w:fldCharType="end"/>
        </w:r>
      </w:hyperlink>
    </w:p>
    <w:p w14:paraId="19BB6E18" w14:textId="21634165"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52" w:history="1">
        <w:r w:rsidRPr="006A5EBA">
          <w:rPr>
            <w:rStyle w:val="a5"/>
            <w:noProof/>
          </w:rPr>
          <w:t>2. 7 Creation of FFD correction check 1.2</w:t>
        </w:r>
        <w:r>
          <w:rPr>
            <w:noProof/>
            <w:webHidden/>
          </w:rPr>
          <w:tab/>
        </w:r>
        <w:r>
          <w:rPr>
            <w:noProof/>
            <w:webHidden/>
          </w:rPr>
          <w:fldChar w:fldCharType="begin"/>
        </w:r>
        <w:r>
          <w:rPr>
            <w:noProof/>
            <w:webHidden/>
          </w:rPr>
          <w:instrText xml:space="preserve"> PAGEREF _Toc184326852 \h </w:instrText>
        </w:r>
        <w:r>
          <w:rPr>
            <w:noProof/>
            <w:webHidden/>
          </w:rPr>
        </w:r>
        <w:r>
          <w:rPr>
            <w:noProof/>
            <w:webHidden/>
          </w:rPr>
          <w:fldChar w:fldCharType="separate"/>
        </w:r>
        <w:r>
          <w:rPr>
            <w:noProof/>
            <w:webHidden/>
          </w:rPr>
          <w:t>68</w:t>
        </w:r>
        <w:r>
          <w:rPr>
            <w:noProof/>
            <w:webHidden/>
          </w:rPr>
          <w:fldChar w:fldCharType="end"/>
        </w:r>
      </w:hyperlink>
    </w:p>
    <w:p w14:paraId="467B52C1" w14:textId="05B4EBFA"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53" w:history="1">
        <w:r w:rsidRPr="006A5EBA">
          <w:rPr>
            <w:rStyle w:val="a5"/>
            <w:noProof/>
          </w:rPr>
          <w:t>2.7.1 Request body</w:t>
        </w:r>
        <w:r>
          <w:rPr>
            <w:noProof/>
            <w:webHidden/>
          </w:rPr>
          <w:tab/>
        </w:r>
        <w:r>
          <w:rPr>
            <w:noProof/>
            <w:webHidden/>
          </w:rPr>
          <w:fldChar w:fldCharType="begin"/>
        </w:r>
        <w:r>
          <w:rPr>
            <w:noProof/>
            <w:webHidden/>
          </w:rPr>
          <w:instrText xml:space="preserve"> PAGEREF _Toc184326853 \h </w:instrText>
        </w:r>
        <w:r>
          <w:rPr>
            <w:noProof/>
            <w:webHidden/>
          </w:rPr>
        </w:r>
        <w:r>
          <w:rPr>
            <w:noProof/>
            <w:webHidden/>
          </w:rPr>
          <w:fldChar w:fldCharType="separate"/>
        </w:r>
        <w:r>
          <w:rPr>
            <w:noProof/>
            <w:webHidden/>
          </w:rPr>
          <w:t>68</w:t>
        </w:r>
        <w:r>
          <w:rPr>
            <w:noProof/>
            <w:webHidden/>
          </w:rPr>
          <w:fldChar w:fldCharType="end"/>
        </w:r>
      </w:hyperlink>
    </w:p>
    <w:p w14:paraId="04228D42" w14:textId="0850481B"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54" w:history="1">
        <w:r w:rsidRPr="006A5EBA">
          <w:rPr>
            <w:rStyle w:val="a5"/>
            <w:rFonts w:cs="Arial"/>
            <w:noProof/>
          </w:rPr>
          <w:t xml:space="preserve">2. 7.1.1 </w:t>
        </w:r>
        <w:r w:rsidRPr="006A5EBA">
          <w:rPr>
            <w:rStyle w:val="a5"/>
            <w:noProof/>
          </w:rPr>
          <w:t>Document content</w:t>
        </w:r>
        <w:r>
          <w:rPr>
            <w:noProof/>
            <w:webHidden/>
          </w:rPr>
          <w:tab/>
        </w:r>
        <w:r>
          <w:rPr>
            <w:noProof/>
            <w:webHidden/>
          </w:rPr>
          <w:fldChar w:fldCharType="begin"/>
        </w:r>
        <w:r>
          <w:rPr>
            <w:noProof/>
            <w:webHidden/>
          </w:rPr>
          <w:instrText xml:space="preserve"> PAGEREF _Toc184326854 \h </w:instrText>
        </w:r>
        <w:r>
          <w:rPr>
            <w:noProof/>
            <w:webHidden/>
          </w:rPr>
        </w:r>
        <w:r>
          <w:rPr>
            <w:noProof/>
            <w:webHidden/>
          </w:rPr>
          <w:fldChar w:fldCharType="separate"/>
        </w:r>
        <w:r>
          <w:rPr>
            <w:noProof/>
            <w:webHidden/>
          </w:rPr>
          <w:t>69</w:t>
        </w:r>
        <w:r>
          <w:rPr>
            <w:noProof/>
            <w:webHidden/>
          </w:rPr>
          <w:fldChar w:fldCharType="end"/>
        </w:r>
      </w:hyperlink>
    </w:p>
    <w:p w14:paraId="3C91D9F8" w14:textId="0E6379E2"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55" w:history="1">
        <w:r w:rsidRPr="006A5EBA">
          <w:rPr>
            <w:rStyle w:val="a5"/>
            <w:noProof/>
          </w:rPr>
          <w:t>2.7.2 Response body with request processing errors</w:t>
        </w:r>
        <w:r>
          <w:rPr>
            <w:noProof/>
            <w:webHidden/>
          </w:rPr>
          <w:tab/>
        </w:r>
        <w:r>
          <w:rPr>
            <w:noProof/>
            <w:webHidden/>
          </w:rPr>
          <w:fldChar w:fldCharType="begin"/>
        </w:r>
        <w:r>
          <w:rPr>
            <w:noProof/>
            <w:webHidden/>
          </w:rPr>
          <w:instrText xml:space="preserve"> PAGEREF _Toc184326855 \h </w:instrText>
        </w:r>
        <w:r>
          <w:rPr>
            <w:noProof/>
            <w:webHidden/>
          </w:rPr>
        </w:r>
        <w:r>
          <w:rPr>
            <w:noProof/>
            <w:webHidden/>
          </w:rPr>
          <w:fldChar w:fldCharType="separate"/>
        </w:r>
        <w:r>
          <w:rPr>
            <w:noProof/>
            <w:webHidden/>
          </w:rPr>
          <w:t>75</w:t>
        </w:r>
        <w:r>
          <w:rPr>
            <w:noProof/>
            <w:webHidden/>
          </w:rPr>
          <w:fldChar w:fldCharType="end"/>
        </w:r>
      </w:hyperlink>
    </w:p>
    <w:p w14:paraId="4263D363" w14:textId="23EDF65E"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56" w:history="1">
        <w:r w:rsidRPr="006A5EBA">
          <w:rPr>
            <w:rStyle w:val="a5"/>
            <w:noProof/>
          </w:rPr>
          <w:t>2.8 FFD correction check status 1.2</w:t>
        </w:r>
        <w:r>
          <w:rPr>
            <w:noProof/>
            <w:webHidden/>
          </w:rPr>
          <w:tab/>
        </w:r>
        <w:r>
          <w:rPr>
            <w:noProof/>
            <w:webHidden/>
          </w:rPr>
          <w:fldChar w:fldCharType="begin"/>
        </w:r>
        <w:r>
          <w:rPr>
            <w:noProof/>
            <w:webHidden/>
          </w:rPr>
          <w:instrText xml:space="preserve"> PAGEREF _Toc184326856 \h </w:instrText>
        </w:r>
        <w:r>
          <w:rPr>
            <w:noProof/>
            <w:webHidden/>
          </w:rPr>
        </w:r>
        <w:r>
          <w:rPr>
            <w:noProof/>
            <w:webHidden/>
          </w:rPr>
          <w:fldChar w:fldCharType="separate"/>
        </w:r>
        <w:r>
          <w:rPr>
            <w:noProof/>
            <w:webHidden/>
          </w:rPr>
          <w:t>76</w:t>
        </w:r>
        <w:r>
          <w:rPr>
            <w:noProof/>
            <w:webHidden/>
          </w:rPr>
          <w:fldChar w:fldCharType="end"/>
        </w:r>
      </w:hyperlink>
    </w:p>
    <w:p w14:paraId="0AB16412" w14:textId="42474CF3"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57" w:history="1">
        <w:r w:rsidRPr="006A5EBA">
          <w:rPr>
            <w:rStyle w:val="a5"/>
            <w:noProof/>
            <w:lang w:val="en-US"/>
          </w:rPr>
          <w:t>2.</w:t>
        </w:r>
        <w:r w:rsidRPr="006A5EBA">
          <w:rPr>
            <w:rStyle w:val="a5"/>
            <w:noProof/>
            <w:lang w:val="ru-RU"/>
          </w:rPr>
          <w:t>8</w:t>
        </w:r>
        <w:r w:rsidRPr="006A5EBA">
          <w:rPr>
            <w:rStyle w:val="a5"/>
            <w:noProof/>
            <w:lang w:val="en-US"/>
          </w:rPr>
          <w:t xml:space="preserve">.1 Response </w:t>
        </w:r>
        <w:r w:rsidRPr="006A5EBA">
          <w:rPr>
            <w:rStyle w:val="a5"/>
            <w:noProof/>
          </w:rPr>
          <w:t>body</w:t>
        </w:r>
        <w:r>
          <w:rPr>
            <w:noProof/>
            <w:webHidden/>
          </w:rPr>
          <w:tab/>
        </w:r>
        <w:r>
          <w:rPr>
            <w:noProof/>
            <w:webHidden/>
          </w:rPr>
          <w:fldChar w:fldCharType="begin"/>
        </w:r>
        <w:r>
          <w:rPr>
            <w:noProof/>
            <w:webHidden/>
          </w:rPr>
          <w:instrText xml:space="preserve"> PAGEREF _Toc184326857 \h </w:instrText>
        </w:r>
        <w:r>
          <w:rPr>
            <w:noProof/>
            <w:webHidden/>
          </w:rPr>
        </w:r>
        <w:r>
          <w:rPr>
            <w:noProof/>
            <w:webHidden/>
          </w:rPr>
          <w:fldChar w:fldCharType="separate"/>
        </w:r>
        <w:r>
          <w:rPr>
            <w:noProof/>
            <w:webHidden/>
          </w:rPr>
          <w:t>76</w:t>
        </w:r>
        <w:r>
          <w:rPr>
            <w:noProof/>
            <w:webHidden/>
          </w:rPr>
          <w:fldChar w:fldCharType="end"/>
        </w:r>
      </w:hyperlink>
    </w:p>
    <w:p w14:paraId="5258B79E" w14:textId="68567603"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58" w:history="1">
        <w:r w:rsidRPr="006A5EBA">
          <w:rPr>
            <w:rStyle w:val="a5"/>
            <w:noProof/>
          </w:rPr>
          <w:t>2.9 Checking the marking code</w:t>
        </w:r>
        <w:r>
          <w:rPr>
            <w:noProof/>
            <w:webHidden/>
          </w:rPr>
          <w:tab/>
        </w:r>
        <w:r>
          <w:rPr>
            <w:noProof/>
            <w:webHidden/>
          </w:rPr>
          <w:fldChar w:fldCharType="begin"/>
        </w:r>
        <w:r>
          <w:rPr>
            <w:noProof/>
            <w:webHidden/>
          </w:rPr>
          <w:instrText xml:space="preserve"> PAGEREF _Toc184326858 \h </w:instrText>
        </w:r>
        <w:r>
          <w:rPr>
            <w:noProof/>
            <w:webHidden/>
          </w:rPr>
        </w:r>
        <w:r>
          <w:rPr>
            <w:noProof/>
            <w:webHidden/>
          </w:rPr>
          <w:fldChar w:fldCharType="separate"/>
        </w:r>
        <w:r>
          <w:rPr>
            <w:noProof/>
            <w:webHidden/>
          </w:rPr>
          <w:t>79</w:t>
        </w:r>
        <w:r>
          <w:rPr>
            <w:noProof/>
            <w:webHidden/>
          </w:rPr>
          <w:fldChar w:fldCharType="end"/>
        </w:r>
      </w:hyperlink>
    </w:p>
    <w:p w14:paraId="30890144" w14:textId="7EFC0C98"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59" w:history="1">
        <w:r w:rsidRPr="006A5EBA">
          <w:rPr>
            <w:rStyle w:val="a5"/>
            <w:noProof/>
          </w:rPr>
          <w:t>2.9.1 Request body</w:t>
        </w:r>
        <w:r>
          <w:rPr>
            <w:noProof/>
            <w:webHidden/>
          </w:rPr>
          <w:tab/>
        </w:r>
        <w:r>
          <w:rPr>
            <w:noProof/>
            <w:webHidden/>
          </w:rPr>
          <w:fldChar w:fldCharType="begin"/>
        </w:r>
        <w:r>
          <w:rPr>
            <w:noProof/>
            <w:webHidden/>
          </w:rPr>
          <w:instrText xml:space="preserve"> PAGEREF _Toc184326859 \h </w:instrText>
        </w:r>
        <w:r>
          <w:rPr>
            <w:noProof/>
            <w:webHidden/>
          </w:rPr>
        </w:r>
        <w:r>
          <w:rPr>
            <w:noProof/>
            <w:webHidden/>
          </w:rPr>
          <w:fldChar w:fldCharType="separate"/>
        </w:r>
        <w:r>
          <w:rPr>
            <w:noProof/>
            <w:webHidden/>
          </w:rPr>
          <w:t>79</w:t>
        </w:r>
        <w:r>
          <w:rPr>
            <w:noProof/>
            <w:webHidden/>
          </w:rPr>
          <w:fldChar w:fldCharType="end"/>
        </w:r>
      </w:hyperlink>
    </w:p>
    <w:p w14:paraId="13025184" w14:textId="6247CB96"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60" w:history="1">
        <w:r w:rsidRPr="006A5EBA">
          <w:rPr>
            <w:rStyle w:val="a5"/>
            <w:rFonts w:cs="Arial"/>
            <w:noProof/>
          </w:rPr>
          <w:t xml:space="preserve">2.9.1.1 Document </w:t>
        </w:r>
        <w:r w:rsidRPr="006A5EBA">
          <w:rPr>
            <w:rStyle w:val="a5"/>
            <w:noProof/>
          </w:rPr>
          <w:t>content</w:t>
        </w:r>
        <w:r>
          <w:rPr>
            <w:noProof/>
            <w:webHidden/>
          </w:rPr>
          <w:tab/>
        </w:r>
        <w:r>
          <w:rPr>
            <w:noProof/>
            <w:webHidden/>
          </w:rPr>
          <w:fldChar w:fldCharType="begin"/>
        </w:r>
        <w:r>
          <w:rPr>
            <w:noProof/>
            <w:webHidden/>
          </w:rPr>
          <w:instrText xml:space="preserve"> PAGEREF _Toc184326860 \h </w:instrText>
        </w:r>
        <w:r>
          <w:rPr>
            <w:noProof/>
            <w:webHidden/>
          </w:rPr>
        </w:r>
        <w:r>
          <w:rPr>
            <w:noProof/>
            <w:webHidden/>
          </w:rPr>
          <w:fldChar w:fldCharType="separate"/>
        </w:r>
        <w:r>
          <w:rPr>
            <w:noProof/>
            <w:webHidden/>
          </w:rPr>
          <w:t>79</w:t>
        </w:r>
        <w:r>
          <w:rPr>
            <w:noProof/>
            <w:webHidden/>
          </w:rPr>
          <w:fldChar w:fldCharType="end"/>
        </w:r>
      </w:hyperlink>
    </w:p>
    <w:p w14:paraId="5AFDF730" w14:textId="34819E77"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61" w:history="1">
        <w:r w:rsidRPr="006A5EBA">
          <w:rPr>
            <w:rStyle w:val="a5"/>
            <w:noProof/>
            <w:lang w:val="en-US"/>
          </w:rPr>
          <w:t xml:space="preserve">2.9.2 </w:t>
        </w:r>
        <w:r w:rsidRPr="006A5EBA">
          <w:rPr>
            <w:rStyle w:val="a5"/>
            <w:noProof/>
          </w:rPr>
          <w:t>Body</w:t>
        </w:r>
        <w:r w:rsidRPr="006A5EBA">
          <w:rPr>
            <w:rStyle w:val="a5"/>
            <w:noProof/>
            <w:lang w:val="en-US"/>
          </w:rPr>
          <w:t xml:space="preserve"> </w:t>
        </w:r>
        <w:r w:rsidRPr="006A5EBA">
          <w:rPr>
            <w:rStyle w:val="a5"/>
            <w:noProof/>
          </w:rPr>
          <w:t>response</w:t>
        </w:r>
        <w:r w:rsidRPr="006A5EBA">
          <w:rPr>
            <w:rStyle w:val="a5"/>
            <w:noProof/>
            <w:lang w:val="en-US"/>
          </w:rPr>
          <w:t xml:space="preserve"> </w:t>
        </w:r>
        <w:r w:rsidRPr="006A5EBA">
          <w:rPr>
            <w:rStyle w:val="a5"/>
            <w:noProof/>
          </w:rPr>
          <w:t>from</w:t>
        </w:r>
        <w:r w:rsidRPr="006A5EBA">
          <w:rPr>
            <w:rStyle w:val="a5"/>
            <w:noProof/>
            <w:lang w:val="en-US"/>
          </w:rPr>
          <w:t xml:space="preserve"> </w:t>
        </w:r>
        <w:r w:rsidRPr="006A5EBA">
          <w:rPr>
            <w:rStyle w:val="a5"/>
            <w:noProof/>
          </w:rPr>
          <w:t>mistakes</w:t>
        </w:r>
        <w:r w:rsidRPr="006A5EBA">
          <w:rPr>
            <w:rStyle w:val="a5"/>
            <w:noProof/>
            <w:lang w:val="en-US"/>
          </w:rPr>
          <w:t xml:space="preserve"> </w:t>
        </w:r>
        <w:r w:rsidRPr="006A5EBA">
          <w:rPr>
            <w:rStyle w:val="a5"/>
            <w:noProof/>
          </w:rPr>
          <w:t>processing</w:t>
        </w:r>
        <w:r w:rsidRPr="006A5EBA">
          <w:rPr>
            <w:rStyle w:val="a5"/>
            <w:noProof/>
            <w:lang w:val="en-US"/>
          </w:rPr>
          <w:t xml:space="preserve"> </w:t>
        </w:r>
        <w:r w:rsidRPr="006A5EBA">
          <w:rPr>
            <w:rStyle w:val="a5"/>
            <w:noProof/>
          </w:rPr>
          <w:t>request</w:t>
        </w:r>
        <w:r>
          <w:rPr>
            <w:noProof/>
            <w:webHidden/>
          </w:rPr>
          <w:tab/>
        </w:r>
        <w:r>
          <w:rPr>
            <w:noProof/>
            <w:webHidden/>
          </w:rPr>
          <w:fldChar w:fldCharType="begin"/>
        </w:r>
        <w:r>
          <w:rPr>
            <w:noProof/>
            <w:webHidden/>
          </w:rPr>
          <w:instrText xml:space="preserve"> PAGEREF _Toc184326861 \h </w:instrText>
        </w:r>
        <w:r>
          <w:rPr>
            <w:noProof/>
            <w:webHidden/>
          </w:rPr>
        </w:r>
        <w:r>
          <w:rPr>
            <w:noProof/>
            <w:webHidden/>
          </w:rPr>
          <w:fldChar w:fldCharType="separate"/>
        </w:r>
        <w:r>
          <w:rPr>
            <w:noProof/>
            <w:webHidden/>
          </w:rPr>
          <w:t>81</w:t>
        </w:r>
        <w:r>
          <w:rPr>
            <w:noProof/>
            <w:webHidden/>
          </w:rPr>
          <w:fldChar w:fldCharType="end"/>
        </w:r>
      </w:hyperlink>
    </w:p>
    <w:p w14:paraId="5C00DC27" w14:textId="46986341"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62" w:history="1">
        <w:r w:rsidRPr="006A5EBA">
          <w:rPr>
            <w:rStyle w:val="a5"/>
            <w:noProof/>
          </w:rPr>
          <w:t>2. 10 Marking code verification status</w:t>
        </w:r>
        <w:r>
          <w:rPr>
            <w:noProof/>
            <w:webHidden/>
          </w:rPr>
          <w:tab/>
        </w:r>
        <w:r>
          <w:rPr>
            <w:noProof/>
            <w:webHidden/>
          </w:rPr>
          <w:fldChar w:fldCharType="begin"/>
        </w:r>
        <w:r>
          <w:rPr>
            <w:noProof/>
            <w:webHidden/>
          </w:rPr>
          <w:instrText xml:space="preserve"> PAGEREF _Toc184326862 \h </w:instrText>
        </w:r>
        <w:r>
          <w:rPr>
            <w:noProof/>
            <w:webHidden/>
          </w:rPr>
        </w:r>
        <w:r>
          <w:rPr>
            <w:noProof/>
            <w:webHidden/>
          </w:rPr>
          <w:fldChar w:fldCharType="separate"/>
        </w:r>
        <w:r>
          <w:rPr>
            <w:noProof/>
            <w:webHidden/>
          </w:rPr>
          <w:t>83</w:t>
        </w:r>
        <w:r>
          <w:rPr>
            <w:noProof/>
            <w:webHidden/>
          </w:rPr>
          <w:fldChar w:fldCharType="end"/>
        </w:r>
      </w:hyperlink>
    </w:p>
    <w:p w14:paraId="280ABDB4" w14:textId="68506A95"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63" w:history="1">
        <w:r w:rsidRPr="006A5EBA">
          <w:rPr>
            <w:rStyle w:val="a5"/>
            <w:noProof/>
            <w:lang w:val="en-US"/>
          </w:rPr>
          <w:t xml:space="preserve">2.10.1 Response </w:t>
        </w:r>
        <w:r w:rsidRPr="006A5EBA">
          <w:rPr>
            <w:rStyle w:val="a5"/>
            <w:noProof/>
          </w:rPr>
          <w:t>Body</w:t>
        </w:r>
        <w:r>
          <w:rPr>
            <w:noProof/>
            <w:webHidden/>
          </w:rPr>
          <w:tab/>
        </w:r>
        <w:r>
          <w:rPr>
            <w:noProof/>
            <w:webHidden/>
          </w:rPr>
          <w:fldChar w:fldCharType="begin"/>
        </w:r>
        <w:r>
          <w:rPr>
            <w:noProof/>
            <w:webHidden/>
          </w:rPr>
          <w:instrText xml:space="preserve"> PAGEREF _Toc184326863 \h </w:instrText>
        </w:r>
        <w:r>
          <w:rPr>
            <w:noProof/>
            <w:webHidden/>
          </w:rPr>
        </w:r>
        <w:r>
          <w:rPr>
            <w:noProof/>
            <w:webHidden/>
          </w:rPr>
          <w:fldChar w:fldCharType="separate"/>
        </w:r>
        <w:r>
          <w:rPr>
            <w:noProof/>
            <w:webHidden/>
          </w:rPr>
          <w:t>83</w:t>
        </w:r>
        <w:r>
          <w:rPr>
            <w:noProof/>
            <w:webHidden/>
          </w:rPr>
          <w:fldChar w:fldCharType="end"/>
        </w:r>
      </w:hyperlink>
    </w:p>
    <w:p w14:paraId="3F1C6DB2" w14:textId="06F8ECC4" w:rsidR="00CA4CE9" w:rsidRDefault="00CA4CE9" w:rsidP="00CA4CE9">
      <w:pPr>
        <w:pStyle w:val="16"/>
        <w:tabs>
          <w:tab w:val="right" w:leader="dot" w:pos="10915"/>
          <w:tab w:val="right" w:leader="dot" w:pos="15836"/>
        </w:tabs>
        <w:rPr>
          <w:rFonts w:eastAsiaTheme="minorEastAsia"/>
          <w:noProof/>
          <w:kern w:val="2"/>
          <w:sz w:val="24"/>
          <w:szCs w:val="24"/>
          <w:lang w:val="ru-RU" w:eastAsia="zh-CN"/>
          <w14:ligatures w14:val="standardContextual"/>
        </w:rPr>
      </w:pPr>
      <w:hyperlink w:anchor="_Toc184326864" w:history="1">
        <w:r w:rsidRPr="006A5EBA">
          <w:rPr>
            <w:rStyle w:val="a5"/>
            <w:noProof/>
            <w:lang w:val="en-US"/>
          </w:rPr>
          <w:t>3. Swagger</w:t>
        </w:r>
        <w:r>
          <w:rPr>
            <w:noProof/>
            <w:webHidden/>
          </w:rPr>
          <w:tab/>
        </w:r>
        <w:r>
          <w:rPr>
            <w:noProof/>
            <w:webHidden/>
          </w:rPr>
          <w:fldChar w:fldCharType="begin"/>
        </w:r>
        <w:r>
          <w:rPr>
            <w:noProof/>
            <w:webHidden/>
          </w:rPr>
          <w:instrText xml:space="preserve"> PAGEREF _Toc184326864 \h </w:instrText>
        </w:r>
        <w:r>
          <w:rPr>
            <w:noProof/>
            <w:webHidden/>
          </w:rPr>
        </w:r>
        <w:r>
          <w:rPr>
            <w:noProof/>
            <w:webHidden/>
          </w:rPr>
          <w:fldChar w:fldCharType="separate"/>
        </w:r>
        <w:r>
          <w:rPr>
            <w:noProof/>
            <w:webHidden/>
          </w:rPr>
          <w:t>85</w:t>
        </w:r>
        <w:r>
          <w:rPr>
            <w:noProof/>
            <w:webHidden/>
          </w:rPr>
          <w:fldChar w:fldCharType="end"/>
        </w:r>
      </w:hyperlink>
    </w:p>
    <w:p w14:paraId="40A90E32" w14:textId="7B706B39" w:rsidR="00CA4CE9" w:rsidRDefault="00CA4CE9" w:rsidP="00CA4CE9">
      <w:pPr>
        <w:pStyle w:val="16"/>
        <w:tabs>
          <w:tab w:val="right" w:leader="dot" w:pos="10915"/>
          <w:tab w:val="right" w:leader="dot" w:pos="15836"/>
        </w:tabs>
        <w:rPr>
          <w:rFonts w:eastAsiaTheme="minorEastAsia"/>
          <w:noProof/>
          <w:kern w:val="2"/>
          <w:sz w:val="24"/>
          <w:szCs w:val="24"/>
          <w:lang w:val="ru-RU" w:eastAsia="zh-CN"/>
          <w14:ligatures w14:val="standardContextual"/>
        </w:rPr>
      </w:pPr>
      <w:hyperlink w:anchor="_Toc184326865" w:history="1">
        <w:r w:rsidRPr="006A5EBA">
          <w:rPr>
            <w:rStyle w:val="a5"/>
            <w:noProof/>
          </w:rPr>
          <w:t>4. Links to the check.</w:t>
        </w:r>
        <w:r>
          <w:rPr>
            <w:noProof/>
            <w:webHidden/>
          </w:rPr>
          <w:tab/>
        </w:r>
        <w:r>
          <w:rPr>
            <w:noProof/>
            <w:webHidden/>
          </w:rPr>
          <w:fldChar w:fldCharType="begin"/>
        </w:r>
        <w:r>
          <w:rPr>
            <w:noProof/>
            <w:webHidden/>
          </w:rPr>
          <w:instrText xml:space="preserve"> PAGEREF _Toc184326865 \h </w:instrText>
        </w:r>
        <w:r>
          <w:rPr>
            <w:noProof/>
            <w:webHidden/>
          </w:rPr>
        </w:r>
        <w:r>
          <w:rPr>
            <w:noProof/>
            <w:webHidden/>
          </w:rPr>
          <w:fldChar w:fldCharType="separate"/>
        </w:r>
        <w:r>
          <w:rPr>
            <w:noProof/>
            <w:webHidden/>
          </w:rPr>
          <w:t>85</w:t>
        </w:r>
        <w:r>
          <w:rPr>
            <w:noProof/>
            <w:webHidden/>
          </w:rPr>
          <w:fldChar w:fldCharType="end"/>
        </w:r>
      </w:hyperlink>
    </w:p>
    <w:p w14:paraId="30926769" w14:textId="5AF12550" w:rsidR="00CA4CE9" w:rsidRDefault="00CA4CE9" w:rsidP="00CA4CE9">
      <w:pPr>
        <w:pStyle w:val="16"/>
        <w:tabs>
          <w:tab w:val="right" w:leader="dot" w:pos="10915"/>
          <w:tab w:val="right" w:leader="dot" w:pos="15836"/>
        </w:tabs>
        <w:rPr>
          <w:rFonts w:eastAsiaTheme="minorEastAsia"/>
          <w:noProof/>
          <w:kern w:val="2"/>
          <w:sz w:val="24"/>
          <w:szCs w:val="24"/>
          <w:lang w:val="ru-RU" w:eastAsia="zh-CN"/>
          <w14:ligatures w14:val="standardContextual"/>
        </w:rPr>
      </w:pPr>
      <w:hyperlink w:anchor="_Toc184326866" w:history="1">
        <w:r w:rsidRPr="006A5EBA">
          <w:rPr>
            <w:rStyle w:val="a5"/>
            <w:noProof/>
          </w:rPr>
          <w:t>Document Changes</w:t>
        </w:r>
        <w:r>
          <w:rPr>
            <w:noProof/>
            <w:webHidden/>
          </w:rPr>
          <w:tab/>
        </w:r>
        <w:r>
          <w:rPr>
            <w:noProof/>
            <w:webHidden/>
          </w:rPr>
          <w:fldChar w:fldCharType="begin"/>
        </w:r>
        <w:r>
          <w:rPr>
            <w:noProof/>
            <w:webHidden/>
          </w:rPr>
          <w:instrText xml:space="preserve"> PAGEREF _Toc184326866 \h </w:instrText>
        </w:r>
        <w:r>
          <w:rPr>
            <w:noProof/>
            <w:webHidden/>
          </w:rPr>
        </w:r>
        <w:r>
          <w:rPr>
            <w:noProof/>
            <w:webHidden/>
          </w:rPr>
          <w:fldChar w:fldCharType="separate"/>
        </w:r>
        <w:r>
          <w:rPr>
            <w:noProof/>
            <w:webHidden/>
          </w:rPr>
          <w:t>87</w:t>
        </w:r>
        <w:r>
          <w:rPr>
            <w:noProof/>
            <w:webHidden/>
          </w:rPr>
          <w:fldChar w:fldCharType="end"/>
        </w:r>
      </w:hyperlink>
    </w:p>
    <w:p w14:paraId="46679432" w14:textId="7B95F96A" w:rsidR="00705CE0" w:rsidRDefault="00705CE0" w:rsidP="00705CE0">
      <w:pPr>
        <w:rPr>
          <w:lang w:eastAsia="ru-RU"/>
        </w:rPr>
      </w:pPr>
      <w:r>
        <w:rPr>
          <w:lang w:eastAsia="ru-RU"/>
        </w:rPr>
        <w:fldChar w:fldCharType="end"/>
      </w:r>
    </w:p>
    <w:p w14:paraId="21A52936" w14:textId="2C1F3E48" w:rsidR="00397593" w:rsidRDefault="00397593">
      <w:pPr>
        <w:rPr>
          <w:lang w:eastAsia="ru-RU"/>
        </w:rPr>
      </w:pPr>
      <w:r>
        <w:rPr>
          <w:lang w:eastAsia="ru-RU"/>
        </w:rPr>
        <w:br w:type="page"/>
      </w:r>
    </w:p>
    <w:p w14:paraId="7B72281E" w14:textId="77777777" w:rsidR="00281F66" w:rsidRPr="003B6B91" w:rsidRDefault="00281F66" w:rsidP="0073313C">
      <w:pPr>
        <w:pStyle w:val="1"/>
        <w:jc w:val="both"/>
        <w:rPr>
          <w:sz w:val="32"/>
          <w:szCs w:val="32"/>
        </w:rPr>
      </w:pPr>
      <w:bookmarkStart w:id="0" w:name="_Toc59045176"/>
      <w:bookmarkStart w:id="1" w:name="_Toc63432897"/>
      <w:bookmarkStart w:id="2" w:name="_Toc184326806"/>
      <w:r w:rsidRPr="003B6B91">
        <w:rPr>
          <w:sz w:val="32"/>
          <w:szCs w:val="32"/>
        </w:rPr>
        <w:lastRenderedPageBreak/>
        <w:t>1. General description</w:t>
      </w:r>
      <w:bookmarkEnd w:id="0"/>
      <w:bookmarkEnd w:id="1"/>
      <w:bookmarkEnd w:id="2"/>
    </w:p>
    <w:p w14:paraId="6579FCD6" w14:textId="77777777" w:rsidR="00281F66" w:rsidRPr="003B6B91" w:rsidRDefault="00281F66" w:rsidP="0073313C">
      <w:pPr>
        <w:pStyle w:val="2"/>
        <w:jc w:val="both"/>
      </w:pPr>
      <w:r w:rsidRPr="003B6B91">
        <w:rPr>
          <w:rFonts w:cstheme="minorHAnsi"/>
          <w:sz w:val="26"/>
          <w:szCs w:val="26"/>
          <w:lang w:val="en-US"/>
        </w:rPr>
        <w:t> </w:t>
      </w:r>
      <w:bookmarkStart w:id="3" w:name="_Toc59045177"/>
      <w:bookmarkStart w:id="4" w:name="_Toc63432898"/>
      <w:bookmarkStart w:id="5" w:name="_Toc184326807"/>
      <w:r w:rsidRPr="003B6B91">
        <w:rPr>
          <w:sz w:val="26"/>
          <w:szCs w:val="26"/>
        </w:rPr>
        <w:t>1.1.</w:t>
      </w:r>
      <w:r w:rsidRPr="003B6B91">
        <w:t xml:space="preserve"> </w:t>
      </w:r>
      <w:r w:rsidRPr="003B6B91">
        <w:rPr>
          <w:sz w:val="26"/>
          <w:szCs w:val="26"/>
        </w:rPr>
        <w:t>Main</w:t>
      </w:r>
      <w:r w:rsidRPr="003B6B91">
        <w:t xml:space="preserve"> </w:t>
      </w:r>
      <w:r w:rsidRPr="003B6B91">
        <w:rPr>
          <w:sz w:val="26"/>
          <w:szCs w:val="26"/>
        </w:rPr>
        <w:t>information</w:t>
      </w:r>
      <w:bookmarkEnd w:id="3"/>
      <w:bookmarkEnd w:id="4"/>
      <w:bookmarkEnd w:id="5"/>
    </w:p>
    <w:p w14:paraId="07992276" w14:textId="5D2EC8F3" w:rsidR="00C03F64" w:rsidRDefault="0063743B" w:rsidP="0073313C">
      <w:pPr>
        <w:spacing w:line="240" w:lineRule="auto"/>
        <w:jc w:val="both"/>
        <w:rPr>
          <w:rFonts w:cstheme="minorHAnsi"/>
          <w:sz w:val="24"/>
          <w:szCs w:val="24"/>
        </w:rPr>
      </w:pPr>
      <w:r>
        <w:rPr>
          <w:rFonts w:cstheme="minorHAnsi"/>
          <w:b/>
          <w:sz w:val="24"/>
          <w:szCs w:val="24"/>
          <w:lang w:val="en-US"/>
        </w:rPr>
        <w:t>Orange</w:t>
      </w:r>
      <w:r w:rsidR="00B36432" w:rsidRPr="00B36432">
        <w:rPr>
          <w:rFonts w:cstheme="minorHAnsi"/>
          <w:b/>
          <w:sz w:val="24"/>
          <w:szCs w:val="24"/>
        </w:rPr>
        <w:t xml:space="preserve"> </w:t>
      </w:r>
      <w:r w:rsidR="00B36432" w:rsidRPr="00B36432">
        <w:rPr>
          <w:rFonts w:cstheme="minorHAnsi"/>
          <w:b/>
          <w:sz w:val="24"/>
          <w:szCs w:val="24"/>
          <w:lang w:val="en-US"/>
        </w:rPr>
        <w:t>data</w:t>
      </w:r>
      <w:r w:rsidR="00091617">
        <w:rPr>
          <w:rFonts w:cstheme="minorHAnsi"/>
          <w:b/>
          <w:sz w:val="24"/>
          <w:szCs w:val="24"/>
        </w:rPr>
        <w:t xml:space="preserve"> </w:t>
      </w:r>
      <w:r w:rsidR="003E074B">
        <w:rPr>
          <w:rFonts w:cstheme="minorHAnsi"/>
          <w:sz w:val="24"/>
          <w:szCs w:val="24"/>
        </w:rPr>
        <w:t xml:space="preserve">is a cloud service that allows you to </w:t>
      </w:r>
      <w:r w:rsidR="00C03F64">
        <w:rPr>
          <w:rFonts w:cstheme="minorHAnsi"/>
          <w:sz w:val="24"/>
          <w:szCs w:val="24"/>
        </w:rPr>
        <w:t>programmatically generate fiscal receipts. The service is used primarily for online stores, transport solutions and online commerce to generate receipts in accordance with Federal Law-54 dated May 22, 2003 "On the use of cash registers when making settlements in the Russian Federation."</w:t>
      </w:r>
    </w:p>
    <w:p w14:paraId="13E58AEA" w14:textId="0F46CA1B" w:rsidR="00281F66" w:rsidRPr="00FD5E80" w:rsidRDefault="00C03F64" w:rsidP="0073313C">
      <w:pPr>
        <w:spacing w:line="240" w:lineRule="auto"/>
        <w:jc w:val="both"/>
        <w:rPr>
          <w:rFonts w:cstheme="minorHAnsi"/>
          <w:sz w:val="24"/>
          <w:szCs w:val="24"/>
        </w:rPr>
      </w:pPr>
      <w:r>
        <w:rPr>
          <w:rFonts w:cstheme="minorHAnsi"/>
          <w:sz w:val="24"/>
          <w:szCs w:val="24"/>
        </w:rPr>
        <w:t xml:space="preserve">To connect the cloud service, you need to register your organization on the website </w:t>
      </w:r>
      <w:hyperlink r:id="rId8" w:history="1">
        <w:r w:rsidRPr="008C31CE">
          <w:rPr>
            <w:rStyle w:val="a5"/>
            <w:rFonts w:cstheme="minorHAnsi"/>
            <w:sz w:val="24"/>
            <w:szCs w:val="24"/>
            <w:lang w:val="en-US"/>
          </w:rPr>
          <w:t xml:space="preserve">www </w:t>
        </w:r>
      </w:hyperlink>
      <w:hyperlink r:id="rId9" w:history="1">
        <w:r w:rsidRPr="008C31CE">
          <w:rPr>
            <w:rStyle w:val="a5"/>
            <w:rFonts w:cstheme="minorHAnsi"/>
            <w:sz w:val="24"/>
            <w:szCs w:val="24"/>
          </w:rPr>
          <w:t xml:space="preserve">. </w:t>
        </w:r>
      </w:hyperlink>
      <w:hyperlink r:id="rId10" w:history="1"/>
      <w:hyperlink r:id="rId11" w:history="1">
        <w:proofErr w:type="spellStart"/>
        <w:r w:rsidRPr="008C31CE">
          <w:rPr>
            <w:rStyle w:val="a5"/>
            <w:rFonts w:cstheme="minorHAnsi"/>
            <w:sz w:val="24"/>
            <w:szCs w:val="24"/>
            <w:lang w:val="en-US"/>
          </w:rPr>
          <w:t>orangedata</w:t>
        </w:r>
        <w:proofErr w:type="spellEnd"/>
        <w:r w:rsidRPr="008C31CE">
          <w:rPr>
            <w:rStyle w:val="a5"/>
            <w:rFonts w:cstheme="minorHAnsi"/>
            <w:sz w:val="24"/>
            <w:szCs w:val="24"/>
            <w:lang w:val="en-US"/>
          </w:rPr>
          <w:t xml:space="preserve"> </w:t>
        </w:r>
      </w:hyperlink>
      <w:hyperlink r:id="rId12" w:history="1"/>
      <w:hyperlink r:id="rId13" w:history="1">
        <w:r w:rsidRPr="008C31CE">
          <w:rPr>
            <w:rStyle w:val="a5"/>
            <w:rFonts w:cstheme="minorHAnsi"/>
            <w:sz w:val="24"/>
            <w:szCs w:val="24"/>
          </w:rPr>
          <w:t xml:space="preserve">. </w:t>
        </w:r>
      </w:hyperlink>
      <w:hyperlink r:id="rId14" w:history="1"/>
      <w:hyperlink r:id="rId15" w:history="1">
        <w:proofErr w:type="spellStart"/>
        <w:r w:rsidRPr="008C31CE">
          <w:rPr>
            <w:rStyle w:val="a5"/>
            <w:rFonts w:cstheme="minorHAnsi"/>
            <w:sz w:val="24"/>
            <w:szCs w:val="24"/>
            <w:lang w:val="en-US"/>
          </w:rPr>
          <w:t>ru</w:t>
        </w:r>
        <w:proofErr w:type="spellEnd"/>
        <w:r w:rsidRPr="008C31CE">
          <w:rPr>
            <w:rStyle w:val="a5"/>
            <w:rFonts w:cstheme="minorHAnsi"/>
            <w:sz w:val="24"/>
            <w:szCs w:val="24"/>
            <w:lang w:val="en-US"/>
          </w:rPr>
          <w:t xml:space="preserve"> </w:t>
        </w:r>
      </w:hyperlink>
      <w:hyperlink r:id="rId16" w:history="1"/>
      <w:r w:rsidRPr="00C03F64">
        <w:rPr>
          <w:rFonts w:cstheme="minorHAnsi"/>
          <w:sz w:val="24"/>
          <w:szCs w:val="24"/>
        </w:rPr>
        <w:t>, through the Personal Account, order the connection of physical fiscal devices that provide the formation of fiscal receipts. Next, you can generate fiscal checks using the API (described below). The service generates checks only in electronic form (without a printed copy).</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 xml:space="preserve">Cash register equipment (KKT or CASS) </w:t>
      </w:r>
      <w:r w:rsidR="00281F66" w:rsidRPr="00FD5E80">
        <w:rPr>
          <w:rFonts w:cstheme="minorHAnsi"/>
          <w:sz w:val="24"/>
          <w:szCs w:val="24"/>
        </w:rPr>
        <w:t>is a special device that meets the requirements of the Federal</w:t>
      </w:r>
      <w:r w:rsidR="00281F66" w:rsidRPr="00FD5E80">
        <w:rPr>
          <w:rFonts w:cstheme="minorHAnsi"/>
          <w:sz w:val="24"/>
          <w:szCs w:val="24"/>
          <w:lang w:val="en-US"/>
        </w:rPr>
        <w:t> </w:t>
      </w:r>
      <w:r w:rsidR="00281F66" w:rsidRPr="00FD5E80">
        <w:rPr>
          <w:rFonts w:cstheme="minorHAnsi"/>
          <w:sz w:val="24"/>
          <w:szCs w:val="24"/>
        </w:rPr>
        <w:t xml:space="preserve">Law of May </w:t>
      </w:r>
      <w:proofErr w:type="gramStart"/>
      <w:r w:rsidR="00281F66" w:rsidRPr="00FD5E80">
        <w:rPr>
          <w:rFonts w:cstheme="minorHAnsi"/>
          <w:sz w:val="24"/>
          <w:szCs w:val="24"/>
        </w:rPr>
        <w:t>22 ,</w:t>
      </w:r>
      <w:proofErr w:type="gramEnd"/>
      <w:r w:rsidR="00281F66" w:rsidRPr="00FD5E80">
        <w:rPr>
          <w:rFonts w:cstheme="minorHAnsi"/>
          <w:sz w:val="24"/>
          <w:szCs w:val="24"/>
        </w:rPr>
        <w:t xml:space="preserve"> 2003 </w:t>
      </w:r>
      <w:r w:rsidR="00281F66" w:rsidRPr="00FD5E80">
        <w:rPr>
          <w:rFonts w:cstheme="minorHAnsi"/>
          <w:sz w:val="24"/>
          <w:szCs w:val="24"/>
          <w:lang w:val="en-US"/>
        </w:rPr>
        <w:t xml:space="preserve">N </w:t>
      </w:r>
      <w:r w:rsidR="00281F66" w:rsidRPr="00FD5E80">
        <w:rPr>
          <w:rFonts w:cstheme="minorHAnsi"/>
          <w:sz w:val="24"/>
          <w:szCs w:val="24"/>
        </w:rPr>
        <w:t>54-FZ (dated July 3, 2018) “On the use of cash registers when making settlements in the Russian Federation”. According to the law, all devices that can be used to generate fiscal checks are listed in a special register of cash registers. There are a number of different CCPs (with user interface, RS-232 or USB hardware interface, etc.). KKT (cash desk) can generate checks in paper form or in electronic form. The main functions common to all CCPs are:</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The cash register must correctly interact with the fiscal drive installed on this cash register (see description below).</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 xml:space="preserve">The check must contain </w:t>
      </w:r>
      <w:r w:rsidR="00D17DFB" w:rsidRPr="00D17DFB">
        <w:rPr>
          <w:rFonts w:cstheme="minorHAnsi"/>
          <w:b/>
          <w:bCs/>
          <w:sz w:val="24"/>
          <w:szCs w:val="24"/>
        </w:rPr>
        <w:t xml:space="preserve">the organization's TIN </w:t>
      </w:r>
      <w:r w:rsidR="00D17DFB">
        <w:rPr>
          <w:rFonts w:cstheme="minorHAnsi"/>
          <w:sz w:val="24"/>
          <w:szCs w:val="24"/>
        </w:rPr>
        <w:t>, as well as the required fields that are automatically generated by the fiscal accumulator:</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serial number of the fiscal drive </w:t>
      </w:r>
      <w:r w:rsidRPr="009B0307">
        <w:rPr>
          <w:rFonts w:cstheme="minorHAnsi"/>
          <w:b/>
          <w:bCs/>
          <w:sz w:val="24"/>
          <w:szCs w:val="24"/>
        </w:rPr>
        <w:t xml:space="preserve">( </w:t>
      </w:r>
      <w:proofErr w:type="spellStart"/>
      <w:r w:rsidRPr="009B0307">
        <w:rPr>
          <w:rFonts w:cstheme="minorHAnsi"/>
          <w:b/>
          <w:bCs/>
          <w:sz w:val="24"/>
          <w:szCs w:val="24"/>
          <w:lang w:val="en-US"/>
        </w:rPr>
        <w:t>fsNumber</w:t>
      </w:r>
      <w:proofErr w:type="spellEnd"/>
      <w:r w:rsidRPr="009B0307">
        <w:rPr>
          <w:rFonts w:cstheme="minorHAnsi"/>
          <w:b/>
          <w:bCs/>
          <w:sz w:val="24"/>
          <w:szCs w:val="24"/>
          <w:lang w:val="en-US"/>
        </w:rPr>
        <w:t xml:space="preserve"> </w:t>
      </w:r>
      <w:r w:rsidRPr="009B0307">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device serial number </w:t>
      </w:r>
      <w:r w:rsidRPr="009B0307">
        <w:rPr>
          <w:rFonts w:cstheme="minorHAnsi"/>
          <w:b/>
          <w:bCs/>
          <w:sz w:val="24"/>
          <w:szCs w:val="24"/>
        </w:rPr>
        <w:t xml:space="preserve">( </w:t>
      </w:r>
      <w:proofErr w:type="spellStart"/>
      <w:r w:rsidRPr="009B0307">
        <w:rPr>
          <w:rFonts w:cstheme="minorHAnsi"/>
          <w:b/>
          <w:bCs/>
          <w:sz w:val="24"/>
          <w:szCs w:val="24"/>
        </w:rPr>
        <w:t>deviceSN</w:t>
      </w:r>
      <w:proofErr w:type="spellEnd"/>
      <w:r w:rsidRPr="009B0307">
        <w:rPr>
          <w:rFonts w:cstheme="minorHAnsi"/>
          <w:b/>
          <w:bCs/>
          <w:sz w:val="24"/>
          <w:szCs w:val="24"/>
        </w:rPr>
        <w:t xml:space="preserve"> ) </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device registration number </w:t>
      </w:r>
      <w:r w:rsidR="00281F66" w:rsidRPr="009B0307">
        <w:rPr>
          <w:rFonts w:cstheme="minorHAnsi"/>
          <w:b/>
          <w:bCs/>
          <w:sz w:val="24"/>
          <w:szCs w:val="24"/>
        </w:rPr>
        <w:t xml:space="preserve">( </w:t>
      </w:r>
      <w:proofErr w:type="spellStart"/>
      <w:r w:rsidR="00281F66" w:rsidRPr="009B0307">
        <w:rPr>
          <w:rFonts w:cstheme="minorHAnsi"/>
          <w:b/>
          <w:bCs/>
          <w:sz w:val="24"/>
          <w:szCs w:val="24"/>
        </w:rPr>
        <w:t>deviceRN</w:t>
      </w:r>
      <w:proofErr w:type="spellEnd"/>
      <w:r w:rsidR="00281F66" w:rsidRPr="009B0307">
        <w:rPr>
          <w:rFonts w:cstheme="minorHAnsi"/>
          <w:b/>
          <w:bCs/>
          <w:sz w:val="24"/>
          <w:szCs w:val="24"/>
        </w:rPr>
        <w:t xml:space="preserve"> ),</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shift number ( </w:t>
      </w:r>
      <w:proofErr w:type="spellStart"/>
      <w:r w:rsidR="00D17DFB" w:rsidRPr="00D17DFB">
        <w:rPr>
          <w:rFonts w:cstheme="minorHAnsi"/>
          <w:b/>
          <w:bCs/>
          <w:sz w:val="24"/>
          <w:szCs w:val="24"/>
          <w:lang w:val="en-US"/>
        </w:rPr>
        <w:t>shiftNumber</w:t>
      </w:r>
      <w:proofErr w:type="spellEnd"/>
      <w:r w:rsidR="00D17DFB" w:rsidRPr="00D17DFB">
        <w:rPr>
          <w:rFonts w:cstheme="minorHAnsi"/>
          <w:b/>
          <w:bCs/>
          <w:sz w:val="24"/>
          <w:szCs w:val="24"/>
          <w:lang w:val="en-US"/>
        </w:rPr>
        <w:t xml:space="preserve"> </w:t>
      </w:r>
      <w:r w:rsidR="00D17DFB" w:rsidRPr="00D17DFB">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document number </w:t>
      </w:r>
      <w:r w:rsidRPr="00D17DFB">
        <w:rPr>
          <w:rFonts w:cstheme="minorHAnsi"/>
          <w:b/>
          <w:bCs/>
          <w:sz w:val="24"/>
          <w:szCs w:val="24"/>
        </w:rPr>
        <w:t xml:space="preserve">( </w:t>
      </w:r>
      <w:proofErr w:type="spellStart"/>
      <w:r w:rsidRPr="00D17DFB">
        <w:rPr>
          <w:rFonts w:cstheme="minorHAnsi"/>
          <w:b/>
          <w:bCs/>
          <w:sz w:val="24"/>
          <w:szCs w:val="24"/>
          <w:lang w:val="en-US"/>
        </w:rPr>
        <w:t>documentNumber</w:t>
      </w:r>
      <w:proofErr w:type="spellEnd"/>
      <w:r w:rsidRPr="00D17DFB">
        <w:rPr>
          <w:rFonts w:cstheme="minorHAnsi"/>
          <w:b/>
          <w:bCs/>
          <w:sz w:val="24"/>
          <w:szCs w:val="24"/>
          <w:lang w:val="en-US"/>
        </w:rPr>
        <w:t xml:space="preserve"> </w:t>
      </w:r>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fiscal attribute </w:t>
      </w:r>
      <w:proofErr w:type="gramStart"/>
      <w:r w:rsidRPr="00D17DFB">
        <w:rPr>
          <w:rFonts w:cstheme="minorHAnsi"/>
          <w:b/>
          <w:bCs/>
          <w:sz w:val="24"/>
          <w:szCs w:val="24"/>
        </w:rPr>
        <w:t xml:space="preserve">( </w:t>
      </w:r>
      <w:proofErr w:type="spellStart"/>
      <w:r w:rsidRPr="00D17DFB">
        <w:rPr>
          <w:rFonts w:cstheme="minorHAnsi"/>
          <w:b/>
          <w:bCs/>
          <w:sz w:val="24"/>
          <w:szCs w:val="24"/>
          <w:lang w:val="en-US"/>
        </w:rPr>
        <w:t>fp</w:t>
      </w:r>
      <w:proofErr w:type="spellEnd"/>
      <w:proofErr w:type="gramEnd"/>
      <w:r w:rsidRPr="00D17DFB">
        <w:rPr>
          <w:rFonts w:cstheme="minorHAnsi"/>
          <w:b/>
          <w:bCs/>
          <w:sz w:val="24"/>
          <w:szCs w:val="24"/>
          <w:lang w:val="en-US"/>
        </w:rPr>
        <w:t xml:space="preserve"> </w:t>
      </w:r>
      <w:r w:rsidRPr="00D17DFB">
        <w:rPr>
          <w:rFonts w:cstheme="minorHAnsi"/>
          <w:b/>
          <w:bCs/>
          <w:sz w:val="24"/>
          <w:szCs w:val="24"/>
        </w:rPr>
        <w:t xml:space="preserve">) </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r w:rsidRPr="00D17DFB">
        <w:rPr>
          <w:rFonts w:cstheme="minorHAnsi"/>
          <w:sz w:val="24"/>
          <w:szCs w:val="24"/>
        </w:rPr>
        <w:t>All of these fields are described below.</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7C387AEA" w:rsidR="00281F66" w:rsidRPr="00CE77A8" w:rsidRDefault="00D2572F" w:rsidP="0073313C">
      <w:pPr>
        <w:spacing w:line="240" w:lineRule="auto"/>
        <w:jc w:val="both"/>
        <w:rPr>
          <w:rFonts w:cstheme="minorHAnsi"/>
          <w:sz w:val="24"/>
          <w:szCs w:val="24"/>
        </w:rPr>
      </w:pPr>
      <w:r w:rsidRPr="00CE77A8">
        <w:rPr>
          <w:rFonts w:cstheme="minorHAnsi"/>
          <w:sz w:val="24"/>
          <w:szCs w:val="24"/>
          <w:lang w:val="en-US"/>
        </w:rPr>
        <w:t xml:space="preserve">Orange </w:t>
      </w:r>
      <w:r w:rsidRPr="00CE77A8">
        <w:rPr>
          <w:rFonts w:cstheme="minorHAnsi"/>
          <w:sz w:val="24"/>
          <w:szCs w:val="24"/>
        </w:rPr>
        <w:t xml:space="preserve">cloud service </w:t>
      </w:r>
      <w:r w:rsidRPr="00CE77A8">
        <w:rPr>
          <w:rFonts w:cstheme="minorHAnsi"/>
          <w:sz w:val="24"/>
          <w:szCs w:val="24"/>
          <w:lang w:val="en-US"/>
        </w:rPr>
        <w:t xml:space="preserve">data </w:t>
      </w:r>
      <w:r w:rsidRPr="00CE77A8">
        <w:rPr>
          <w:rFonts w:cstheme="minorHAnsi"/>
          <w:sz w:val="24"/>
          <w:szCs w:val="24"/>
        </w:rPr>
        <w:t xml:space="preserve">uses "NETPAY" cash registers (see Figure 1). Detailed characteristics of the "NETPAY" cash desk are published at </w:t>
      </w:r>
      <w:hyperlink r:id="rId17" w:history="1">
        <w:r w:rsidR="00281F66" w:rsidRPr="00CE77A8">
          <w:rPr>
            <w:rStyle w:val="a5"/>
            <w:rFonts w:cstheme="minorHAnsi"/>
            <w:sz w:val="24"/>
            <w:szCs w:val="24"/>
          </w:rPr>
          <w:t xml:space="preserve">http://paykiosk.ru/netpay </w:t>
        </w:r>
      </w:hyperlink>
      <w:r w:rsidR="00D17DFB" w:rsidRPr="00CE77A8">
        <w:rPr>
          <w:sz w:val="24"/>
          <w:szCs w:val="24"/>
        </w:rPr>
        <w:t xml:space="preserve">. All cash registers are mounted in a server rack. The 2U high cabinet holds </w:t>
      </w:r>
      <w:r w:rsidR="00281F66" w:rsidRPr="00CE77A8">
        <w:rPr>
          <w:rFonts w:cstheme="minorHAnsi"/>
          <w:sz w:val="24"/>
          <w:szCs w:val="24"/>
        </w:rPr>
        <w:t>196 CCPs and customers can "reserve" one or more units for their company. Each cash desk can be registered with the Federal Tax Service for only one company. Thus, the cash desk can be divided between several departments of the same company, but not between several customers.</w:t>
      </w:r>
    </w:p>
    <w:tbl>
      <w:tblPr>
        <w:tblW w:w="0" w:type="auto"/>
        <w:tblCellMar>
          <w:left w:w="0" w:type="dxa"/>
          <w:right w:w="0" w:type="dxa"/>
        </w:tblCellMar>
        <w:tblLook w:val="04A0" w:firstRow="1" w:lastRow="0" w:firstColumn="1" w:lastColumn="0" w:noHBand="0" w:noVBand="1"/>
      </w:tblPr>
      <w:tblGrid>
        <w:gridCol w:w="7493"/>
        <w:gridCol w:w="3334"/>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val="ru-RU"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Picture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xml:space="preserve">NETPAY </w:t>
            </w:r>
            <w:r w:rsidR="00D17DFB">
              <w:rPr>
                <w:rFonts w:cstheme="minorHAnsi"/>
                <w:sz w:val="24"/>
                <w:szCs w:val="24"/>
              </w:rPr>
              <w:t xml:space="preserve">checkout </w:t>
            </w:r>
            <w:r w:rsidRPr="00FD5E80">
              <w:rPr>
                <w:rFonts w:cstheme="minorHAnsi"/>
                <w:i/>
                <w:iCs/>
                <w:sz w:val="24"/>
                <w:szCs w:val="24"/>
              </w:rPr>
              <w:t>with an inserted fiscal drive.</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Devices can be rack mounted.</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 xml:space="preserve">The factory number (serial number) of the cash register (field SN) </w:t>
      </w:r>
      <w:r w:rsidR="00281F66" w:rsidRPr="00FD5E80">
        <w:rPr>
          <w:rFonts w:cstheme="minorHAnsi"/>
          <w:sz w:val="24"/>
          <w:szCs w:val="24"/>
        </w:rPr>
        <w:t>is the CCP number assigned by the manufacturer during production. According to the law, it consists of 16 digits. At the time of production, the manufacturer transmits to the Federal Tax Service information that the cash register with a certain serial number was produced and released for sale.</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The registration number (field RN) </w:t>
      </w:r>
      <w:r w:rsidR="00281F66" w:rsidRPr="00FD5E80">
        <w:rPr>
          <w:rFonts w:cstheme="minorHAnsi"/>
          <w:sz w:val="24"/>
          <w:szCs w:val="24"/>
        </w:rPr>
        <w:t>is the number that the Federal Tax Service assigns to the cash register when the cash register user registers the cash register with the Federal Tax Service. The registration number, like the serial number, consists of 16 digits.</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 xml:space="preserve">The registration number and serial number of the device are different values that exist in parallel. </w:t>
      </w:r>
      <w:r w:rsidR="00B12886">
        <w:rPr>
          <w:rFonts w:cstheme="minorHAnsi"/>
          <w:b/>
          <w:bCs/>
          <w:sz w:val="24"/>
          <w:szCs w:val="24"/>
        </w:rPr>
        <w:t xml:space="preserve">The serial number </w:t>
      </w:r>
      <w:r w:rsidR="00B12886">
        <w:rPr>
          <w:rFonts w:cstheme="minorHAnsi"/>
          <w:sz w:val="24"/>
          <w:szCs w:val="24"/>
        </w:rPr>
        <w:t xml:space="preserve">never changes. </w:t>
      </w:r>
      <w:r w:rsidR="00611099">
        <w:rPr>
          <w:rFonts w:cstheme="minorHAnsi"/>
          <w:b/>
          <w:bCs/>
          <w:sz w:val="24"/>
          <w:szCs w:val="24"/>
        </w:rPr>
        <w:t xml:space="preserve">The registration number </w:t>
      </w:r>
      <w:r w:rsidR="00281F66" w:rsidRPr="00B12886">
        <w:rPr>
          <w:rFonts w:cstheme="minorHAnsi"/>
          <w:sz w:val="24"/>
          <w:szCs w:val="24"/>
        </w:rPr>
        <w:t>may change if the company cancels the registration of the cash register with the tax office and (after a pause) registers the cash desk again, or if the cash desk is “resold” to another organization and re-registered.</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 xml:space="preserve">The fiscal drive </w:t>
      </w:r>
      <w:r w:rsidRPr="00BA12AC">
        <w:rPr>
          <w:rFonts w:cstheme="minorHAnsi"/>
          <w:sz w:val="24"/>
          <w:szCs w:val="24"/>
        </w:rPr>
        <w:t>(</w:t>
      </w:r>
      <w:proofErr w:type="gramStart"/>
      <w:r w:rsidRPr="00BA12AC">
        <w:rPr>
          <w:rFonts w:cstheme="minorHAnsi"/>
          <w:sz w:val="24"/>
          <w:szCs w:val="24"/>
        </w:rPr>
        <w:t xml:space="preserve">FN </w:t>
      </w:r>
      <w:r w:rsidR="00281F66" w:rsidRPr="00BA12AC">
        <w:rPr>
          <w:rFonts w:cstheme="minorHAnsi"/>
          <w:iCs/>
          <w:sz w:val="24"/>
          <w:szCs w:val="24"/>
        </w:rPr>
        <w:t>)</w:t>
      </w:r>
      <w:proofErr w:type="gramEnd"/>
      <w:r w:rsidR="00281F66" w:rsidRPr="00BA12AC">
        <w:rPr>
          <w:rFonts w:cstheme="minorHAnsi"/>
          <w:iCs/>
          <w:sz w:val="24"/>
          <w:szCs w:val="24"/>
        </w:rPr>
        <w:t xml:space="preserve"> </w:t>
      </w:r>
      <w:r w:rsidR="00281F66" w:rsidRPr="00BA12AC">
        <w:rPr>
          <w:rFonts w:cstheme="minorHAnsi"/>
          <w:sz w:val="24"/>
          <w:szCs w:val="24"/>
        </w:rPr>
        <w:t xml:space="preserve">is a special data storage device with a </w:t>
      </w:r>
      <w:r w:rsidR="00281F66" w:rsidRPr="00FD5E80">
        <w:rPr>
          <w:rFonts w:cstheme="minorHAnsi"/>
          <w:sz w:val="24"/>
          <w:szCs w:val="24"/>
        </w:rPr>
        <w:t>Java machine inside and hardware security. FN is installed in the cash register and controls the key functionality of the cash register. The fiscal drive provides the ability to record fiscal documents without the possibility of subsequent modification. Thus, no one can change a perfect transaction. Any correction is stored in the fiscal accumulator as a new transaction.</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Each FN has a unique number containing 16 digits.</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Pr="00FD5E80">
              <w:rPr>
                <w:lang w:val="en-US"/>
              </w:rPr>
              <w:t> </w:t>
            </w:r>
            <w:r w:rsidR="005B771C" w:rsidRPr="00FD5E80">
              <w:rPr>
                <w:rFonts w:cstheme="minorHAnsi"/>
                <w:noProof/>
                <w:sz w:val="24"/>
                <w:szCs w:val="24"/>
                <w:lang w:val="ru-RU"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 xml:space="preserve">Figure </w:t>
            </w:r>
            <w:proofErr w:type="gramStart"/>
            <w:r>
              <w:rPr>
                <w:rFonts w:cstheme="minorHAnsi"/>
                <w:b/>
                <w:bCs/>
                <w:sz w:val="24"/>
                <w:szCs w:val="24"/>
              </w:rPr>
              <w:t xml:space="preserve">2 </w:t>
            </w:r>
            <w:r w:rsidR="00281F66" w:rsidRPr="00FD5E80">
              <w:rPr>
                <w:rFonts w:cstheme="minorHAnsi"/>
                <w:i/>
                <w:iCs/>
                <w:sz w:val="24"/>
                <w:szCs w:val="24"/>
              </w:rPr>
              <w:t>.</w:t>
            </w:r>
            <w:proofErr w:type="gramEnd"/>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FN. The size of the device is 30 mm.</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 xml:space="preserve">FN number </w:t>
      </w:r>
      <w:proofErr w:type="gramStart"/>
      <w:r>
        <w:rPr>
          <w:rFonts w:cstheme="minorHAnsi"/>
          <w:b/>
          <w:bCs/>
          <w:sz w:val="24"/>
          <w:szCs w:val="24"/>
        </w:rPr>
        <w:t xml:space="preserve">( </w:t>
      </w:r>
      <w:proofErr w:type="spellStart"/>
      <w:r w:rsidR="00281F66" w:rsidRPr="00FD5E80">
        <w:rPr>
          <w:rFonts w:cstheme="minorHAnsi"/>
          <w:b/>
          <w:bCs/>
          <w:sz w:val="24"/>
          <w:szCs w:val="24"/>
          <w:lang w:val="en-US"/>
        </w:rPr>
        <w:t>fsNumber</w:t>
      </w:r>
      <w:proofErr w:type="spellEnd"/>
      <w:proofErr w:type="gramEnd"/>
      <w:r w:rsidR="00281F66" w:rsidRPr="00FD5E80">
        <w:rPr>
          <w:rFonts w:cstheme="minorHAnsi"/>
          <w:b/>
          <w:bCs/>
          <w:sz w:val="24"/>
          <w:szCs w:val="24"/>
          <w:lang w:val="en-US"/>
        </w:rPr>
        <w:t xml:space="preserve"> </w:t>
      </w:r>
      <w:r w:rsidR="00281F66" w:rsidRPr="00FD5E80">
        <w:rPr>
          <w:rFonts w:cstheme="minorHAnsi"/>
          <w:sz w:val="24"/>
          <w:szCs w:val="24"/>
        </w:rPr>
        <w:t>) 16-digit FN serial number assigned by the manufacturer. Numbers of fiscal drives, numbers starting with four digits "9" (for example, 9999078900006784), are reserved for test FN. All other prefixes are used for the production environment.</w:t>
      </w:r>
    </w:p>
    <w:p w14:paraId="0B086A0F" w14:textId="0FC2EE83" w:rsidR="00281F66" w:rsidRPr="00FD5E80" w:rsidRDefault="00281F66" w:rsidP="0073313C">
      <w:pPr>
        <w:spacing w:line="240" w:lineRule="auto"/>
        <w:jc w:val="both"/>
        <w:rPr>
          <w:rFonts w:cstheme="minorHAnsi"/>
          <w:sz w:val="24"/>
          <w:szCs w:val="24"/>
        </w:rPr>
      </w:pPr>
      <w:r w:rsidRPr="00FD5E80">
        <w:rPr>
          <w:rFonts w:cstheme="minorHAnsi"/>
          <w:b/>
          <w:bCs/>
          <w:sz w:val="24"/>
          <w:szCs w:val="24"/>
        </w:rPr>
        <w:t xml:space="preserve">TIN </w:t>
      </w:r>
      <w:r w:rsidRPr="00FD5E80">
        <w:rPr>
          <w:rFonts w:cstheme="minorHAnsi"/>
          <w:sz w:val="24"/>
          <w:szCs w:val="24"/>
        </w:rPr>
        <w:t>(taxpayer identification number) is a unique identifier that the Federal Tax Service assigns to each taxpayer. It contains 10 digits for companies and 12 digits for individuals and sole traders. For example, TIN 7725327863 is the identifier of the company ORANGE DATA JSC.</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 xml:space="preserve">Shift number </w:t>
      </w:r>
      <w:r>
        <w:rPr>
          <w:rFonts w:cstheme="minorHAnsi"/>
          <w:sz w:val="24"/>
          <w:szCs w:val="24"/>
        </w:rPr>
        <w:t>- when the cashier starts working, he opens the shift. FN generates a special transaction and reports it to the tax office. At the end of the working day, the cashier closes the shift and this message is sent to the tax office. A new FN starts with shift #1, the next #2 and so on.</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 xml:space="preserve">Receipt number for the shift </w:t>
      </w:r>
      <w:r w:rsidR="00BC4FBE">
        <w:rPr>
          <w:rFonts w:cstheme="minorHAnsi"/>
          <w:sz w:val="24"/>
          <w:szCs w:val="24"/>
        </w:rPr>
        <w:t>- the serial number of the cash receipt, SRF, correction cash receipt and SRF of the correction for the shift. When the cashier opens a shift, he generates document #1, and the next document #2, and so on...</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Document number </w:t>
      </w:r>
      <w:r w:rsidR="00281F66" w:rsidRPr="00FD5E80">
        <w:rPr>
          <w:rFonts w:cstheme="minorHAnsi"/>
          <w:sz w:val="24"/>
          <w:szCs w:val="24"/>
        </w:rPr>
        <w:t>- a unique document number that FN assigns to any document. The new FN generates the first document #1, the next document #2 and so on...</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Fiscal attribute </w:t>
      </w:r>
      <w:r w:rsidR="00B415A0">
        <w:rPr>
          <w:rFonts w:cstheme="minorHAnsi"/>
          <w:sz w:val="24"/>
          <w:szCs w:val="24"/>
        </w:rPr>
        <w:t xml:space="preserve">(field </w:t>
      </w:r>
      <w:proofErr w:type="spellStart"/>
      <w:proofErr w:type="gramStart"/>
      <w:r w:rsidR="00EC2F21">
        <w:rPr>
          <w:rFonts w:cstheme="minorHAnsi"/>
          <w:sz w:val="24"/>
          <w:szCs w:val="24"/>
        </w:rPr>
        <w:t>fp</w:t>
      </w:r>
      <w:proofErr w:type="spellEnd"/>
      <w:r w:rsidR="00EC2F21">
        <w:rPr>
          <w:rFonts w:cstheme="minorHAnsi"/>
          <w:sz w:val="24"/>
          <w:szCs w:val="24"/>
        </w:rPr>
        <w:t xml:space="preserve"> )</w:t>
      </w:r>
      <w:proofErr w:type="gramEnd"/>
      <w:r w:rsidR="00EC2F21">
        <w:rPr>
          <w:rFonts w:cstheme="minorHAnsi"/>
          <w:sz w:val="24"/>
          <w:szCs w:val="24"/>
        </w:rPr>
        <w:t xml:space="preserve"> is a "checksum" that is generated by the fiscal accumulator based on: date, amount, TIN, FN number </w:t>
      </w:r>
      <w:r w:rsidR="00281F66" w:rsidRPr="00FD5E80">
        <w:rPr>
          <w:rFonts w:cstheme="minorHAnsi"/>
          <w:b/>
          <w:bCs/>
          <w:sz w:val="24"/>
          <w:szCs w:val="24"/>
        </w:rPr>
        <w:t xml:space="preserve">, </w:t>
      </w:r>
      <w:r w:rsidR="00B73B02">
        <w:rPr>
          <w:rFonts w:cstheme="minorHAnsi"/>
          <w:sz w:val="24"/>
          <w:szCs w:val="24"/>
        </w:rPr>
        <w:t>document number, CRE registration number and CRE serial number. The Federal Tax Service uses a fiscal attribute to verify the authenticity of a check. If during the transfer of the check to the fiscal data operator (FDO) a discrepancy between the fiscal attribute and the data in the check is revealed, the check will not be accepted and the cash desk will be blocked after 30 days.</w:t>
      </w:r>
    </w:p>
    <w:p w14:paraId="26359D12" w14:textId="3F3CD368" w:rsidR="00281F66" w:rsidRPr="001F26AE" w:rsidRDefault="00F111B9" w:rsidP="0073313C">
      <w:pPr>
        <w:spacing w:line="240" w:lineRule="auto"/>
        <w:jc w:val="both"/>
        <w:rPr>
          <w:rFonts w:cstheme="minorHAnsi"/>
          <w:sz w:val="24"/>
          <w:szCs w:val="24"/>
        </w:rPr>
      </w:pPr>
      <w:r>
        <w:rPr>
          <w:rFonts w:cstheme="minorHAnsi"/>
          <w:b/>
          <w:bCs/>
          <w:sz w:val="24"/>
          <w:szCs w:val="24"/>
        </w:rPr>
        <w:t xml:space="preserve">FFD </w:t>
      </w:r>
      <w:r w:rsidR="00281F66" w:rsidRPr="00FD5E80">
        <w:rPr>
          <w:rFonts w:cstheme="minorHAnsi"/>
          <w:sz w:val="24"/>
          <w:szCs w:val="24"/>
        </w:rPr>
        <w:t xml:space="preserve">(fiscal data format) is a binary document format that the cash desk generates and sends to the tax office. </w:t>
      </w:r>
      <w:r w:rsidR="00B73B02">
        <w:rPr>
          <w:rFonts w:cstheme="minorHAnsi"/>
          <w:sz w:val="24"/>
          <w:szCs w:val="24"/>
        </w:rPr>
        <w:t xml:space="preserve">For the convenience of developers, the </w:t>
      </w:r>
      <w:proofErr w:type="spellStart"/>
      <w:r w:rsidR="00B73B02">
        <w:rPr>
          <w:rFonts w:cstheme="minorHAnsi"/>
          <w:sz w:val="24"/>
          <w:szCs w:val="24"/>
        </w:rPr>
        <w:t>Oranjdata</w:t>
      </w:r>
      <w:proofErr w:type="spellEnd"/>
      <w:r w:rsidR="00B73B02">
        <w:rPr>
          <w:rFonts w:cstheme="minorHAnsi"/>
          <w:sz w:val="24"/>
          <w:szCs w:val="24"/>
        </w:rPr>
        <w:t xml:space="preserve"> </w:t>
      </w:r>
      <w:r w:rsidR="00281F66" w:rsidRPr="00FD5E80">
        <w:rPr>
          <w:rFonts w:cstheme="minorHAnsi"/>
          <w:sz w:val="24"/>
          <w:szCs w:val="24"/>
        </w:rPr>
        <w:t xml:space="preserve">service uses the </w:t>
      </w:r>
      <w:r w:rsidR="00B73B02">
        <w:rPr>
          <w:rFonts w:cstheme="minorHAnsi"/>
          <w:sz w:val="24"/>
          <w:szCs w:val="24"/>
          <w:lang w:val="en-US"/>
        </w:rPr>
        <w:t xml:space="preserve">JSON </w:t>
      </w:r>
      <w:proofErr w:type="gramStart"/>
      <w:r w:rsidR="00B73B02">
        <w:rPr>
          <w:rFonts w:cstheme="minorHAnsi"/>
          <w:sz w:val="24"/>
          <w:szCs w:val="24"/>
          <w:lang w:val="en-US"/>
        </w:rPr>
        <w:t xml:space="preserve">format </w:t>
      </w:r>
      <w:r w:rsidR="00B73B02">
        <w:rPr>
          <w:rFonts w:cstheme="minorHAnsi"/>
          <w:sz w:val="24"/>
          <w:szCs w:val="24"/>
        </w:rPr>
        <w:t>,</w:t>
      </w:r>
      <w:proofErr w:type="gramEnd"/>
      <w:r w:rsidR="00B73B02">
        <w:rPr>
          <w:rFonts w:cstheme="minorHAnsi"/>
          <w:sz w:val="24"/>
          <w:szCs w:val="24"/>
        </w:rPr>
        <w:t xml:space="preserve"> however, inside the cash register, when generating a check, messages are converted to a binary format. At the moment, the fiscal data formats of the </w:t>
      </w:r>
      <w:r w:rsidRPr="00E84B96">
        <w:rPr>
          <w:rFonts w:cstheme="minorHAnsi"/>
          <w:b/>
          <w:bCs/>
          <w:sz w:val="24"/>
          <w:szCs w:val="24"/>
        </w:rPr>
        <w:t xml:space="preserve">FFD 1.05 </w:t>
      </w:r>
      <w:r w:rsidR="00E10A3E">
        <w:rPr>
          <w:rFonts w:cstheme="minorHAnsi"/>
          <w:sz w:val="24"/>
          <w:szCs w:val="24"/>
        </w:rPr>
        <w:t xml:space="preserve">and </w:t>
      </w:r>
      <w:r w:rsidR="001F26AE" w:rsidRPr="001F26AE">
        <w:rPr>
          <w:rFonts w:cstheme="minorHAnsi"/>
          <w:b/>
          <w:sz w:val="24"/>
          <w:szCs w:val="24"/>
        </w:rPr>
        <w:t xml:space="preserve">FFD 1.2 versions are relevant. </w:t>
      </w:r>
      <w:r w:rsidR="001F26AE">
        <w:rPr>
          <w:rFonts w:cstheme="minorHAnsi"/>
          <w:sz w:val="24"/>
          <w:szCs w:val="24"/>
        </w:rPr>
        <w:t xml:space="preserve">Service " </w:t>
      </w:r>
      <w:r w:rsidR="00E10A3E">
        <w:rPr>
          <w:rFonts w:cstheme="minorHAnsi"/>
          <w:sz w:val="24"/>
          <w:szCs w:val="24"/>
        </w:rPr>
        <w:t>Oran</w:t>
      </w:r>
      <w:proofErr w:type="spellStart"/>
      <w:r w:rsidR="00700858">
        <w:rPr>
          <w:rFonts w:cstheme="minorHAnsi"/>
          <w:sz w:val="24"/>
          <w:szCs w:val="24"/>
          <w:lang w:val="en-US"/>
        </w:rPr>
        <w:t>ge</w:t>
      </w:r>
      <w:proofErr w:type="spellEnd"/>
      <w:r w:rsidR="00E10A3E">
        <w:rPr>
          <w:rFonts w:cstheme="minorHAnsi"/>
          <w:sz w:val="24"/>
          <w:szCs w:val="24"/>
        </w:rPr>
        <w:t xml:space="preserve">data " uses </w:t>
      </w:r>
      <w:r w:rsidR="00E10A3E" w:rsidRPr="00E84B96">
        <w:rPr>
          <w:rFonts w:cstheme="minorHAnsi"/>
          <w:b/>
          <w:bCs/>
          <w:sz w:val="24"/>
          <w:szCs w:val="24"/>
        </w:rPr>
        <w:t xml:space="preserve">FFD </w:t>
      </w:r>
      <w:proofErr w:type="gramStart"/>
      <w:r w:rsidR="00E10A3E" w:rsidRPr="00E84B96">
        <w:rPr>
          <w:rFonts w:cstheme="minorHAnsi"/>
          <w:b/>
          <w:bCs/>
          <w:sz w:val="24"/>
          <w:szCs w:val="24"/>
        </w:rPr>
        <w:t xml:space="preserve">1.05 </w:t>
      </w:r>
      <w:r w:rsidR="00E10A3E">
        <w:rPr>
          <w:rFonts w:cstheme="minorHAnsi"/>
          <w:sz w:val="24"/>
          <w:szCs w:val="24"/>
        </w:rPr>
        <w:t>.</w:t>
      </w:r>
      <w:proofErr w:type="gramEnd"/>
      <w:r w:rsidR="00E10A3E">
        <w:rPr>
          <w:rFonts w:cstheme="minorHAnsi"/>
          <w:sz w:val="24"/>
          <w:szCs w:val="24"/>
        </w:rPr>
        <w:t xml:space="preserve"> and </w:t>
      </w:r>
      <w:r w:rsidR="001F26AE" w:rsidRPr="001F26AE">
        <w:rPr>
          <w:rFonts w:cstheme="minorHAnsi"/>
          <w:b/>
          <w:sz w:val="24"/>
          <w:szCs w:val="24"/>
        </w:rPr>
        <w:t>FFD 1.2.</w:t>
      </w:r>
    </w:p>
    <w:p w14:paraId="0B030B9E" w14:textId="63D89FBB" w:rsidR="00841BCE" w:rsidRDefault="00F111B9" w:rsidP="00C37DB9">
      <w:pPr>
        <w:spacing w:line="240" w:lineRule="auto"/>
        <w:jc w:val="both"/>
        <w:rPr>
          <w:rFonts w:cstheme="minorHAnsi"/>
          <w:sz w:val="24"/>
          <w:szCs w:val="24"/>
        </w:rPr>
      </w:pPr>
      <w:r>
        <w:rPr>
          <w:rFonts w:cstheme="minorHAnsi"/>
          <w:b/>
          <w:bCs/>
          <w:sz w:val="24"/>
          <w:szCs w:val="24"/>
        </w:rPr>
        <w:t>OFD</w:t>
      </w:r>
      <w:r w:rsidR="00281F66" w:rsidRPr="00FD5E80">
        <w:rPr>
          <w:rFonts w:cstheme="minorHAnsi"/>
          <w:b/>
          <w:bCs/>
          <w:sz w:val="24"/>
          <w:szCs w:val="24"/>
          <w:lang w:val="en-US"/>
        </w:rPr>
        <w:t> </w:t>
      </w:r>
      <w:r w:rsidR="00281F66" w:rsidRPr="00FD5E80">
        <w:rPr>
          <w:rFonts w:cstheme="minorHAnsi"/>
          <w:sz w:val="24"/>
          <w:szCs w:val="24"/>
        </w:rPr>
        <w:t>(Fiscal data operator) is an organization responsible for receiving fiscal documents in binary format and sending information to the Federal Tax Service. There are about 15 authorized OFDs in Russia.</w:t>
      </w:r>
    </w:p>
    <w:p w14:paraId="0EE165DF" w14:textId="77777777" w:rsidR="00281F66" w:rsidRPr="00100C4E" w:rsidRDefault="00281F66" w:rsidP="0073313C">
      <w:pPr>
        <w:pStyle w:val="2"/>
        <w:jc w:val="both"/>
        <w:rPr>
          <w:sz w:val="26"/>
          <w:szCs w:val="26"/>
        </w:rPr>
      </w:pPr>
      <w:bookmarkStart w:id="6" w:name="_Toc59045178"/>
      <w:bookmarkStart w:id="7" w:name="_Toc63432899"/>
      <w:bookmarkStart w:id="8" w:name="_Toc184326808"/>
      <w:r w:rsidRPr="003B6B91">
        <w:rPr>
          <w:sz w:val="26"/>
          <w:szCs w:val="26"/>
        </w:rPr>
        <w:lastRenderedPageBreak/>
        <w:t>1.2. Connection to</w:t>
      </w:r>
      <w:bookmarkEnd w:id="6"/>
      <w:r w:rsidR="008E56B9">
        <w:rPr>
          <w:sz w:val="26"/>
          <w:szCs w:val="26"/>
        </w:rPr>
        <w:t xml:space="preserve"> </w:t>
      </w:r>
      <w:r w:rsidR="008E56B9">
        <w:rPr>
          <w:sz w:val="26"/>
          <w:szCs w:val="26"/>
          <w:lang w:val="en-US"/>
        </w:rPr>
        <w:t>Orange</w:t>
      </w:r>
      <w:r w:rsidR="008E56B9" w:rsidRPr="00100C4E">
        <w:rPr>
          <w:sz w:val="26"/>
          <w:szCs w:val="26"/>
        </w:rPr>
        <w:t xml:space="preserve"> </w:t>
      </w:r>
      <w:r w:rsidR="008E56B9">
        <w:rPr>
          <w:sz w:val="26"/>
          <w:szCs w:val="26"/>
          <w:lang w:val="en-US"/>
        </w:rPr>
        <w:t>data</w:t>
      </w:r>
      <w:bookmarkEnd w:id="7"/>
      <w:bookmarkEnd w:id="8"/>
    </w:p>
    <w:p w14:paraId="780DDBB3"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roofErr w:type="spellStart"/>
      <w:r w:rsidRPr="00FD5E80">
        <w:rPr>
          <w:rFonts w:cstheme="minorHAnsi"/>
          <w:sz w:val="24"/>
          <w:szCs w:val="24"/>
        </w:rPr>
        <w:t>OrangeData</w:t>
      </w:r>
      <w:proofErr w:type="spellEnd"/>
      <w:r w:rsidRPr="00FD5E80">
        <w:rPr>
          <w:rFonts w:cstheme="minorHAnsi"/>
          <w:sz w:val="24"/>
          <w:szCs w:val="24"/>
        </w:rPr>
        <w:t xml:space="preserve"> has two test environments and one production environment.</w:t>
      </w:r>
    </w:p>
    <w:p w14:paraId="46B24B00" w14:textId="53E2D8E7" w:rsidR="00281F66" w:rsidRPr="003B6B91" w:rsidRDefault="00281F66" w:rsidP="00705CE0">
      <w:pPr>
        <w:pStyle w:val="3"/>
      </w:pPr>
      <w:bookmarkStart w:id="9" w:name="_Toc59045179"/>
      <w:bookmarkStart w:id="10" w:name="_Toc63432900"/>
      <w:bookmarkStart w:id="11" w:name="_Toc184326809"/>
      <w:r w:rsidRPr="003B6B91">
        <w:t>1.2.1. Two test environments</w:t>
      </w:r>
      <w:bookmarkEnd w:id="9"/>
      <w:bookmarkEnd w:id="10"/>
      <w:bookmarkEnd w:id="11"/>
    </w:p>
    <w:p w14:paraId="40F42B4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The differences between Test Environment 1 and Test Environment 2 are described below.</w:t>
      </w:r>
    </w:p>
    <w:tbl>
      <w:tblPr>
        <w:tblW w:w="0" w:type="auto"/>
        <w:tblCellMar>
          <w:left w:w="0" w:type="dxa"/>
          <w:right w:w="0" w:type="dxa"/>
        </w:tblCellMar>
        <w:tblLook w:val="04A0" w:firstRow="1" w:lastRow="0" w:firstColumn="1" w:lastColumn="0" w:noHBand="0" w:noVBand="1"/>
      </w:tblPr>
      <w:tblGrid>
        <w:gridCol w:w="5376"/>
        <w:gridCol w:w="5376"/>
      </w:tblGrid>
      <w:tr w:rsidR="00281F66" w:rsidRPr="00FD5E80" w14:paraId="52521264" w14:textId="77777777" w:rsidTr="00FA56DB">
        <w:tc>
          <w:tcPr>
            <w:tcW w:w="53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2CE1F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Test environment 1.</w:t>
            </w:r>
          </w:p>
          <w:p w14:paraId="3EE589C9" w14:textId="437B7BA9" w:rsidR="00281F66" w:rsidRPr="00FD5E80" w:rsidRDefault="00281F66" w:rsidP="0073313C">
            <w:pPr>
              <w:spacing w:line="240" w:lineRule="auto"/>
              <w:jc w:val="both"/>
              <w:rPr>
                <w:rFonts w:cstheme="minorHAnsi"/>
                <w:sz w:val="24"/>
                <w:szCs w:val="24"/>
              </w:rPr>
            </w:pPr>
          </w:p>
          <w:p w14:paraId="6C153889" w14:textId="7F07ABA7" w:rsidR="005F0E07" w:rsidRPr="005F0E07" w:rsidRDefault="00281F66" w:rsidP="005F0E07">
            <w:pPr>
              <w:spacing w:line="240" w:lineRule="auto"/>
              <w:jc w:val="both"/>
              <w:rPr>
                <w:rFonts w:cstheme="minorHAnsi"/>
                <w:sz w:val="24"/>
                <w:szCs w:val="24"/>
              </w:rPr>
            </w:pPr>
            <w:r w:rsidRPr="00FD5E80">
              <w:rPr>
                <w:rFonts w:cstheme="minorHAnsi"/>
                <w:sz w:val="24"/>
                <w:szCs w:val="24"/>
              </w:rPr>
              <w:t xml:space="preserve">This test environment provides API functionality without a web cabinet. Device emulators are used instead of physical devices. Any tester can use the </w:t>
            </w:r>
            <w:proofErr w:type="spellStart"/>
            <w:r w:rsidRPr="00FD5E80">
              <w:rPr>
                <w:rFonts w:cstheme="minorHAnsi"/>
                <w:sz w:val="24"/>
                <w:szCs w:val="24"/>
              </w:rPr>
              <w:t>OrangeData</w:t>
            </w:r>
            <w:proofErr w:type="spellEnd"/>
            <w:r w:rsidRPr="00FD5E80">
              <w:rPr>
                <w:rFonts w:cstheme="minorHAnsi"/>
                <w:sz w:val="24"/>
                <w:szCs w:val="24"/>
              </w:rPr>
              <w:t xml:space="preserve"> 1 test environment for free.</w:t>
            </w:r>
          </w:p>
          <w:p w14:paraId="36312661" w14:textId="77777777" w:rsidR="005F0E07" w:rsidRDefault="005F0E07" w:rsidP="005F0E07">
            <w:pPr>
              <w:spacing w:line="240" w:lineRule="auto"/>
              <w:jc w:val="both"/>
              <w:rPr>
                <w:rFonts w:cstheme="minorHAnsi"/>
                <w:sz w:val="24"/>
                <w:szCs w:val="24"/>
              </w:rPr>
            </w:pPr>
            <w:r w:rsidRPr="005F0E07">
              <w:rPr>
                <w:rFonts w:cstheme="minorHAnsi"/>
                <w:sz w:val="24"/>
                <w:szCs w:val="24"/>
              </w:rPr>
              <w:t>Test environment 1 can be used according to the INN of the test organization without a long configuration period*.</w:t>
            </w:r>
          </w:p>
          <w:p w14:paraId="3B418CEC" w14:textId="53030705" w:rsidR="00281F66" w:rsidRPr="00FD5E80" w:rsidRDefault="005F0E07" w:rsidP="005F0E07">
            <w:pPr>
              <w:spacing w:line="240" w:lineRule="auto"/>
              <w:jc w:val="both"/>
              <w:rPr>
                <w:rFonts w:cstheme="minorHAnsi"/>
                <w:sz w:val="24"/>
                <w:szCs w:val="24"/>
              </w:rPr>
            </w:pPr>
            <w:r>
              <w:rPr>
                <w:rFonts w:cstheme="minorHAnsi"/>
                <w:sz w:val="24"/>
                <w:szCs w:val="24"/>
              </w:rPr>
              <w:br/>
            </w:r>
            <w:r w:rsidR="00281F66" w:rsidRPr="00FD5E80">
              <w:rPr>
                <w:rFonts w:cstheme="minorHAnsi"/>
                <w:sz w:val="24"/>
                <w:szCs w:val="24"/>
              </w:rPr>
              <w:t>Test Environment 1 is free and recommended for customer testing.</w:t>
            </w:r>
          </w:p>
        </w:tc>
        <w:tc>
          <w:tcPr>
            <w:tcW w:w="53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CC81B70"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Test environment 2.</w:t>
            </w:r>
          </w:p>
          <w:p w14:paraId="03D19280" w14:textId="5028ACD6" w:rsidR="00281F66" w:rsidRPr="00FD5E80" w:rsidRDefault="00281F66" w:rsidP="0073313C">
            <w:pPr>
              <w:spacing w:line="240" w:lineRule="auto"/>
              <w:jc w:val="both"/>
              <w:rPr>
                <w:rFonts w:cstheme="minorHAnsi"/>
                <w:sz w:val="24"/>
                <w:szCs w:val="24"/>
              </w:rPr>
            </w:pPr>
          </w:p>
          <w:p w14:paraId="761CE02C" w14:textId="790F7300" w:rsidR="005B093B" w:rsidRPr="005B093B" w:rsidRDefault="005B093B" w:rsidP="005B093B">
            <w:pPr>
              <w:spacing w:line="240" w:lineRule="auto"/>
              <w:jc w:val="both"/>
              <w:rPr>
                <w:rFonts w:cstheme="minorHAnsi"/>
                <w:sz w:val="24"/>
                <w:szCs w:val="24"/>
              </w:rPr>
            </w:pPr>
            <w:r w:rsidRPr="005B093B">
              <w:rPr>
                <w:rFonts w:cstheme="minorHAnsi"/>
                <w:sz w:val="24"/>
                <w:szCs w:val="24"/>
              </w:rPr>
              <w:t>This test environment provides the functionality of both the web office and the API. Test Environment 2 uses physical devices equipped with Test Fiscal Memory (TSM).</w:t>
            </w:r>
          </w:p>
          <w:p w14:paraId="2AAAF481" w14:textId="77777777" w:rsidR="00281F66" w:rsidRDefault="005F0E07" w:rsidP="005F0E07">
            <w:pPr>
              <w:spacing w:line="240" w:lineRule="auto"/>
              <w:jc w:val="both"/>
              <w:rPr>
                <w:rFonts w:cstheme="minorHAnsi"/>
                <w:sz w:val="24"/>
                <w:szCs w:val="24"/>
              </w:rPr>
            </w:pPr>
            <w:r w:rsidRPr="005F0E07">
              <w:rPr>
                <w:rFonts w:cstheme="minorHAnsi"/>
                <w:sz w:val="24"/>
                <w:szCs w:val="24"/>
              </w:rPr>
              <w:t>To set up test environment 2, it takes 3-5 days for each company to set</w:t>
            </w:r>
            <w:r>
              <w:rPr>
                <w:rFonts w:cstheme="minorHAnsi"/>
                <w:sz w:val="24"/>
                <w:szCs w:val="24"/>
              </w:rPr>
              <w:t xml:space="preserve"> </w:t>
            </w:r>
            <w:r w:rsidRPr="005F0E07">
              <w:rPr>
                <w:rFonts w:cstheme="minorHAnsi"/>
                <w:sz w:val="24"/>
                <w:szCs w:val="24"/>
              </w:rPr>
              <w:t>up and install the device. This is not a free service.</w:t>
            </w:r>
          </w:p>
          <w:p w14:paraId="45DFFA2C" w14:textId="77777777" w:rsidR="005F0E07" w:rsidRDefault="005F0E07" w:rsidP="005F0E07">
            <w:pPr>
              <w:spacing w:line="240" w:lineRule="auto"/>
              <w:jc w:val="both"/>
              <w:rPr>
                <w:rFonts w:cstheme="minorHAnsi"/>
                <w:sz w:val="24"/>
                <w:szCs w:val="24"/>
              </w:rPr>
            </w:pPr>
            <w:r w:rsidRPr="005F0E07">
              <w:rPr>
                <w:rFonts w:cstheme="minorHAnsi"/>
                <w:sz w:val="24"/>
                <w:szCs w:val="24"/>
              </w:rPr>
              <w:t>Users can use the TIN of the general test organization*.</w:t>
            </w:r>
          </w:p>
          <w:p w14:paraId="162631D2" w14:textId="1194B845" w:rsidR="005F0E07" w:rsidRPr="00FD5E80" w:rsidRDefault="005F0E07" w:rsidP="005F0E07">
            <w:pPr>
              <w:spacing w:line="240" w:lineRule="auto"/>
              <w:jc w:val="both"/>
              <w:rPr>
                <w:rFonts w:cstheme="minorHAnsi"/>
                <w:sz w:val="24"/>
                <w:szCs w:val="24"/>
              </w:rPr>
            </w:pPr>
            <w:r w:rsidRPr="005F0E07">
              <w:rPr>
                <w:rFonts w:cstheme="minorHAnsi"/>
                <w:sz w:val="24"/>
                <w:szCs w:val="24"/>
              </w:rPr>
              <w:t xml:space="preserve">The test environment is mainly used by </w:t>
            </w:r>
            <w:proofErr w:type="spellStart"/>
            <w:r w:rsidRPr="005F0E07">
              <w:rPr>
                <w:rFonts w:cstheme="minorHAnsi"/>
                <w:sz w:val="24"/>
                <w:szCs w:val="24"/>
              </w:rPr>
              <w:t>OrangeData</w:t>
            </w:r>
            <w:proofErr w:type="spellEnd"/>
            <w:r w:rsidRPr="005F0E07">
              <w:rPr>
                <w:rFonts w:cstheme="minorHAnsi"/>
                <w:sz w:val="24"/>
                <w:szCs w:val="24"/>
              </w:rPr>
              <w:t xml:space="preserve"> developers and is not recommended for customers (some features may not be available when the </w:t>
            </w:r>
            <w:proofErr w:type="spellStart"/>
            <w:r w:rsidRPr="005F0E07">
              <w:rPr>
                <w:rFonts w:cstheme="minorHAnsi"/>
                <w:sz w:val="24"/>
                <w:szCs w:val="24"/>
              </w:rPr>
              <w:t>OrangeData</w:t>
            </w:r>
            <w:proofErr w:type="spellEnd"/>
            <w:r w:rsidRPr="005F0E07">
              <w:rPr>
                <w:rFonts w:cstheme="minorHAnsi"/>
                <w:sz w:val="24"/>
                <w:szCs w:val="24"/>
              </w:rPr>
              <w:t xml:space="preserve"> team is testing new versions).</w:t>
            </w:r>
          </w:p>
        </w:tc>
      </w:tr>
    </w:tbl>
    <w:p w14:paraId="7B687A67" w14:textId="77777777" w:rsidR="00CE77A8" w:rsidRDefault="00CE77A8" w:rsidP="0073313C">
      <w:pPr>
        <w:spacing w:line="240" w:lineRule="auto"/>
        <w:jc w:val="both"/>
        <w:rPr>
          <w:rFonts w:cstheme="minorHAnsi"/>
          <w:b/>
          <w:bCs/>
          <w:sz w:val="24"/>
          <w:szCs w:val="24"/>
        </w:rPr>
      </w:pPr>
    </w:p>
    <w:p w14:paraId="0874A8EC" w14:textId="77777777" w:rsidR="00C37DB9" w:rsidRDefault="00C37DB9" w:rsidP="0073313C">
      <w:pPr>
        <w:spacing w:line="240" w:lineRule="auto"/>
        <w:jc w:val="both"/>
        <w:rPr>
          <w:rFonts w:cstheme="minorHAnsi"/>
          <w:b/>
          <w:bCs/>
          <w:sz w:val="24"/>
          <w:szCs w:val="24"/>
        </w:rPr>
      </w:pPr>
    </w:p>
    <w:p w14:paraId="10C72E32" w14:textId="3A038551" w:rsidR="005F0E07" w:rsidRPr="005F0E07" w:rsidRDefault="005F0E07" w:rsidP="005F0E07">
      <w:pPr>
        <w:spacing w:after="0" w:line="240" w:lineRule="auto"/>
        <w:jc w:val="both"/>
        <w:rPr>
          <w:rFonts w:cstheme="minorHAnsi"/>
          <w:b/>
          <w:bCs/>
          <w:sz w:val="24"/>
          <w:szCs w:val="24"/>
          <w:lang w:val="en-US"/>
        </w:rPr>
      </w:pPr>
      <w:r w:rsidRPr="005F0E07">
        <w:rPr>
          <w:lang w:val="en-US"/>
        </w:rPr>
        <w:t>*</w:t>
      </w:r>
      <w:r w:rsidRPr="005F0E07">
        <w:rPr>
          <w:rFonts w:ascii="Arial" w:hAnsi="Arial" w:cs="Arial"/>
          <w:color w:val="FFFFFF"/>
          <w:sz w:val="36"/>
          <w:szCs w:val="36"/>
        </w:rPr>
        <w:t xml:space="preserve"> </w:t>
      </w:r>
      <w:r w:rsidRPr="005F0E07">
        <w:rPr>
          <w:rFonts w:ascii="Times New Roman" w:hAnsi="Times New Roman" w:cs="Times New Roman"/>
          <w:i/>
          <w:iCs/>
          <w:sz w:val="24"/>
          <w:szCs w:val="24"/>
        </w:rPr>
        <w:t>Note</w:t>
      </w:r>
      <w:r w:rsidRPr="005F0E07">
        <w:rPr>
          <w:rFonts w:ascii="Times New Roman" w:hAnsi="Times New Roman" w:cs="Times New Roman"/>
          <w:i/>
          <w:iCs/>
          <w:sz w:val="24"/>
          <w:szCs w:val="24"/>
          <w:lang w:val="en-US"/>
        </w:rPr>
        <w:t>:</w:t>
      </w:r>
    </w:p>
    <w:p w14:paraId="4443EBE9" w14:textId="31FFB68D" w:rsidR="005F0E07" w:rsidRPr="005F0E07" w:rsidRDefault="005F0E07" w:rsidP="005F0E07">
      <w:pPr>
        <w:spacing w:after="0" w:line="240" w:lineRule="auto"/>
        <w:jc w:val="both"/>
        <w:rPr>
          <w:rFonts w:cstheme="minorHAnsi"/>
          <w:sz w:val="24"/>
          <w:szCs w:val="24"/>
          <w:lang w:val="en-US"/>
        </w:rPr>
      </w:pPr>
      <w:r w:rsidRPr="005F0E07">
        <w:rPr>
          <w:rFonts w:cstheme="minorHAnsi"/>
          <w:b/>
          <w:bCs/>
          <w:sz w:val="24"/>
          <w:szCs w:val="24"/>
          <w:lang w:val="en-US"/>
        </w:rPr>
        <w:br/>
      </w:r>
      <w:r w:rsidRPr="00FD5E80">
        <w:rPr>
          <w:rFonts w:cstheme="minorHAnsi"/>
          <w:sz w:val="24"/>
          <w:szCs w:val="24"/>
          <w:lang w:val="en-US"/>
        </w:rPr>
        <w:t> </w:t>
      </w:r>
      <w:r w:rsidRPr="00FD5E80">
        <w:rPr>
          <w:rFonts w:cstheme="minorHAnsi"/>
          <w:b/>
          <w:bCs/>
          <w:sz w:val="24"/>
          <w:szCs w:val="24"/>
        </w:rPr>
        <w:t>Test environment 1</w:t>
      </w:r>
      <w:r w:rsidRPr="005F0E07">
        <w:rPr>
          <w:rFonts w:cstheme="minorHAnsi"/>
          <w:b/>
          <w:bCs/>
          <w:sz w:val="24"/>
          <w:szCs w:val="24"/>
          <w:lang w:val="en-US"/>
        </w:rPr>
        <w:t xml:space="preserve">. </w:t>
      </w:r>
      <w:bookmarkStart w:id="12" w:name="_Hlk184322730"/>
      <w:r w:rsidRPr="005F0E07">
        <w:rPr>
          <w:rFonts w:cstheme="minorHAnsi"/>
          <w:sz w:val="24"/>
          <w:szCs w:val="24"/>
          <w:lang w:val="en-US"/>
        </w:rPr>
        <w:t>Attribute «</w:t>
      </w:r>
      <w:bookmarkEnd w:id="12"/>
      <w:r w:rsidRPr="00642A0C">
        <w:rPr>
          <w:rFonts w:cstheme="minorHAnsi"/>
          <w:i/>
          <w:iCs/>
          <w:sz w:val="24"/>
          <w:szCs w:val="24"/>
        </w:rPr>
        <w:t>inn</w:t>
      </w:r>
      <w:r w:rsidRPr="005F0E07">
        <w:rPr>
          <w:rFonts w:cstheme="minorHAnsi"/>
          <w:sz w:val="24"/>
          <w:szCs w:val="24"/>
          <w:lang w:val="en-US"/>
        </w:rPr>
        <w:t xml:space="preserve">» «7727401209», </w:t>
      </w:r>
      <w:r>
        <w:rPr>
          <w:rFonts w:cstheme="minorHAnsi"/>
          <w:sz w:val="24"/>
          <w:szCs w:val="24"/>
          <w:lang w:val="en-US"/>
        </w:rPr>
        <w:t>a</w:t>
      </w:r>
      <w:r w:rsidRPr="005F0E07">
        <w:rPr>
          <w:rFonts w:cstheme="minorHAnsi"/>
          <w:sz w:val="24"/>
          <w:szCs w:val="24"/>
          <w:lang w:val="en-US"/>
        </w:rPr>
        <w:t>ttribute «</w:t>
      </w:r>
      <w:r w:rsidRPr="00642A0C">
        <w:rPr>
          <w:rFonts w:cstheme="minorHAnsi"/>
          <w:i/>
          <w:iCs/>
          <w:sz w:val="24"/>
          <w:szCs w:val="24"/>
        </w:rPr>
        <w:t>key</w:t>
      </w:r>
      <w:r w:rsidRPr="005F0E07">
        <w:rPr>
          <w:rFonts w:cstheme="minorHAnsi"/>
          <w:sz w:val="24"/>
          <w:szCs w:val="24"/>
          <w:lang w:val="en-US"/>
        </w:rPr>
        <w:t>» «7727401209</w:t>
      </w:r>
      <w:proofErr w:type="gramStart"/>
      <w:r w:rsidRPr="005F0E07">
        <w:rPr>
          <w:rFonts w:cstheme="minorHAnsi"/>
          <w:sz w:val="24"/>
          <w:szCs w:val="24"/>
          <w:lang w:val="en-US"/>
        </w:rPr>
        <w:t>»;</w:t>
      </w:r>
      <w:proofErr w:type="gramEnd"/>
    </w:p>
    <w:p w14:paraId="7CBE28E0" w14:textId="4A0F3EEF" w:rsidR="005F0E07" w:rsidRPr="005F0E07" w:rsidRDefault="005F0E07" w:rsidP="005F0E07">
      <w:pPr>
        <w:spacing w:line="240" w:lineRule="auto"/>
        <w:jc w:val="both"/>
        <w:rPr>
          <w:rFonts w:cstheme="minorHAnsi"/>
          <w:sz w:val="24"/>
          <w:szCs w:val="24"/>
          <w:lang w:val="ru-RU"/>
        </w:rPr>
      </w:pPr>
      <w:r w:rsidRPr="00FD5E80">
        <w:rPr>
          <w:rFonts w:cstheme="minorHAnsi"/>
          <w:b/>
          <w:bCs/>
          <w:sz w:val="24"/>
          <w:szCs w:val="24"/>
        </w:rPr>
        <w:t>Test</w:t>
      </w:r>
      <w:r w:rsidRPr="005F0E07">
        <w:rPr>
          <w:rFonts w:cstheme="minorHAnsi"/>
          <w:b/>
          <w:bCs/>
          <w:sz w:val="24"/>
          <w:szCs w:val="24"/>
          <w:lang w:val="en-US"/>
        </w:rPr>
        <w:t xml:space="preserve"> </w:t>
      </w:r>
      <w:proofErr w:type="gramStart"/>
      <w:r w:rsidRPr="00FD5E80">
        <w:rPr>
          <w:rFonts w:cstheme="minorHAnsi"/>
          <w:b/>
          <w:bCs/>
          <w:sz w:val="24"/>
          <w:szCs w:val="24"/>
        </w:rPr>
        <w:t>environment</w:t>
      </w:r>
      <w:proofErr w:type="gramEnd"/>
      <w:r w:rsidRPr="005F0E07">
        <w:rPr>
          <w:rFonts w:cstheme="minorHAnsi"/>
          <w:b/>
          <w:bCs/>
          <w:sz w:val="24"/>
          <w:szCs w:val="24"/>
          <w:lang w:val="en-US"/>
        </w:rPr>
        <w:t xml:space="preserve"> 2.</w:t>
      </w:r>
      <w:r>
        <w:rPr>
          <w:rFonts w:cstheme="minorHAnsi"/>
          <w:sz w:val="24"/>
          <w:szCs w:val="24"/>
          <w:lang w:val="en-US"/>
        </w:rPr>
        <w:t xml:space="preserve"> </w:t>
      </w:r>
      <w:r w:rsidRPr="005F0E07">
        <w:rPr>
          <w:rFonts w:cstheme="minorHAnsi"/>
          <w:sz w:val="24"/>
          <w:szCs w:val="24"/>
          <w:lang w:val="en-US"/>
        </w:rPr>
        <w:t>Attribute «</w:t>
      </w:r>
      <w:r w:rsidRPr="00642A0C">
        <w:rPr>
          <w:rFonts w:cstheme="minorHAnsi"/>
          <w:i/>
          <w:iCs/>
          <w:sz w:val="24"/>
          <w:szCs w:val="24"/>
        </w:rPr>
        <w:t>inn</w:t>
      </w:r>
      <w:r w:rsidRPr="005F0E07">
        <w:rPr>
          <w:rFonts w:cstheme="minorHAnsi"/>
          <w:sz w:val="24"/>
          <w:szCs w:val="24"/>
          <w:lang w:val="en-US"/>
        </w:rPr>
        <w:t xml:space="preserve">» «7727401209», </w:t>
      </w:r>
      <w:r>
        <w:rPr>
          <w:rFonts w:cstheme="minorHAnsi"/>
          <w:sz w:val="24"/>
          <w:szCs w:val="24"/>
          <w:lang w:val="en-US"/>
        </w:rPr>
        <w:t>a</w:t>
      </w:r>
      <w:r w:rsidRPr="005F0E07">
        <w:rPr>
          <w:rFonts w:cstheme="minorHAnsi"/>
          <w:sz w:val="24"/>
          <w:szCs w:val="24"/>
          <w:lang w:val="en-US"/>
        </w:rPr>
        <w:t>ttribute «</w:t>
      </w:r>
      <w:r w:rsidRPr="00642A0C">
        <w:rPr>
          <w:rFonts w:cstheme="minorHAnsi"/>
          <w:i/>
          <w:iCs/>
          <w:sz w:val="24"/>
          <w:szCs w:val="24"/>
        </w:rPr>
        <w:t>key</w:t>
      </w:r>
      <w:r w:rsidRPr="005F0E07">
        <w:rPr>
          <w:rFonts w:cstheme="minorHAnsi"/>
          <w:sz w:val="24"/>
          <w:szCs w:val="24"/>
          <w:lang w:val="en-US"/>
        </w:rPr>
        <w:t xml:space="preserve">» It is necessary to request by mail </w:t>
      </w:r>
      <w:hyperlink r:id="rId20" w:history="1">
        <w:r w:rsidRPr="00B1497F">
          <w:rPr>
            <w:rStyle w:val="a5"/>
            <w:rFonts w:cstheme="minorHAnsi"/>
            <w:sz w:val="24"/>
            <w:szCs w:val="24"/>
            <w:lang w:val="en-US"/>
          </w:rPr>
          <w:t>api</w:t>
        </w:r>
        <w:r w:rsidRPr="005F0E07">
          <w:rPr>
            <w:rStyle w:val="a5"/>
            <w:lang w:val="en-US"/>
          </w:rPr>
          <w:t>@</w:t>
        </w:r>
        <w:r w:rsidRPr="00B1497F">
          <w:rPr>
            <w:rStyle w:val="a5"/>
            <w:rFonts w:cstheme="minorHAnsi"/>
            <w:sz w:val="24"/>
            <w:szCs w:val="24"/>
            <w:lang w:val="en-US"/>
          </w:rPr>
          <w:t>orangedata</w:t>
        </w:r>
        <w:r w:rsidRPr="005F0E07">
          <w:rPr>
            <w:rStyle w:val="a5"/>
            <w:lang w:val="en-US"/>
          </w:rPr>
          <w:t>.</w:t>
        </w:r>
        <w:r w:rsidRPr="00B1497F">
          <w:rPr>
            <w:rStyle w:val="a5"/>
            <w:rFonts w:cstheme="minorHAnsi"/>
            <w:sz w:val="24"/>
            <w:szCs w:val="24"/>
            <w:lang w:val="en-US"/>
          </w:rPr>
          <w:t>ru</w:t>
        </w:r>
      </w:hyperlink>
      <w:r w:rsidRPr="005F0E07">
        <w:rPr>
          <w:rFonts w:cstheme="minorHAnsi"/>
          <w:sz w:val="24"/>
          <w:szCs w:val="24"/>
          <w:lang w:val="en-US"/>
        </w:rPr>
        <w:t xml:space="preserve">. </w:t>
      </w:r>
      <w:proofErr w:type="spellStart"/>
      <w:r w:rsidRPr="005F0E07">
        <w:rPr>
          <w:rFonts w:cstheme="minorHAnsi"/>
          <w:sz w:val="24"/>
          <w:szCs w:val="24"/>
          <w:lang w:val="ru-RU"/>
        </w:rPr>
        <w:t>Staff</w:t>
      </w:r>
      <w:proofErr w:type="spellEnd"/>
      <w:r w:rsidRPr="005F0E07">
        <w:rPr>
          <w:rFonts w:cstheme="minorHAnsi"/>
          <w:sz w:val="24"/>
          <w:szCs w:val="24"/>
          <w:lang w:val="ru-RU"/>
        </w:rPr>
        <w:t xml:space="preserve"> </w:t>
      </w:r>
      <w:proofErr w:type="spellStart"/>
      <w:r w:rsidRPr="005F0E07">
        <w:rPr>
          <w:rFonts w:cstheme="minorHAnsi"/>
          <w:sz w:val="24"/>
          <w:szCs w:val="24"/>
          <w:lang w:val="ru-RU"/>
        </w:rPr>
        <w:t>will</w:t>
      </w:r>
      <w:proofErr w:type="spellEnd"/>
      <w:r w:rsidRPr="005F0E07">
        <w:rPr>
          <w:rFonts w:cstheme="minorHAnsi"/>
          <w:sz w:val="24"/>
          <w:szCs w:val="24"/>
          <w:lang w:val="ru-RU"/>
        </w:rPr>
        <w:t xml:space="preserve"> </w:t>
      </w:r>
      <w:proofErr w:type="spellStart"/>
      <w:r w:rsidRPr="005F0E07">
        <w:rPr>
          <w:rFonts w:cstheme="minorHAnsi"/>
          <w:sz w:val="24"/>
          <w:szCs w:val="24"/>
          <w:lang w:val="ru-RU"/>
        </w:rPr>
        <w:t>provide</w:t>
      </w:r>
      <w:proofErr w:type="spellEnd"/>
      <w:r w:rsidRPr="005F0E07">
        <w:rPr>
          <w:rFonts w:cstheme="minorHAnsi"/>
          <w:sz w:val="24"/>
          <w:szCs w:val="24"/>
          <w:lang w:val="ru-RU"/>
        </w:rPr>
        <w:t xml:space="preserve"> </w:t>
      </w:r>
      <w:proofErr w:type="spellStart"/>
      <w:r w:rsidRPr="005F0E07">
        <w:rPr>
          <w:rFonts w:cstheme="minorHAnsi"/>
          <w:sz w:val="24"/>
          <w:szCs w:val="24"/>
          <w:lang w:val="ru-RU"/>
        </w:rPr>
        <w:t>access</w:t>
      </w:r>
      <w:proofErr w:type="spellEnd"/>
      <w:r w:rsidRPr="005F0E07">
        <w:rPr>
          <w:rFonts w:cstheme="minorHAnsi"/>
          <w:sz w:val="24"/>
          <w:szCs w:val="24"/>
          <w:lang w:val="ru-RU"/>
        </w:rPr>
        <w:t>.</w:t>
      </w:r>
    </w:p>
    <w:p w14:paraId="7429C383" w14:textId="77777777" w:rsidR="005F0E07" w:rsidRPr="005F0E07" w:rsidRDefault="005F0E07" w:rsidP="0073313C">
      <w:pPr>
        <w:spacing w:line="240" w:lineRule="auto"/>
        <w:jc w:val="both"/>
        <w:rPr>
          <w:rFonts w:cstheme="minorHAnsi"/>
          <w:b/>
          <w:bCs/>
          <w:sz w:val="24"/>
          <w:szCs w:val="24"/>
          <w:lang w:val="ru-RU"/>
        </w:rPr>
      </w:pPr>
    </w:p>
    <w:p w14:paraId="31985CA6" w14:textId="201F8478" w:rsidR="00281F66" w:rsidRPr="00FD5E80" w:rsidRDefault="008E56B9" w:rsidP="0073313C">
      <w:pPr>
        <w:spacing w:line="240" w:lineRule="auto"/>
        <w:jc w:val="both"/>
        <w:rPr>
          <w:rFonts w:cstheme="minorHAnsi"/>
          <w:sz w:val="24"/>
          <w:szCs w:val="24"/>
        </w:rPr>
      </w:pPr>
      <w:r>
        <w:rPr>
          <w:rFonts w:cstheme="minorHAnsi"/>
          <w:b/>
          <w:bCs/>
          <w:sz w:val="24"/>
          <w:szCs w:val="24"/>
        </w:rPr>
        <w:lastRenderedPageBreak/>
        <w:t xml:space="preserve">Test environment </w:t>
      </w:r>
      <w:r w:rsidR="00281F66" w:rsidRPr="00FD5E80">
        <w:rPr>
          <w:rFonts w:cstheme="minorHAnsi"/>
          <w:b/>
          <w:bCs/>
          <w:sz w:val="24"/>
          <w:szCs w:val="24"/>
        </w:rPr>
        <w:t>connection settings:</w:t>
      </w:r>
    </w:p>
    <w:tbl>
      <w:tblPr>
        <w:tblW w:w="0" w:type="auto"/>
        <w:tblCellMar>
          <w:left w:w="0" w:type="dxa"/>
          <w:right w:w="0" w:type="dxa"/>
        </w:tblCellMar>
        <w:tblLook w:val="04A0" w:firstRow="1" w:lastRow="0" w:firstColumn="1" w:lastColumn="0" w:noHBand="0" w:noVBand="1"/>
      </w:tblPr>
      <w:tblGrid>
        <w:gridCol w:w="1318"/>
        <w:gridCol w:w="5026"/>
        <w:gridCol w:w="5128"/>
      </w:tblGrid>
      <w:tr w:rsidR="00281F66" w:rsidRPr="00FD5E80" w14:paraId="57C49476" w14:textId="77777777" w:rsidTr="00D42173">
        <w:trPr>
          <w:trHeight w:val="116"/>
        </w:trPr>
        <w:tc>
          <w:tcPr>
            <w:tcW w:w="131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3D27095F"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 </w:t>
            </w:r>
            <w:r w:rsidRPr="00006AB9">
              <w:rPr>
                <w:rFonts w:cstheme="minorHAnsi"/>
                <w:b/>
                <w:bCs/>
                <w:sz w:val="20"/>
                <w:szCs w:val="20"/>
              </w:rPr>
              <w:t>Parameter</w:t>
            </w:r>
          </w:p>
        </w:tc>
        <w:tc>
          <w:tcPr>
            <w:tcW w:w="451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D9F5CC7"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Test environment 1</w:t>
            </w:r>
          </w:p>
        </w:tc>
        <w:tc>
          <w:tcPr>
            <w:tcW w:w="460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B6FAEA"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Test environment 2</w:t>
            </w:r>
          </w:p>
        </w:tc>
      </w:tr>
      <w:tr w:rsidR="00281F66" w:rsidRPr="00FD5E80" w14:paraId="6A25DCDB" w14:textId="77777777" w:rsidTr="00D42173">
        <w:trPr>
          <w:trHeight w:val="35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F152F" w14:textId="72089B24" w:rsidR="00281F66" w:rsidRPr="00006AB9" w:rsidRDefault="00281F66" w:rsidP="00D42173">
            <w:pPr>
              <w:spacing w:line="240" w:lineRule="auto"/>
              <w:rPr>
                <w:rFonts w:cstheme="minorHAnsi"/>
                <w:sz w:val="20"/>
                <w:szCs w:val="20"/>
              </w:rPr>
            </w:pPr>
            <w:r w:rsidRPr="00006AB9">
              <w:rPr>
                <w:rFonts w:cstheme="minorHAnsi"/>
                <w:sz w:val="20"/>
                <w:szCs w:val="20"/>
                <w:lang w:val="en-US"/>
              </w:rPr>
              <w:t> </w:t>
            </w:r>
            <w:r w:rsidRPr="00006AB9">
              <w:rPr>
                <w:rFonts w:cstheme="minorHAnsi"/>
                <w:sz w:val="20"/>
                <w:szCs w:val="20"/>
              </w:rPr>
              <w:t>Base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5AE8570B" w14:textId="60359FED" w:rsidR="00281F66" w:rsidRPr="00006AB9" w:rsidRDefault="00281F66" w:rsidP="00D42173">
            <w:pPr>
              <w:spacing w:line="240" w:lineRule="auto"/>
              <w:rPr>
                <w:rFonts w:cstheme="minorHAnsi"/>
                <w:sz w:val="20"/>
                <w:szCs w:val="20"/>
              </w:rPr>
            </w:pPr>
            <w:hyperlink r:id="rId21" w:history="1">
              <w:r w:rsidRPr="00006AB9">
                <w:rPr>
                  <w:rStyle w:val="a5"/>
                  <w:rFonts w:cstheme="minorHAnsi"/>
                  <w:sz w:val="20"/>
                  <w:szCs w:val="20"/>
                </w:rPr>
                <w:t>https://apip.orangedata.ru:2443</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9CCA013" w14:textId="0445291C" w:rsidR="00281F66" w:rsidRPr="00006AB9" w:rsidRDefault="00281F66" w:rsidP="00D42173">
            <w:pPr>
              <w:spacing w:line="240" w:lineRule="auto"/>
              <w:rPr>
                <w:rFonts w:cstheme="minorHAnsi"/>
                <w:sz w:val="20"/>
                <w:szCs w:val="20"/>
              </w:rPr>
            </w:pPr>
            <w:hyperlink r:id="rId22" w:history="1">
              <w:r w:rsidRPr="00006AB9">
                <w:rPr>
                  <w:rStyle w:val="a5"/>
                  <w:rFonts w:cstheme="minorHAnsi"/>
                  <w:sz w:val="20"/>
                  <w:szCs w:val="20"/>
                </w:rPr>
                <w:t>https://apip.orangedata.ru:12001</w:t>
              </w:r>
            </w:hyperlink>
          </w:p>
        </w:tc>
      </w:tr>
      <w:tr w:rsidR="00281F66" w:rsidRPr="00FD5E80" w14:paraId="069160A2" w14:textId="77777777" w:rsidTr="00D42173">
        <w:trPr>
          <w:trHeight w:val="12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96A33C" w14:textId="77777777" w:rsidR="00281F66" w:rsidRPr="00006AB9" w:rsidRDefault="00281F66" w:rsidP="00006AB9">
            <w:pPr>
              <w:spacing w:line="240" w:lineRule="auto"/>
              <w:rPr>
                <w:rFonts w:cstheme="minorHAnsi"/>
                <w:sz w:val="20"/>
                <w:szCs w:val="20"/>
              </w:rPr>
            </w:pPr>
            <w:r w:rsidRPr="00006AB9">
              <w:rPr>
                <w:rFonts w:cstheme="minorHAnsi"/>
                <w:sz w:val="20"/>
                <w:szCs w:val="20"/>
              </w:rPr>
              <w:t>IP address</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3301214B"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4D6714AF"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r>
      <w:tr w:rsidR="00281F66" w:rsidRPr="00FD5E80" w14:paraId="38AFCCA0"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34DF47" w14:textId="77777777" w:rsidR="00281F66" w:rsidRPr="00006AB9" w:rsidRDefault="00281F66" w:rsidP="00006AB9">
            <w:pPr>
              <w:spacing w:line="240" w:lineRule="auto"/>
              <w:rPr>
                <w:rFonts w:cstheme="minorHAnsi"/>
                <w:sz w:val="20"/>
                <w:szCs w:val="20"/>
              </w:rPr>
            </w:pPr>
            <w:r w:rsidRPr="00006AB9">
              <w:rPr>
                <w:rFonts w:cstheme="minorHAnsi"/>
                <w:sz w:val="20"/>
                <w:szCs w:val="20"/>
              </w:rPr>
              <w:t>Web office</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116651A8" w14:textId="77777777" w:rsidR="00281F66" w:rsidRPr="00006AB9" w:rsidRDefault="00281F66" w:rsidP="00006AB9">
            <w:pPr>
              <w:spacing w:line="240" w:lineRule="auto"/>
              <w:rPr>
                <w:rFonts w:cstheme="minorHAnsi"/>
                <w:sz w:val="20"/>
                <w:szCs w:val="20"/>
              </w:rPr>
            </w:pPr>
            <w:r w:rsidRPr="00006AB9">
              <w:rPr>
                <w:rFonts w:cstheme="minorHAnsi"/>
                <w:sz w:val="20"/>
                <w:szCs w:val="20"/>
              </w:rPr>
              <w:t>Not available</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1D57499D" w14:textId="77777777" w:rsidR="00281F66" w:rsidRPr="00006AB9" w:rsidRDefault="00281F66" w:rsidP="00006AB9">
            <w:pPr>
              <w:spacing w:line="240" w:lineRule="auto"/>
              <w:rPr>
                <w:rFonts w:cstheme="minorHAnsi"/>
                <w:sz w:val="20"/>
                <w:szCs w:val="20"/>
              </w:rPr>
            </w:pPr>
            <w:r w:rsidRPr="00006AB9">
              <w:rPr>
                <w:rFonts w:cstheme="minorHAnsi"/>
                <w:sz w:val="20"/>
                <w:szCs w:val="20"/>
              </w:rPr>
              <w:t>https://test.orangedata.ru/lk/</w:t>
            </w:r>
          </w:p>
        </w:tc>
      </w:tr>
      <w:tr w:rsidR="00281F66" w:rsidRPr="00FD5E80" w14:paraId="1FB0974C" w14:textId="77777777" w:rsidTr="00D42173">
        <w:trPr>
          <w:trHeight w:val="328"/>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DFA1" w14:textId="77777777" w:rsidR="00281F66" w:rsidRPr="00006AB9" w:rsidRDefault="00281F66" w:rsidP="00006AB9">
            <w:pPr>
              <w:spacing w:line="240" w:lineRule="auto"/>
              <w:rPr>
                <w:rFonts w:cstheme="minorHAnsi"/>
                <w:sz w:val="20"/>
                <w:szCs w:val="20"/>
              </w:rPr>
            </w:pPr>
            <w:r w:rsidRPr="00006AB9">
              <w:rPr>
                <w:rFonts w:cstheme="minorHAnsi"/>
                <w:sz w:val="20"/>
                <w:szCs w:val="20"/>
              </w:rPr>
              <w:t>Browser Accessibility Check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6C150498"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https://apip.orangedata.ru:2443/api/v2/</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7D5E24A4"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https://apip.orangedata.ru:12001/api/v2/</w:t>
            </w:r>
          </w:p>
        </w:tc>
      </w:tr>
      <w:tr w:rsidR="00281F66" w:rsidRPr="00FD5E80" w14:paraId="0121FC15"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11DB" w14:textId="77777777" w:rsidR="00281F66" w:rsidRPr="00006AB9" w:rsidRDefault="008E56B9" w:rsidP="00006AB9">
            <w:pPr>
              <w:spacing w:line="240" w:lineRule="auto"/>
              <w:rPr>
                <w:rFonts w:cstheme="minorHAnsi"/>
                <w:sz w:val="20"/>
                <w:szCs w:val="20"/>
              </w:rPr>
            </w:pPr>
            <w:r w:rsidRPr="00006AB9">
              <w:rPr>
                <w:rFonts w:cstheme="minorHAnsi"/>
                <w:sz w:val="20"/>
                <w:szCs w:val="20"/>
                <w:lang w:val="en-US"/>
              </w:rPr>
              <w:t>Swagger</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751ED0D4" w14:textId="77777777" w:rsidR="00281F66" w:rsidRPr="00006AB9" w:rsidRDefault="00281F66" w:rsidP="00006AB9">
            <w:pPr>
              <w:spacing w:line="240" w:lineRule="auto"/>
              <w:rPr>
                <w:rFonts w:cstheme="minorHAnsi"/>
                <w:sz w:val="20"/>
                <w:szCs w:val="20"/>
              </w:rPr>
            </w:pPr>
            <w:hyperlink r:id="rId23" w:history="1">
              <w:r w:rsidRPr="00006AB9">
                <w:rPr>
                  <w:rStyle w:val="a5"/>
                  <w:rFonts w:cstheme="minorHAnsi"/>
                  <w:sz w:val="20"/>
                  <w:szCs w:val="20"/>
                </w:rPr>
                <w:t>https://apip.orangedata.ru:2443/swagger</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3A3E3FCA" w14:textId="77777777" w:rsidR="00281F66" w:rsidRPr="00006AB9" w:rsidRDefault="00281F66" w:rsidP="00006AB9">
            <w:pPr>
              <w:spacing w:line="240" w:lineRule="auto"/>
              <w:rPr>
                <w:rFonts w:cstheme="minorHAnsi"/>
                <w:sz w:val="20"/>
                <w:szCs w:val="20"/>
              </w:rPr>
            </w:pPr>
            <w:hyperlink r:id="rId24" w:history="1">
              <w:r w:rsidRPr="00006AB9">
                <w:rPr>
                  <w:rStyle w:val="a5"/>
                  <w:rFonts w:cstheme="minorHAnsi"/>
                  <w:sz w:val="20"/>
                  <w:szCs w:val="20"/>
                </w:rPr>
                <w:t>https://apip.orangedata.ru:12001/swagger</w:t>
              </w:r>
            </w:hyperlink>
          </w:p>
        </w:tc>
      </w:tr>
      <w:tr w:rsidR="00281F66" w:rsidRPr="00FD5E80" w14:paraId="59D14E16" w14:textId="77777777" w:rsidTr="00D42173">
        <w:trPr>
          <w:trHeight w:val="189"/>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D060FD" w14:textId="3220DD2C" w:rsidR="00281F66" w:rsidRPr="00006AB9" w:rsidRDefault="00281F66" w:rsidP="00FD27DE">
            <w:pPr>
              <w:spacing w:line="240" w:lineRule="auto"/>
              <w:rPr>
                <w:rFonts w:cstheme="minorHAnsi"/>
                <w:sz w:val="20"/>
                <w:szCs w:val="20"/>
              </w:rPr>
            </w:pPr>
            <w:r w:rsidRPr="00006AB9">
              <w:rPr>
                <w:rFonts w:cstheme="minorHAnsi"/>
                <w:sz w:val="20"/>
                <w:szCs w:val="20"/>
                <w:lang w:val="en-US"/>
              </w:rPr>
              <w:t xml:space="preserve">S </w:t>
            </w:r>
            <w:proofErr w:type="spellStart"/>
            <w:r w:rsidRPr="00006AB9">
              <w:rPr>
                <w:rFonts w:cstheme="minorHAnsi"/>
                <w:sz w:val="20"/>
                <w:szCs w:val="20"/>
              </w:rPr>
              <w:t>wagger</w:t>
            </w:r>
            <w:proofErr w:type="spellEnd"/>
            <w:r w:rsidRPr="00006AB9">
              <w:rPr>
                <w:rFonts w:cstheme="minorHAnsi"/>
                <w:sz w:val="20"/>
                <w:szCs w:val="20"/>
              </w:rPr>
              <w:t xml:space="preserve"> JSON</w:t>
            </w:r>
            <w:r w:rsidR="00FD27DE">
              <w:rPr>
                <w:rFonts w:cstheme="minorHAnsi"/>
                <w:sz w:val="20"/>
                <w:szCs w:val="20"/>
                <w:lang w:val="en-US"/>
              </w:rPr>
              <w:t xml:space="preserve"> </w:t>
            </w:r>
            <w:r w:rsidR="00006AB9">
              <w:rPr>
                <w:rFonts w:cstheme="minorHAnsi"/>
                <w:sz w:val="20"/>
                <w:szCs w:val="20"/>
              </w:rPr>
              <w:t>specification</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48257598" w14:textId="77777777" w:rsidR="00281F66" w:rsidRPr="00006AB9" w:rsidRDefault="00281F66" w:rsidP="00006AB9">
            <w:pPr>
              <w:spacing w:line="240" w:lineRule="auto"/>
              <w:rPr>
                <w:rFonts w:cstheme="minorHAnsi"/>
                <w:sz w:val="20"/>
                <w:szCs w:val="20"/>
              </w:rPr>
            </w:pPr>
            <w:hyperlink r:id="rId25" w:history="1">
              <w:r w:rsidRPr="00006AB9">
                <w:rPr>
                  <w:rStyle w:val="a5"/>
                  <w:rFonts w:cstheme="minorHAnsi"/>
                  <w:sz w:val="20"/>
                  <w:szCs w:val="20"/>
                </w:rPr>
                <w:t>https://apip.orangedata.ru:2443/swagger/v2/swagger.json</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01D2996" w14:textId="77777777" w:rsidR="00281F66" w:rsidRPr="00006AB9" w:rsidRDefault="00281F66" w:rsidP="00006AB9">
            <w:pPr>
              <w:spacing w:line="240" w:lineRule="auto"/>
              <w:rPr>
                <w:rFonts w:cstheme="minorHAnsi"/>
                <w:sz w:val="20"/>
                <w:szCs w:val="20"/>
              </w:rPr>
            </w:pPr>
            <w:hyperlink r:id="rId26" w:history="1">
              <w:r w:rsidRPr="00006AB9">
                <w:rPr>
                  <w:rStyle w:val="a5"/>
                  <w:rFonts w:cstheme="minorHAnsi"/>
                  <w:sz w:val="20"/>
                  <w:szCs w:val="20"/>
                </w:rPr>
                <w:t>https://apip.orangedata.ru:12001/swagger/v2/swagger.json</w:t>
              </w:r>
            </w:hyperlink>
          </w:p>
        </w:tc>
      </w:tr>
    </w:tbl>
    <w:p w14:paraId="4DAD7FBA" w14:textId="4616CB73" w:rsidR="00841BCE" w:rsidRPr="006A25F1" w:rsidRDefault="00841BCE" w:rsidP="0073313C">
      <w:pPr>
        <w:spacing w:line="240" w:lineRule="auto"/>
        <w:jc w:val="both"/>
        <w:rPr>
          <w:rFonts w:cstheme="minorHAnsi"/>
          <w:sz w:val="24"/>
          <w:szCs w:val="24"/>
        </w:rPr>
      </w:pPr>
    </w:p>
    <w:p w14:paraId="7387D151" w14:textId="77777777" w:rsidR="00841BCE" w:rsidRPr="006A25F1" w:rsidRDefault="00841BCE">
      <w:pPr>
        <w:rPr>
          <w:rFonts w:cstheme="minorHAnsi"/>
          <w:sz w:val="24"/>
          <w:szCs w:val="24"/>
        </w:rPr>
      </w:pPr>
      <w:r w:rsidRPr="006A25F1">
        <w:rPr>
          <w:rFonts w:cstheme="minorHAnsi"/>
          <w:sz w:val="24"/>
          <w:szCs w:val="24"/>
        </w:rPr>
        <w:br w:type="page"/>
      </w:r>
    </w:p>
    <w:p w14:paraId="1409E554" w14:textId="40A8069C" w:rsidR="00281F66" w:rsidRPr="003B6B91" w:rsidRDefault="00281F66" w:rsidP="00705CE0">
      <w:pPr>
        <w:pStyle w:val="3"/>
      </w:pPr>
      <w:bookmarkStart w:id="13" w:name="_Toc59045180"/>
      <w:bookmarkStart w:id="14" w:name="_Toc63432901"/>
      <w:bookmarkStart w:id="15" w:name="_Toc184326810"/>
      <w:r w:rsidRPr="003B6B91">
        <w:lastRenderedPageBreak/>
        <w:t>1.2.2. Work environment</w:t>
      </w:r>
      <w:bookmarkEnd w:id="13"/>
      <w:bookmarkEnd w:id="14"/>
      <w:bookmarkEnd w:id="15"/>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Parameter</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Work environment</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Base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77777777" w:rsidR="00281F66" w:rsidRPr="00006AB9" w:rsidRDefault="00281F66" w:rsidP="0073313C">
            <w:pPr>
              <w:spacing w:line="240" w:lineRule="auto"/>
              <w:jc w:val="both"/>
              <w:rPr>
                <w:rFonts w:cstheme="minorHAnsi"/>
                <w:sz w:val="20"/>
                <w:szCs w:val="20"/>
              </w:rPr>
            </w:pPr>
            <w:hyperlink r:id="rId27" w:history="1">
              <w:r w:rsidRPr="00006AB9">
                <w:rPr>
                  <w:rStyle w:val="a5"/>
                  <w:rFonts w:cstheme="minorHAnsi"/>
                  <w:sz w:val="20"/>
                  <w:szCs w:val="20"/>
                </w:rPr>
                <w:t>https://api.orangedata.ru:12003</w:t>
              </w:r>
            </w:hyperlink>
          </w:p>
        </w:tc>
      </w:tr>
      <w:tr w:rsidR="00281F66" w:rsidRPr="00FD5E80" w14:paraId="210A4A11"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C58AC"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IP address</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17227C61" w14:textId="376050B7" w:rsidR="00281F66" w:rsidRPr="00006AB9" w:rsidRDefault="00F01FE7" w:rsidP="0073313C">
            <w:pPr>
              <w:spacing w:line="240" w:lineRule="auto"/>
              <w:jc w:val="both"/>
              <w:rPr>
                <w:rFonts w:cstheme="minorHAnsi"/>
                <w:sz w:val="20"/>
                <w:szCs w:val="20"/>
              </w:rPr>
            </w:pPr>
            <w:r>
              <w:rPr>
                <w:rFonts w:cstheme="minorHAnsi"/>
                <w:sz w:val="20"/>
                <w:szCs w:val="20"/>
              </w:rPr>
              <w:t>81.27.253.4 и 188.170.11.161</w:t>
            </w:r>
          </w:p>
        </w:tc>
      </w:tr>
      <w:tr w:rsidR="00281F66" w:rsidRPr="00FD5E80" w14:paraId="426242D3"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C823D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Web office</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133196" w14:textId="77777777" w:rsidR="00281F66" w:rsidRPr="00006AB9" w:rsidRDefault="00281F66" w:rsidP="0073313C">
            <w:pPr>
              <w:spacing w:line="240" w:lineRule="auto"/>
              <w:jc w:val="both"/>
              <w:rPr>
                <w:rFonts w:cstheme="minorHAnsi"/>
                <w:sz w:val="20"/>
                <w:szCs w:val="20"/>
              </w:rPr>
            </w:pPr>
            <w:hyperlink r:id="rId28" w:history="1">
              <w:r w:rsidRPr="00006AB9">
                <w:rPr>
                  <w:rStyle w:val="a5"/>
                  <w:rFonts w:cstheme="minorHAnsi"/>
                  <w:sz w:val="20"/>
                  <w:szCs w:val="20"/>
                </w:rPr>
                <w:t>https://lk.orangedata.ru</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Browser Accessibility Check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It is highly recommended to use the domain name for production requests.</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Add /api/v2/ to URL bar to check availability</w:t>
            </w:r>
          </w:p>
        </w:tc>
      </w:tr>
      <w:tr w:rsidR="00281F66" w:rsidRPr="00D3414D" w14:paraId="659AE584" w14:textId="77777777" w:rsidTr="00006AB9">
        <w:trPr>
          <w:trHeight w:val="161"/>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89E7D" w14:textId="77777777" w:rsidR="00281F66" w:rsidRPr="00006AB9" w:rsidRDefault="0063743B" w:rsidP="0073313C">
            <w:pPr>
              <w:spacing w:line="240" w:lineRule="auto"/>
              <w:jc w:val="both"/>
              <w:rPr>
                <w:rFonts w:cstheme="minorHAnsi"/>
                <w:sz w:val="20"/>
                <w:szCs w:val="20"/>
                <w:lang w:val="en-US"/>
              </w:rPr>
            </w:pPr>
            <w:r w:rsidRPr="00006AB9">
              <w:rPr>
                <w:rFonts w:cstheme="minorHAnsi"/>
                <w:sz w:val="20"/>
                <w:szCs w:val="20"/>
                <w:lang w:val="en-US"/>
              </w:rPr>
              <w:t xml:space="preserve">swagger- </w:t>
            </w:r>
            <w:proofErr w:type="spellStart"/>
            <w:r w:rsidRPr="00006AB9">
              <w:rPr>
                <w:rFonts w:cstheme="minorHAnsi"/>
                <w:sz w:val="20"/>
                <w:szCs w:val="20"/>
                <w:lang w:val="en-US"/>
              </w:rPr>
              <w:t>ui</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57F4CE4B" w14:textId="77777777" w:rsidR="00281F66" w:rsidRPr="00006AB9" w:rsidRDefault="00281F66" w:rsidP="0073313C">
            <w:pPr>
              <w:spacing w:line="240" w:lineRule="auto"/>
              <w:jc w:val="both"/>
              <w:rPr>
                <w:rFonts w:cstheme="minorHAnsi"/>
                <w:sz w:val="20"/>
                <w:szCs w:val="20"/>
                <w:lang w:val="en-US"/>
              </w:rPr>
            </w:pPr>
            <w:hyperlink r:id="rId29" w:history="1">
              <w:r w:rsidRPr="00006AB9">
                <w:rPr>
                  <w:rStyle w:val="a5"/>
                  <w:rFonts w:cstheme="minorHAnsi"/>
                  <w:sz w:val="20"/>
                  <w:szCs w:val="20"/>
                  <w:lang w:val="en-US"/>
                </w:rPr>
                <w:t>https://api.orangedata.ru:12003/swagger</w:t>
              </w:r>
            </w:hyperlink>
          </w:p>
        </w:tc>
      </w:tr>
      <w:tr w:rsidR="00281F66" w:rsidRPr="00D3414D" w14:paraId="7F73688D" w14:textId="77777777" w:rsidTr="00006AB9">
        <w:trPr>
          <w:trHeight w:val="27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63E3BB" w14:textId="31D19EA7" w:rsidR="00281F66" w:rsidRPr="00006AB9" w:rsidRDefault="008E56B9" w:rsidP="00FD27DE">
            <w:pPr>
              <w:spacing w:line="240" w:lineRule="auto"/>
              <w:rPr>
                <w:rFonts w:cstheme="minorHAnsi"/>
                <w:sz w:val="20"/>
                <w:szCs w:val="20"/>
                <w:lang w:val="en-US"/>
              </w:rPr>
            </w:pPr>
            <w:proofErr w:type="spellStart"/>
            <w:r w:rsidRPr="00006AB9">
              <w:rPr>
                <w:rFonts w:cstheme="minorHAnsi"/>
                <w:sz w:val="20"/>
                <w:szCs w:val="20"/>
              </w:rPr>
              <w:t>Sw</w:t>
            </w:r>
            <w:proofErr w:type="spellEnd"/>
            <w:r w:rsidRPr="00006AB9">
              <w:rPr>
                <w:rFonts w:cstheme="minorHAnsi"/>
                <w:sz w:val="20"/>
                <w:szCs w:val="20"/>
              </w:rPr>
              <w:t xml:space="preserve"> </w:t>
            </w:r>
            <w:r w:rsidR="00281F66" w:rsidRPr="00006AB9">
              <w:rPr>
                <w:rFonts w:cstheme="minorHAnsi"/>
                <w:sz w:val="20"/>
                <w:szCs w:val="20"/>
                <w:lang w:val="en-US"/>
              </w:rPr>
              <w:t xml:space="preserve">agger </w:t>
            </w:r>
            <w:r w:rsidR="00B415A0">
              <w:rPr>
                <w:rFonts w:cstheme="minorHAnsi"/>
                <w:sz w:val="20"/>
                <w:szCs w:val="20"/>
                <w:lang w:val="en-US"/>
              </w:rPr>
              <w:t xml:space="preserve">JSON </w:t>
            </w:r>
            <w:r w:rsidR="0063743B" w:rsidRPr="00006AB9">
              <w:rPr>
                <w:rFonts w:cstheme="minorHAnsi"/>
                <w:sz w:val="20"/>
                <w:szCs w:val="20"/>
                <w:lang w:val="en-US"/>
              </w:rPr>
              <w:t>specification</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4D242A31" w14:textId="77777777" w:rsidR="00281F66" w:rsidRPr="00100C4E" w:rsidRDefault="00281F66" w:rsidP="0073313C">
            <w:pPr>
              <w:spacing w:line="240" w:lineRule="auto"/>
              <w:jc w:val="both"/>
              <w:rPr>
                <w:rFonts w:cstheme="minorHAnsi"/>
                <w:sz w:val="20"/>
                <w:szCs w:val="20"/>
                <w:lang w:val="en-US"/>
              </w:rPr>
            </w:pPr>
            <w:hyperlink r:id="rId30" w:history="1">
              <w:r w:rsidRPr="00100C4E">
                <w:rPr>
                  <w:rStyle w:val="a5"/>
                  <w:rFonts w:cstheme="minorHAnsi"/>
                  <w:sz w:val="20"/>
                  <w:szCs w:val="20"/>
                  <w:lang w:val="en-US"/>
                </w:rPr>
                <w:t>https://apip.orangedata.ru:12003/swagger/v2/swagger.json</w:t>
              </w:r>
            </w:hyperlink>
          </w:p>
        </w:tc>
      </w:tr>
    </w:tbl>
    <w:p w14:paraId="097ED666" w14:textId="77777777" w:rsidR="00281F66" w:rsidRPr="00100C4E" w:rsidRDefault="00281F66" w:rsidP="0073313C">
      <w:pPr>
        <w:spacing w:line="240" w:lineRule="auto"/>
        <w:jc w:val="both"/>
        <w:rPr>
          <w:rFonts w:cstheme="minorHAnsi"/>
          <w:sz w:val="24"/>
          <w:szCs w:val="24"/>
          <w:lang w:val="en-US"/>
        </w:rPr>
      </w:pPr>
      <w:r w:rsidRPr="00FD5E80">
        <w:rPr>
          <w:rFonts w:cstheme="minorHAnsi"/>
          <w:sz w:val="24"/>
          <w:szCs w:val="24"/>
          <w:lang w:val="en-US"/>
        </w:rPr>
        <w:t> </w:t>
      </w:r>
    </w:p>
    <w:p w14:paraId="61F3AD31" w14:textId="09126FB5" w:rsidR="00281F66" w:rsidRPr="00AA1546" w:rsidRDefault="00281F66" w:rsidP="00705CE0">
      <w:pPr>
        <w:pStyle w:val="3"/>
      </w:pPr>
      <w:bookmarkStart w:id="16" w:name="_Toc59045181"/>
      <w:bookmarkStart w:id="17" w:name="_Toc63432902"/>
      <w:bookmarkStart w:id="18" w:name="_Toc184326811"/>
      <w:r w:rsidRPr="00AA1546">
        <w:t>1.2.3. Security</w:t>
      </w:r>
      <w:bookmarkEnd w:id="16"/>
      <w:bookmarkEnd w:id="17"/>
      <w:bookmarkEnd w:id="18"/>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Security is provided in two steps:</w:t>
      </w:r>
    </w:p>
    <w:p w14:paraId="6D78BA1D" w14:textId="3F78284D" w:rsidR="00841BCE" w:rsidRDefault="00281F66" w:rsidP="00841BCE">
      <w:pPr>
        <w:pStyle w:val="ac"/>
        <w:numPr>
          <w:ilvl w:val="0"/>
          <w:numId w:val="6"/>
        </w:numPr>
        <w:spacing w:after="0" w:line="240" w:lineRule="auto"/>
        <w:jc w:val="both"/>
        <w:rPr>
          <w:rFonts w:cstheme="minorHAnsi"/>
          <w:sz w:val="24"/>
          <w:szCs w:val="24"/>
        </w:rPr>
      </w:pPr>
      <w:r w:rsidRPr="00841BCE">
        <w:rPr>
          <w:rFonts w:cstheme="minorHAnsi"/>
          <w:sz w:val="24"/>
          <w:szCs w:val="24"/>
        </w:rPr>
        <w:t xml:space="preserve">Each client generates its own SSL certificate. This SSL certificate provides a secure connection between the client application and the </w:t>
      </w:r>
      <w:proofErr w:type="spellStart"/>
      <w:r w:rsidRPr="00841BCE">
        <w:rPr>
          <w:rFonts w:cstheme="minorHAnsi"/>
          <w:sz w:val="24"/>
          <w:szCs w:val="24"/>
        </w:rPr>
        <w:t>OrangeData</w:t>
      </w:r>
      <w:proofErr w:type="spellEnd"/>
      <w:r w:rsidRPr="00841BCE">
        <w:rPr>
          <w:rFonts w:cstheme="minorHAnsi"/>
          <w:sz w:val="24"/>
          <w:szCs w:val="24"/>
        </w:rPr>
        <w:t xml:space="preserve"> </w:t>
      </w:r>
      <w:proofErr w:type="gramStart"/>
      <w:r w:rsidRPr="00841BCE">
        <w:rPr>
          <w:rFonts w:cstheme="minorHAnsi"/>
          <w:sz w:val="24"/>
          <w:szCs w:val="24"/>
        </w:rPr>
        <w:t>server .</w:t>
      </w:r>
      <w:proofErr w:type="gramEnd"/>
      <w:r w:rsidRPr="00841BCE">
        <w:rPr>
          <w:rFonts w:cstheme="minorHAnsi"/>
          <w:sz w:val="24"/>
          <w:szCs w:val="24"/>
        </w:rPr>
        <w:t xml:space="preserve"> In a production environment, an SSL certificate is generated in the Client's Personal Account at </w:t>
      </w:r>
      <w:hyperlink r:id="rId31" w:history="1">
        <w:r w:rsidR="00841BCE" w:rsidRPr="00E2294A">
          <w:rPr>
            <w:rStyle w:val="a5"/>
            <w:rFonts w:cstheme="minorHAnsi"/>
            <w:sz w:val="24"/>
            <w:szCs w:val="24"/>
          </w:rPr>
          <w:t>https://lk.orangedata.ru</w:t>
        </w:r>
      </w:hyperlink>
      <w:r w:rsidR="00841BCE" w:rsidRPr="00841BCE">
        <w:rPr>
          <w:rFonts w:cstheme="minorHAnsi"/>
          <w:sz w:val="24"/>
          <w:szCs w:val="24"/>
        </w:rPr>
        <w:t xml:space="preserve"> </w:t>
      </w:r>
      <w:r w:rsidR="00841BCE">
        <w:rPr>
          <w:rFonts w:cstheme="minorHAnsi"/>
          <w:sz w:val="24"/>
          <w:szCs w:val="24"/>
        </w:rPr>
        <w:t xml:space="preserve">The two test environments use the default test certificate. You can download the test certificate from </w:t>
      </w:r>
      <w:r w:rsidRPr="00841BCE">
        <w:rPr>
          <w:rFonts w:cstheme="minorHAnsi"/>
          <w:sz w:val="24"/>
          <w:szCs w:val="24"/>
        </w:rPr>
        <w:t xml:space="preserve">Git </w:t>
      </w:r>
      <w:r w:rsidR="00841BCE">
        <w:rPr>
          <w:rFonts w:cstheme="minorHAnsi"/>
          <w:sz w:val="24"/>
          <w:szCs w:val="24"/>
        </w:rPr>
        <w:t xml:space="preserve">at </w:t>
      </w:r>
      <w:hyperlink r:id="rId32" w:history="1"/>
      <w:hyperlink r:id="rId33" w:history="1">
        <w:r w:rsidR="00841BCE" w:rsidRPr="00E2294A">
          <w:rPr>
            <w:rStyle w:val="a5"/>
            <w:rFonts w:cstheme="minorHAnsi"/>
            <w:sz w:val="24"/>
            <w:szCs w:val="24"/>
          </w:rPr>
          <w:t xml:space="preserve">https://github.com/orangedata-official/API/tree/master/files_for_test/client_ca.crt </w:t>
        </w:r>
      </w:hyperlink>
      <w:r w:rsidR="00841BCE">
        <w:rPr>
          <w:rFonts w:cstheme="minorHAnsi"/>
          <w:sz w:val="24"/>
          <w:szCs w:val="24"/>
        </w:rPr>
        <w:t xml:space="preserve">. </w:t>
      </w:r>
    </w:p>
    <w:p w14:paraId="556AC91E" w14:textId="715D2EEA" w:rsidR="00281F66" w:rsidRPr="00841BCE" w:rsidRDefault="00841BCE" w:rsidP="00841BCE">
      <w:pPr>
        <w:pStyle w:val="ac"/>
        <w:spacing w:after="0" w:line="240" w:lineRule="auto"/>
        <w:jc w:val="both"/>
        <w:rPr>
          <w:rFonts w:cstheme="minorHAnsi"/>
          <w:i/>
          <w:iCs/>
          <w:sz w:val="24"/>
          <w:szCs w:val="24"/>
        </w:rPr>
      </w:pPr>
      <w:r w:rsidRPr="00841BCE">
        <w:rPr>
          <w:rFonts w:cstheme="minorHAnsi"/>
          <w:i/>
          <w:iCs/>
          <w:sz w:val="24"/>
          <w:szCs w:val="24"/>
        </w:rPr>
        <w:t xml:space="preserve">Note: in test environment 2, you can generate an </w:t>
      </w:r>
      <w:r w:rsidRPr="00841BCE">
        <w:rPr>
          <w:rFonts w:cstheme="minorHAnsi"/>
          <w:i/>
          <w:iCs/>
          <w:sz w:val="24"/>
          <w:szCs w:val="24"/>
          <w:lang w:val="en-US"/>
        </w:rPr>
        <w:t xml:space="preserve">SSL certificate in your personal account, however, in the test environment, the </w:t>
      </w:r>
      <w:r>
        <w:rPr>
          <w:rFonts w:cstheme="minorHAnsi"/>
          <w:i/>
          <w:iCs/>
          <w:sz w:val="24"/>
          <w:szCs w:val="24"/>
          <w:lang w:val="en-US"/>
        </w:rPr>
        <w:t xml:space="preserve">SSL </w:t>
      </w:r>
      <w:r w:rsidRPr="00841BCE">
        <w:rPr>
          <w:rFonts w:cstheme="minorHAnsi"/>
          <w:i/>
          <w:iCs/>
          <w:sz w:val="24"/>
          <w:szCs w:val="24"/>
        </w:rPr>
        <w:t>certificates uploaded in your Personal Account are not used, only the certificate that is published in the GIT is used.</w:t>
      </w:r>
    </w:p>
    <w:p w14:paraId="5D7CF399" w14:textId="77777777" w:rsidR="00841BCE" w:rsidRPr="00841BCE" w:rsidRDefault="00841BCE" w:rsidP="00841BCE">
      <w:pPr>
        <w:pStyle w:val="ac"/>
        <w:spacing w:after="0" w:line="240" w:lineRule="auto"/>
        <w:jc w:val="both"/>
        <w:rPr>
          <w:rFonts w:cstheme="minorHAnsi"/>
          <w:sz w:val="24"/>
          <w:szCs w:val="24"/>
        </w:rPr>
      </w:pPr>
    </w:p>
    <w:p w14:paraId="7CB25C29" w14:textId="10AD2EF6"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 xml:space="preserve">Any request to </w:t>
      </w:r>
      <w:proofErr w:type="spellStart"/>
      <w:r w:rsidRPr="00841BCE">
        <w:rPr>
          <w:rFonts w:cstheme="minorHAnsi"/>
          <w:sz w:val="24"/>
          <w:szCs w:val="24"/>
        </w:rPr>
        <w:t>OrangeData</w:t>
      </w:r>
      <w:proofErr w:type="spellEnd"/>
      <w:r w:rsidRPr="00841BCE">
        <w:rPr>
          <w:rFonts w:cstheme="minorHAnsi"/>
          <w:sz w:val="24"/>
          <w:szCs w:val="24"/>
        </w:rPr>
        <w:t xml:space="preserve"> </w:t>
      </w:r>
      <w:r w:rsidR="00B33936" w:rsidRPr="00841BCE">
        <w:rPr>
          <w:rFonts w:cstheme="minorHAnsi"/>
          <w:sz w:val="24"/>
          <w:szCs w:val="24"/>
        </w:rPr>
        <w:t xml:space="preserve">to send any data must be signed. For example, to create documents, you need a signature. At the same time, the </w:t>
      </w:r>
      <w:r w:rsidRPr="00841BCE">
        <w:rPr>
          <w:rFonts w:cstheme="minorHAnsi"/>
          <w:b/>
          <w:bCs/>
          <w:sz w:val="24"/>
          <w:szCs w:val="24"/>
        </w:rPr>
        <w:t xml:space="preserve">"get check status" </w:t>
      </w:r>
      <w:r w:rsidRPr="00841BCE">
        <w:rPr>
          <w:rFonts w:cstheme="minorHAnsi"/>
          <w:sz w:val="24"/>
          <w:szCs w:val="24"/>
        </w:rPr>
        <w:t xml:space="preserve">request (GET request) does not need a signature. You can read more detailed information about document signing in sections </w:t>
      </w:r>
      <w:r w:rsidRPr="00841BCE">
        <w:rPr>
          <w:rFonts w:cstheme="minorHAnsi"/>
          <w:b/>
          <w:bCs/>
          <w:sz w:val="24"/>
          <w:szCs w:val="24"/>
        </w:rPr>
        <w:t xml:space="preserve">1.2.5 and </w:t>
      </w:r>
      <w:proofErr w:type="gramStart"/>
      <w:r w:rsidRPr="00841BCE">
        <w:rPr>
          <w:rFonts w:cstheme="minorHAnsi"/>
          <w:b/>
          <w:bCs/>
          <w:sz w:val="24"/>
          <w:szCs w:val="24"/>
        </w:rPr>
        <w:t xml:space="preserve">1.3 </w:t>
      </w:r>
      <w:r w:rsidRPr="00841BCE">
        <w:rPr>
          <w:rFonts w:cstheme="minorHAnsi"/>
          <w:sz w:val="24"/>
          <w:szCs w:val="24"/>
        </w:rPr>
        <w:t>.</w:t>
      </w:r>
      <w:proofErr w:type="gramEnd"/>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0250FFA5" w14:textId="77777777" w:rsidR="00281F66" w:rsidRPr="003B6B91" w:rsidRDefault="00281F66" w:rsidP="00705CE0">
      <w:pPr>
        <w:pStyle w:val="3"/>
      </w:pPr>
      <w:bookmarkStart w:id="19" w:name="_Toc59045182"/>
      <w:bookmarkStart w:id="20" w:name="_Toc63432903"/>
      <w:bookmarkStart w:id="21" w:name="_Toc184326812"/>
      <w:r w:rsidRPr="003B6B91">
        <w:lastRenderedPageBreak/>
        <w:t xml:space="preserve">1.2.4. </w:t>
      </w:r>
      <w:r w:rsidRPr="003B6B91">
        <w:rPr>
          <w:lang w:val="en-US"/>
        </w:rPr>
        <w:t xml:space="preserve">SSL </w:t>
      </w:r>
      <w:r w:rsidRPr="003B6B91">
        <w:t xml:space="preserve">certificate and keys </w:t>
      </w:r>
      <w:bookmarkEnd w:id="19"/>
      <w:r w:rsidRPr="003B6B91">
        <w:t>for</w:t>
      </w:r>
      <w:r w:rsidRPr="003B6B91">
        <w:rPr>
          <w:lang w:val="en-US"/>
        </w:rPr>
        <w:t> </w:t>
      </w:r>
      <w:r w:rsidRPr="003B6B91">
        <w:t>test environment</w:t>
      </w:r>
      <w:bookmarkEnd w:id="20"/>
      <w:bookmarkEnd w:id="21"/>
    </w:p>
    <w:p w14:paraId="786C03E7" w14:textId="4BEA6C6F"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Both test environments (1 and 2) use an https connection with certificates. All certificates are published to Git at </w:t>
      </w:r>
      <w:hyperlink r:id="rId34" w:history="1">
        <w:r w:rsidRPr="00FD5E80">
          <w:rPr>
            <w:rStyle w:val="a5"/>
            <w:rFonts w:cstheme="minorHAnsi"/>
            <w:sz w:val="24"/>
            <w:szCs w:val="24"/>
          </w:rPr>
          <w:t>https://github.com/orangedata-official/API/tree/master/files_for_test</w:t>
        </w:r>
      </w:hyperlink>
    </w:p>
    <w:p w14:paraId="62DEA024" w14:textId="201783E6" w:rsidR="00281F66" w:rsidRPr="00FD5E80" w:rsidRDefault="00281F66" w:rsidP="0073313C">
      <w:pPr>
        <w:spacing w:line="240" w:lineRule="auto"/>
        <w:jc w:val="both"/>
        <w:rPr>
          <w:rFonts w:cstheme="minorHAnsi"/>
          <w:sz w:val="24"/>
          <w:szCs w:val="24"/>
        </w:rPr>
      </w:pPr>
      <w:r w:rsidRPr="00FD5E80">
        <w:rPr>
          <w:rFonts w:cstheme="minorHAnsi"/>
          <w:b/>
          <w:bCs/>
          <w:sz w:val="24"/>
          <w:szCs w:val="24"/>
        </w:rPr>
        <w:t xml:space="preserve">Description of files in the </w:t>
      </w:r>
      <w:proofErr w:type="spellStart"/>
      <w:r w:rsidRPr="00FD5E80">
        <w:rPr>
          <w:rFonts w:cstheme="minorHAnsi"/>
          <w:b/>
          <w:bCs/>
          <w:sz w:val="24"/>
          <w:szCs w:val="24"/>
        </w:rPr>
        <w:t>file_for_test</w:t>
      </w:r>
      <w:proofErr w:type="spellEnd"/>
      <w:r w:rsidRPr="00FD5E80">
        <w:rPr>
          <w:rFonts w:cstheme="minorHAnsi"/>
          <w:b/>
          <w:bCs/>
          <w:sz w:val="24"/>
          <w:szCs w:val="24"/>
        </w:rPr>
        <w:t xml:space="preserve"> directory in GIT</w:t>
      </w:r>
    </w:p>
    <w:tbl>
      <w:tblPr>
        <w:tblW w:w="0" w:type="auto"/>
        <w:tblCellMar>
          <w:left w:w="0" w:type="dxa"/>
          <w:right w:w="0" w:type="dxa"/>
        </w:tblCellMar>
        <w:tblLook w:val="04A0" w:firstRow="1" w:lastRow="0" w:firstColumn="1" w:lastColumn="0" w:noHBand="0" w:noVBand="1"/>
      </w:tblPr>
      <w:tblGrid>
        <w:gridCol w:w="1838"/>
        <w:gridCol w:w="8925"/>
      </w:tblGrid>
      <w:tr w:rsidR="00281F66" w:rsidRPr="00FD5E80" w14:paraId="218D40DE"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11B27327"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File</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F84C21"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Description</w:t>
            </w:r>
          </w:p>
        </w:tc>
      </w:tr>
      <w:tr w:rsidR="00281F66" w:rsidRPr="00FD5E80" w14:paraId="47C6F94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E44F0"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client_ca.crt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D2810A" w14:textId="466F0233" w:rsidR="00BD5CA9" w:rsidRDefault="00853102" w:rsidP="00114E2C">
            <w:pPr>
              <w:spacing w:line="240" w:lineRule="auto"/>
              <w:jc w:val="both"/>
              <w:rPr>
                <w:rFonts w:cstheme="minorHAnsi"/>
                <w:sz w:val="24"/>
                <w:szCs w:val="24"/>
              </w:rPr>
            </w:pPr>
            <w:r>
              <w:rPr>
                <w:rFonts w:cstheme="minorHAnsi"/>
                <w:sz w:val="24"/>
                <w:szCs w:val="24"/>
              </w:rPr>
              <w:t xml:space="preserve">Orangedata root certificate (with public key inside). All certificates of all clients are signed with the private </w:t>
            </w:r>
            <w:r w:rsidR="00BD5CA9">
              <w:rPr>
                <w:rFonts w:cstheme="minorHAnsi"/>
                <w:sz w:val="24"/>
                <w:szCs w:val="24"/>
              </w:rPr>
              <w:t>key corresponding to this certificate.</w:t>
            </w:r>
          </w:p>
          <w:p w14:paraId="2FA77F2F" w14:textId="38D0AD42" w:rsidR="00281F66" w:rsidRPr="00FD5E80" w:rsidRDefault="00281F66" w:rsidP="00114E2C">
            <w:pPr>
              <w:spacing w:line="240" w:lineRule="auto"/>
              <w:jc w:val="both"/>
              <w:rPr>
                <w:rFonts w:cstheme="minorHAnsi"/>
                <w:sz w:val="24"/>
                <w:szCs w:val="24"/>
              </w:rPr>
            </w:pPr>
            <w:r w:rsidRPr="00FD5E80">
              <w:rPr>
                <w:rFonts w:cstheme="minorHAnsi"/>
                <w:sz w:val="24"/>
                <w:szCs w:val="24"/>
              </w:rPr>
              <w:t>If the client certificate was signed by any other issuer, it will be rejected by the server.</w:t>
            </w:r>
          </w:p>
        </w:tc>
      </w:tr>
      <w:tr w:rsidR="00281F66" w:rsidRPr="00FD5E80" w14:paraId="35FC1BA2"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56E6E6" w14:textId="77777777" w:rsidR="00281F66" w:rsidRPr="00FD5E80" w:rsidRDefault="00853102" w:rsidP="00F1754F">
            <w:pPr>
              <w:spacing w:line="240" w:lineRule="auto"/>
              <w:rPr>
                <w:rFonts w:cstheme="minorHAnsi"/>
                <w:sz w:val="24"/>
                <w:szCs w:val="24"/>
              </w:rPr>
            </w:pPr>
            <w:proofErr w:type="gramStart"/>
            <w:r>
              <w:rPr>
                <w:rFonts w:cstheme="minorHAnsi"/>
                <w:b/>
                <w:bCs/>
                <w:sz w:val="24"/>
                <w:szCs w:val="24"/>
                <w:lang w:val="en-US"/>
              </w:rPr>
              <w:t xml:space="preserve">client </w:t>
            </w:r>
            <w:r w:rsidR="00281F66" w:rsidRPr="00FD5E80">
              <w:rPr>
                <w:rFonts w:cstheme="minorHAnsi"/>
                <w:b/>
                <w:bCs/>
                <w:sz w:val="24"/>
                <w:szCs w:val="24"/>
              </w:rPr>
              <w:t>.</w:t>
            </w:r>
            <w:proofErr w:type="gramEnd"/>
            <w:r w:rsidR="00281F66" w:rsidRPr="00FD5E80">
              <w:rPr>
                <w:rFonts w:cstheme="minorHAnsi"/>
                <w:b/>
                <w:bCs/>
                <w:sz w:val="24"/>
                <w:szCs w:val="24"/>
              </w:rPr>
              <w:t xml:space="preserve"> key</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E4DCEC" w14:textId="5F0BEBA4" w:rsidR="00281F66" w:rsidRPr="00FD5E80" w:rsidRDefault="00BD5CA9" w:rsidP="00114E2C">
            <w:pPr>
              <w:spacing w:line="240" w:lineRule="auto"/>
              <w:jc w:val="both"/>
              <w:rPr>
                <w:rFonts w:cstheme="minorHAnsi"/>
                <w:sz w:val="24"/>
                <w:szCs w:val="24"/>
              </w:rPr>
            </w:pPr>
            <w:r>
              <w:rPr>
                <w:rFonts w:cstheme="minorHAnsi"/>
                <w:sz w:val="24"/>
                <w:szCs w:val="24"/>
              </w:rPr>
              <w:t>Client private key for SSL connection for test environment.</w:t>
            </w:r>
          </w:p>
        </w:tc>
      </w:tr>
      <w:tr w:rsidR="00281F66" w:rsidRPr="00FD5E80" w14:paraId="38748FFB"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CDDC9"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F9529E2" w14:textId="3BDD8014" w:rsidR="00281F66" w:rsidRPr="00FD5E80" w:rsidRDefault="00BD5CA9" w:rsidP="00114E2C">
            <w:pPr>
              <w:spacing w:line="240" w:lineRule="auto"/>
              <w:jc w:val="both"/>
              <w:rPr>
                <w:rFonts w:cstheme="minorHAnsi"/>
                <w:sz w:val="24"/>
                <w:szCs w:val="24"/>
              </w:rPr>
            </w:pPr>
            <w:r>
              <w:rPr>
                <w:rFonts w:cstheme="minorHAnsi"/>
                <w:sz w:val="24"/>
                <w:szCs w:val="24"/>
              </w:rPr>
              <w:t xml:space="preserve">The client certificate for the test environment (signed with the private </w:t>
            </w:r>
            <w:r w:rsidR="00281F66" w:rsidRPr="00BD5CA9">
              <w:rPr>
                <w:rFonts w:cstheme="minorHAnsi"/>
                <w:b/>
                <w:bCs/>
                <w:sz w:val="24"/>
                <w:szCs w:val="24"/>
              </w:rPr>
              <w:t xml:space="preserve">key corresponding to the client_ca.crt </w:t>
            </w:r>
            <w:r>
              <w:rPr>
                <w:rFonts w:cstheme="minorHAnsi"/>
                <w:sz w:val="24"/>
                <w:szCs w:val="24"/>
              </w:rPr>
              <w:t xml:space="preserve">root certificate </w:t>
            </w:r>
            <w:r w:rsidR="00281F66" w:rsidRPr="00FD5E80">
              <w:rPr>
                <w:rFonts w:cstheme="minorHAnsi"/>
                <w:sz w:val="24"/>
                <w:szCs w:val="24"/>
              </w:rPr>
              <w:t>).</w:t>
            </w:r>
          </w:p>
        </w:tc>
      </w:tr>
      <w:tr w:rsidR="00281F66" w:rsidRPr="00FD5E80" w14:paraId="7721613A"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45198" w14:textId="44E6DC8A" w:rsidR="00281F66" w:rsidRPr="00FD5E80" w:rsidRDefault="00BD5CA9" w:rsidP="00F1754F">
            <w:pPr>
              <w:spacing w:line="240" w:lineRule="auto"/>
              <w:rPr>
                <w:rFonts w:cstheme="minorHAnsi"/>
                <w:sz w:val="24"/>
                <w:szCs w:val="24"/>
              </w:rPr>
            </w:pPr>
            <w:proofErr w:type="spellStart"/>
            <w:r>
              <w:rPr>
                <w:rFonts w:cstheme="minorHAnsi"/>
                <w:b/>
                <w:bCs/>
                <w:sz w:val="24"/>
                <w:szCs w:val="24"/>
                <w:lang w:val="en-US"/>
              </w:rPr>
              <w:t>client.pfx</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31D198" w14:textId="5233393C" w:rsidR="00281F66" w:rsidRPr="000D0F56" w:rsidRDefault="00281F66" w:rsidP="00114E2C">
            <w:pPr>
              <w:spacing w:line="240" w:lineRule="auto"/>
              <w:jc w:val="both"/>
              <w:rPr>
                <w:rFonts w:cstheme="minorHAnsi"/>
                <w:sz w:val="24"/>
                <w:szCs w:val="24"/>
              </w:rPr>
            </w:pPr>
            <w:r w:rsidRPr="00FD5E80">
              <w:rPr>
                <w:rFonts w:cstheme="minorHAnsi"/>
                <w:sz w:val="24"/>
                <w:szCs w:val="24"/>
              </w:rPr>
              <w:t xml:space="preserve">PFX client certificate for the test environment. </w:t>
            </w:r>
            <w:r w:rsidR="00BD5CA9">
              <w:rPr>
                <w:rFonts w:cstheme="minorHAnsi"/>
                <w:sz w:val="24"/>
                <w:szCs w:val="24"/>
                <w:lang w:val="en-US"/>
              </w:rPr>
              <w:t xml:space="preserve">PFX </w:t>
            </w:r>
            <w:r w:rsidRPr="00FD5E80">
              <w:rPr>
                <w:rFonts w:cstheme="minorHAnsi"/>
                <w:sz w:val="24"/>
                <w:szCs w:val="24"/>
              </w:rPr>
              <w:t xml:space="preserve">files </w:t>
            </w:r>
            <w:r w:rsidR="00BD5CA9" w:rsidRPr="00BD5CA9">
              <w:rPr>
                <w:rFonts w:cstheme="minorHAnsi"/>
                <w:sz w:val="24"/>
                <w:szCs w:val="24"/>
              </w:rPr>
              <w:t xml:space="preserve">contain both a public key and a private key. Those. such a file corresponds to two files at the same time - </w:t>
            </w:r>
            <w:proofErr w:type="gramStart"/>
            <w:r w:rsidR="00BD5CA9" w:rsidRPr="004C19CD">
              <w:rPr>
                <w:rFonts w:cstheme="minorHAnsi"/>
                <w:b/>
                <w:bCs/>
                <w:sz w:val="24"/>
                <w:szCs w:val="24"/>
                <w:lang w:val="en-US"/>
              </w:rPr>
              <w:t xml:space="preserve">client </w:t>
            </w:r>
            <w:r w:rsidR="00BD5CA9" w:rsidRPr="004C19CD">
              <w:rPr>
                <w:rFonts w:cstheme="minorHAnsi"/>
                <w:b/>
                <w:bCs/>
                <w:sz w:val="24"/>
                <w:szCs w:val="24"/>
              </w:rPr>
              <w:t>.</w:t>
            </w:r>
            <w:proofErr w:type="gramEnd"/>
            <w:r w:rsidR="00BD5CA9" w:rsidRPr="004C19CD">
              <w:rPr>
                <w:rFonts w:cstheme="minorHAnsi"/>
                <w:b/>
                <w:bCs/>
                <w:sz w:val="24"/>
                <w:szCs w:val="24"/>
              </w:rPr>
              <w:t xml:space="preserve"> </w:t>
            </w:r>
            <w:r w:rsidR="00BD5CA9" w:rsidRPr="004C19CD">
              <w:rPr>
                <w:rFonts w:cstheme="minorHAnsi"/>
                <w:b/>
                <w:bCs/>
                <w:sz w:val="24"/>
                <w:szCs w:val="24"/>
                <w:lang w:val="en-US"/>
              </w:rPr>
              <w:t xml:space="preserve">key </w:t>
            </w:r>
            <w:r w:rsidR="00BD5CA9" w:rsidRPr="00BD5CA9">
              <w:rPr>
                <w:rFonts w:cstheme="minorHAnsi"/>
                <w:sz w:val="24"/>
                <w:szCs w:val="24"/>
              </w:rPr>
              <w:t xml:space="preserve">and </w:t>
            </w:r>
            <w:proofErr w:type="gramStart"/>
            <w:r w:rsidR="00BD5CA9" w:rsidRPr="004C19CD">
              <w:rPr>
                <w:rFonts w:cstheme="minorHAnsi"/>
                <w:b/>
                <w:bCs/>
                <w:sz w:val="24"/>
                <w:szCs w:val="24"/>
                <w:lang w:val="en-US"/>
              </w:rPr>
              <w:t xml:space="preserve">client </w:t>
            </w:r>
            <w:r w:rsidR="00BD5CA9" w:rsidRPr="004C19CD">
              <w:rPr>
                <w:rFonts w:cstheme="minorHAnsi"/>
                <w:b/>
                <w:bCs/>
                <w:sz w:val="24"/>
                <w:szCs w:val="24"/>
              </w:rPr>
              <w:t>.</w:t>
            </w:r>
            <w:proofErr w:type="gramEnd"/>
            <w:r w:rsidR="00BD5CA9" w:rsidRPr="004C19CD">
              <w:rPr>
                <w:rFonts w:cstheme="minorHAnsi"/>
                <w:b/>
                <w:bCs/>
                <w:sz w:val="24"/>
                <w:szCs w:val="24"/>
              </w:rPr>
              <w:t xml:space="preserve"> </w:t>
            </w:r>
            <w:proofErr w:type="spellStart"/>
            <w:r w:rsidR="00BD5CA9" w:rsidRPr="004C19CD">
              <w:rPr>
                <w:rFonts w:cstheme="minorHAnsi"/>
                <w:b/>
                <w:bCs/>
                <w:sz w:val="24"/>
                <w:szCs w:val="24"/>
                <w:lang w:val="en-US"/>
              </w:rPr>
              <w:t>crt</w:t>
            </w:r>
            <w:proofErr w:type="spellEnd"/>
            <w:r w:rsidR="00BD5CA9" w:rsidRPr="004C19CD">
              <w:rPr>
                <w:rFonts w:cstheme="minorHAnsi"/>
                <w:b/>
                <w:bCs/>
                <w:sz w:val="24"/>
                <w:szCs w:val="24"/>
                <w:lang w:val="en-US"/>
              </w:rPr>
              <w:t xml:space="preserve"> </w:t>
            </w:r>
            <w:r w:rsidR="004C19CD" w:rsidRPr="004C19CD">
              <w:rPr>
                <w:rFonts w:cstheme="minorHAnsi"/>
                <w:sz w:val="24"/>
                <w:szCs w:val="24"/>
              </w:rPr>
              <w:t xml:space="preserve">and can be obtained from these two files using the </w:t>
            </w:r>
            <w:proofErr w:type="spellStart"/>
            <w:r w:rsidR="00114E2C">
              <w:rPr>
                <w:rFonts w:cstheme="minorHAnsi"/>
                <w:sz w:val="24"/>
                <w:szCs w:val="24"/>
                <w:lang w:val="en-US"/>
              </w:rPr>
              <w:t>openssl</w:t>
            </w:r>
            <w:proofErr w:type="spellEnd"/>
            <w:r w:rsidR="00114E2C">
              <w:rPr>
                <w:rFonts w:cstheme="minorHAnsi"/>
                <w:sz w:val="24"/>
                <w:szCs w:val="24"/>
                <w:lang w:val="en-US"/>
              </w:rPr>
              <w:t xml:space="preserve"> </w:t>
            </w:r>
            <w:proofErr w:type="gramStart"/>
            <w:r w:rsidR="00114E2C">
              <w:rPr>
                <w:rFonts w:cstheme="minorHAnsi"/>
                <w:sz w:val="24"/>
                <w:szCs w:val="24"/>
                <w:lang w:val="en-US"/>
              </w:rPr>
              <w:t xml:space="preserve">utility </w:t>
            </w:r>
            <w:r w:rsidR="004C19CD">
              <w:rPr>
                <w:rFonts w:cstheme="minorHAnsi"/>
                <w:sz w:val="24"/>
                <w:szCs w:val="24"/>
              </w:rPr>
              <w:t>.</w:t>
            </w:r>
            <w:proofErr w:type="gramEnd"/>
            <w:r w:rsidR="004C19CD">
              <w:rPr>
                <w:rFonts w:cstheme="minorHAnsi"/>
                <w:sz w:val="24"/>
                <w:szCs w:val="24"/>
              </w:rPr>
              <w:t xml:space="preserve"> in the </w:t>
            </w:r>
            <w:r w:rsidR="00114E2C" w:rsidRPr="00114E2C">
              <w:rPr>
                <w:rFonts w:cstheme="minorHAnsi"/>
                <w:b/>
                <w:bCs/>
                <w:sz w:val="24"/>
                <w:szCs w:val="24"/>
                <w:lang w:val="en-US"/>
              </w:rPr>
              <w:t xml:space="preserve">client </w:t>
            </w:r>
            <w:proofErr w:type="gramStart"/>
            <w:r w:rsidR="004C19CD">
              <w:rPr>
                <w:rFonts w:cstheme="minorHAnsi"/>
                <w:sz w:val="24"/>
                <w:szCs w:val="24"/>
              </w:rPr>
              <w:t xml:space="preserve">file </w:t>
            </w:r>
            <w:r w:rsidR="00114E2C" w:rsidRPr="00114E2C">
              <w:rPr>
                <w:rFonts w:cstheme="minorHAnsi"/>
                <w:b/>
                <w:bCs/>
                <w:sz w:val="24"/>
                <w:szCs w:val="24"/>
              </w:rPr>
              <w:t>.</w:t>
            </w:r>
            <w:proofErr w:type="gramEnd"/>
            <w:r w:rsidR="00114E2C" w:rsidRPr="00114E2C">
              <w:rPr>
                <w:rFonts w:cstheme="minorHAnsi"/>
                <w:b/>
                <w:bCs/>
                <w:sz w:val="24"/>
                <w:szCs w:val="24"/>
              </w:rPr>
              <w:t xml:space="preserve"> </w:t>
            </w:r>
            <w:proofErr w:type="spellStart"/>
            <w:r w:rsidR="00114E2C" w:rsidRPr="00114E2C">
              <w:rPr>
                <w:rFonts w:cstheme="minorHAnsi"/>
                <w:b/>
                <w:bCs/>
                <w:sz w:val="24"/>
                <w:szCs w:val="24"/>
                <w:lang w:val="en-US"/>
              </w:rPr>
              <w:t>pfx</w:t>
            </w:r>
            <w:proofErr w:type="spellEnd"/>
            <w:r w:rsidR="00114E2C" w:rsidRPr="00114E2C">
              <w:rPr>
                <w:rFonts w:cstheme="minorHAnsi"/>
                <w:b/>
                <w:bCs/>
                <w:sz w:val="24"/>
                <w:szCs w:val="24"/>
                <w:lang w:val="en-US"/>
              </w:rPr>
              <w:t xml:space="preserve"> </w:t>
            </w:r>
            <w:r w:rsidR="00114E2C" w:rsidRPr="00114E2C">
              <w:rPr>
                <w:rFonts w:cstheme="minorHAnsi"/>
                <w:sz w:val="24"/>
                <w:szCs w:val="24"/>
              </w:rPr>
              <w:t>uses the password 1234.</w:t>
            </w:r>
          </w:p>
          <w:p w14:paraId="087B2404" w14:textId="122BC1EC" w:rsidR="00114E2C" w:rsidRPr="00114E2C" w:rsidRDefault="00114E2C" w:rsidP="00114E2C">
            <w:pPr>
              <w:spacing w:line="240" w:lineRule="auto"/>
              <w:jc w:val="both"/>
              <w:rPr>
                <w:rFonts w:cstheme="minorHAnsi"/>
                <w:sz w:val="24"/>
                <w:szCs w:val="24"/>
              </w:rPr>
            </w:pPr>
            <w:r>
              <w:rPr>
                <w:rFonts w:cstheme="minorHAnsi"/>
                <w:sz w:val="24"/>
                <w:szCs w:val="24"/>
              </w:rPr>
              <w:t xml:space="preserve">Depending on the software you are using, you may need either a </w:t>
            </w:r>
            <w:proofErr w:type="gramStart"/>
            <w:r w:rsidRPr="00114E2C">
              <w:rPr>
                <w:rFonts w:cstheme="minorHAnsi"/>
                <w:b/>
                <w:bCs/>
                <w:sz w:val="24"/>
                <w:szCs w:val="24"/>
                <w:lang w:val="en-US"/>
              </w:rPr>
              <w:t xml:space="preserve">client </w:t>
            </w:r>
            <w:r w:rsidRPr="00114E2C">
              <w:rPr>
                <w:rFonts w:cstheme="minorHAnsi"/>
                <w:b/>
                <w:bCs/>
                <w:sz w:val="24"/>
                <w:szCs w:val="24"/>
              </w:rPr>
              <w:t>.</w:t>
            </w:r>
            <w:proofErr w:type="gramEnd"/>
            <w:r w:rsidRPr="00114E2C">
              <w:rPr>
                <w:rFonts w:cstheme="minorHAnsi"/>
                <w:b/>
                <w:bCs/>
                <w:sz w:val="24"/>
                <w:szCs w:val="24"/>
              </w:rPr>
              <w:t xml:space="preserve"> </w:t>
            </w:r>
            <w:proofErr w:type="spellStart"/>
            <w:proofErr w:type="gramStart"/>
            <w:r w:rsidRPr="00114E2C">
              <w:rPr>
                <w:rFonts w:cstheme="minorHAnsi"/>
                <w:b/>
                <w:bCs/>
                <w:sz w:val="24"/>
                <w:szCs w:val="24"/>
                <w:lang w:val="en-US"/>
              </w:rPr>
              <w:t>pfx</w:t>
            </w:r>
            <w:proofErr w:type="spellEnd"/>
            <w:r w:rsidRPr="00114E2C">
              <w:rPr>
                <w:rFonts w:cstheme="minorHAnsi"/>
                <w:b/>
                <w:bCs/>
                <w:sz w:val="24"/>
                <w:szCs w:val="24"/>
                <w:lang w:val="en-US"/>
              </w:rPr>
              <w:t xml:space="preserve"> </w:t>
            </w:r>
            <w:r>
              <w:rPr>
                <w:rFonts w:cstheme="minorHAnsi"/>
                <w:sz w:val="24"/>
                <w:szCs w:val="24"/>
              </w:rPr>
              <w:t>,</w:t>
            </w:r>
            <w:proofErr w:type="gramEnd"/>
            <w:r>
              <w:rPr>
                <w:rFonts w:cstheme="minorHAnsi"/>
                <w:sz w:val="24"/>
                <w:szCs w:val="24"/>
              </w:rPr>
              <w:t xml:space="preserve"> or you can use </w:t>
            </w:r>
            <w:r w:rsidRPr="004C19CD">
              <w:rPr>
                <w:rFonts w:cstheme="minorHAnsi"/>
                <w:b/>
                <w:bCs/>
                <w:sz w:val="24"/>
                <w:szCs w:val="24"/>
                <w:lang w:val="en-US"/>
              </w:rPr>
              <w:t xml:space="preserve">client </w:t>
            </w:r>
            <w:r w:rsidRPr="004C19CD">
              <w:rPr>
                <w:rFonts w:cstheme="minorHAnsi"/>
                <w:b/>
                <w:bCs/>
                <w:sz w:val="24"/>
                <w:szCs w:val="24"/>
              </w:rPr>
              <w:t xml:space="preserve">. </w:t>
            </w:r>
            <w:r w:rsidRPr="004C19CD">
              <w:rPr>
                <w:rFonts w:cstheme="minorHAnsi"/>
                <w:b/>
                <w:bCs/>
                <w:sz w:val="24"/>
                <w:szCs w:val="24"/>
                <w:lang w:val="en-US"/>
              </w:rPr>
              <w:t xml:space="preserve">key </w:t>
            </w:r>
            <w:r w:rsidRPr="00BD5CA9">
              <w:rPr>
                <w:rFonts w:cstheme="minorHAnsi"/>
                <w:sz w:val="24"/>
                <w:szCs w:val="24"/>
              </w:rPr>
              <w:t xml:space="preserve">and </w:t>
            </w:r>
            <w:proofErr w:type="gramStart"/>
            <w:r w:rsidRPr="004C19CD">
              <w:rPr>
                <w:rFonts w:cstheme="minorHAnsi"/>
                <w:b/>
                <w:bCs/>
                <w:sz w:val="24"/>
                <w:szCs w:val="24"/>
                <w:lang w:val="en-US"/>
              </w:rPr>
              <w:t xml:space="preserve">client </w:t>
            </w:r>
            <w:r w:rsidRPr="004C19CD">
              <w:rPr>
                <w:rFonts w:cstheme="minorHAnsi"/>
                <w:b/>
                <w:bCs/>
                <w:sz w:val="24"/>
                <w:szCs w:val="24"/>
              </w:rPr>
              <w:t>.</w:t>
            </w:r>
            <w:proofErr w:type="gramEnd"/>
            <w:r w:rsidRPr="004C19CD">
              <w:rPr>
                <w:rFonts w:cstheme="minorHAnsi"/>
                <w:b/>
                <w:bCs/>
                <w:sz w:val="24"/>
                <w:szCs w:val="24"/>
              </w:rPr>
              <w:t xml:space="preserve"> </w:t>
            </w:r>
            <w:proofErr w:type="spellStart"/>
            <w:proofErr w:type="gramStart"/>
            <w:r w:rsidRPr="004C19CD">
              <w:rPr>
                <w:rFonts w:cstheme="minorHAnsi"/>
                <w:b/>
                <w:bCs/>
                <w:sz w:val="24"/>
                <w:szCs w:val="24"/>
                <w:lang w:val="en-US"/>
              </w:rPr>
              <w:t>crt</w:t>
            </w:r>
            <w:proofErr w:type="spellEnd"/>
            <w:r w:rsidRPr="004C19CD">
              <w:rPr>
                <w:rFonts w:cstheme="minorHAnsi"/>
                <w:b/>
                <w:bCs/>
                <w:sz w:val="24"/>
                <w:szCs w:val="24"/>
                <w:lang w:val="en-US"/>
              </w:rPr>
              <w:t xml:space="preserve"> </w:t>
            </w:r>
            <w:r>
              <w:rPr>
                <w:rFonts w:cstheme="minorHAnsi"/>
                <w:b/>
                <w:bCs/>
                <w:sz w:val="24"/>
                <w:szCs w:val="24"/>
              </w:rPr>
              <w:t>.</w:t>
            </w:r>
            <w:proofErr w:type="gramEnd"/>
          </w:p>
        </w:tc>
      </w:tr>
      <w:tr w:rsidR="00281F66" w:rsidRPr="00FD5E80" w14:paraId="56EF10C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9BDB9D"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private_key.xml</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34450574" w14:textId="62370F56" w:rsidR="00281F66" w:rsidRPr="00FD5E80" w:rsidRDefault="00114E2C" w:rsidP="00F1754F">
            <w:pPr>
              <w:spacing w:line="240" w:lineRule="auto"/>
              <w:rPr>
                <w:rFonts w:cstheme="minorHAnsi"/>
                <w:sz w:val="24"/>
                <w:szCs w:val="24"/>
              </w:rPr>
            </w:pPr>
            <w:r>
              <w:rPr>
                <w:rFonts w:cstheme="minorHAnsi"/>
                <w:sz w:val="24"/>
                <w:szCs w:val="24"/>
              </w:rPr>
              <w:t xml:space="preserve">The user's private key for signing requests. More details are described below </w:t>
            </w:r>
            <w:r w:rsidR="00281F66" w:rsidRPr="00FD5E80">
              <w:rPr>
                <w:rFonts w:cstheme="minorHAnsi"/>
                <w:i/>
                <w:iCs/>
                <w:sz w:val="24"/>
                <w:szCs w:val="24"/>
              </w:rPr>
              <w:t>in section No1.2.5.</w:t>
            </w:r>
          </w:p>
        </w:tc>
      </w:tr>
      <w:tr w:rsidR="00281F66" w:rsidRPr="00FD5E80" w14:paraId="6A118ED7"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646443"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2672560" w14:textId="12278213" w:rsidR="00281F66" w:rsidRPr="006D199A" w:rsidRDefault="00841BCE" w:rsidP="00F1754F">
            <w:pPr>
              <w:spacing w:line="240" w:lineRule="auto"/>
              <w:rPr>
                <w:rFonts w:cstheme="minorHAnsi"/>
                <w:sz w:val="24"/>
                <w:szCs w:val="24"/>
                <w:lang w:val="en-US"/>
              </w:rPr>
            </w:pPr>
            <w:r>
              <w:rPr>
                <w:rFonts w:cstheme="minorHAnsi"/>
                <w:sz w:val="24"/>
                <w:szCs w:val="24"/>
              </w:rPr>
              <w:t xml:space="preserve">Explanation in </w:t>
            </w:r>
            <w:proofErr w:type="gramStart"/>
            <w:r>
              <w:rPr>
                <w:rFonts w:cstheme="minorHAnsi"/>
                <w:sz w:val="24"/>
                <w:szCs w:val="24"/>
              </w:rPr>
              <w:t xml:space="preserve">Russian </w:t>
            </w:r>
            <w:r w:rsidR="006D199A">
              <w:rPr>
                <w:rFonts w:cstheme="minorHAnsi"/>
                <w:sz w:val="24"/>
                <w:szCs w:val="24"/>
                <w:lang w:val="en-US"/>
              </w:rPr>
              <w:t>.</w:t>
            </w:r>
            <w:proofErr w:type="gramEnd"/>
          </w:p>
        </w:tc>
      </w:tr>
      <w:tr w:rsidR="00281F66" w:rsidRPr="00FD5E80" w14:paraId="2B4084A3"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A1CC6F"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02CA19A" w14:textId="10B5CD20" w:rsidR="00281F66" w:rsidRPr="006D199A" w:rsidRDefault="00841BCE" w:rsidP="00F1754F">
            <w:pPr>
              <w:spacing w:line="240" w:lineRule="auto"/>
              <w:rPr>
                <w:rFonts w:cstheme="minorHAnsi"/>
                <w:sz w:val="24"/>
                <w:szCs w:val="24"/>
                <w:lang w:val="en-US"/>
              </w:rPr>
            </w:pPr>
            <w:r>
              <w:rPr>
                <w:rFonts w:cstheme="minorHAnsi"/>
                <w:sz w:val="24"/>
                <w:szCs w:val="24"/>
              </w:rPr>
              <w:t xml:space="preserve">Explanation in </w:t>
            </w:r>
            <w:proofErr w:type="gramStart"/>
            <w:r>
              <w:rPr>
                <w:rFonts w:cstheme="minorHAnsi"/>
                <w:sz w:val="24"/>
                <w:szCs w:val="24"/>
              </w:rPr>
              <w:t xml:space="preserve">English </w:t>
            </w:r>
            <w:r w:rsidR="006D199A">
              <w:rPr>
                <w:rFonts w:cstheme="minorHAnsi"/>
                <w:sz w:val="24"/>
                <w:szCs w:val="24"/>
                <w:lang w:val="en-US"/>
              </w:rPr>
              <w:t>.</w:t>
            </w:r>
            <w:proofErr w:type="gramEnd"/>
          </w:p>
        </w:tc>
      </w:tr>
    </w:tbl>
    <w:p w14:paraId="652D2612" w14:textId="34A3801F" w:rsidR="00281F66" w:rsidRDefault="00281F66" w:rsidP="0073313C">
      <w:pPr>
        <w:spacing w:line="240" w:lineRule="auto"/>
        <w:jc w:val="both"/>
        <w:rPr>
          <w:rFonts w:cstheme="minorHAnsi"/>
          <w:sz w:val="24"/>
          <w:szCs w:val="24"/>
        </w:rPr>
      </w:pPr>
    </w:p>
    <w:p w14:paraId="34A2CFA8" w14:textId="77777777" w:rsidR="00700858" w:rsidRDefault="00700858" w:rsidP="0073313C">
      <w:pPr>
        <w:spacing w:line="240" w:lineRule="auto"/>
        <w:jc w:val="both"/>
        <w:rPr>
          <w:rFonts w:cstheme="minorHAnsi"/>
          <w:sz w:val="24"/>
          <w:szCs w:val="24"/>
        </w:rPr>
      </w:pPr>
    </w:p>
    <w:p w14:paraId="65052D95" w14:textId="77777777" w:rsidR="00700858" w:rsidRDefault="00700858" w:rsidP="0073313C">
      <w:pPr>
        <w:spacing w:line="240" w:lineRule="auto"/>
        <w:jc w:val="both"/>
        <w:rPr>
          <w:rFonts w:cstheme="minorHAnsi"/>
          <w:sz w:val="24"/>
          <w:szCs w:val="24"/>
        </w:rPr>
      </w:pPr>
    </w:p>
    <w:p w14:paraId="12B286E5" w14:textId="77777777" w:rsidR="00700858" w:rsidRPr="00FD5E80" w:rsidRDefault="00700858" w:rsidP="0073313C">
      <w:pPr>
        <w:spacing w:line="240" w:lineRule="auto"/>
        <w:jc w:val="both"/>
        <w:rPr>
          <w:rFonts w:cstheme="minorHAnsi"/>
          <w:sz w:val="24"/>
          <w:szCs w:val="24"/>
        </w:rPr>
      </w:pPr>
    </w:p>
    <w:p w14:paraId="101A7DF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 xml:space="preserve">Description of the file in the GIT </w:t>
      </w:r>
      <w:proofErr w:type="spellStart"/>
      <w:r w:rsidRPr="00FD5E80">
        <w:rPr>
          <w:rFonts w:cstheme="minorHAnsi"/>
          <w:b/>
          <w:bCs/>
          <w:sz w:val="24"/>
          <w:szCs w:val="24"/>
        </w:rPr>
        <w:t>SignatureGenerator</w:t>
      </w:r>
      <w:proofErr w:type="spellEnd"/>
      <w:r w:rsidRPr="00FD5E80">
        <w:rPr>
          <w:rFonts w:cstheme="minorHAnsi"/>
          <w:b/>
          <w:bCs/>
          <w:sz w:val="24"/>
          <w:szCs w:val="24"/>
        </w:rPr>
        <w:t xml:space="preserve"> directory</w:t>
      </w:r>
    </w:p>
    <w:tbl>
      <w:tblPr>
        <w:tblW w:w="0" w:type="auto"/>
        <w:tblCellMar>
          <w:left w:w="0" w:type="dxa"/>
          <w:right w:w="0" w:type="dxa"/>
        </w:tblCellMar>
        <w:tblLook w:val="04A0" w:firstRow="1" w:lastRow="0" w:firstColumn="1" w:lastColumn="0" w:noHBand="0" w:noVBand="1"/>
      </w:tblPr>
      <w:tblGrid>
        <w:gridCol w:w="3210"/>
        <w:gridCol w:w="8925"/>
      </w:tblGrid>
      <w:tr w:rsidR="00281F66" w:rsidRPr="00FD5E80" w14:paraId="65D897CF"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635F6F7A"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File</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5F449A1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Description</w:t>
            </w:r>
          </w:p>
        </w:tc>
      </w:tr>
      <w:tr w:rsidR="00281F66" w:rsidRPr="00FD5E80" w14:paraId="47BA3516"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44BB2A" w14:textId="77777777" w:rsidR="00281F66" w:rsidRPr="00853102" w:rsidRDefault="00853102" w:rsidP="0073313C">
            <w:pPr>
              <w:spacing w:line="240" w:lineRule="auto"/>
              <w:jc w:val="both"/>
              <w:rPr>
                <w:rFonts w:cstheme="minorHAnsi"/>
                <w:sz w:val="24"/>
                <w:szCs w:val="24"/>
                <w:lang w:val="en-US"/>
              </w:rPr>
            </w:pPr>
            <w:proofErr w:type="spellStart"/>
            <w:r w:rsidRPr="00853102">
              <w:rPr>
                <w:sz w:val="24"/>
                <w:szCs w:val="24"/>
                <w:lang w:val="en-US"/>
              </w:rPr>
              <w:t>SignatureGenerator.exe.config</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04CD015E" w14:textId="298AFD46" w:rsidR="00281F66" w:rsidRPr="00114E2C" w:rsidRDefault="00114E2C" w:rsidP="0073313C">
            <w:pPr>
              <w:spacing w:line="240" w:lineRule="auto"/>
              <w:jc w:val="both"/>
              <w:rPr>
                <w:rFonts w:cstheme="minorHAnsi"/>
                <w:sz w:val="24"/>
                <w:szCs w:val="24"/>
                <w:lang w:val="en-US"/>
              </w:rPr>
            </w:pPr>
            <w:r>
              <w:rPr>
                <w:rFonts w:cstheme="minorHAnsi"/>
                <w:sz w:val="24"/>
                <w:szCs w:val="24"/>
              </w:rPr>
              <w:t xml:space="preserve">The configuration file for the </w:t>
            </w:r>
            <w:proofErr w:type="spellStart"/>
            <w:r>
              <w:rPr>
                <w:rFonts w:cstheme="minorHAnsi"/>
                <w:sz w:val="24"/>
                <w:szCs w:val="24"/>
                <w:lang w:val="en-US"/>
              </w:rPr>
              <w:t>SignatureGenerator</w:t>
            </w:r>
            <w:proofErr w:type="spellEnd"/>
            <w:r>
              <w:rPr>
                <w:rFonts w:cstheme="minorHAnsi"/>
                <w:sz w:val="24"/>
                <w:szCs w:val="24"/>
                <w:lang w:val="en-US"/>
              </w:rPr>
              <w:t xml:space="preserve"> </w:t>
            </w:r>
            <w:proofErr w:type="gramStart"/>
            <w:r>
              <w:rPr>
                <w:rFonts w:cstheme="minorHAnsi"/>
                <w:sz w:val="24"/>
                <w:szCs w:val="24"/>
                <w:lang w:val="en-US"/>
              </w:rPr>
              <w:t xml:space="preserve">program </w:t>
            </w:r>
            <w:r w:rsidR="006D199A">
              <w:rPr>
                <w:rFonts w:cstheme="minorHAnsi"/>
                <w:sz w:val="24"/>
                <w:szCs w:val="24"/>
                <w:lang w:val="en-US"/>
              </w:rPr>
              <w:t>.</w:t>
            </w:r>
            <w:proofErr w:type="gramEnd"/>
          </w:p>
        </w:tc>
      </w:tr>
      <w:tr w:rsidR="00281F66" w:rsidRPr="00FD5E80" w14:paraId="7D6573DB"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9360D6"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9F6D566" w14:textId="54232631" w:rsidR="00281F66" w:rsidRPr="00FD5E80" w:rsidRDefault="00114E2C" w:rsidP="0073313C">
            <w:pPr>
              <w:spacing w:line="240" w:lineRule="auto"/>
              <w:jc w:val="both"/>
              <w:rPr>
                <w:rFonts w:cstheme="minorHAnsi"/>
                <w:sz w:val="24"/>
                <w:szCs w:val="24"/>
              </w:rPr>
            </w:pPr>
            <w:r>
              <w:rPr>
                <w:rFonts w:cstheme="minorHAnsi"/>
                <w:sz w:val="24"/>
                <w:szCs w:val="24"/>
              </w:rPr>
              <w:t xml:space="preserve">The executable file for the </w:t>
            </w:r>
            <w:proofErr w:type="spellStart"/>
            <w:r>
              <w:rPr>
                <w:rFonts w:cstheme="minorHAnsi"/>
                <w:sz w:val="24"/>
                <w:szCs w:val="24"/>
                <w:lang w:val="en-US"/>
              </w:rPr>
              <w:t>SignatureGenerator</w:t>
            </w:r>
            <w:proofErr w:type="spellEnd"/>
            <w:r>
              <w:rPr>
                <w:rFonts w:cstheme="minorHAnsi"/>
                <w:sz w:val="24"/>
                <w:szCs w:val="24"/>
                <w:lang w:val="en-US"/>
              </w:rPr>
              <w:t xml:space="preserve"> </w:t>
            </w:r>
            <w:proofErr w:type="gramStart"/>
            <w:r>
              <w:rPr>
                <w:rFonts w:cstheme="minorHAnsi"/>
                <w:sz w:val="24"/>
                <w:szCs w:val="24"/>
                <w:lang w:val="en-US"/>
              </w:rPr>
              <w:t xml:space="preserve">program </w:t>
            </w:r>
            <w:r w:rsidR="006D199A">
              <w:rPr>
                <w:rFonts w:cstheme="minorHAnsi"/>
                <w:sz w:val="24"/>
                <w:szCs w:val="24"/>
                <w:lang w:val="en-US"/>
              </w:rPr>
              <w:t>.</w:t>
            </w:r>
            <w:proofErr w:type="gramEnd"/>
          </w:p>
        </w:tc>
      </w:tr>
      <w:tr w:rsidR="00281F66" w:rsidRPr="00FD5E80" w14:paraId="4827ABAE"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1A958A"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E7A812" w14:textId="637D15BE" w:rsidR="00281F66" w:rsidRPr="006D199A" w:rsidRDefault="00281F66" w:rsidP="0073313C">
            <w:pPr>
              <w:spacing w:line="240" w:lineRule="auto"/>
              <w:jc w:val="both"/>
              <w:rPr>
                <w:rFonts w:cstheme="minorHAnsi"/>
                <w:sz w:val="24"/>
                <w:szCs w:val="24"/>
                <w:lang w:val="en-US"/>
              </w:rPr>
            </w:pPr>
            <w:r w:rsidRPr="00FD5E80">
              <w:rPr>
                <w:rFonts w:cstheme="minorHAnsi"/>
                <w:sz w:val="24"/>
                <w:szCs w:val="24"/>
              </w:rPr>
              <w:t xml:space="preserve">Data </w:t>
            </w:r>
            <w:proofErr w:type="gramStart"/>
            <w:r w:rsidRPr="00FD5E80">
              <w:rPr>
                <w:rFonts w:cstheme="minorHAnsi"/>
                <w:sz w:val="24"/>
                <w:szCs w:val="24"/>
              </w:rPr>
              <w:t xml:space="preserve">file </w:t>
            </w:r>
            <w:r w:rsidR="006D199A">
              <w:rPr>
                <w:rFonts w:cstheme="minorHAnsi"/>
                <w:sz w:val="24"/>
                <w:szCs w:val="24"/>
                <w:lang w:val="en-US"/>
              </w:rPr>
              <w:t>.</w:t>
            </w:r>
            <w:proofErr w:type="gramEnd"/>
          </w:p>
        </w:tc>
      </w:tr>
    </w:tbl>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
    <w:p w14:paraId="46630DC6" w14:textId="77777777" w:rsidR="00281F66" w:rsidRPr="003B6B91" w:rsidRDefault="00853102" w:rsidP="00705CE0">
      <w:pPr>
        <w:pStyle w:val="3"/>
      </w:pPr>
      <w:bookmarkStart w:id="22" w:name="_Toc59045183"/>
      <w:bookmarkStart w:id="23" w:name="_Ref59044081"/>
      <w:bookmarkStart w:id="24" w:name="_Toc63432904"/>
      <w:bookmarkStart w:id="25" w:name="_Toc184326813"/>
      <w:bookmarkEnd w:id="22"/>
      <w:r>
        <w:t>1.2.5. Request Body Signing</w:t>
      </w:r>
      <w:bookmarkEnd w:id="23"/>
      <w:bookmarkEnd w:id="24"/>
      <w:bookmarkEnd w:id="25"/>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Some requests (for example, all requests for the creation of fiscal documents) require signing of the request body.</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t xml:space="preserve">To protect client messages from changes, a SHA256-RSA signature with a 2048-bit key is used. The signature is passed in the </w:t>
      </w:r>
      <w:r w:rsidR="00EE7925" w:rsidRPr="00EE7925">
        <w:rPr>
          <w:rFonts w:cstheme="minorHAnsi"/>
          <w:sz w:val="24"/>
          <w:szCs w:val="24"/>
        </w:rPr>
        <w:t xml:space="preserve">http header in the </w:t>
      </w:r>
      <w:r>
        <w:rPr>
          <w:rFonts w:cstheme="minorHAnsi"/>
          <w:sz w:val="24"/>
          <w:szCs w:val="24"/>
          <w:lang w:val="en-US"/>
        </w:rPr>
        <w:t xml:space="preserve">HEADER </w:t>
      </w:r>
      <w:r w:rsidRPr="00C66711">
        <w:rPr>
          <w:rFonts w:cstheme="minorHAnsi"/>
          <w:sz w:val="24"/>
          <w:szCs w:val="24"/>
        </w:rPr>
        <w:t xml:space="preserve">parameter </w:t>
      </w:r>
      <w:r w:rsidR="00EE7925" w:rsidRPr="00C66711">
        <w:rPr>
          <w:rFonts w:cstheme="minorHAnsi"/>
          <w:b/>
          <w:bCs/>
          <w:sz w:val="24"/>
          <w:szCs w:val="24"/>
        </w:rPr>
        <w:t xml:space="preserve">X - Signature </w:t>
      </w:r>
      <w:r w:rsidR="00EE7925" w:rsidRPr="00EE7925">
        <w:rPr>
          <w:rFonts w:cstheme="minorHAnsi"/>
          <w:sz w:val="24"/>
          <w:szCs w:val="24"/>
        </w:rPr>
        <w:t>encoded using base64 encoding.</w:t>
      </w:r>
    </w:p>
    <w:p w14:paraId="649BAB2D" w14:textId="6FABC17F" w:rsidR="00C66711" w:rsidRPr="00FD5E80" w:rsidRDefault="00281F66" w:rsidP="009F719B">
      <w:pPr>
        <w:spacing w:line="240" w:lineRule="auto"/>
        <w:jc w:val="both"/>
        <w:rPr>
          <w:rFonts w:cstheme="minorHAnsi"/>
          <w:sz w:val="24"/>
          <w:szCs w:val="24"/>
        </w:rPr>
      </w:pPr>
      <w:r w:rsidRPr="00C66711">
        <w:rPr>
          <w:rFonts w:cstheme="minorHAnsi"/>
          <w:sz w:val="24"/>
          <w:szCs w:val="24"/>
        </w:rPr>
        <w:t xml:space="preserve">For two test environments, the signing key is used from the </w:t>
      </w:r>
      <w:r w:rsidRPr="00C66711">
        <w:rPr>
          <w:rFonts w:cstheme="minorHAnsi"/>
          <w:b/>
          <w:bCs/>
          <w:sz w:val="24"/>
          <w:szCs w:val="24"/>
        </w:rPr>
        <w:t xml:space="preserve">private_key.xml file </w:t>
      </w:r>
      <w:r w:rsidR="00C66711" w:rsidRPr="00C66711">
        <w:rPr>
          <w:rFonts w:cstheme="minorHAnsi"/>
          <w:sz w:val="24"/>
          <w:szCs w:val="24"/>
        </w:rPr>
        <w:t xml:space="preserve">, which is published in GIT at </w:t>
      </w:r>
      <w:hyperlink r:id="rId35" w:history="1">
        <w:r w:rsidR="00C66711" w:rsidRPr="00E2294A">
          <w:rPr>
            <w:rStyle w:val="a5"/>
            <w:rFonts w:cstheme="minorHAnsi"/>
            <w:sz w:val="24"/>
            <w:szCs w:val="24"/>
          </w:rPr>
          <w:t>https://github.com/orangedata-official/API/tree/master/files_for_test</w:t>
        </w:r>
      </w:hyperlink>
      <w:r w:rsidR="00C66711">
        <w:rPr>
          <w:rFonts w:cstheme="minorHAnsi"/>
          <w:sz w:val="24"/>
          <w:szCs w:val="24"/>
        </w:rPr>
        <w:t xml:space="preserve"> </w:t>
      </w:r>
    </w:p>
    <w:p w14:paraId="59A64B91" w14:textId="3734466B" w:rsidR="00281F66" w:rsidRPr="00FD5E80" w:rsidRDefault="00281F66" w:rsidP="0073313C">
      <w:pPr>
        <w:spacing w:line="240" w:lineRule="auto"/>
        <w:jc w:val="both"/>
        <w:rPr>
          <w:rFonts w:cstheme="minorHAnsi"/>
          <w:sz w:val="24"/>
          <w:szCs w:val="24"/>
        </w:rPr>
      </w:pPr>
    </w:p>
    <w:p w14:paraId="5BADDBC1" w14:textId="78C74DA4" w:rsidR="00281F66" w:rsidRPr="003B6B91" w:rsidRDefault="00281F66" w:rsidP="00705CE0">
      <w:pPr>
        <w:pStyle w:val="3"/>
      </w:pPr>
      <w:bookmarkStart w:id="26" w:name="_Toc59045184"/>
      <w:bookmarkStart w:id="27" w:name="_Toc63432905"/>
      <w:bookmarkStart w:id="28" w:name="_Toc184326814"/>
      <w:r w:rsidRPr="003B6B91">
        <w:t xml:space="preserve">1.2.6. </w:t>
      </w:r>
      <w:bookmarkEnd w:id="26"/>
      <w:bookmarkEnd w:id="27"/>
      <w:r w:rsidR="004431D0">
        <w:t>Message format and text encoding</w:t>
      </w:r>
      <w:bookmarkEnd w:id="28"/>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Interaction with the cloud cash desk is carried out using web services. The HTTPS server uses client and server certificates for mutual authentication.</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The message format is JSON. JSON size has no limit, but FN has a hardware limit of 32768 bytes for each financial document in binary form. This document size limit provides for about 250 items per receipt. FN will reject your check if you exceed the binary limit of 32768 bytes. We recommend using less than 250 items per receipt.</w:t>
      </w:r>
    </w:p>
    <w:p w14:paraId="3D7E7957" w14:textId="1C582E96" w:rsidR="00702A85" w:rsidRDefault="0045129B" w:rsidP="0073313C">
      <w:pPr>
        <w:spacing w:line="240" w:lineRule="auto"/>
        <w:jc w:val="both"/>
        <w:rPr>
          <w:rFonts w:cstheme="minorHAnsi"/>
          <w:sz w:val="24"/>
          <w:szCs w:val="24"/>
        </w:rPr>
      </w:pPr>
      <w:r>
        <w:rPr>
          <w:rFonts w:cstheme="minorHAnsi"/>
          <w:sz w:val="24"/>
          <w:szCs w:val="24"/>
        </w:rPr>
        <w:t xml:space="preserve">Cash desks create documents in accordance with </w:t>
      </w:r>
      <w:r>
        <w:rPr>
          <w:rFonts w:cstheme="minorHAnsi"/>
          <w:b/>
          <w:bCs/>
          <w:sz w:val="24"/>
          <w:szCs w:val="24"/>
        </w:rPr>
        <w:t xml:space="preserve">FFD </w:t>
      </w:r>
      <w:proofErr w:type="gramStart"/>
      <w:r>
        <w:rPr>
          <w:rFonts w:cstheme="minorHAnsi"/>
          <w:b/>
          <w:bCs/>
          <w:sz w:val="24"/>
          <w:szCs w:val="24"/>
        </w:rPr>
        <w:t xml:space="preserve">1.05 </w:t>
      </w:r>
      <w:r w:rsidR="00281F66" w:rsidRPr="00FD5E80">
        <w:rPr>
          <w:rFonts w:cstheme="minorHAnsi"/>
          <w:sz w:val="24"/>
          <w:szCs w:val="24"/>
        </w:rPr>
        <w:t>.</w:t>
      </w:r>
      <w:proofErr w:type="gramEnd"/>
      <w:r w:rsidR="00281F66" w:rsidRPr="00FD5E80">
        <w:rPr>
          <w:rFonts w:cstheme="minorHAnsi"/>
          <w:sz w:val="24"/>
          <w:szCs w:val="24"/>
        </w:rPr>
        <w:t xml:space="preserve"> and </w:t>
      </w:r>
      <w:r w:rsidR="001F26AE" w:rsidRPr="001F26AE">
        <w:rPr>
          <w:rFonts w:cstheme="minorHAnsi"/>
          <w:b/>
          <w:sz w:val="24"/>
          <w:szCs w:val="24"/>
        </w:rPr>
        <w:t xml:space="preserve">FFD 1.2. </w:t>
      </w:r>
      <w:r w:rsidR="001F26AE">
        <w:rPr>
          <w:rFonts w:cstheme="minorHAnsi"/>
          <w:sz w:val="24"/>
          <w:szCs w:val="24"/>
        </w:rPr>
        <w:t xml:space="preserve">A detailed description of the format of fiscal documents can be found on the website of the Federal Tax Service at </w:t>
      </w:r>
      <w:hyperlink r:id="rId36" w:history="1">
        <w:r w:rsidR="00702A85" w:rsidRPr="00BB3115">
          <w:rPr>
            <w:rStyle w:val="a5"/>
            <w:rFonts w:cstheme="minorHAnsi"/>
            <w:sz w:val="24"/>
            <w:szCs w:val="24"/>
          </w:rPr>
          <w:t>https://www.nalog.ru/html/sites/www.new.nalog.ru/doc/pril2_fns229_210317.docx</w:t>
        </w:r>
      </w:hyperlink>
    </w:p>
    <w:p w14:paraId="54F4A434" w14:textId="57142F92" w:rsidR="00281F66" w:rsidRPr="00FD5E80" w:rsidRDefault="004431D0" w:rsidP="0073313C">
      <w:pPr>
        <w:spacing w:line="240" w:lineRule="auto"/>
        <w:jc w:val="both"/>
        <w:rPr>
          <w:rFonts w:cstheme="minorHAnsi"/>
          <w:sz w:val="24"/>
          <w:szCs w:val="24"/>
        </w:rPr>
      </w:pPr>
      <w:proofErr w:type="spellStart"/>
      <w:r>
        <w:rPr>
          <w:rFonts w:cstheme="minorHAnsi"/>
          <w:sz w:val="24"/>
          <w:szCs w:val="24"/>
          <w:lang w:val="en-US"/>
        </w:rPr>
        <w:t>OrangeData</w:t>
      </w:r>
      <w:proofErr w:type="spellEnd"/>
      <w:r>
        <w:rPr>
          <w:rFonts w:cstheme="minorHAnsi"/>
          <w:sz w:val="24"/>
          <w:szCs w:val="24"/>
          <w:lang w:val="en-US"/>
        </w:rPr>
        <w:t xml:space="preserve"> </w:t>
      </w:r>
      <w:r w:rsidR="00281F66" w:rsidRPr="00FD5E80">
        <w:rPr>
          <w:rFonts w:cstheme="minorHAnsi"/>
          <w:sz w:val="24"/>
          <w:szCs w:val="24"/>
        </w:rPr>
        <w:t xml:space="preserve">API </w:t>
      </w:r>
      <w:r w:rsidRPr="004431D0">
        <w:rPr>
          <w:rFonts w:cstheme="minorHAnsi"/>
          <w:sz w:val="24"/>
          <w:szCs w:val="24"/>
        </w:rPr>
        <w:t xml:space="preserve">uses </w:t>
      </w:r>
      <w:r w:rsidR="00281F66" w:rsidRPr="004431D0">
        <w:rPr>
          <w:rFonts w:cstheme="minorHAnsi"/>
          <w:b/>
          <w:bCs/>
          <w:sz w:val="24"/>
          <w:szCs w:val="24"/>
        </w:rPr>
        <w:t xml:space="preserve">UTF-8 </w:t>
      </w:r>
      <w:proofErr w:type="gramStart"/>
      <w:r w:rsidR="00281F66" w:rsidRPr="004431D0">
        <w:rPr>
          <w:rFonts w:cstheme="minorHAnsi"/>
          <w:b/>
          <w:bCs/>
          <w:sz w:val="24"/>
          <w:szCs w:val="24"/>
        </w:rPr>
        <w:t xml:space="preserve">encoding </w:t>
      </w:r>
      <w:r w:rsidR="00281F66" w:rsidRPr="00FD5E80">
        <w:rPr>
          <w:rFonts w:cstheme="minorHAnsi"/>
          <w:sz w:val="24"/>
          <w:szCs w:val="24"/>
        </w:rPr>
        <w:t>,</w:t>
      </w:r>
      <w:proofErr w:type="gramEnd"/>
      <w:r w:rsidR="00281F66" w:rsidRPr="00FD5E80">
        <w:rPr>
          <w:rFonts w:cstheme="minorHAnsi"/>
          <w:sz w:val="24"/>
          <w:szCs w:val="24"/>
        </w:rPr>
        <w:t xml:space="preserve"> but all </w:t>
      </w:r>
      <w:r w:rsidR="00281F66" w:rsidRPr="0045129B">
        <w:rPr>
          <w:rFonts w:cstheme="minorHAnsi"/>
          <w:bCs/>
          <w:sz w:val="24"/>
          <w:szCs w:val="24"/>
        </w:rPr>
        <w:t xml:space="preserve">types of fiscal </w:t>
      </w:r>
      <w:r w:rsidR="0045129B" w:rsidRPr="0045129B">
        <w:rPr>
          <w:rFonts w:cstheme="minorHAnsi"/>
          <w:sz w:val="24"/>
          <w:szCs w:val="24"/>
        </w:rPr>
        <w:t xml:space="preserve">drives only support </w:t>
      </w:r>
      <w:r w:rsidR="00281F66" w:rsidRPr="00FD5E80">
        <w:rPr>
          <w:rFonts w:cstheme="minorHAnsi"/>
          <w:b/>
          <w:bCs/>
          <w:sz w:val="24"/>
          <w:szCs w:val="24"/>
        </w:rPr>
        <w:t xml:space="preserve">CP866 encoding. </w:t>
      </w:r>
      <w:r w:rsidR="006C6671" w:rsidRPr="006C6671">
        <w:rPr>
          <w:rFonts w:cstheme="minorHAnsi"/>
          <w:sz w:val="24"/>
          <w:szCs w:val="24"/>
        </w:rPr>
        <w:t xml:space="preserve">Due to this design feature of fiscal drives, the service converts data from your JSON request with </w:t>
      </w:r>
      <w:r w:rsidR="00281F66" w:rsidRPr="00FD5E80">
        <w:rPr>
          <w:rFonts w:cstheme="minorHAnsi"/>
          <w:b/>
          <w:bCs/>
          <w:sz w:val="24"/>
          <w:szCs w:val="24"/>
        </w:rPr>
        <w:t xml:space="preserve">UTF-8 encoding </w:t>
      </w:r>
      <w:r w:rsidR="00281F66" w:rsidRPr="00FD5E80">
        <w:rPr>
          <w:rFonts w:cstheme="minorHAnsi"/>
          <w:sz w:val="24"/>
          <w:szCs w:val="24"/>
        </w:rPr>
        <w:t xml:space="preserve">into a binary data packet of the Tag </w:t>
      </w:r>
      <w:r w:rsidR="006D199A">
        <w:rPr>
          <w:rFonts w:cstheme="minorHAnsi"/>
          <w:sz w:val="24"/>
          <w:szCs w:val="24"/>
        </w:rPr>
        <w:noBreakHyphen/>
      </w:r>
      <w:r w:rsidR="00281F66" w:rsidRPr="00FD5E80">
        <w:rPr>
          <w:rFonts w:cstheme="minorHAnsi"/>
          <w:sz w:val="24"/>
          <w:szCs w:val="24"/>
        </w:rPr>
        <w:t xml:space="preserve">Length </w:t>
      </w:r>
      <w:r w:rsidR="006D199A">
        <w:rPr>
          <w:rFonts w:cstheme="minorHAnsi"/>
          <w:sz w:val="24"/>
          <w:szCs w:val="24"/>
        </w:rPr>
        <w:noBreakHyphen/>
      </w:r>
      <w:r w:rsidR="00281F66" w:rsidRPr="00FD5E80">
        <w:rPr>
          <w:rFonts w:cstheme="minorHAnsi"/>
          <w:sz w:val="24"/>
          <w:szCs w:val="24"/>
        </w:rPr>
        <w:t xml:space="preserve">Value (TLV) type with </w:t>
      </w:r>
      <w:r w:rsidR="00281F66" w:rsidRPr="00FD5E80">
        <w:rPr>
          <w:rFonts w:cstheme="minorHAnsi"/>
          <w:b/>
          <w:bCs/>
          <w:sz w:val="24"/>
          <w:szCs w:val="24"/>
        </w:rPr>
        <w:t xml:space="preserve">CP866 encoding when punching a check. </w:t>
      </w:r>
      <w:r w:rsidR="006C6671">
        <w:rPr>
          <w:rFonts w:cstheme="minorHAnsi"/>
          <w:sz w:val="24"/>
          <w:szCs w:val="24"/>
        </w:rPr>
        <w:t xml:space="preserve">Since </w:t>
      </w:r>
      <w:r w:rsidR="006C6671" w:rsidRPr="00FD5E80">
        <w:rPr>
          <w:rFonts w:cstheme="minorHAnsi"/>
          <w:b/>
          <w:bCs/>
          <w:sz w:val="24"/>
          <w:szCs w:val="24"/>
        </w:rPr>
        <w:t xml:space="preserve">CP866 encoding has </w:t>
      </w:r>
      <w:r w:rsidR="006C6671">
        <w:rPr>
          <w:rFonts w:cstheme="minorHAnsi"/>
          <w:sz w:val="24"/>
          <w:szCs w:val="24"/>
        </w:rPr>
        <w:t xml:space="preserve">fewer characters than </w:t>
      </w:r>
      <w:r w:rsidR="006C6671" w:rsidRPr="00FD5E80">
        <w:rPr>
          <w:rFonts w:cstheme="minorHAnsi"/>
          <w:b/>
          <w:bCs/>
          <w:sz w:val="24"/>
          <w:szCs w:val="24"/>
        </w:rPr>
        <w:t>UTF-</w:t>
      </w:r>
      <w:proofErr w:type="gramStart"/>
      <w:r w:rsidR="006C6671" w:rsidRPr="00FD5E80">
        <w:rPr>
          <w:rFonts w:cstheme="minorHAnsi"/>
          <w:b/>
          <w:bCs/>
          <w:sz w:val="24"/>
          <w:szCs w:val="24"/>
        </w:rPr>
        <w:t xml:space="preserve">8 </w:t>
      </w:r>
      <w:r w:rsidR="00281F66" w:rsidRPr="00FD5E80">
        <w:rPr>
          <w:rFonts w:cstheme="minorHAnsi"/>
          <w:sz w:val="24"/>
          <w:szCs w:val="24"/>
        </w:rPr>
        <w:t>,</w:t>
      </w:r>
      <w:proofErr w:type="gramEnd"/>
      <w:r w:rsidR="00281F66" w:rsidRPr="00FD5E80">
        <w:rPr>
          <w:rFonts w:cstheme="minorHAnsi"/>
          <w:sz w:val="24"/>
          <w:szCs w:val="24"/>
        </w:rPr>
        <w:t xml:space="preserve"> all </w:t>
      </w:r>
      <w:r w:rsidR="006C6671">
        <w:rPr>
          <w:rFonts w:cstheme="minorHAnsi"/>
          <w:sz w:val="24"/>
          <w:szCs w:val="24"/>
        </w:rPr>
        <w:t xml:space="preserve">"unsupported" characters for </w:t>
      </w:r>
      <w:r w:rsidR="006C6671" w:rsidRPr="00A01269">
        <w:rPr>
          <w:rFonts w:cstheme="minorHAnsi"/>
          <w:b/>
          <w:bCs/>
          <w:sz w:val="24"/>
          <w:szCs w:val="24"/>
          <w:lang w:val="en-US"/>
        </w:rPr>
        <w:t xml:space="preserve">CP </w:t>
      </w:r>
      <w:r w:rsidR="006C6671" w:rsidRPr="00A01269">
        <w:rPr>
          <w:rFonts w:cstheme="minorHAnsi"/>
          <w:b/>
          <w:bCs/>
          <w:sz w:val="24"/>
          <w:szCs w:val="24"/>
        </w:rPr>
        <w:t xml:space="preserve">866 </w:t>
      </w:r>
      <w:r w:rsidR="006C6671" w:rsidRPr="006C6671">
        <w:rPr>
          <w:rFonts w:cstheme="minorHAnsi"/>
          <w:sz w:val="24"/>
          <w:szCs w:val="24"/>
        </w:rPr>
        <w:t xml:space="preserve">are ignored. If the system receives an "unsupported" character in </w:t>
      </w:r>
      <w:r w:rsidR="00281F66" w:rsidRPr="00FD5E80">
        <w:rPr>
          <w:rFonts w:cstheme="minorHAnsi"/>
          <w:b/>
          <w:bCs/>
          <w:sz w:val="24"/>
          <w:szCs w:val="24"/>
        </w:rPr>
        <w:t xml:space="preserve">CP866 </w:t>
      </w:r>
      <w:r w:rsidR="006D199A" w:rsidRPr="006D199A">
        <w:rPr>
          <w:rFonts w:cstheme="minorHAnsi"/>
          <w:sz w:val="24"/>
          <w:szCs w:val="24"/>
        </w:rPr>
        <w:lastRenderedPageBreak/>
        <w:t xml:space="preserve">, then it will not be included in the check (for example, in </w:t>
      </w:r>
      <w:r w:rsidR="00281F66" w:rsidRPr="00FD5E80">
        <w:rPr>
          <w:rFonts w:cstheme="minorHAnsi"/>
          <w:b/>
          <w:bCs/>
          <w:sz w:val="24"/>
          <w:szCs w:val="24"/>
        </w:rPr>
        <w:t xml:space="preserve">CP866 encoding </w:t>
      </w:r>
      <w:r w:rsidR="00281F66" w:rsidRPr="00FD5E80">
        <w:rPr>
          <w:rFonts w:cstheme="minorHAnsi"/>
          <w:sz w:val="24"/>
          <w:szCs w:val="24"/>
        </w:rPr>
        <w:t xml:space="preserve">there are no angle quotes </w:t>
      </w:r>
      <w:r w:rsidR="00EC2F21">
        <w:rPr>
          <w:rFonts w:cstheme="minorHAnsi"/>
          <w:sz w:val="24"/>
          <w:szCs w:val="24"/>
        </w:rPr>
        <w:t xml:space="preserve">'« </w:t>
      </w:r>
      <w:r w:rsidR="00E06620">
        <w:rPr>
          <w:rFonts w:cstheme="minorHAnsi"/>
          <w:sz w:val="24"/>
          <w:szCs w:val="24"/>
        </w:rPr>
        <w:t>' and '"', so a string with angle brackets, for example, 'Juice "Dream"' will be replaced by string without angle brackets 'Dream Juice').</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CCT performs "moderate" format-logical control of data, i.e. Format violations that the fiscal accumulator and OFD “prohibit” are controlled and prohibited by the service (an error is returned). However, violations of the FFD, which "miss" both FN and OFD and the Federal Tax Service - the </w:t>
      </w:r>
      <w:r w:rsidR="004431D0">
        <w:rPr>
          <w:rFonts w:cstheme="minorHAnsi"/>
          <w:sz w:val="24"/>
          <w:szCs w:val="24"/>
        </w:rPr>
        <w:t xml:space="preserve">Orange Data service also "allows". For example, according to the FFD, tag 1008 (client's phone number or client's e-mail) has the format +{N} or {X}@{X}, but the FTS and OFD allow you to send any string from 1 to 64 characters long. It makes no sense to carry out stricter control than the Federal Tax Service. However, we recommend that you comply with the requirements of the formats in full. It is recommended to familiarize yourself with the FFD formats on the website of the Federal Tax Service at </w:t>
      </w:r>
      <w:hyperlink r:id="rId37"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Please take care of proper handling of network connection errors</w:t>
      </w:r>
      <w:r w:rsidR="00405C3F" w:rsidRPr="00405C3F">
        <w:t xml:space="preserve"> </w:t>
      </w:r>
      <w:r w:rsidR="00EC2F21" w:rsidRPr="00405C3F">
        <w:rPr>
          <w:rFonts w:cstheme="minorHAnsi"/>
          <w:sz w:val="24"/>
          <w:szCs w:val="24"/>
        </w:rPr>
        <w:t>if an error occurred while sending a fiscal document, send it several times with a timeout. We recommend 5 attempts with an interval of 10-20 seconds (numbers are given as an example and may vary depending on the specific situation).</w:t>
      </w:r>
    </w:p>
    <w:p w14:paraId="4AE496F0" w14:textId="77777777" w:rsidR="00281F66" w:rsidRPr="003B6B91" w:rsidRDefault="00281F66" w:rsidP="0073313C">
      <w:pPr>
        <w:pStyle w:val="2"/>
        <w:jc w:val="both"/>
        <w:rPr>
          <w:sz w:val="26"/>
          <w:szCs w:val="26"/>
        </w:rPr>
      </w:pPr>
      <w:bookmarkStart w:id="29" w:name="_Hlk59038187"/>
      <w:bookmarkStart w:id="30" w:name="_Toc59045185"/>
      <w:bookmarkStart w:id="31" w:name="_Ref59044092"/>
      <w:bookmarkStart w:id="32" w:name="_Toc63432906"/>
      <w:bookmarkStart w:id="33" w:name="_Toc184326815"/>
      <w:bookmarkEnd w:id="29"/>
      <w:bookmarkEnd w:id="30"/>
      <w:r w:rsidRPr="003B6B91">
        <w:rPr>
          <w:sz w:val="26"/>
          <w:szCs w:val="26"/>
        </w:rPr>
        <w:t>1.3. Signature example request</w:t>
      </w:r>
      <w:bookmarkEnd w:id="31"/>
      <w:bookmarkEnd w:id="32"/>
      <w:bookmarkEnd w:id="33"/>
    </w:p>
    <w:p w14:paraId="3E7F5E3D" w14:textId="4EA276B4" w:rsidR="005B771C" w:rsidRPr="00EE49C2"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xml:space="preserve">POST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api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v </w:t>
      </w:r>
      <w:r w:rsidRPr="00EE49C2">
        <w:rPr>
          <w:rFonts w:ascii="Courier New" w:eastAsia="Times New Roman" w:hAnsi="Courier New" w:cs="Courier New"/>
          <w:color w:val="DFDFBF"/>
          <w:sz w:val="24"/>
          <w:szCs w:val="24"/>
          <w:lang w:eastAsia="ru-RU"/>
        </w:rPr>
        <w:t xml:space="preserve">2 / </w:t>
      </w:r>
      <w:r w:rsidRPr="00457EAB">
        <w:rPr>
          <w:rFonts w:ascii="Courier New" w:eastAsia="Times New Roman" w:hAnsi="Courier New" w:cs="Courier New"/>
          <w:color w:val="DFDFBF"/>
          <w:sz w:val="24"/>
          <w:szCs w:val="24"/>
          <w:lang w:val="en-US" w:eastAsia="ru-RU"/>
        </w:rPr>
        <w:t xml:space="preserve">documents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HTTP </w:t>
      </w:r>
      <w:r w:rsidRPr="00EE49C2">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Connection: </w:t>
      </w:r>
      <w:r w:rsidRPr="00457EAB">
        <w:rPr>
          <w:rFonts w:ascii="Courier New" w:eastAsia="Times New Roman" w:hAnsi="Courier New" w:cs="Courier New"/>
          <w:color w:val="DFDFBF"/>
          <w:sz w:val="24"/>
          <w:szCs w:val="24"/>
          <w:lang w:val="en-US" w:eastAsia="ru-RU"/>
        </w:rPr>
        <w:t>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Content-Type: </w:t>
      </w:r>
      <w:r w:rsidRPr="00457EAB">
        <w:rPr>
          <w:rFonts w:ascii="Courier New" w:eastAsia="Times New Roman" w:hAnsi="Courier New" w:cs="Courier New"/>
          <w:color w:val="DFDFBF"/>
          <w:sz w:val="24"/>
          <w:szCs w:val="24"/>
          <w:lang w:val="en-US" w:eastAsia="ru-RU"/>
        </w:rPr>
        <w:t xml:space="preserve">application/ </w:t>
      </w:r>
      <w:proofErr w:type="gramStart"/>
      <w:r w:rsidRPr="00457EAB">
        <w:rPr>
          <w:rFonts w:ascii="Courier New" w:eastAsia="Times New Roman" w:hAnsi="Courier New" w:cs="Courier New"/>
          <w:color w:val="DFDFBF"/>
          <w:sz w:val="24"/>
          <w:szCs w:val="24"/>
          <w:lang w:val="en-US" w:eastAsia="ru-RU"/>
        </w:rPr>
        <w:t>json ;</w:t>
      </w:r>
      <w:proofErr w:type="gramEnd"/>
      <w:r w:rsidRPr="00457EAB">
        <w:rPr>
          <w:rFonts w:ascii="Courier New" w:eastAsia="Times New Roman" w:hAnsi="Courier New" w:cs="Courier New"/>
          <w:color w:val="DFDFBF"/>
          <w:sz w:val="24"/>
          <w:szCs w:val="24"/>
          <w:lang w:val="en-US" w:eastAsia="ru-RU"/>
        </w:rPr>
        <w:t xml:space="preserve">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Accept: </w:t>
      </w:r>
      <w:r w:rsidRPr="00457EAB">
        <w:rPr>
          <w:rFonts w:ascii="Courier New" w:eastAsia="Times New Roman" w:hAnsi="Courier New" w:cs="Courier New"/>
          <w:color w:val="DFDFBF"/>
          <w:sz w:val="24"/>
          <w:szCs w:val="24"/>
          <w:lang w:val="en-US" w:eastAsia="ru-RU"/>
        </w:rPr>
        <w:t>*/*</w:t>
      </w:r>
    </w:p>
    <w:p w14:paraId="2CFA6C65"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Host: </w:t>
      </w:r>
      <w:r w:rsidRPr="00457EAB">
        <w:rPr>
          <w:rFonts w:ascii="Courier New" w:eastAsia="Times New Roman" w:hAnsi="Courier New" w:cs="Courier New"/>
          <w:color w:val="DFDFBF"/>
          <w:sz w:val="24"/>
          <w:szCs w:val="24"/>
          <w:lang w:val="en-US" w:eastAsia="ru-RU"/>
        </w:rPr>
        <w:t>appip.orangedata.ru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Content Length: </w:t>
      </w:r>
      <w:r w:rsidRPr="00457EAB">
        <w:rPr>
          <w:rFonts w:ascii="Courier New" w:eastAsia="Times New Roman" w:hAnsi="Courier New" w:cs="Courier New"/>
          <w:color w:val="DFDFBF"/>
          <w:sz w:val="24"/>
          <w:szCs w:val="24"/>
          <w:lang w:val="en-US" w:eastAsia="ru-RU"/>
        </w:rPr>
        <w:t>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X-Signature: Ql1ZoZfYQo9NAgJQXUsBKQHQjqkICmn9b2jCfUyUDQYExMRtfhciGEs35dUFisVWiveeWF9dgBkzbJtNgEyQoNR XE + 37ZMmEjS / SizRVpeAIKfpAx8GseQnv3ssw2NtvAELMduAgsz3hC8mIrOt // CPmQABd8X21NqfzZY4zVZgOTu / q2fNXBlv + </w:t>
      </w:r>
      <w:proofErr w:type="spellStart"/>
      <w:r w:rsidRPr="00457EAB">
        <w:rPr>
          <w:rFonts w:ascii="Courier New" w:eastAsia="Times New Roman" w:hAnsi="Courier New" w:cs="Courier New"/>
          <w:color w:val="FFFFFF" w:themeColor="background1"/>
          <w:sz w:val="24"/>
          <w:szCs w:val="24"/>
          <w:lang w:val="en-US" w:eastAsia="ru-RU"/>
        </w:rPr>
        <w:t>Uyv</w:t>
      </w:r>
      <w:proofErr w:type="spellEnd"/>
      <w:r w:rsidRPr="00457EAB">
        <w:rPr>
          <w:rFonts w:ascii="Courier New" w:eastAsia="Times New Roman" w:hAnsi="Courier New" w:cs="Courier New"/>
          <w:color w:val="FFFFFF" w:themeColor="background1"/>
          <w:sz w:val="24"/>
          <w:szCs w:val="24"/>
          <w:lang w:val="en-US" w:eastAsia="ru-RU"/>
        </w:rPr>
        <w:t xml:space="preserve"> J5amwzMkh7aX5g0RQDBAQ7UovscpQY41t43rdYZ6UVVv / OHEfExs7vEZmi7c3tdUJVf98Bli3oh5RfMnsb1 / m2kZBqhxC0zThCKd </w:t>
      </w:r>
      <w:proofErr w:type="spellStart"/>
      <w:r w:rsidRPr="00457EAB">
        <w:rPr>
          <w:rFonts w:ascii="Courier New" w:eastAsia="Times New Roman" w:hAnsi="Courier New" w:cs="Courier New"/>
          <w:color w:val="FFFFFF" w:themeColor="background1"/>
          <w:sz w:val="24"/>
          <w:szCs w:val="24"/>
          <w:lang w:val="en-US" w:eastAsia="ru-RU"/>
        </w:rPr>
        <w:t>yGlmFNM</w:t>
      </w:r>
      <w:proofErr w:type="spellEnd"/>
      <w:r w:rsidRPr="00457EAB">
        <w:rPr>
          <w:rFonts w:ascii="Courier New" w:eastAsia="Times New Roman" w:hAnsi="Courier New" w:cs="Courier New"/>
          <w:color w:val="FFFFFF" w:themeColor="background1"/>
          <w:sz w:val="24"/>
          <w:szCs w:val="24"/>
          <w:lang w:val="en-US" w:eastAsia="ru-RU"/>
        </w:rPr>
        <w:t xml:space="preserve"> + tAlVqbKHDkulZRgwarwXbL17y / xbPeLlQZLzIU2esYTMulg ==</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id ":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inn ":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group ":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key ":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content ":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type ":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positions ":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quantity ":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price ":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tax ":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 " Pickup </w:t>
      </w:r>
      <w:proofErr w:type="spellStart"/>
      <w:r w:rsidRPr="00457EAB">
        <w:rPr>
          <w:rFonts w:ascii="Courier New" w:eastAsia="Times New Roman" w:hAnsi="Courier New" w:cs="Courier New"/>
          <w:color w:val="DFDFBF"/>
          <w:sz w:val="24"/>
          <w:szCs w:val="24"/>
          <w:lang w:val="en-US" w:eastAsia="ru-RU"/>
        </w:rPr>
        <w:t>ru</w:t>
      </w:r>
      <w:proofErr w:type="spellEnd"/>
      <w:r w:rsidRPr="00457EAB">
        <w:rPr>
          <w:rFonts w:ascii="Courier New" w:eastAsia="Times New Roman" w:hAnsi="Courier New" w:cs="Courier New"/>
          <w:color w:val="DFDFBF"/>
          <w:sz w:val="24"/>
          <w:szCs w:val="24"/>
          <w:lang w:val="en-US" w:eastAsia="ru-RU"/>
        </w:rPr>
        <w:t xml:space="preserve"> ",</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xml:space="preserve"> ":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spellStart"/>
      <w:proofErr w:type="gram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xml:space="preserve"> :</w:t>
      </w:r>
      <w:proofErr w:type="gramEnd"/>
      <w:r w:rsidRPr="00457EAB">
        <w:rPr>
          <w:rFonts w:ascii="Courier New" w:eastAsia="Times New Roman" w:hAnsi="Courier New" w:cs="Courier New"/>
          <w:color w:val="DFDFBF"/>
          <w:sz w:val="24"/>
          <w:szCs w:val="24"/>
          <w:lang w:val="en-US" w:eastAsia="ru-RU"/>
        </w:rPr>
        <w:t xml:space="preserve">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quantity ":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price ":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tax ":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text ": "Delivery",</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xml:space="preserve"> ":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spellStart"/>
      <w:proofErr w:type="gram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xml:space="preserve"> :</w:t>
      </w:r>
      <w:proofErr w:type="gramEnd"/>
      <w:r w:rsidRPr="00457EAB">
        <w:rPr>
          <w:rFonts w:ascii="Courier New" w:eastAsia="Times New Roman" w:hAnsi="Courier New" w:cs="Courier New"/>
          <w:color w:val="DFDFBF"/>
          <w:sz w:val="24"/>
          <w:szCs w:val="24"/>
          <w:lang w:val="en-US" w:eastAsia="ru-RU"/>
        </w:rPr>
        <w:t xml:space="preserve">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checkClose</w:t>
      </w:r>
      <w:proofErr w:type="spellEnd"/>
      <w:r w:rsidRPr="00457EAB">
        <w:rPr>
          <w:rFonts w:ascii="Courier New" w:eastAsia="Times New Roman" w:hAnsi="Courier New" w:cs="Courier New"/>
          <w:color w:val="DFDFBF"/>
          <w:sz w:val="24"/>
          <w:szCs w:val="24"/>
          <w:lang w:val="en-US" w:eastAsia="ru-RU"/>
        </w:rPr>
        <w:t xml:space="preserve"> ":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payments ":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type ":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amount ":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spellStart"/>
      <w:proofErr w:type="gramStart"/>
      <w:r w:rsidRPr="00457EAB">
        <w:rPr>
          <w:rFonts w:ascii="Courier New" w:eastAsia="Times New Roman" w:hAnsi="Courier New" w:cs="Courier New"/>
          <w:color w:val="DFDFBF"/>
          <w:sz w:val="24"/>
          <w:szCs w:val="24"/>
          <w:lang w:val="en-US" w:eastAsia="ru-RU"/>
        </w:rPr>
        <w:t>taxationSystem</w:t>
      </w:r>
      <w:proofErr w:type="spellEnd"/>
      <w:r w:rsidRPr="00457EAB">
        <w:rPr>
          <w:rFonts w:ascii="Courier New" w:eastAsia="Times New Roman" w:hAnsi="Courier New" w:cs="Courier New"/>
          <w:color w:val="DFDFBF"/>
          <w:sz w:val="24"/>
          <w:szCs w:val="24"/>
          <w:lang w:val="en-US" w:eastAsia="ru-RU"/>
        </w:rPr>
        <w:t xml:space="preserve"> :</w:t>
      </w:r>
      <w:proofErr w:type="gramEnd"/>
      <w:r w:rsidRPr="00457EAB">
        <w:rPr>
          <w:rFonts w:ascii="Courier New" w:eastAsia="Times New Roman" w:hAnsi="Courier New" w:cs="Courier New"/>
          <w:color w:val="DFDFBF"/>
          <w:sz w:val="24"/>
          <w:szCs w:val="24"/>
          <w:lang w:val="en-US" w:eastAsia="ru-RU"/>
        </w:rPr>
        <w:t xml:space="preserve">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customerContact</w:t>
      </w:r>
      <w:proofErr w:type="spellEnd"/>
      <w:r w:rsidRPr="00457EAB">
        <w:rPr>
          <w:rFonts w:ascii="Courier New" w:eastAsia="Times New Roman" w:hAnsi="Courier New" w:cs="Courier New"/>
          <w:color w:val="DFDFBF"/>
          <w:sz w:val="24"/>
          <w:szCs w:val="24"/>
          <w:lang w:val="en-US" w:eastAsia="ru-RU"/>
        </w:rPr>
        <w:t xml:space="preserve"> ":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 </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A2C4FD"/>
          <w:sz w:val="24"/>
          <w:szCs w:val="24"/>
          <w:lang w:val="en-US" w:eastAsia="ru-RU"/>
        </w:rPr>
        <w:t xml:space="preserve"> </w:t>
      </w:r>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&lt;Modulus&gt; t8nC / Eth8UabQbXu8pdro3v7NqUanV8Y + g92YgT7z1xqkBLRHXZ1guml3PxrqjNX9AvOmu8R + qaKOyHfJW0PcRDLzCoIUcHNAwpDO / E5j6WaaLIv7gAjTtyr9kJB9rfJaparViJNZu3RSUYGTvVznOmXMf7LTOTMR6HP / 5H1TP5n1g4 + BbLmC9EhjUf2eNFqwZBqPtzybBb6jaHBRaJ0XdE3lh2OeE9 / OF0BtLwiYPDKsVTxIekbNf7l / DREy + YbUOxQLceeHXrvbYLiGWecP0a7CqHGj9ZNY1oJThK3AwrSd4yHa9Wnx / GaZUNtWud1BaP9g3sVX + sRV9xtnI96dw == &lt;/ Modulus&gt;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 </w:t>
      </w:r>
      <w:r w:rsidRPr="00457EAB">
        <w:rPr>
          <w:rFonts w:ascii="Courier New" w:eastAsia="Times New Roman" w:hAnsi="Courier New" w:cs="Courier New"/>
          <w:color w:val="A2C4FD"/>
          <w:sz w:val="24"/>
          <w:szCs w:val="24"/>
          <w:lang w:val="en-US" w:eastAsia="ru-RU"/>
        </w:rPr>
        <w:t xml:space="preserve">Exponent </w:t>
      </w:r>
      <w:r w:rsidRPr="00457EAB">
        <w:rPr>
          <w:rFonts w:ascii="Courier New" w:eastAsia="Times New Roman" w:hAnsi="Courier New" w:cs="Courier New"/>
          <w:color w:val="6AFD51"/>
          <w:sz w:val="24"/>
          <w:szCs w:val="24"/>
          <w:lang w:val="en-US" w:eastAsia="ru-RU"/>
        </w:rPr>
        <w:t xml:space="preserve">&gt; </w:t>
      </w:r>
      <w:r w:rsidRPr="00457EAB">
        <w:rPr>
          <w:rFonts w:ascii="Courier New" w:eastAsia="Times New Roman" w:hAnsi="Courier New" w:cs="Courier New"/>
          <w:color w:val="FFFFFF"/>
          <w:sz w:val="24"/>
          <w:szCs w:val="24"/>
          <w:lang w:val="en-US" w:eastAsia="ru-RU"/>
        </w:rPr>
        <w:t xml:space="preserve">AQAB </w:t>
      </w:r>
      <w:r w:rsidRPr="00457EAB">
        <w:rPr>
          <w:rFonts w:ascii="Courier New" w:eastAsia="Times New Roman" w:hAnsi="Courier New" w:cs="Courier New"/>
          <w:color w:val="6AFD51"/>
          <w:sz w:val="24"/>
          <w:szCs w:val="24"/>
          <w:lang w:val="en-US" w:eastAsia="ru-RU"/>
        </w:rPr>
        <w:t xml:space="preserve">&lt;/ </w:t>
      </w:r>
      <w:r w:rsidRPr="00457EAB">
        <w:rPr>
          <w:rFonts w:ascii="Courier New" w:eastAsia="Times New Roman" w:hAnsi="Courier New" w:cs="Courier New"/>
          <w:color w:val="A2C4FD"/>
          <w:sz w:val="24"/>
          <w:szCs w:val="24"/>
          <w:lang w:val="en-US" w:eastAsia="ru-RU"/>
        </w:rPr>
        <w:t xml:space="preserve">Exponent </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&lt;P&gt; 3WSb72a1erb6jcLkyZA2Y21VNIipGz + ta1RP + iacs3xnktFsxgTYgqWyt6SWZ2rStp0u4vb / IAHyKhgJPNTUSi2u0G44MosRxMC / FWTF8zdyrDF4BjPBM4j84nAmE / FQYv5F8ldDkakc96zEPiTk5Fka3MpeN8mMk6 / OA59JdF0 = &lt;/ P&gt;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lastRenderedPageBreak/>
        <w:t>&lt;Q&gt; 1IRVid5SsDrOwJQAEKkdT436Xeb0sVWe9AcU8JyaCEEMj0NpzownNbIrebPofMYdDHikopQpr2XqxZYDbb7AneoHkhEV26TfpPVbN4wBJFXih3lAP2n5hqhgqHGp5Wq2Lu7jUS376Ruw3bhwW + MiWpXv1xhMTZ8AtDfnZFFNvOM = &lt; / Q&gt;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&lt;DP&gt; Fo5KiNCJCtCbpFfH4XVM5UJdXPXTbNBHBdlYMJ9AddTl5Ijrt50ExgLFu4oMPMsYXryS61LI2WT5XCqIvmbcnhYbambgWLOKYuZUUYSr2kS67So5FUCunWaGhTdx2bRLQVqwm6kiXDPDnMRAViiCHXWqk / VsrXheVymhLqNK440 = &lt; / DP&gt;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&lt;DQ&gt; </w:t>
      </w:r>
      <w:proofErr w:type="spellStart"/>
      <w:r w:rsidRPr="00457EAB">
        <w:rPr>
          <w:rFonts w:ascii="Courier New" w:eastAsia="Times New Roman" w:hAnsi="Courier New" w:cs="Courier New"/>
          <w:color w:val="6AFD51"/>
          <w:sz w:val="24"/>
          <w:szCs w:val="24"/>
          <w:lang w:val="en-US" w:eastAsia="ru-RU"/>
        </w:rPr>
        <w:t>mowSWMzhfV</w:t>
      </w:r>
      <w:proofErr w:type="spellEnd"/>
      <w:r w:rsidRPr="00457EAB">
        <w:rPr>
          <w:rFonts w:ascii="Courier New" w:eastAsia="Times New Roman" w:hAnsi="Courier New" w:cs="Courier New"/>
          <w:color w:val="6AFD51"/>
          <w:sz w:val="24"/>
          <w:szCs w:val="24"/>
          <w:lang w:val="en-US" w:eastAsia="ru-RU"/>
        </w:rPr>
        <w:t xml:space="preserve"> + G8 + 2tjnAt7KjnpSvEzyHhEr4DsGdybQZBR / </w:t>
      </w:r>
      <w:r w:rsidRPr="00457EAB">
        <w:rPr>
          <w:rFonts w:ascii="Courier New" w:eastAsia="Times New Roman" w:hAnsi="Courier New" w:cs="Courier New"/>
          <w:color w:val="FFFFFF"/>
          <w:sz w:val="24"/>
          <w:szCs w:val="24"/>
          <w:lang w:val="en-US" w:eastAsia="ru-RU"/>
        </w:rPr>
        <w:t xml:space="preserve">4 / j4nFCfukOkFnlTXN8j / aGpF9Lx0C + uX5YfoUYcLL9qGOL8lbCu + TgnXCbtY2gybeXj + HqzI3 + </w:t>
      </w:r>
      <w:proofErr w:type="spellStart"/>
      <w:r w:rsidRPr="00457EAB">
        <w:rPr>
          <w:rFonts w:ascii="Courier New" w:eastAsia="Times New Roman" w:hAnsi="Courier New" w:cs="Courier New"/>
          <w:color w:val="FFFFFF"/>
          <w:sz w:val="24"/>
          <w:szCs w:val="24"/>
          <w:lang w:val="en-US" w:eastAsia="ru-RU"/>
        </w:rPr>
        <w:t>MeQMlLEYqU</w:t>
      </w:r>
      <w:proofErr w:type="spellEnd"/>
      <w:r w:rsidRPr="00457EAB">
        <w:rPr>
          <w:rFonts w:ascii="Courier New" w:eastAsia="Times New Roman" w:hAnsi="Courier New" w:cs="Courier New"/>
          <w:color w:val="FFFFFF"/>
          <w:sz w:val="24"/>
          <w:szCs w:val="24"/>
          <w:lang w:val="en-US" w:eastAsia="ru-RU"/>
        </w:rPr>
        <w:t xml:space="preserve"> / ks3KIOAOY2 + 55ljrpszbOqVk + B3luSnekMm / </w:t>
      </w:r>
      <w:proofErr w:type="spellStart"/>
      <w:r w:rsidRPr="00457EAB">
        <w:rPr>
          <w:rFonts w:ascii="Courier New" w:eastAsia="Times New Roman" w:hAnsi="Courier New" w:cs="Courier New"/>
          <w:color w:val="FFFFFF"/>
          <w:sz w:val="24"/>
          <w:szCs w:val="24"/>
          <w:lang w:val="en-US" w:eastAsia="ru-RU"/>
        </w:rPr>
        <w:t>qtk</w:t>
      </w:r>
      <w:proofErr w:type="spellEnd"/>
      <w:r w:rsidRPr="00457EAB">
        <w:rPr>
          <w:rFonts w:ascii="Courier New" w:eastAsia="Times New Roman" w:hAnsi="Courier New" w:cs="Courier New"/>
          <w:color w:val="FFFFFF"/>
          <w:sz w:val="24"/>
          <w:szCs w:val="24"/>
          <w:lang w:val="en-US" w:eastAsia="ru-RU"/>
        </w:rPr>
        <w:t xml:space="preserve"> = &lt;/ DQ&gt;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proofErr w:type="spellStart"/>
      <w:r w:rsidRPr="00457EAB">
        <w:rPr>
          <w:rFonts w:ascii="Courier New" w:eastAsia="Times New Roman" w:hAnsi="Courier New" w:cs="Courier New"/>
          <w:color w:val="6AFD51"/>
          <w:sz w:val="24"/>
          <w:szCs w:val="24"/>
          <w:lang w:val="en-US" w:eastAsia="ru-RU"/>
        </w:rPr>
        <w:t>InverseQ</w:t>
      </w:r>
      <w:proofErr w:type="spellEnd"/>
      <w:r w:rsidRPr="00457EAB">
        <w:rPr>
          <w:rFonts w:ascii="Courier New" w:eastAsia="Times New Roman" w:hAnsi="Courier New" w:cs="Courier New"/>
          <w:color w:val="6AFD51"/>
          <w:sz w:val="24"/>
          <w:szCs w:val="24"/>
          <w:lang w:val="en-US" w:eastAsia="ru-RU"/>
        </w:rPr>
        <w:t xml:space="preserve">&gt; aP5e5F1j6s82Pm7dCpH3mRZWnfZIKqoNQIq2BO8vA9 / WrdFI2C27uNhxCp2ZDMulRdBZcoeHcwJjnyDzg4I4gBZ2nSKkVdlN1REoTjLBBdlHi8XkiXzxvpItc2wjNC2AKHaJqj / dnh3bbTAQD1iUAxPmmLJYYkhfZ2i1IrTVxZE = &lt;/ </w:t>
      </w:r>
      <w:proofErr w:type="spellStart"/>
      <w:r w:rsidRPr="00457EAB">
        <w:rPr>
          <w:rFonts w:ascii="Courier New" w:eastAsia="Times New Roman" w:hAnsi="Courier New" w:cs="Courier New"/>
          <w:color w:val="6AFD51"/>
          <w:sz w:val="24"/>
          <w:szCs w:val="24"/>
          <w:lang w:val="en-US" w:eastAsia="ru-RU"/>
        </w:rPr>
        <w:t>InverseQ</w:t>
      </w:r>
      <w:proofErr w:type="spellEnd"/>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&lt;D&gt; </w:t>
      </w:r>
      <w:proofErr w:type="spellStart"/>
      <w:r w:rsidRPr="00457EAB">
        <w:rPr>
          <w:rFonts w:ascii="Courier New" w:eastAsia="Times New Roman" w:hAnsi="Courier New" w:cs="Courier New"/>
          <w:color w:val="6AFD51"/>
          <w:sz w:val="24"/>
          <w:szCs w:val="24"/>
          <w:lang w:val="en-US" w:eastAsia="ru-RU"/>
        </w:rPr>
        <w:t>PufM</w:t>
      </w:r>
      <w:proofErr w:type="spellEnd"/>
      <w:r w:rsidRPr="00457EAB">
        <w:rPr>
          <w:rFonts w:ascii="Courier New" w:eastAsia="Times New Roman" w:hAnsi="Courier New" w:cs="Courier New"/>
          <w:color w:val="6AFD51"/>
          <w:sz w:val="24"/>
          <w:szCs w:val="24"/>
          <w:lang w:val="en-US" w:eastAsia="ru-RU"/>
        </w:rPr>
        <w:t xml:space="preserve"> + Aq6kZSVWAetsL3EajKAxOuwQCDhVx + ovW4j + DQ8Y + WiTEyfShNV9qVD0PBltz3omch1GjpFhQn6OaRvraeIDH9HXttb3Fojr2zzYG4yrrYbPSRWoYj63ZwiIP2O7zdl0caGQHezfNcYa2N0NTG99DGc3 / q6EnhlvjWQsSbiEjmxcPx8fmV1i4DoflMQ383nsixAFapgrROUAtCgMvhWn1kSeoojKd + e4eKZxa / SNYulsBJWNFkmo1CZH4YtqlPM + IwYeDUOnOUGNxGurRZ3qQdWs2N2ZQhnrvlh + zpzurD2hwAz6gQXP7mxxMR1xHtAD8XQ + w4OiJK6VwjoIQ == &lt;/ D&gt;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 xml:space="preserve">&lt;/ </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A2C4FD"/>
          <w:sz w:val="24"/>
          <w:szCs w:val="24"/>
          <w:lang w:val="en-US" w:eastAsia="ru-RU"/>
        </w:rPr>
        <w:t xml:space="preserve"> </w:t>
      </w:r>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Signature generation in </w:t>
      </w:r>
      <w:r w:rsidRPr="00FD5E80">
        <w:rPr>
          <w:rFonts w:cstheme="minorHAnsi"/>
          <w:sz w:val="24"/>
          <w:szCs w:val="24"/>
          <w:lang w:val="en-US"/>
        </w:rPr>
        <w:t xml:space="preserve">php </w:t>
      </w:r>
      <w:r w:rsidRPr="00FD5E80">
        <w:rPr>
          <w:rFonts w:cstheme="minorHAnsi"/>
          <w:sz w:val="24"/>
          <w:szCs w:val="24"/>
        </w:rPr>
        <w:t>with</w:t>
      </w:r>
      <w:r w:rsidRPr="00FD5E80">
        <w:rPr>
          <w:rFonts w:cstheme="minorHAnsi"/>
          <w:sz w:val="24"/>
          <w:szCs w:val="24"/>
          <w:lang w:val="en-US"/>
        </w:rPr>
        <w:t> </w:t>
      </w:r>
      <w:bookmarkStart w:id="34" w:name="OLE_LINK72"/>
      <w:bookmarkStart w:id="35" w:name="OLE_LINK73"/>
      <w:bookmarkEnd w:id="34"/>
      <w:bookmarkEnd w:id="35"/>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r>
      <w:r w:rsidRPr="00FD5E80">
        <w:rPr>
          <w:rFonts w:cstheme="minorHAnsi"/>
          <w:sz w:val="24"/>
          <w:szCs w:val="24"/>
        </w:rPr>
        <w:fldChar w:fldCharType="separate"/>
      </w:r>
      <w:r w:rsidRPr="00FD5E80">
        <w:rPr>
          <w:rStyle w:val="a5"/>
          <w:rFonts w:cstheme="minorHAnsi"/>
          <w:sz w:val="24"/>
          <w:szCs w:val="24"/>
          <w:lang w:val="en-US"/>
        </w:rPr>
        <w:t xml:space="preserve">https </w:t>
      </w:r>
      <w:r w:rsidRPr="00FD5E80">
        <w:rPr>
          <w:rStyle w:val="a5"/>
          <w:rFonts w:cstheme="minorHAnsi"/>
          <w:sz w:val="24"/>
          <w:szCs w:val="24"/>
        </w:rPr>
        <w:t xml:space="preserve">:// </w:t>
      </w:r>
      <w:proofErr w:type="spellStart"/>
      <w:proofErr w:type="gramStart"/>
      <w:r w:rsidRPr="00FD5E80">
        <w:rPr>
          <w:rStyle w:val="a5"/>
          <w:rFonts w:cstheme="minorHAnsi"/>
          <w:sz w:val="24"/>
          <w:szCs w:val="24"/>
          <w:lang w:val="en-US"/>
        </w:rPr>
        <w:t>github</w:t>
      </w:r>
      <w:proofErr w:type="spellEnd"/>
      <w:r w:rsidRPr="00FD5E80">
        <w:rPr>
          <w:rStyle w:val="a5"/>
          <w:rFonts w:cstheme="minorHAnsi"/>
          <w:sz w:val="24"/>
          <w:szCs w:val="24"/>
          <w:lang w:val="en-US"/>
        </w:rPr>
        <w:t xml:space="preserve"> </w:t>
      </w:r>
      <w:r w:rsidRPr="00FD5E80">
        <w:rPr>
          <w:rStyle w:val="a5"/>
          <w:rFonts w:cstheme="minorHAnsi"/>
          <w:sz w:val="24"/>
          <w:szCs w:val="24"/>
        </w:rPr>
        <w:t>.</w:t>
      </w:r>
      <w:proofErr w:type="gramEnd"/>
      <w:r w:rsidRPr="00FD5E80">
        <w:rPr>
          <w:rStyle w:val="a5"/>
          <w:rFonts w:cstheme="minorHAnsi"/>
          <w:sz w:val="24"/>
          <w:szCs w:val="24"/>
        </w:rPr>
        <w:t xml:space="preserve"> </w:t>
      </w:r>
      <w:r w:rsidRPr="00FD5E80">
        <w:rPr>
          <w:rStyle w:val="a5"/>
          <w:rFonts w:cstheme="minorHAnsi"/>
          <w:sz w:val="24"/>
          <w:szCs w:val="24"/>
          <w:lang w:val="en-US"/>
        </w:rPr>
        <w:t xml:space="preserve">com </w:t>
      </w:r>
      <w:r w:rsidRPr="00FD5E80">
        <w:rPr>
          <w:rStyle w:val="a5"/>
          <w:rFonts w:cstheme="minorHAnsi"/>
          <w:sz w:val="24"/>
          <w:szCs w:val="24"/>
        </w:rPr>
        <w:t xml:space="preserve">/ </w:t>
      </w:r>
      <w:proofErr w:type="spellStart"/>
      <w:r w:rsidRPr="00FD5E80">
        <w:rPr>
          <w:rStyle w:val="a5"/>
          <w:rFonts w:cstheme="minorHAnsi"/>
          <w:sz w:val="24"/>
          <w:szCs w:val="24"/>
          <w:lang w:val="en-US"/>
        </w:rPr>
        <w:t>phpseclib</w:t>
      </w:r>
      <w:proofErr w:type="spellEnd"/>
      <w:r w:rsidRPr="00FD5E80">
        <w:rPr>
          <w:rStyle w:val="a5"/>
          <w:rFonts w:cstheme="minorHAnsi"/>
          <w:sz w:val="24"/>
          <w:szCs w:val="24"/>
          <w:lang w:val="en-US"/>
        </w:rPr>
        <w:t xml:space="preserve"> </w:t>
      </w:r>
      <w:r w:rsidRPr="00FD5E80">
        <w:rPr>
          <w:rStyle w:val="a5"/>
          <w:rFonts w:cstheme="minorHAnsi"/>
          <w:sz w:val="24"/>
          <w:szCs w:val="24"/>
        </w:rPr>
        <w:t xml:space="preserve">/ </w:t>
      </w:r>
      <w:proofErr w:type="spellStart"/>
      <w:r w:rsidRPr="00FD5E80">
        <w:rPr>
          <w:rStyle w:val="a5"/>
          <w:rFonts w:cstheme="minorHAnsi"/>
          <w:sz w:val="24"/>
          <w:szCs w:val="24"/>
          <w:lang w:val="en-US"/>
        </w:rPr>
        <w:t>phpseclib</w:t>
      </w:r>
      <w:proofErr w:type="spellEnd"/>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36" w:name="OLE_LINK30"/>
      <w:r w:rsidRPr="00457EAB">
        <w:rPr>
          <w:rFonts w:ascii="Courier New" w:eastAsia="Times New Roman" w:hAnsi="Courier New" w:cs="Courier New"/>
          <w:color w:val="EFC986"/>
          <w:sz w:val="24"/>
          <w:szCs w:val="24"/>
          <w:lang w:val="en-US" w:eastAsia="ru-RU"/>
        </w:rPr>
        <w:t>function</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 xml:space="preserve"> ($data)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36"/>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8ACCCF"/>
          <w:sz w:val="24"/>
          <w:szCs w:val="24"/>
          <w:lang w:val="en-US" w:eastAsia="ru-RU"/>
        </w:rPr>
        <w:t>rsa</w:t>
      </w:r>
      <w:proofErr w:type="spellEnd"/>
      <w:r w:rsidRPr="00457EAB">
        <w:rPr>
          <w:rFonts w:ascii="Courier New" w:eastAsia="Times New Roman" w:hAnsi="Courier New" w:cs="Courier New"/>
          <w:color w:val="8ACCC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setPrivateKey</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 xml:space="preserve">-&gt; </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 xml:space="preserve"> );</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setPrivateKeyFormat</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8ACCCF"/>
          <w:sz w:val="24"/>
          <w:szCs w:val="24"/>
          <w:lang w:val="en-US" w:eastAsia="ru-RU"/>
        </w:rPr>
        <w:t>RSA</w:t>
      </w:r>
      <w:proofErr w:type="gram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setHash</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AF8F"/>
          <w:sz w:val="24"/>
          <w:szCs w:val="24"/>
          <w:lang w:val="en-US" w:eastAsia="ru-RU"/>
        </w:rPr>
        <w:t>'</w:t>
      </w:r>
      <w:proofErr w:type="gramEnd"/>
      <w:r w:rsidRPr="00457EAB">
        <w:rPr>
          <w:rFonts w:ascii="Courier New" w:eastAsia="Times New Roman" w:hAnsi="Courier New" w:cs="Courier New"/>
          <w:color w:val="DFAF8F"/>
          <w:sz w:val="24"/>
          <w:szCs w:val="24"/>
          <w:lang w:val="en-US" w:eastAsia="ru-RU"/>
        </w:rPr>
        <w:t xml:space="preserve">sha256' </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setMGFHash</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AF8F"/>
          <w:sz w:val="24"/>
          <w:szCs w:val="24"/>
          <w:lang w:val="en-US" w:eastAsia="ru-RU"/>
        </w:rPr>
        <w:t>'</w:t>
      </w:r>
      <w:proofErr w:type="gramEnd"/>
      <w:r w:rsidRPr="00457EAB">
        <w:rPr>
          <w:rFonts w:ascii="Courier New" w:eastAsia="Times New Roman" w:hAnsi="Courier New" w:cs="Courier New"/>
          <w:color w:val="DFAF8F"/>
          <w:sz w:val="24"/>
          <w:szCs w:val="24"/>
          <w:lang w:val="en-US" w:eastAsia="ru-RU"/>
        </w:rPr>
        <w:t xml:space="preserve">sha256' </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setSignatureMode</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8ACCCF"/>
          <w:sz w:val="24"/>
          <w:szCs w:val="24"/>
          <w:lang w:val="en-US" w:eastAsia="ru-RU"/>
        </w:rPr>
        <w:t>RSA</w:t>
      </w:r>
      <w:proofErr w:type="gram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return </w:t>
      </w:r>
      <w:r w:rsidRPr="00457EAB">
        <w:rPr>
          <w:rFonts w:ascii="Courier New" w:eastAsia="Times New Roman" w:hAnsi="Courier New" w:cs="Courier New"/>
          <w:color w:val="DFDFBF"/>
          <w:sz w:val="24"/>
          <w:szCs w:val="24"/>
          <w:lang w:val="en-US" w:eastAsia="ru-RU"/>
        </w:rPr>
        <w:t>base64_</w:t>
      </w:r>
      <w:proofErr w:type="gramStart"/>
      <w:r w:rsidRPr="00457EAB">
        <w:rPr>
          <w:rFonts w:ascii="Courier New" w:eastAsia="Times New Roman" w:hAnsi="Courier New" w:cs="Courier New"/>
          <w:color w:val="DFDFBF"/>
          <w:sz w:val="24"/>
          <w:szCs w:val="24"/>
          <w:lang w:val="en-US" w:eastAsia="ru-RU"/>
        </w:rPr>
        <w:t>encode(</w:t>
      </w:r>
      <w:proofErr w:type="gramEnd"/>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7" w:name="OLE_LINK33"/>
      <w:bookmarkStart w:id="38" w:name="OLE_LINK32"/>
      <w:bookmarkStart w:id="39" w:name="OLE_LINK31"/>
      <w:bookmarkEnd w:id="37"/>
      <w:bookmarkEnd w:id="38"/>
      <w:bookmarkEnd w:id="39"/>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An example of generating a signature in </w:t>
      </w:r>
      <w:proofErr w:type="spellStart"/>
      <w:r w:rsidRPr="00FD5E80">
        <w:rPr>
          <w:rFonts w:cstheme="minorHAnsi"/>
          <w:sz w:val="24"/>
          <w:szCs w:val="24"/>
        </w:rPr>
        <w:t>php</w:t>
      </w:r>
      <w:proofErr w:type="spellEnd"/>
      <w:r w:rsidRPr="00FD5E80">
        <w:rPr>
          <w:rFonts w:cstheme="minorHAnsi"/>
          <w:sz w:val="24"/>
          <w:szCs w:val="24"/>
        </w:rPr>
        <w:t xml:space="preserve"> using </w:t>
      </w:r>
      <w:proofErr w:type="spellStart"/>
      <w:proofErr w:type="gramStart"/>
      <w:r w:rsidRPr="00FD5E80">
        <w:rPr>
          <w:rFonts w:cstheme="minorHAnsi"/>
          <w:sz w:val="24"/>
          <w:szCs w:val="24"/>
        </w:rPr>
        <w:t>openssl</w:t>
      </w:r>
      <w:proofErr w:type="spellEnd"/>
      <w:r w:rsidRPr="00FD5E80">
        <w:rPr>
          <w:rFonts w:cstheme="minorHAnsi"/>
          <w:sz w:val="24"/>
          <w:szCs w:val="24"/>
        </w:rPr>
        <w:t xml:space="preserve"> .</w:t>
      </w:r>
      <w:proofErr w:type="gramEnd"/>
      <w:r w:rsidRPr="00FD5E80">
        <w:rPr>
          <w:rFonts w:cstheme="minorHAnsi"/>
          <w:sz w:val="24"/>
          <w:szCs w:val="24"/>
        </w:rPr>
        <w:t xml:space="preserve"> This method requires a key in PEM format. You can convert xml to PEM with this converter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EFC986"/>
          <w:sz w:val="24"/>
          <w:szCs w:val="24"/>
          <w:lang w:val="en-US" w:eastAsia="ru-RU"/>
        </w:rPr>
        <w:t>function</w:t>
      </w: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computeSignature</w:t>
      </w:r>
      <w:proofErr w:type="spellEnd"/>
      <w:r w:rsidRPr="00457EAB">
        <w:rPr>
          <w:rFonts w:ascii="Courier New" w:eastAsia="Times New Roman" w:hAnsi="Courier New" w:cstheme="minorHAnsi"/>
          <w:color w:val="DFDFBF"/>
          <w:sz w:val="24"/>
          <w:szCs w:val="24"/>
          <w:lang w:val="en-US" w:eastAsia="ru-RU"/>
        </w:rPr>
        <w:t xml:space="preserve"> ($data)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lastRenderedPageBreak/>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t xml:space="preserve">$key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te7yl2uje/s2pRqdXxj6D3ZiBPvPXGqQEtEddnWC6aXc/GuqM1f0C86a7xH6poo7</w:t>
      </w:r>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RgZO9Xoc6Zcx/stM5MxHoc//</w:t>
      </w:r>
      <w:proofErr w:type="spellStart"/>
      <w:r w:rsidRPr="00457EAB">
        <w:rPr>
          <w:rFonts w:ascii="Courier New" w:eastAsia="Times New Roman" w:hAnsi="Courier New" w:cstheme="minorHAnsi"/>
          <w:color w:val="DFAF8F"/>
          <w:sz w:val="24"/>
          <w:szCs w:val="24"/>
          <w:lang w:val="en-US" w:eastAsia="ru-RU"/>
        </w:rPr>
        <w:t>kfVM</w:t>
      </w:r>
      <w:proofErr w:type="spellEnd"/>
      <w:r w:rsidRPr="00457EAB">
        <w:rPr>
          <w:rFonts w:ascii="Courier New" w:eastAsia="Times New Roman" w:hAnsi="Courier New" w:cstheme="minorHAnsi"/>
          <w:color w:val="DFAF8F"/>
          <w:sz w:val="24"/>
          <w:szCs w:val="24"/>
          <w:lang w:val="en-US" w:eastAsia="ru-RU"/>
        </w:rPr>
        <w:t>/mfWDj4FsuYL0SGNR/Z40WrBkGo+3PJsFvqN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ocFFonRd0TeWHY54T384XQG0vCJg8MqxVPEh6Rs1/uX8NETL5htQ7Fatx54deu9t</w:t>
      </w:r>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guIZZ5w/RrsKocaP1k1jWglOErcDCtJ3jIdr1afH8ZplQ21a53Ufo/2DexVf6xFX</w:t>
      </w:r>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val="ru-RU"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rrYbPSRWoYj63ZwiIP2O7zdl0caGQHezfNcYa2N0NTG99DGc3/q6EnhlvjWQsSbi</w:t>
      </w:r>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kDZjbVU0iKkbP61rVE/6JpyzfGeS0WzGBNiCpbK3pJZnatK2nS7i9v8gAfIqGAk8</w:t>
      </w:r>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2hqRfS8dAvrl+WBaFGHCY/</w:t>
      </w:r>
      <w:proofErr w:type="spellStart"/>
      <w:r w:rsidRPr="00457EAB">
        <w:rPr>
          <w:rFonts w:ascii="Courier New" w:eastAsia="Times New Roman" w:hAnsi="Courier New" w:cstheme="minorHAnsi"/>
          <w:color w:val="DFAF8F"/>
          <w:sz w:val="24"/>
          <w:szCs w:val="24"/>
          <w:lang w:val="en-US" w:eastAsia="ru-RU"/>
        </w:rPr>
        <w:t>ahji</w:t>
      </w:r>
      <w:proofErr w:type="spellEnd"/>
      <w:r w:rsidRPr="00457EAB">
        <w:rPr>
          <w:rFonts w:ascii="Courier New" w:eastAsia="Times New Roman" w:hAnsi="Courier New" w:cstheme="minorHAnsi"/>
          <w:color w:val="DFAF8F"/>
          <w:sz w:val="24"/>
          <w:szCs w:val="24"/>
          <w:lang w:val="en-US" w:eastAsia="ru-RU"/>
        </w:rPr>
        <w:t>/JWwrvk4J1wm7WnoMm3l4/h0MyN/</w:t>
      </w:r>
      <w:proofErr w:type="spellStart"/>
      <w:r w:rsidRPr="00457EAB">
        <w:rPr>
          <w:rFonts w:ascii="Courier New" w:eastAsia="Times New Roman" w:hAnsi="Courier New" w:cstheme="minorHAnsi"/>
          <w:color w:val="DFAF8F"/>
          <w:sz w:val="24"/>
          <w:szCs w:val="24"/>
          <w:lang w:val="en-US" w:eastAsia="ru-RU"/>
        </w:rPr>
        <w:t>jHkDJSxGKl</w:t>
      </w:r>
      <w:proofErr w:type="spellEnd"/>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mRZWnfZIKqoNQIq2BO8vA9/WrdFI2C27uNhxCp2ZDMulRdBZcoeHcwJjnyDzg4I4</w:t>
      </w:r>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gBZ2nSKkVdlN1REoTjLBBdlHi8XkiXzxvpItc2wjNC2AKHaJqj/dnh3bbTAQD1iU</w:t>
      </w:r>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roofErr w:type="gramStart"/>
      <w:r w:rsidRPr="00457EAB">
        <w:rPr>
          <w:rFonts w:ascii="Courier New" w:eastAsia="Times New Roman" w:hAnsi="Courier New" w:cstheme="minorHAnsi"/>
          <w:color w:val="DFAF8F"/>
          <w:sz w:val="24"/>
          <w:szCs w:val="24"/>
          <w:lang w:val="en-US" w:eastAsia="ru-RU"/>
        </w:rPr>
        <w:t xml:space="preserve">KEYDATA </w:t>
      </w:r>
      <w:r w:rsidRPr="00457EAB">
        <w:rPr>
          <w:rFonts w:ascii="Courier New" w:eastAsia="Times New Roman" w:hAnsi="Courier New" w:cstheme="minorHAnsi"/>
          <w:color w:val="DFDFBF"/>
          <w:sz w:val="24"/>
          <w:szCs w:val="24"/>
          <w:lang w:val="en-US" w:eastAsia="ru-RU"/>
        </w:rPr>
        <w:t>;</w:t>
      </w:r>
      <w:proofErr w:type="gramEnd"/>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xml:space="preserve">// sha256 + Pkcs1 </w:t>
      </w:r>
      <w:hyperlink r:id="rId39" w:anchor="page-43" w:history="1">
        <w:r w:rsidRPr="00457EAB">
          <w:rPr>
            <w:rFonts w:ascii="Courier New" w:eastAsia="Times New Roman" w:hAnsi="Courier New" w:cstheme="minorHAnsi"/>
            <w:color w:val="0563C1" w:themeColor="hyperlink"/>
            <w:sz w:val="24"/>
            <w:szCs w:val="24"/>
            <w:u w:val="single"/>
            <w:lang w:val="en-US" w:eastAsia="ru-RU"/>
          </w:rPr>
          <w:t>https://tools.ietf.org/html/rfc3447#page-43</w:t>
        </w:r>
      </w:hyperlink>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$data = </w:t>
      </w:r>
      <w:proofErr w:type="gramStart"/>
      <w:r w:rsidRPr="00457EAB">
        <w:rPr>
          <w:rFonts w:ascii="Courier New" w:eastAsia="Times New Roman" w:hAnsi="Courier New" w:cstheme="minorHAnsi"/>
          <w:color w:val="DFDFBF"/>
          <w:sz w:val="24"/>
          <w:szCs w:val="24"/>
          <w:lang w:val="en-US" w:eastAsia="ru-RU"/>
        </w:rPr>
        <w:t xml:space="preserve">pack( </w:t>
      </w:r>
      <w:r w:rsidRPr="00457EAB">
        <w:rPr>
          <w:rFonts w:ascii="Courier New" w:eastAsia="Times New Roman" w:hAnsi="Courier New" w:cstheme="minorHAnsi"/>
          <w:color w:val="DFAF8F"/>
          <w:sz w:val="24"/>
          <w:szCs w:val="24"/>
          <w:lang w:val="en-US" w:eastAsia="ru-RU"/>
        </w:rPr>
        <w:t>'</w:t>
      </w:r>
      <w:proofErr w:type="gramEnd"/>
      <w:r w:rsidRPr="00457EAB">
        <w:rPr>
          <w:rFonts w:ascii="Courier New" w:eastAsia="Times New Roman" w:hAnsi="Courier New" w:cstheme="minorHAnsi"/>
          <w:color w:val="DFAF8F"/>
          <w:sz w:val="24"/>
          <w:szCs w:val="24"/>
          <w:lang w:val="en-US" w:eastAsia="ru-RU"/>
        </w:rPr>
        <w:t xml:space="preserve">H*' </w:t>
      </w:r>
      <w:r w:rsidRPr="00457EAB">
        <w:rPr>
          <w:rFonts w:ascii="Courier New" w:eastAsia="Times New Roman" w:hAnsi="Courier New" w:cstheme="minorHAnsi"/>
          <w:color w:val="DFDFBF"/>
          <w:sz w:val="24"/>
          <w:szCs w:val="24"/>
          <w:lang w:val="en-US" w:eastAsia="ru-RU"/>
        </w:rPr>
        <w:t xml:space="preserve">, </w:t>
      </w:r>
      <w:r w:rsidRPr="00457EAB">
        <w:rPr>
          <w:rFonts w:ascii="Courier New" w:eastAsia="Times New Roman" w:hAnsi="Courier New" w:cstheme="minorHAnsi"/>
          <w:color w:val="DFAF8F"/>
          <w:sz w:val="24"/>
          <w:szCs w:val="24"/>
          <w:lang w:val="en-US" w:eastAsia="ru-RU"/>
        </w:rPr>
        <w:t xml:space="preserve">'3031300d060960864801650304020105000420' </w:t>
      </w:r>
      <w:r w:rsidRPr="00457EAB">
        <w:rPr>
          <w:rFonts w:ascii="Courier New" w:eastAsia="Times New Roman" w:hAnsi="Courier New" w:cstheme="minorHAnsi"/>
          <w:color w:val="DFDFBF"/>
          <w:sz w:val="24"/>
          <w:szCs w:val="24"/>
          <w:lang w:val="en-US" w:eastAsia="ru-RU"/>
        </w:rPr>
        <w:t xml:space="preserve">) . </w:t>
      </w:r>
      <w:proofErr w:type="gramStart"/>
      <w:r w:rsidRPr="00457EAB">
        <w:rPr>
          <w:rFonts w:ascii="Courier New" w:eastAsia="Times New Roman" w:hAnsi="Courier New" w:cstheme="minorHAnsi"/>
          <w:color w:val="DFDFBF"/>
          <w:sz w:val="24"/>
          <w:szCs w:val="24"/>
          <w:lang w:val="en-US" w:eastAsia="ru-RU"/>
        </w:rPr>
        <w:t xml:space="preserve">hash( </w:t>
      </w:r>
      <w:r w:rsidRPr="00457EAB">
        <w:rPr>
          <w:rFonts w:ascii="Courier New" w:eastAsia="Times New Roman" w:hAnsi="Courier New" w:cstheme="minorHAnsi"/>
          <w:color w:val="DFAF8F"/>
          <w:sz w:val="24"/>
          <w:szCs w:val="24"/>
          <w:lang w:val="en-US" w:eastAsia="ru-RU"/>
        </w:rPr>
        <w:t>'</w:t>
      </w:r>
      <w:proofErr w:type="gramEnd"/>
      <w:r w:rsidRPr="00457EAB">
        <w:rPr>
          <w:rFonts w:ascii="Courier New" w:eastAsia="Times New Roman" w:hAnsi="Courier New" w:cstheme="minorHAnsi"/>
          <w:color w:val="DFAF8F"/>
          <w:sz w:val="24"/>
          <w:szCs w:val="24"/>
          <w:lang w:val="en-US" w:eastAsia="ru-RU"/>
        </w:rPr>
        <w:t xml:space="preserve">sha256' </w:t>
      </w:r>
      <w:r w:rsidRPr="00457EAB">
        <w:rPr>
          <w:rFonts w:ascii="Courier New" w:eastAsia="Times New Roman" w:hAnsi="Courier New" w:cstheme="minorHAnsi"/>
          <w:color w:val="DFDFBF"/>
          <w:sz w:val="24"/>
          <w:szCs w:val="24"/>
          <w:lang w:val="en-US" w:eastAsia="ru-RU"/>
        </w:rPr>
        <w:t xml:space="preserve">, $data, </w:t>
      </w:r>
      <w:r w:rsidRPr="00457EAB">
        <w:rPr>
          <w:rFonts w:ascii="Courier New" w:eastAsia="Times New Roman" w:hAnsi="Courier New" w:cstheme="minorHAnsi"/>
          <w:color w:val="EFC986"/>
          <w:sz w:val="24"/>
          <w:szCs w:val="24"/>
          <w:lang w:val="en-US" w:eastAsia="ru-RU"/>
        </w:rPr>
        <w:t xml:space="preserve">true </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pk = </w:t>
      </w:r>
      <w:proofErr w:type="spellStart"/>
      <w:r w:rsidRPr="00457EAB">
        <w:rPr>
          <w:rFonts w:ascii="Courier New" w:eastAsia="Times New Roman" w:hAnsi="Courier New" w:cstheme="minorHAnsi"/>
          <w:color w:val="DFDFBF"/>
          <w:sz w:val="24"/>
          <w:szCs w:val="24"/>
          <w:lang w:val="en-US" w:eastAsia="ru-RU"/>
        </w:rPr>
        <w:t>openssl_get_privatekey</w:t>
      </w:r>
      <w:proofErr w:type="spellEnd"/>
      <w:r w:rsidRPr="00457EAB">
        <w:rPr>
          <w:rFonts w:ascii="Courier New" w:eastAsia="Times New Roman" w:hAnsi="Courier New" w:cstheme="minorHAnsi"/>
          <w:color w:val="DFDFBF"/>
          <w:sz w:val="24"/>
          <w:szCs w:val="24"/>
          <w:lang w:val="en-US" w:eastAsia="ru-RU"/>
        </w:rPr>
        <w:t xml:space="preserve"> ($key);</w:t>
      </w:r>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lastRenderedPageBreak/>
        <w:t>    </w:t>
      </w:r>
      <w:proofErr w:type="spellStart"/>
      <w:r w:rsidRPr="00457EAB">
        <w:rPr>
          <w:rFonts w:ascii="Courier New" w:eastAsia="Times New Roman" w:hAnsi="Courier New" w:cstheme="minorHAnsi"/>
          <w:color w:val="DFDFBF"/>
          <w:sz w:val="24"/>
          <w:szCs w:val="24"/>
          <w:lang w:val="en-US" w:eastAsia="ru-RU"/>
        </w:rPr>
        <w:t>openssl_private_encrypt</w:t>
      </w:r>
      <w:proofErr w:type="spellEnd"/>
      <w:r w:rsidRPr="00457EAB">
        <w:rPr>
          <w:rFonts w:ascii="Courier New" w:eastAsia="Times New Roman" w:hAnsi="Courier New" w:cstheme="minorHAnsi"/>
          <w:color w:val="DFDFBF"/>
          <w:sz w:val="24"/>
          <w:szCs w:val="24"/>
          <w:lang w:val="en-US" w:eastAsia="ru-RU"/>
        </w:rPr>
        <w:t xml:space="preserve"> </w:t>
      </w:r>
      <w:proofErr w:type="gramStart"/>
      <w:r w:rsidRPr="00457EAB">
        <w:rPr>
          <w:rFonts w:ascii="Courier New" w:eastAsia="Times New Roman" w:hAnsi="Courier New" w:cstheme="minorHAnsi"/>
          <w:color w:val="DFDFBF"/>
          <w:sz w:val="24"/>
          <w:szCs w:val="24"/>
          <w:lang w:val="en-US" w:eastAsia="ru-RU"/>
        </w:rPr>
        <w:t>( $</w:t>
      </w:r>
      <w:proofErr w:type="gramEnd"/>
      <w:r w:rsidRPr="00457EAB">
        <w:rPr>
          <w:rFonts w:ascii="Courier New" w:eastAsia="Times New Roman" w:hAnsi="Courier New" w:cstheme="minorHAnsi"/>
          <w:color w:val="DFDFBF"/>
          <w:sz w:val="24"/>
          <w:szCs w:val="24"/>
          <w:lang w:val="en-US" w:eastAsia="ru-RU"/>
        </w:rPr>
        <w:t>data, $res, $ pk ) ;</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EFC986"/>
          <w:sz w:val="24"/>
          <w:szCs w:val="24"/>
          <w:lang w:val="en-US" w:eastAsia="ru-RU"/>
        </w:rPr>
        <w:t xml:space="preserve">return </w:t>
      </w:r>
      <w:r w:rsidRPr="00457EAB">
        <w:rPr>
          <w:rFonts w:ascii="Courier New" w:eastAsia="Times New Roman" w:hAnsi="Courier New" w:cstheme="minorHAnsi"/>
          <w:color w:val="DFDFBF"/>
          <w:sz w:val="24"/>
          <w:szCs w:val="24"/>
          <w:lang w:val="en-US" w:eastAsia="ru-RU"/>
        </w:rPr>
        <w:t>base64_encode($res);</w:t>
      </w:r>
    </w:p>
    <w:p w14:paraId="1B30DF8C" w14:textId="77777777" w:rsidR="00457EAB" w:rsidRPr="00E61789"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Message</w:t>
      </w:r>
      <w:r w:rsidRPr="00FD5E80">
        <w:rPr>
          <w:rFonts w:cstheme="minorHAnsi"/>
          <w:sz w:val="24"/>
          <w:szCs w:val="24"/>
          <w:lang w:val="en-US"/>
        </w:rPr>
        <w:t xml:space="preserve"> </w:t>
      </w:r>
      <w:r w:rsidRPr="00FD5E80">
        <w:rPr>
          <w:rFonts w:cstheme="minorHAnsi"/>
          <w:sz w:val="24"/>
          <w:szCs w:val="24"/>
        </w:rPr>
        <w:t>data</w:t>
      </w:r>
      <w:r w:rsidRPr="00FD5E80">
        <w:rPr>
          <w:rFonts w:cstheme="minorHAnsi"/>
          <w:sz w:val="24"/>
          <w:szCs w:val="24"/>
          <w:lang w:val="en-US"/>
        </w:rPr>
        <w:t xml:space="preserve"> </w:t>
      </w:r>
      <w:r w:rsidRPr="00FD5E80">
        <w:rPr>
          <w:rFonts w:cstheme="minorHAnsi"/>
          <w:sz w:val="24"/>
          <w:szCs w:val="24"/>
        </w:rPr>
        <w:t>in</w:t>
      </w:r>
      <w:r w:rsidRPr="00FD5E80">
        <w:rPr>
          <w:rFonts w:cstheme="minorHAnsi"/>
          <w:sz w:val="24"/>
          <w:szCs w:val="24"/>
          <w:lang w:val="en-US"/>
        </w:rPr>
        <w:t xml:space="preserve"> </w:t>
      </w:r>
      <w:proofErr w:type="gramStart"/>
      <w:r w:rsidRPr="00FD5E80">
        <w:rPr>
          <w:rFonts w:cstheme="minorHAnsi"/>
          <w:sz w:val="24"/>
          <w:szCs w:val="24"/>
          <w:lang w:val="en-US"/>
        </w:rPr>
        <w:t>php :</w:t>
      </w:r>
      <w:proofErr w:type="gramEnd"/>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sign =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w:t>
      </w:r>
      <w:proofErr w:type="spellStart"/>
      <w:proofErr w:type="gramEnd"/>
      <w:r w:rsidRPr="00457EAB">
        <w:rPr>
          <w:rFonts w:ascii="Courier New" w:eastAsia="Times New Roman" w:hAnsi="Courier New" w:cs="Courier New"/>
          <w:color w:val="DFDFBF"/>
          <w:sz w:val="24"/>
          <w:szCs w:val="24"/>
          <w:lang w:val="en-US" w:eastAsia="ru-RU"/>
        </w:rPr>
        <w:t>json_encode</w:t>
      </w:r>
      <w:proofErr w:type="spellEnd"/>
      <w:r w:rsidRPr="00457EAB">
        <w:rPr>
          <w:rFonts w:ascii="Courier New" w:eastAsia="Times New Roman" w:hAnsi="Courier New" w:cs="Courier New"/>
          <w:color w:val="DFDFBF"/>
          <w:sz w:val="24"/>
          <w:szCs w:val="24"/>
          <w:lang w:val="en-US" w:eastAsia="ru-RU"/>
        </w:rPr>
        <w:t>($data,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'Accept: application/ json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'Content-Type: application/ json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'X-Signature: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 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DFBF"/>
          <w:sz w:val="24"/>
          <w:szCs w:val="24"/>
          <w:lang w:val="en-US" w:eastAsia="ru-RU"/>
        </w:rPr>
        <w:t>curl( )</w:t>
      </w:r>
      <w:proofErr w:type="gramEnd"/>
      <w:r w:rsidRPr="00457EAB">
        <w:rPr>
          <w:rFonts w:ascii="Courier New" w:eastAsia="Times New Roman" w:hAnsi="Courier New" w:cs="Courier New"/>
          <w:color w:val="DFDFBF"/>
          <w:sz w:val="24"/>
          <w:szCs w:val="24"/>
          <w:lang w:val="en-US" w:eastAsia="ru-RU"/>
        </w:rPr>
        <w:t>;</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init</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setOptions</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CURLOPT_HEADER =&gt; </w:t>
      </w:r>
      <w:proofErr w:type="gramStart"/>
      <w:r w:rsidRPr="00457EAB">
        <w:rPr>
          <w:rFonts w:ascii="Courier New" w:eastAsia="Times New Roman" w:hAnsi="Courier New" w:cs="Courier New"/>
          <w:color w:val="EFC986"/>
          <w:sz w:val="24"/>
          <w:szCs w:val="24"/>
          <w:lang w:val="en-US" w:eastAsia="ru-RU"/>
        </w:rPr>
        <w:t xml:space="preserve">false </w:t>
      </w:r>
      <w:r w:rsidRPr="00457EAB">
        <w:rPr>
          <w:rFonts w:ascii="Courier New" w:eastAsia="Times New Roman" w:hAnsi="Courier New" w:cs="Courier New"/>
          <w:color w:val="DFDFBF"/>
          <w:sz w:val="24"/>
          <w:szCs w:val="24"/>
          <w:lang w:val="en-US" w:eastAsia="ru-RU"/>
        </w:rPr>
        <w:t>,</w:t>
      </w:r>
      <w:proofErr w:type="gramEnd"/>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CURLOPT_SSL_VERIFYPEER =&gt; </w:t>
      </w:r>
      <w:proofErr w:type="gramStart"/>
      <w:r w:rsidRPr="00457EAB">
        <w:rPr>
          <w:rFonts w:ascii="Courier New" w:eastAsia="Times New Roman" w:hAnsi="Courier New" w:cs="Courier New"/>
          <w:color w:val="EFC986"/>
          <w:sz w:val="24"/>
          <w:szCs w:val="24"/>
          <w:lang w:val="en-US" w:eastAsia="ru-RU"/>
        </w:rPr>
        <w:t xml:space="preserve">false </w:t>
      </w:r>
      <w:r w:rsidRPr="00457EAB">
        <w:rPr>
          <w:rFonts w:ascii="Courier New" w:eastAsia="Times New Roman" w:hAnsi="Courier New" w:cs="Courier New"/>
          <w:color w:val="DFDFBF"/>
          <w:sz w:val="24"/>
          <w:szCs w:val="24"/>
          <w:lang w:val="en-US" w:eastAsia="ru-RU"/>
        </w:rPr>
        <w:t>,</w:t>
      </w:r>
      <w:proofErr w:type="gramEnd"/>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CURLOPT_SSLCERT =&gt;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 xml:space="preserve">-&gt; </w:t>
      </w:r>
      <w:proofErr w:type="spellStart"/>
      <w:r w:rsidRPr="00457EAB">
        <w:rPr>
          <w:rFonts w:ascii="Courier New" w:eastAsia="Times New Roman" w:hAnsi="Courier New" w:cs="Courier New"/>
          <w:color w:val="DFDFBF"/>
          <w:sz w:val="24"/>
          <w:szCs w:val="24"/>
          <w:lang w:val="en-US" w:eastAsia="ru-RU"/>
        </w:rPr>
        <w:t>client_crt</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 xml:space="preserve"> ,</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CURLOPT_SSLKEY =&gt;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-&gt; client_ key ( ),</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CURLOPT_SSLCERTPASSWD =&gt; </w:t>
      </w:r>
      <w:r w:rsidRPr="00457EAB">
        <w:rPr>
          <w:rFonts w:ascii="Courier New" w:eastAsia="Times New Roman" w:hAnsi="Courier New" w:cs="Courier New"/>
          <w:color w:val="DFAF8F"/>
          <w:sz w:val="24"/>
          <w:szCs w:val="24"/>
          <w:lang w:val="en-US" w:eastAsia="ru-RU"/>
        </w:rPr>
        <w:t>'1234</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$result = $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-&gt; </w:t>
      </w:r>
      <w:proofErr w:type="gramStart"/>
      <w:r w:rsidRPr="00457EAB">
        <w:rPr>
          <w:rFonts w:ascii="Courier New" w:eastAsia="Times New Roman" w:hAnsi="Courier New" w:cs="Courier New"/>
          <w:color w:val="DFDFBF"/>
          <w:sz w:val="24"/>
          <w:szCs w:val="24"/>
          <w:lang w:val="en-US" w:eastAsia="ru-RU"/>
        </w:rPr>
        <w:t>post(</w:t>
      </w:r>
      <w:proofErr w:type="gramEnd"/>
    </w:p>
    <w:p w14:paraId="50D1CBB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 https://apip.orangedata.ru:2443/api/v2/documents/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json_encode</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data, JSON_UNESCAPED_UNICODE)) ;</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EE49C2"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Signature generation in </w:t>
      </w:r>
      <w:r w:rsidRPr="00FD5E80">
        <w:rPr>
          <w:rFonts w:cstheme="minorHAnsi"/>
          <w:sz w:val="24"/>
          <w:szCs w:val="24"/>
          <w:lang w:val="en-US"/>
        </w:rPr>
        <w:t xml:space="preserve">C </w:t>
      </w:r>
      <w:r w:rsidRPr="00FD5E80">
        <w:rPr>
          <w:rFonts w:cstheme="minorHAnsi"/>
          <w:sz w:val="24"/>
          <w:szCs w:val="24"/>
        </w:rPr>
        <w:t xml:space="preserve"># using the standard class </w:t>
      </w:r>
      <w:proofErr w:type="gramStart"/>
      <w:r w:rsidRPr="00FD5E80">
        <w:rPr>
          <w:rFonts w:cstheme="minorHAnsi"/>
          <w:sz w:val="24"/>
          <w:szCs w:val="24"/>
        </w:rPr>
        <w:t>library .</w:t>
      </w:r>
      <w:proofErr w:type="gramEnd"/>
      <w:r w:rsidRPr="00FD5E80">
        <w:rPr>
          <w:rFonts w:cstheme="minorHAnsi"/>
          <w:sz w:val="24"/>
          <w:szCs w:val="24"/>
        </w:rPr>
        <w:t xml:space="preserve"> </w:t>
      </w:r>
      <w:r w:rsidR="00281F66" w:rsidRPr="00FD5E80">
        <w:rPr>
          <w:rFonts w:cstheme="minorHAnsi"/>
          <w:sz w:val="24"/>
          <w:szCs w:val="24"/>
        </w:rPr>
        <w:t xml:space="preserve">net </w:t>
      </w:r>
      <w:proofErr w:type="gramStart"/>
      <w:r w:rsidR="00281F66" w:rsidRPr="00FD5E80">
        <w:rPr>
          <w:rFonts w:cstheme="minorHAnsi"/>
          <w:sz w:val="24"/>
          <w:szCs w:val="24"/>
        </w:rPr>
        <w:t>core :</w:t>
      </w:r>
      <w:proofErr w:type="gramEnd"/>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r w:rsidR="00BE780D" w:rsidRPr="00457EAB">
        <w:rPr>
          <w:color w:val="EFC986"/>
          <w:sz w:val="24"/>
          <w:szCs w:val="24"/>
          <w:lang w:val="en-US"/>
        </w:rPr>
        <w:t>private</w:t>
      </w:r>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w:t>
      </w:r>
      <w:proofErr w:type="spellStart"/>
      <w:r w:rsidR="00BE780D" w:rsidRPr="00457EAB">
        <w:rPr>
          <w:color w:val="DFDFBF"/>
          <w:sz w:val="24"/>
          <w:szCs w:val="24"/>
          <w:lang w:val="en-US"/>
        </w:rPr>
        <w:t>ComputeSignature</w:t>
      </w:r>
      <w:proofErr w:type="spellEnd"/>
      <w:r w:rsidR="00BE780D" w:rsidRPr="00457EAB">
        <w:rPr>
          <w:color w:val="DFDFBF"/>
          <w:sz w:val="24"/>
          <w:szCs w:val="24"/>
          <w:lang w:val="en-US"/>
        </w:rPr>
        <w:t xml:space="preserve"> </w:t>
      </w:r>
      <w:proofErr w:type="gramStart"/>
      <w:r w:rsidR="00BE780D" w:rsidRPr="00457EAB">
        <w:rPr>
          <w:color w:val="DFDFBF"/>
          <w:sz w:val="24"/>
          <w:szCs w:val="24"/>
          <w:lang w:val="en-US"/>
        </w:rPr>
        <w:t xml:space="preserve">( </w:t>
      </w:r>
      <w:r w:rsidR="00BE780D" w:rsidRPr="00457EAB">
        <w:rPr>
          <w:color w:val="EFC986"/>
          <w:sz w:val="24"/>
          <w:szCs w:val="24"/>
          <w:lang w:val="en-US"/>
        </w:rPr>
        <w:t>string</w:t>
      </w:r>
      <w:proofErr w:type="gramEnd"/>
      <w:r w:rsidR="00BE780D" w:rsidRPr="00457EAB">
        <w:rPr>
          <w:color w:val="EFC986"/>
          <w:sz w:val="24"/>
          <w:szCs w:val="24"/>
          <w:lang w:val="en-US"/>
        </w:rPr>
        <w:t xml:space="preserve"> </w:t>
      </w:r>
      <w:r w:rsidR="00BE780D" w:rsidRPr="00457EAB">
        <w:rPr>
          <w:color w:val="DFDFBF"/>
          <w:sz w:val="24"/>
          <w:szCs w:val="24"/>
          <w:lang w:val="en-US"/>
        </w:rPr>
        <w:t>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var </w:t>
      </w:r>
      <w:r w:rsidRPr="00457EAB">
        <w:rPr>
          <w:rFonts w:ascii="Courier New" w:eastAsia="Times New Roman" w:hAnsi="Courier New" w:cs="Courier New"/>
          <w:color w:val="DFDFBF"/>
          <w:sz w:val="24"/>
          <w:szCs w:val="24"/>
          <w:lang w:val="en-US" w:eastAsia="ru-RU"/>
        </w:rPr>
        <w:t xml:space="preserve">data = </w:t>
      </w:r>
      <w:proofErr w:type="gramStart"/>
      <w:r w:rsidRPr="00457EAB">
        <w:rPr>
          <w:rFonts w:ascii="Courier New" w:eastAsia="Times New Roman" w:hAnsi="Courier New" w:cs="Courier New"/>
          <w:color w:val="8ACCCF"/>
          <w:sz w:val="24"/>
          <w:szCs w:val="24"/>
          <w:lang w:val="en-US" w:eastAsia="ru-RU"/>
        </w:rPr>
        <w:t xml:space="preserve">Encoding </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UTF8.GetBytes(document);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using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EFC986"/>
          <w:sz w:val="24"/>
          <w:szCs w:val="24"/>
          <w:lang w:val="en-US" w:eastAsia="ru-RU"/>
        </w:rPr>
        <w:t>var</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 </w:t>
      </w:r>
      <w:proofErr w:type="spellStart"/>
      <w:r w:rsidRPr="00457EAB">
        <w:rPr>
          <w:rFonts w:ascii="Courier New" w:eastAsia="Times New Roman" w:hAnsi="Courier New" w:cs="Courier New"/>
          <w:color w:val="8ACCCF"/>
          <w:sz w:val="24"/>
          <w:szCs w:val="24"/>
          <w:lang w:val="en-US" w:eastAsia="ru-RU"/>
        </w:rPr>
        <w:t>RSA.Create</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 ))</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 xml:space="preserve"> ( </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 xml:space="preserve"> );</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 xml:space="preserve">Convert </w:t>
      </w:r>
      <w:r w:rsidRPr="00457EAB">
        <w:rPr>
          <w:rFonts w:ascii="Courier New" w:eastAsia="Times New Roman" w:hAnsi="Courier New" w:cs="Courier New"/>
          <w:color w:val="DFDFBF"/>
          <w:sz w:val="24"/>
          <w:szCs w:val="24"/>
          <w:lang w:val="en-US" w:eastAsia="ru-RU"/>
        </w:rPr>
        <w:t>.ToBase</w:t>
      </w:r>
      <w:proofErr w:type="gramEnd"/>
      <w:r w:rsidRPr="00457EAB">
        <w:rPr>
          <w:rFonts w:ascii="Courier New" w:eastAsia="Times New Roman" w:hAnsi="Courier New" w:cs="Courier New"/>
          <w:color w:val="DFDFBF"/>
          <w:sz w:val="24"/>
          <w:szCs w:val="24"/>
          <w:lang w:val="en-US" w:eastAsia="ru-RU"/>
        </w:rPr>
        <w:t>64String(</w:t>
      </w:r>
      <w:proofErr w:type="spellStart"/>
      <w:r w:rsidRPr="00457EAB">
        <w:rPr>
          <w:rFonts w:ascii="Courier New" w:eastAsia="Times New Roman" w:hAnsi="Courier New" w:cs="Courier New"/>
          <w:color w:val="DFDFBF"/>
          <w:sz w:val="24"/>
          <w:szCs w:val="24"/>
          <w:lang w:val="en-US" w:eastAsia="ru-RU"/>
        </w:rPr>
        <w:t>rsa.SignData</w:t>
      </w:r>
      <w:proofErr w:type="spellEnd"/>
      <w:r w:rsidRPr="00457EAB">
        <w:rPr>
          <w:rFonts w:ascii="Courier New" w:eastAsia="Times New Roman" w:hAnsi="Courier New" w:cs="Courier New"/>
          <w:color w:val="DFDFBF"/>
          <w:sz w:val="24"/>
          <w:szCs w:val="24"/>
          <w:lang w:val="en-US" w:eastAsia="ru-RU"/>
        </w:rPr>
        <w:t xml:space="preserve">(data, </w:t>
      </w:r>
      <w:proofErr w:type="spellStart"/>
      <w:r w:rsidRPr="00457EAB">
        <w:rPr>
          <w:rFonts w:ascii="Courier New" w:eastAsia="Times New Roman" w:hAnsi="Courier New" w:cs="Courier New"/>
          <w:color w:val="8ACCCF"/>
          <w:sz w:val="24"/>
          <w:szCs w:val="24"/>
          <w:lang w:val="en-US" w:eastAsia="ru-RU"/>
        </w:rPr>
        <w:t>HashAlgorithmName</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 xml:space="preserve">.SHA256, </w:t>
      </w:r>
      <w:proofErr w:type="spellStart"/>
      <w:r w:rsidRPr="00457EAB">
        <w:rPr>
          <w:rFonts w:ascii="Courier New" w:eastAsia="Times New Roman" w:hAnsi="Courier New" w:cs="Courier New"/>
          <w:color w:val="8ACCCF"/>
          <w:sz w:val="24"/>
          <w:szCs w:val="24"/>
          <w:lang w:val="en-US" w:eastAsia="ru-RU"/>
        </w:rPr>
        <w:t>RSASignaturePadding</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C# </w:t>
      </w:r>
      <w:r w:rsidR="00281F66" w:rsidRPr="00FD5E80">
        <w:rPr>
          <w:rFonts w:cstheme="minorHAnsi"/>
          <w:sz w:val="24"/>
          <w:szCs w:val="24"/>
        </w:rPr>
        <w:t xml:space="preserve">signatures using the standard library of </w:t>
      </w:r>
      <w:proofErr w:type="gramStart"/>
      <w:r w:rsidR="00281F66" w:rsidRPr="00FD5E80">
        <w:rPr>
          <w:rFonts w:cstheme="minorHAnsi"/>
          <w:sz w:val="24"/>
          <w:szCs w:val="24"/>
        </w:rPr>
        <w:t>the .</w:t>
      </w:r>
      <w:proofErr w:type="gramEnd"/>
      <w:r w:rsidR="00281F66" w:rsidRPr="00FD5E80">
        <w:rPr>
          <w:rFonts w:cstheme="minorHAnsi"/>
          <w:sz w:val="24"/>
          <w:szCs w:val="24"/>
        </w:rPr>
        <w:t xml:space="preserve"> </w:t>
      </w:r>
      <w:proofErr w:type="gramStart"/>
      <w:r w:rsidR="00281F66" w:rsidRPr="00FD5E80">
        <w:rPr>
          <w:rFonts w:cstheme="minorHAnsi"/>
          <w:sz w:val="24"/>
          <w:szCs w:val="24"/>
        </w:rPr>
        <w:t>net ,</w:t>
      </w:r>
      <w:proofErr w:type="gramEnd"/>
      <w:r w:rsidR="00281F66" w:rsidRPr="00FD5E80">
        <w:rPr>
          <w:rFonts w:cstheme="minorHAnsi"/>
          <w:sz w:val="24"/>
          <w:szCs w:val="24"/>
        </w:rPr>
        <w:t xml:space="preserve"> complete:</w:t>
      </w:r>
    </w:p>
    <w:p w14:paraId="3E56FD5D" w14:textId="49B0A637" w:rsidR="00BE780D" w:rsidRPr="00457EAB" w:rsidRDefault="00BE780D" w:rsidP="0073313C">
      <w:pPr>
        <w:pStyle w:val="HTML0"/>
        <w:shd w:val="clear" w:color="auto" w:fill="333333"/>
        <w:jc w:val="both"/>
        <w:rPr>
          <w:color w:val="DFDFBF"/>
          <w:sz w:val="24"/>
          <w:szCs w:val="24"/>
          <w:lang w:val="en-US"/>
        </w:rPr>
      </w:pPr>
      <w:r w:rsidRPr="00457EAB">
        <w:rPr>
          <w:color w:val="EFC986"/>
          <w:sz w:val="24"/>
          <w:szCs w:val="24"/>
          <w:lang w:val="en-US"/>
        </w:rPr>
        <w:t>private</w:t>
      </w:r>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w:t>
      </w:r>
      <w:proofErr w:type="spellStart"/>
      <w:r w:rsidRPr="00457EAB">
        <w:rPr>
          <w:color w:val="DFDFBF"/>
          <w:sz w:val="24"/>
          <w:szCs w:val="24"/>
          <w:lang w:val="en-US"/>
        </w:rPr>
        <w:t>ComputeSignature</w:t>
      </w:r>
      <w:proofErr w:type="spellEnd"/>
      <w:r w:rsidRPr="00457EAB">
        <w:rPr>
          <w:color w:val="DFDFBF"/>
          <w:sz w:val="24"/>
          <w:szCs w:val="24"/>
          <w:lang w:val="en-US"/>
        </w:rPr>
        <w:t xml:space="preserve"> </w:t>
      </w:r>
      <w:proofErr w:type="gramStart"/>
      <w:r w:rsidRPr="00457EAB">
        <w:rPr>
          <w:color w:val="DFDFBF"/>
          <w:sz w:val="24"/>
          <w:szCs w:val="24"/>
          <w:lang w:val="en-US"/>
        </w:rPr>
        <w:t xml:space="preserve">( </w:t>
      </w:r>
      <w:r w:rsidRPr="00457EAB">
        <w:rPr>
          <w:color w:val="EFC986"/>
          <w:sz w:val="24"/>
          <w:szCs w:val="24"/>
          <w:lang w:val="en-US"/>
        </w:rPr>
        <w:t>string</w:t>
      </w:r>
      <w:proofErr w:type="gramEnd"/>
      <w:r w:rsidRPr="00457EAB">
        <w:rPr>
          <w:color w:val="EFC986"/>
          <w:sz w:val="24"/>
          <w:szCs w:val="24"/>
          <w:lang w:val="en-US"/>
        </w:rPr>
        <w:t xml:space="preserve"> </w:t>
      </w:r>
      <w:r w:rsidRPr="00457EAB">
        <w:rPr>
          <w:color w:val="DFDFBF"/>
          <w:sz w:val="24"/>
          <w:szCs w:val="24"/>
          <w:lang w:val="en-US"/>
        </w:rPr>
        <w:t>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var </w:t>
      </w:r>
      <w:r w:rsidRPr="00457EAB">
        <w:rPr>
          <w:rFonts w:ascii="Courier New" w:eastAsia="Times New Roman" w:hAnsi="Courier New" w:cs="Courier New"/>
          <w:color w:val="DFDFBF"/>
          <w:sz w:val="24"/>
          <w:szCs w:val="24"/>
          <w:lang w:val="en-US" w:eastAsia="ru-RU"/>
        </w:rPr>
        <w:t xml:space="preserve">data = </w:t>
      </w:r>
      <w:proofErr w:type="gramStart"/>
      <w:r w:rsidRPr="00457EAB">
        <w:rPr>
          <w:rFonts w:ascii="Courier New" w:eastAsia="Times New Roman" w:hAnsi="Courier New" w:cs="Courier New"/>
          <w:color w:val="8ACCCF"/>
          <w:sz w:val="24"/>
          <w:szCs w:val="24"/>
          <w:lang w:val="en-US" w:eastAsia="ru-RU"/>
        </w:rPr>
        <w:t xml:space="preserve">Encoding </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UTF8.GetBytes(document);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using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EFC986"/>
          <w:sz w:val="24"/>
          <w:szCs w:val="24"/>
          <w:lang w:val="en-US" w:eastAsia="ru-RU"/>
        </w:rPr>
        <w:t>var</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8ACCCF"/>
          <w:sz w:val="24"/>
          <w:szCs w:val="24"/>
          <w:lang w:val="en-US" w:eastAsia="ru-RU"/>
        </w:rPr>
        <w:t>RSACryptoServiceProvider</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 xml:space="preserve"> ( </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 xml:space="preserve"> );</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 xml:space="preserve">Convert </w:t>
      </w:r>
      <w:r w:rsidRPr="00457EAB">
        <w:rPr>
          <w:rFonts w:ascii="Courier New" w:eastAsia="Times New Roman" w:hAnsi="Courier New" w:cs="Courier New"/>
          <w:color w:val="DFDFBF"/>
          <w:sz w:val="24"/>
          <w:szCs w:val="24"/>
          <w:lang w:val="en-US" w:eastAsia="ru-RU"/>
        </w:rPr>
        <w:t>.ToBase</w:t>
      </w:r>
      <w:proofErr w:type="gramEnd"/>
      <w:r w:rsidRPr="00457EAB">
        <w:rPr>
          <w:rFonts w:ascii="Courier New" w:eastAsia="Times New Roman" w:hAnsi="Courier New" w:cs="Courier New"/>
          <w:color w:val="DFDFBF"/>
          <w:sz w:val="24"/>
          <w:szCs w:val="24"/>
          <w:lang w:val="en-US" w:eastAsia="ru-RU"/>
        </w:rPr>
        <w:t>64String(</w:t>
      </w:r>
      <w:proofErr w:type="spellStart"/>
      <w:r w:rsidRPr="00457EAB">
        <w:rPr>
          <w:rFonts w:ascii="Courier New" w:eastAsia="Times New Roman" w:hAnsi="Courier New" w:cs="Courier New"/>
          <w:color w:val="DFDFBF"/>
          <w:sz w:val="24"/>
          <w:szCs w:val="24"/>
          <w:lang w:val="en-US" w:eastAsia="ru-RU"/>
        </w:rPr>
        <w:t>rsa.SignData</w:t>
      </w:r>
      <w:proofErr w:type="spellEnd"/>
      <w:r w:rsidRPr="00457EAB">
        <w:rPr>
          <w:rFonts w:ascii="Courier New" w:eastAsia="Times New Roman" w:hAnsi="Courier New" w:cs="Courier New"/>
          <w:color w:val="DFDFBF"/>
          <w:sz w:val="24"/>
          <w:szCs w:val="24"/>
          <w:lang w:val="en-US" w:eastAsia="ru-RU"/>
        </w:rPr>
        <w:t xml:space="preserve">(data, </w:t>
      </w:r>
      <w:r w:rsidRPr="00457EAB">
        <w:rPr>
          <w:rFonts w:ascii="Courier New" w:eastAsia="Times New Roman" w:hAnsi="Courier New" w:cs="Courier New"/>
          <w:color w:val="DFAF8F"/>
          <w:sz w:val="24"/>
          <w:szCs w:val="24"/>
          <w:lang w:val="en-US" w:eastAsia="ru-RU"/>
        </w:rPr>
        <w:t xml:space="preserve">"SHA256" </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40" w:name="_Toc59045186"/>
      <w:bookmarkStart w:id="41" w:name="_Toc63432907"/>
      <w:bookmarkStart w:id="42" w:name="_Toc184326816"/>
      <w:r w:rsidRPr="00F111B9">
        <w:rPr>
          <w:sz w:val="26"/>
          <w:szCs w:val="26"/>
        </w:rPr>
        <w:t xml:space="preserve">1.4. API testing with Postman and Signature </w:t>
      </w:r>
      <w:proofErr w:type="gramStart"/>
      <w:r w:rsidRPr="00F111B9">
        <w:rPr>
          <w:sz w:val="26"/>
          <w:szCs w:val="26"/>
        </w:rPr>
        <w:t>Generator .</w:t>
      </w:r>
      <w:bookmarkEnd w:id="40"/>
      <w:bookmarkEnd w:id="41"/>
      <w:bookmarkEnd w:id="42"/>
      <w:proofErr w:type="gramEnd"/>
    </w:p>
    <w:p w14:paraId="08793BAB" w14:textId="094900A6" w:rsidR="00281F66" w:rsidRDefault="00281F66" w:rsidP="0073313C">
      <w:pPr>
        <w:spacing w:line="240" w:lineRule="auto"/>
        <w:jc w:val="both"/>
        <w:rPr>
          <w:rFonts w:cstheme="minorHAnsi"/>
          <w:sz w:val="24"/>
          <w:szCs w:val="24"/>
        </w:rPr>
      </w:pPr>
      <w:r w:rsidRPr="00FD5E80">
        <w:rPr>
          <w:rFonts w:cstheme="minorHAnsi"/>
          <w:sz w:val="24"/>
          <w:szCs w:val="24"/>
        </w:rPr>
        <w:t xml:space="preserve">You can test the </w:t>
      </w:r>
      <w:proofErr w:type="spellStart"/>
      <w:r w:rsidRPr="00FD5E80">
        <w:rPr>
          <w:rFonts w:cstheme="minorHAnsi"/>
          <w:sz w:val="24"/>
          <w:szCs w:val="24"/>
        </w:rPr>
        <w:t>OrangeData</w:t>
      </w:r>
      <w:proofErr w:type="spellEnd"/>
      <w:r w:rsidRPr="00FD5E80">
        <w:rPr>
          <w:rFonts w:cstheme="minorHAnsi"/>
          <w:sz w:val="24"/>
          <w:szCs w:val="24"/>
        </w:rPr>
        <w:t xml:space="preserve"> API with the Postman </w:t>
      </w:r>
      <w:proofErr w:type="gramStart"/>
      <w:r w:rsidRPr="00FD5E80">
        <w:rPr>
          <w:rFonts w:cstheme="minorHAnsi"/>
          <w:sz w:val="24"/>
          <w:szCs w:val="24"/>
        </w:rPr>
        <w:t>application .</w:t>
      </w:r>
      <w:proofErr w:type="gramEnd"/>
      <w:r w:rsidRPr="00FD5E80">
        <w:rPr>
          <w:rFonts w:cstheme="minorHAnsi"/>
          <w:sz w:val="24"/>
          <w:szCs w:val="24"/>
        </w:rPr>
        <w:t xml:space="preserve"> Request body signing can be done by the </w:t>
      </w:r>
      <w:proofErr w:type="spellStart"/>
      <w:r w:rsidRPr="008C77B7">
        <w:rPr>
          <w:rFonts w:cstheme="minorHAnsi"/>
          <w:b/>
          <w:bCs/>
          <w:sz w:val="24"/>
          <w:szCs w:val="24"/>
        </w:rPr>
        <w:t>SignatureGenerator</w:t>
      </w:r>
      <w:proofErr w:type="spellEnd"/>
      <w:r w:rsidRPr="008C77B7">
        <w:rPr>
          <w:rFonts w:cstheme="minorHAnsi"/>
          <w:b/>
          <w:bCs/>
          <w:sz w:val="24"/>
          <w:szCs w:val="24"/>
        </w:rPr>
        <w:t xml:space="preserve"> application </w:t>
      </w:r>
      <w:r w:rsidR="00457EAB">
        <w:rPr>
          <w:rFonts w:cstheme="minorHAnsi"/>
          <w:sz w:val="24"/>
          <w:szCs w:val="24"/>
        </w:rPr>
        <w:t xml:space="preserve">, which is published on Git at </w:t>
      </w:r>
      <w:hyperlink r:id="rId40" w:history="1">
        <w:r w:rsidR="00457EAB" w:rsidRPr="00F4491E">
          <w:rPr>
            <w:rStyle w:val="a5"/>
            <w:rFonts w:cstheme="minorHAnsi"/>
            <w:sz w:val="24"/>
            <w:szCs w:val="24"/>
          </w:rPr>
          <w:t>https://github.com/orangedata-official/API/tree/master/SignatureGenerator</w:t>
        </w:r>
      </w:hyperlink>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43" w:name="_Toc59045187"/>
      <w:bookmarkStart w:id="44" w:name="_Toc63432908"/>
      <w:bookmarkStart w:id="45" w:name="_Toc184326817"/>
      <w:r w:rsidRPr="00BE2C3A">
        <w:rPr>
          <w:sz w:val="32"/>
          <w:szCs w:val="32"/>
        </w:rPr>
        <w:lastRenderedPageBreak/>
        <w:t>2. Requests</w:t>
      </w:r>
      <w:bookmarkStart w:id="46" w:name="OLE_LINK89"/>
      <w:bookmarkStart w:id="47" w:name="OLE_LINK39"/>
      <w:bookmarkStart w:id="48" w:name="OLE_LINK38"/>
      <w:bookmarkStart w:id="49" w:name="_Toc59045188"/>
      <w:bookmarkStart w:id="50" w:name="_Toc507539850"/>
      <w:bookmarkEnd w:id="43"/>
      <w:bookmarkEnd w:id="44"/>
      <w:bookmarkEnd w:id="45"/>
      <w:bookmarkEnd w:id="46"/>
      <w:bookmarkEnd w:id="47"/>
      <w:bookmarkEnd w:id="48"/>
      <w:bookmarkEnd w:id="49"/>
    </w:p>
    <w:p w14:paraId="6626018F" w14:textId="5562A5BF" w:rsidR="00281F66" w:rsidRPr="00BA3AA5" w:rsidRDefault="00281F66" w:rsidP="00E47841">
      <w:pPr>
        <w:pStyle w:val="2"/>
        <w:rPr>
          <w:sz w:val="32"/>
          <w:szCs w:val="32"/>
        </w:rPr>
      </w:pPr>
      <w:bookmarkStart w:id="51" w:name="_Toc63432909"/>
      <w:bookmarkStart w:id="52" w:name="_Toc184326818"/>
      <w:r w:rsidRPr="00BE2C3A">
        <w:t xml:space="preserve">2.1 Creating </w:t>
      </w:r>
      <w:bookmarkEnd w:id="50"/>
      <w:r w:rsidR="006A25F1">
        <w:t>a receipt</w:t>
      </w:r>
      <w:bookmarkEnd w:id="51"/>
      <w:bookmarkEnd w:id="52"/>
    </w:p>
    <w:p w14:paraId="5B16B772" w14:textId="52FE61E8" w:rsidR="00281F66" w:rsidRPr="00FD5E80" w:rsidRDefault="00421F63" w:rsidP="0073313C">
      <w:pPr>
        <w:spacing w:line="240" w:lineRule="auto"/>
        <w:jc w:val="both"/>
        <w:rPr>
          <w:rFonts w:cstheme="minorHAnsi"/>
          <w:sz w:val="24"/>
          <w:szCs w:val="24"/>
        </w:rPr>
      </w:pPr>
      <w:bookmarkStart w:id="53" w:name="OLE_LINK274"/>
      <w:bookmarkEnd w:id="53"/>
      <w:r>
        <w:rPr>
          <w:rFonts w:cstheme="minorHAnsi"/>
          <w:sz w:val="24"/>
          <w:szCs w:val="24"/>
        </w:rPr>
        <w:t>Checks are generated in 3 stages:</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Stage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The client application (online store) sends an asynchronous request to generate a fiscal document. The server stores the request data in a processing queue.</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Stage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The server extracts requests from the processing queue one by one and transfers them to the first free cash register for "punching" the fiscal document. After the cash desk returns the result of the work, the information is stored in the database.</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 xml:space="preserve">Stage 3 </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The client application (online store) requests the status of a fiscal document and a set of fiscal parameters (fiscal number, fiscal attribute, etc.).</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Each asynchronous request contains a "custom" document ID. This field must be unique within the organization. The identifier field is used to monitor the status of requests in step 3 (see section 2.2.).</w:t>
      </w:r>
    </w:p>
    <w:p w14:paraId="35485819" w14:textId="29C4167F" w:rsidR="007C7D99" w:rsidRDefault="008C77B7" w:rsidP="0073313C">
      <w:pPr>
        <w:spacing w:line="240" w:lineRule="auto"/>
        <w:jc w:val="both"/>
        <w:rPr>
          <w:rFonts w:cstheme="minorHAnsi"/>
          <w:sz w:val="24"/>
          <w:szCs w:val="24"/>
        </w:rPr>
      </w:pPr>
      <w:r w:rsidRPr="00AD0654">
        <w:rPr>
          <w:rFonts w:cstheme="minorHAnsi"/>
          <w:sz w:val="24"/>
          <w:szCs w:val="24"/>
        </w:rPr>
        <w:t xml:space="preserve">Orange </w:t>
      </w:r>
      <w:r w:rsidR="00524063" w:rsidRPr="006A25F1">
        <w:rPr>
          <w:rFonts w:cstheme="minorHAnsi"/>
          <w:sz w:val="24"/>
          <w:szCs w:val="24"/>
        </w:rPr>
        <w:t>personal account</w:t>
      </w:r>
      <w:r w:rsidRPr="00AD0654">
        <w:rPr>
          <w:rFonts w:cstheme="minorHAnsi"/>
          <w:sz w:val="24"/>
          <w:szCs w:val="24"/>
        </w:rPr>
        <w:t xml:space="preserve"> </w:t>
      </w:r>
      <w:proofErr w:type="gramStart"/>
      <w:r w:rsidRPr="00AD0654">
        <w:rPr>
          <w:rFonts w:cstheme="minorHAnsi"/>
          <w:sz w:val="24"/>
          <w:szCs w:val="24"/>
        </w:rPr>
        <w:t xml:space="preserve">data </w:t>
      </w:r>
      <w:r w:rsidR="007C7D99" w:rsidRPr="006A25F1">
        <w:rPr>
          <w:rFonts w:cstheme="minorHAnsi"/>
          <w:sz w:val="24"/>
          <w:szCs w:val="24"/>
        </w:rPr>
        <w:t>.</w:t>
      </w:r>
      <w:proofErr w:type="gramEnd"/>
      <w:r w:rsidR="007C7D99" w:rsidRPr="006A25F1">
        <w:rPr>
          <w:rFonts w:cstheme="minorHAnsi"/>
          <w:sz w:val="24"/>
          <w:szCs w:val="24"/>
        </w:rPr>
        <w:t xml:space="preserve"> The number of devices determines the number of checks that a client can generate every second. The maximum productivity of one cash register is one check per second. If a company needs more checks per second, more cash registers are needed.</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All cash desks of each organization are combined into groups. Each checkout can be linked to one group. Groups allow customers to indicate in requests that it is necessary to “break a check” at certain cash desks: if the initial request contains the name of a group, devices from the specified group will be used to generate a check. If the group is not specified or NULL, the default group will be used to generate the receipt.</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Depending on the type of Personal Account, the name of the group by default may differ:</w:t>
      </w:r>
    </w:p>
    <w:tbl>
      <w:tblPr>
        <w:tblStyle w:val="ab"/>
        <w:tblW w:w="0" w:type="auto"/>
        <w:tblLook w:val="04A0" w:firstRow="1" w:lastRow="0" w:firstColumn="1" w:lastColumn="0" w:noHBand="0" w:noVBand="1"/>
      </w:tblPr>
      <w:tblGrid>
        <w:gridCol w:w="3785"/>
        <w:gridCol w:w="3829"/>
        <w:gridCol w:w="3148"/>
      </w:tblGrid>
      <w:tr w:rsidR="00E15B84" w14:paraId="3118AA7C" w14:textId="336C89DE" w:rsidTr="00E15B84">
        <w:tc>
          <w:tcPr>
            <w:tcW w:w="3785" w:type="dxa"/>
            <w:shd w:val="clear" w:color="auto" w:fill="F2F2F2" w:themeFill="background1" w:themeFillShade="F2"/>
          </w:tcPr>
          <w:p w14:paraId="7264DE3F" w14:textId="3CF5D0C2" w:rsidR="00E15B84" w:rsidRPr="002D2376" w:rsidRDefault="00E15B84" w:rsidP="008C77B7">
            <w:pPr>
              <w:jc w:val="both"/>
              <w:rPr>
                <w:rFonts w:cstheme="minorHAnsi"/>
                <w:b/>
                <w:bCs/>
                <w:sz w:val="24"/>
                <w:szCs w:val="24"/>
              </w:rPr>
            </w:pPr>
            <w:r w:rsidRPr="002D2376">
              <w:rPr>
                <w:rFonts w:cstheme="minorHAnsi"/>
                <w:b/>
                <w:bCs/>
                <w:sz w:val="24"/>
                <w:szCs w:val="24"/>
              </w:rPr>
              <w:t>Type of personal account</w:t>
            </w:r>
          </w:p>
        </w:tc>
        <w:tc>
          <w:tcPr>
            <w:tcW w:w="3829" w:type="dxa"/>
            <w:shd w:val="clear" w:color="auto" w:fill="F2F2F2" w:themeFill="background1" w:themeFillShade="F2"/>
          </w:tcPr>
          <w:p w14:paraId="22AF107F" w14:textId="513960EE" w:rsidR="00E15B84" w:rsidRPr="002D2376" w:rsidRDefault="00E15B84" w:rsidP="008C77B7">
            <w:pPr>
              <w:jc w:val="both"/>
              <w:rPr>
                <w:rFonts w:cstheme="minorHAnsi"/>
                <w:b/>
                <w:bCs/>
                <w:sz w:val="24"/>
                <w:szCs w:val="24"/>
              </w:rPr>
            </w:pPr>
            <w:r w:rsidRPr="002D2376">
              <w:rPr>
                <w:rFonts w:cstheme="minorHAnsi"/>
                <w:b/>
                <w:bCs/>
                <w:sz w:val="24"/>
                <w:szCs w:val="24"/>
              </w:rPr>
              <w:t>Default group name</w:t>
            </w:r>
          </w:p>
        </w:tc>
        <w:tc>
          <w:tcPr>
            <w:tcW w:w="3148" w:type="dxa"/>
            <w:shd w:val="clear" w:color="auto" w:fill="F2F2F2" w:themeFill="background1" w:themeFillShade="F2"/>
          </w:tcPr>
          <w:p w14:paraId="65F1D4B9" w14:textId="0C425152" w:rsidR="00E15B84" w:rsidRPr="00E15B84" w:rsidRDefault="00E15B84" w:rsidP="008C77B7">
            <w:pPr>
              <w:jc w:val="both"/>
              <w:rPr>
                <w:rFonts w:cstheme="minorHAnsi"/>
                <w:b/>
                <w:bCs/>
                <w:sz w:val="24"/>
                <w:szCs w:val="24"/>
              </w:rPr>
            </w:pPr>
            <w:r>
              <w:rPr>
                <w:rFonts w:cstheme="minorHAnsi"/>
                <w:b/>
                <w:bCs/>
                <w:sz w:val="24"/>
                <w:szCs w:val="24"/>
              </w:rPr>
              <w:t>Group name for FFD 1.2</w:t>
            </w:r>
          </w:p>
        </w:tc>
      </w:tr>
      <w:tr w:rsidR="00E15B84" w14:paraId="35F2B135" w14:textId="097ABD90" w:rsidTr="00E15B84">
        <w:tc>
          <w:tcPr>
            <w:tcW w:w="3785" w:type="dxa"/>
          </w:tcPr>
          <w:p w14:paraId="1A51226D" w14:textId="399069F4" w:rsidR="00E15B84" w:rsidRDefault="00E15B84" w:rsidP="008C77B7">
            <w:pPr>
              <w:jc w:val="both"/>
              <w:rPr>
                <w:rFonts w:cstheme="minorHAnsi"/>
                <w:sz w:val="24"/>
                <w:szCs w:val="24"/>
              </w:rPr>
            </w:pPr>
            <w:r>
              <w:rPr>
                <w:rFonts w:cstheme="minorHAnsi"/>
                <w:sz w:val="24"/>
                <w:szCs w:val="24"/>
              </w:rPr>
              <w:t>Standard</w:t>
            </w:r>
          </w:p>
        </w:tc>
        <w:tc>
          <w:tcPr>
            <w:tcW w:w="3829" w:type="dxa"/>
          </w:tcPr>
          <w:p w14:paraId="35A27F19" w14:textId="3689909E" w:rsidR="00E15B84" w:rsidRPr="002D2376" w:rsidRDefault="00E15B84" w:rsidP="008C77B7">
            <w:pPr>
              <w:jc w:val="both"/>
              <w:rPr>
                <w:rFonts w:cstheme="minorHAnsi"/>
                <w:sz w:val="24"/>
                <w:szCs w:val="24"/>
                <w:lang w:val="en-US"/>
              </w:rPr>
            </w:pPr>
            <w:r>
              <w:rPr>
                <w:rFonts w:cstheme="minorHAnsi"/>
                <w:sz w:val="24"/>
                <w:szCs w:val="24"/>
                <w:lang w:val="en-US"/>
              </w:rPr>
              <w:t>Main</w:t>
            </w:r>
          </w:p>
        </w:tc>
        <w:tc>
          <w:tcPr>
            <w:tcW w:w="3148" w:type="dxa"/>
          </w:tcPr>
          <w:p w14:paraId="44C6F68F" w14:textId="3EF56033" w:rsidR="00E15B84" w:rsidRPr="00E15B84" w:rsidRDefault="00700858" w:rsidP="008C77B7">
            <w:pPr>
              <w:jc w:val="both"/>
              <w:rPr>
                <w:rFonts w:cstheme="minorHAnsi"/>
                <w:sz w:val="24"/>
                <w:szCs w:val="24"/>
              </w:rPr>
            </w:pPr>
            <w:r>
              <w:rPr>
                <w:rFonts w:cstheme="minorHAnsi"/>
                <w:sz w:val="24"/>
                <w:szCs w:val="24"/>
                <w:lang w:val="en-US"/>
              </w:rPr>
              <w:t>Main_2</w:t>
            </w:r>
          </w:p>
        </w:tc>
      </w:tr>
      <w:tr w:rsidR="00E15B84" w14:paraId="229E7A37" w14:textId="1FED9D19" w:rsidTr="00E15B84">
        <w:tc>
          <w:tcPr>
            <w:tcW w:w="3785" w:type="dxa"/>
          </w:tcPr>
          <w:p w14:paraId="3A8510E7" w14:textId="09547234" w:rsidR="00E15B84" w:rsidRDefault="00E15B84" w:rsidP="008C77B7">
            <w:pPr>
              <w:jc w:val="both"/>
              <w:rPr>
                <w:rFonts w:cstheme="minorHAnsi"/>
                <w:sz w:val="24"/>
                <w:szCs w:val="24"/>
              </w:rPr>
            </w:pPr>
            <w:r>
              <w:rPr>
                <w:rFonts w:cstheme="minorHAnsi"/>
                <w:sz w:val="24"/>
                <w:szCs w:val="24"/>
              </w:rPr>
              <w:t>vending</w:t>
            </w:r>
          </w:p>
        </w:tc>
        <w:tc>
          <w:tcPr>
            <w:tcW w:w="3829" w:type="dxa"/>
          </w:tcPr>
          <w:p w14:paraId="1DE62ECF" w14:textId="35638913" w:rsidR="00E15B84" w:rsidRPr="00045304" w:rsidRDefault="00E15B84" w:rsidP="008C77B7">
            <w:pPr>
              <w:jc w:val="both"/>
              <w:rPr>
                <w:rFonts w:cstheme="minorHAnsi"/>
                <w:sz w:val="24"/>
                <w:szCs w:val="24"/>
              </w:rPr>
            </w:pPr>
            <w:r>
              <w:rPr>
                <w:rFonts w:cstheme="minorHAnsi"/>
                <w:sz w:val="24"/>
                <w:szCs w:val="24"/>
                <w:lang w:val="en-US"/>
              </w:rPr>
              <w:t>Vend</w:t>
            </w:r>
          </w:p>
        </w:tc>
        <w:tc>
          <w:tcPr>
            <w:tcW w:w="3148" w:type="dxa"/>
          </w:tcPr>
          <w:p w14:paraId="79B0970E" w14:textId="4CC16FDF" w:rsidR="00E15B84" w:rsidRPr="00E15B84" w:rsidRDefault="00700858" w:rsidP="008C77B7">
            <w:pPr>
              <w:jc w:val="both"/>
              <w:rPr>
                <w:rFonts w:cstheme="minorHAnsi"/>
                <w:sz w:val="24"/>
                <w:szCs w:val="24"/>
              </w:rPr>
            </w:pPr>
            <w:r>
              <w:rPr>
                <w:rFonts w:cstheme="minorHAnsi"/>
                <w:sz w:val="24"/>
                <w:szCs w:val="24"/>
                <w:lang w:val="en-US"/>
              </w:rPr>
              <w:t>Vend_2</w:t>
            </w:r>
          </w:p>
        </w:tc>
      </w:tr>
      <w:tr w:rsidR="00E15B84" w14:paraId="3640A74F" w14:textId="069FDF2A" w:rsidTr="00E15B84">
        <w:tc>
          <w:tcPr>
            <w:tcW w:w="3785" w:type="dxa"/>
          </w:tcPr>
          <w:p w14:paraId="46A7E0D7" w14:textId="0D251A15" w:rsidR="00E15B84" w:rsidRDefault="00E15B84" w:rsidP="008C77B7">
            <w:pPr>
              <w:jc w:val="both"/>
              <w:rPr>
                <w:rFonts w:cstheme="minorHAnsi"/>
                <w:sz w:val="24"/>
                <w:szCs w:val="24"/>
              </w:rPr>
            </w:pPr>
            <w:r>
              <w:rPr>
                <w:rFonts w:cstheme="minorHAnsi"/>
                <w:sz w:val="24"/>
                <w:szCs w:val="24"/>
              </w:rPr>
              <w:t>Transport</w:t>
            </w:r>
          </w:p>
        </w:tc>
        <w:tc>
          <w:tcPr>
            <w:tcW w:w="3829" w:type="dxa"/>
          </w:tcPr>
          <w:p w14:paraId="31697880" w14:textId="0AF19E0A" w:rsidR="00E15B84" w:rsidRPr="001F26AE" w:rsidRDefault="00E15B84" w:rsidP="008C77B7">
            <w:pPr>
              <w:jc w:val="both"/>
              <w:rPr>
                <w:rFonts w:cstheme="minorHAnsi"/>
                <w:sz w:val="24"/>
                <w:szCs w:val="24"/>
                <w:lang w:val="en-US"/>
              </w:rPr>
            </w:pPr>
            <w:proofErr w:type="spellStart"/>
            <w:r>
              <w:rPr>
                <w:rFonts w:cstheme="minorHAnsi"/>
                <w:sz w:val="24"/>
                <w:szCs w:val="24"/>
                <w:lang w:val="en-US"/>
              </w:rPr>
              <w:t>Transp</w:t>
            </w:r>
            <w:proofErr w:type="spellEnd"/>
            <w:r>
              <w:rPr>
                <w:rFonts w:cstheme="minorHAnsi"/>
                <w:sz w:val="24"/>
                <w:szCs w:val="24"/>
                <w:lang w:val="en-US"/>
              </w:rPr>
              <w:t xml:space="preserve"> </w:t>
            </w:r>
            <w:r>
              <w:rPr>
                <w:rFonts w:cstheme="minorHAnsi"/>
                <w:sz w:val="24"/>
                <w:szCs w:val="24"/>
              </w:rPr>
              <w:t xml:space="preserve">or </w:t>
            </w:r>
            <w:r>
              <w:rPr>
                <w:rFonts w:cstheme="minorHAnsi"/>
                <w:sz w:val="24"/>
                <w:szCs w:val="24"/>
                <w:lang w:val="en-US"/>
              </w:rPr>
              <w:t>Courier*</w:t>
            </w:r>
          </w:p>
        </w:tc>
        <w:tc>
          <w:tcPr>
            <w:tcW w:w="3148" w:type="dxa"/>
          </w:tcPr>
          <w:p w14:paraId="3E40F11A" w14:textId="329FF234" w:rsidR="00E15B84" w:rsidRPr="00E15B84" w:rsidRDefault="00E15B84" w:rsidP="008C77B7">
            <w:pPr>
              <w:jc w:val="both"/>
              <w:rPr>
                <w:rFonts w:cstheme="minorHAnsi"/>
                <w:sz w:val="24"/>
                <w:szCs w:val="24"/>
              </w:rPr>
            </w:pPr>
            <w:r>
              <w:rPr>
                <w:rFonts w:cstheme="minorHAnsi"/>
                <w:sz w:val="24"/>
                <w:szCs w:val="24"/>
                <w:lang w:val="en-US"/>
              </w:rPr>
              <w:t xml:space="preserve">Transp_2 </w:t>
            </w:r>
            <w:r>
              <w:rPr>
                <w:rFonts w:cstheme="minorHAnsi"/>
                <w:sz w:val="24"/>
                <w:szCs w:val="24"/>
              </w:rPr>
              <w:t xml:space="preserve">or </w:t>
            </w:r>
            <w:r w:rsidR="00700858">
              <w:rPr>
                <w:rFonts w:cstheme="minorHAnsi"/>
                <w:sz w:val="24"/>
                <w:szCs w:val="24"/>
                <w:lang w:val="en-US"/>
              </w:rPr>
              <w:t>Courier_2</w:t>
            </w:r>
          </w:p>
        </w:tc>
      </w:tr>
    </w:tbl>
    <w:p w14:paraId="5E2596C7" w14:textId="113597DA" w:rsidR="00CA3D3C" w:rsidRPr="00CA3D3C" w:rsidRDefault="001F26AE" w:rsidP="00CA3D3C">
      <w:pPr>
        <w:spacing w:line="240" w:lineRule="auto"/>
        <w:rPr>
          <w:rFonts w:cstheme="minorHAnsi"/>
          <w:sz w:val="24"/>
          <w:szCs w:val="24"/>
        </w:rPr>
      </w:pPr>
      <w:r>
        <w:rPr>
          <w:rFonts w:cstheme="minorHAnsi"/>
          <w:sz w:val="24"/>
          <w:szCs w:val="24"/>
        </w:rPr>
        <w:br/>
        <w:t xml:space="preserve">* </w:t>
      </w:r>
      <w:r w:rsidR="00CA3D3C">
        <w:rPr>
          <w:rFonts w:cstheme="minorHAnsi"/>
          <w:sz w:val="24"/>
          <w:szCs w:val="24"/>
        </w:rPr>
        <w:t xml:space="preserve">The group will depend on what settings will be selected during the </w:t>
      </w:r>
      <w:proofErr w:type="spellStart"/>
      <w:r w:rsidR="00CA3D3C">
        <w:rPr>
          <w:rFonts w:cstheme="minorHAnsi"/>
          <w:sz w:val="24"/>
          <w:szCs w:val="24"/>
        </w:rPr>
        <w:t>fiscalization</w:t>
      </w:r>
      <w:proofErr w:type="spellEnd"/>
      <w:r w:rsidR="00CA3D3C">
        <w:rPr>
          <w:rFonts w:cstheme="minorHAnsi"/>
          <w:sz w:val="24"/>
          <w:szCs w:val="24"/>
        </w:rPr>
        <w:t xml:space="preserve"> of the cash register in the </w:t>
      </w:r>
      <w:r w:rsidR="00CA3D3C" w:rsidRPr="00AD0654">
        <w:rPr>
          <w:rFonts w:cstheme="minorHAnsi"/>
          <w:sz w:val="24"/>
          <w:szCs w:val="24"/>
        </w:rPr>
        <w:t>Orange Personal Account</w:t>
      </w:r>
      <w:r w:rsidR="00CA3D3C">
        <w:rPr>
          <w:rFonts w:cstheme="minorHAnsi"/>
          <w:sz w:val="24"/>
          <w:szCs w:val="24"/>
        </w:rPr>
        <w:t xml:space="preserve"> </w:t>
      </w:r>
      <w:proofErr w:type="gramStart"/>
      <w:r w:rsidR="00CA3D3C" w:rsidRPr="00AD0654">
        <w:rPr>
          <w:rFonts w:cstheme="minorHAnsi"/>
          <w:sz w:val="24"/>
          <w:szCs w:val="24"/>
        </w:rPr>
        <w:t xml:space="preserve">data </w:t>
      </w:r>
      <w:r w:rsidR="00CA3D3C">
        <w:rPr>
          <w:rFonts w:cstheme="minorHAnsi"/>
          <w:sz w:val="24"/>
          <w:szCs w:val="24"/>
        </w:rPr>
        <w:t>.</w:t>
      </w:r>
      <w:proofErr w:type="gramEnd"/>
      <w:r w:rsidR="00CA3D3C">
        <w:rPr>
          <w:rFonts w:cstheme="minorHAnsi"/>
          <w:sz w:val="24"/>
          <w:szCs w:val="24"/>
        </w:rPr>
        <w:t xml:space="preserve"> </w:t>
      </w:r>
      <w:r w:rsidR="00CA3D3C">
        <w:rPr>
          <w:rFonts w:cstheme="minorHAnsi"/>
          <w:sz w:val="24"/>
          <w:szCs w:val="24"/>
        </w:rPr>
        <w:br/>
        <w:t xml:space="preserve">Automatic devices – </w:t>
      </w:r>
      <w:proofErr w:type="spellStart"/>
      <w:r w:rsidR="00CA3D3C">
        <w:rPr>
          <w:rFonts w:cstheme="minorHAnsi"/>
          <w:sz w:val="24"/>
          <w:szCs w:val="24"/>
          <w:lang w:val="en-US"/>
        </w:rPr>
        <w:t>Transp</w:t>
      </w:r>
      <w:proofErr w:type="spellEnd"/>
      <w:r w:rsidR="00CA3D3C">
        <w:rPr>
          <w:rFonts w:cstheme="minorHAnsi"/>
          <w:sz w:val="24"/>
          <w:szCs w:val="24"/>
          <w:lang w:val="en-US"/>
        </w:rPr>
        <w:t xml:space="preserve"> Group </w:t>
      </w:r>
      <w:r w:rsidR="00CA3D3C">
        <w:rPr>
          <w:rFonts w:cstheme="minorHAnsi"/>
          <w:sz w:val="24"/>
          <w:szCs w:val="24"/>
        </w:rPr>
        <w:br/>
        <w:t xml:space="preserve">Manual payment terminals – </w:t>
      </w:r>
      <w:r w:rsidR="00CA3D3C">
        <w:rPr>
          <w:rFonts w:cstheme="minorHAnsi"/>
          <w:sz w:val="24"/>
          <w:szCs w:val="24"/>
          <w:lang w:val="en-US"/>
        </w:rPr>
        <w:t>Courier Group</w:t>
      </w:r>
    </w:p>
    <w:p w14:paraId="5EB4F2A6" w14:textId="470F79C7" w:rsidR="002D2376" w:rsidRDefault="00780C1B" w:rsidP="00E15B84">
      <w:pPr>
        <w:spacing w:line="240" w:lineRule="auto"/>
        <w:rPr>
          <w:rFonts w:cstheme="minorHAnsi"/>
          <w:sz w:val="24"/>
          <w:szCs w:val="24"/>
        </w:rPr>
      </w:pPr>
      <w:r>
        <w:rPr>
          <w:rFonts w:cstheme="minorHAnsi"/>
          <w:sz w:val="24"/>
          <w:szCs w:val="24"/>
        </w:rPr>
        <w:lastRenderedPageBreak/>
        <w:t>You can check the names of groups that are relevant for your organization in your personal account, you can also create and rename groups.</w:t>
      </w:r>
    </w:p>
    <w:p w14:paraId="37BF9465" w14:textId="29FFC410" w:rsidR="00E15B84" w:rsidRDefault="00E15B84" w:rsidP="00E15B84">
      <w:pPr>
        <w:spacing w:line="240" w:lineRule="auto"/>
        <w:rPr>
          <w:rFonts w:cstheme="minorHAnsi"/>
          <w:sz w:val="24"/>
          <w:szCs w:val="24"/>
        </w:rPr>
      </w:pPr>
      <w:r>
        <w:rPr>
          <w:rFonts w:cstheme="minorHAnsi"/>
          <w:sz w:val="24"/>
          <w:szCs w:val="24"/>
        </w:rPr>
        <w:t xml:space="preserve">The addition to the name "_2" will indicate that the group works only with cash registers </w:t>
      </w:r>
      <w:proofErr w:type="spellStart"/>
      <w:r w:rsidRPr="00E15B84">
        <w:rPr>
          <w:rFonts w:cstheme="minorHAnsi"/>
          <w:sz w:val="24"/>
          <w:szCs w:val="24"/>
        </w:rPr>
        <w:t>fiscalized</w:t>
      </w:r>
      <w:proofErr w:type="spellEnd"/>
      <w:r w:rsidRPr="00E15B84">
        <w:rPr>
          <w:rFonts w:cstheme="minorHAnsi"/>
          <w:sz w:val="24"/>
          <w:szCs w:val="24"/>
        </w:rPr>
        <w:t xml:space="preserve"> for work with FFD 1.2</w:t>
      </w:r>
    </w:p>
    <w:p w14:paraId="2B66B8AD" w14:textId="6C96ACC5" w:rsidR="00E15B84" w:rsidRDefault="00E15B84" w:rsidP="00E15B84">
      <w:pPr>
        <w:spacing w:line="240" w:lineRule="auto"/>
        <w:rPr>
          <w:rFonts w:cstheme="minorHAnsi"/>
          <w:sz w:val="24"/>
          <w:szCs w:val="24"/>
        </w:rPr>
      </w:pPr>
      <w:r w:rsidRPr="00E15B84">
        <w:rPr>
          <w:rFonts w:cstheme="minorHAnsi"/>
          <w:sz w:val="24"/>
          <w:szCs w:val="24"/>
        </w:rPr>
        <w:t>If you have groups with a different name, you will need to contact the specified mail (api@orangedata.ru or help@orangedata.ru) to change the name of the groups.</w:t>
      </w:r>
    </w:p>
    <w:p w14:paraId="578926C4" w14:textId="77777777" w:rsidR="00780C1B" w:rsidRDefault="00780C1B" w:rsidP="008C77B7">
      <w:pPr>
        <w:spacing w:line="240" w:lineRule="auto"/>
        <w:jc w:val="both"/>
        <w:rPr>
          <w:rFonts w:cstheme="minorHAnsi"/>
          <w:sz w:val="24"/>
          <w:szCs w:val="24"/>
        </w:rPr>
      </w:pPr>
    </w:p>
    <w:p w14:paraId="064D924C" w14:textId="2694048B" w:rsidR="008C77B7" w:rsidRDefault="008C77B7" w:rsidP="008C77B7">
      <w:pPr>
        <w:spacing w:line="240" w:lineRule="auto"/>
        <w:jc w:val="both"/>
        <w:rPr>
          <w:rFonts w:cstheme="minorHAnsi"/>
          <w:sz w:val="24"/>
          <w:szCs w:val="24"/>
        </w:rPr>
      </w:pPr>
      <w:r>
        <w:rPr>
          <w:rFonts w:cstheme="minorHAnsi"/>
          <w:sz w:val="24"/>
          <w:szCs w:val="24"/>
        </w:rPr>
        <w:t xml:space="preserve">By default, the system provides a uniform load on the cash registers and selects the "first free" </w:t>
      </w:r>
      <w:bookmarkStart w:id="54" w:name="OLE_LINK76"/>
      <w:bookmarkStart w:id="55" w:name="OLE_LINK75"/>
      <w:bookmarkStart w:id="56" w:name="OLE_LINK74"/>
      <w:bookmarkStart w:id="57" w:name="OLE_LINK13"/>
      <w:bookmarkStart w:id="58" w:name="OLE_LINK12"/>
      <w:bookmarkStart w:id="59" w:name="OLE_LINK11"/>
      <w:bookmarkStart w:id="60" w:name="OLE_LINK10"/>
      <w:bookmarkStart w:id="61" w:name="OLE_LINK9"/>
      <w:bookmarkStart w:id="62" w:name="OLE_LINK8"/>
      <w:bookmarkStart w:id="63" w:name="OLE_LINK7"/>
      <w:bookmarkStart w:id="64" w:name="OLE_LINK6"/>
      <w:bookmarkStart w:id="65" w:name="OLE_LINK5"/>
      <w:bookmarkStart w:id="66" w:name="OLE_LINK110"/>
      <w:bookmarkEnd w:id="54"/>
      <w:bookmarkEnd w:id="55"/>
      <w:bookmarkEnd w:id="56"/>
      <w:bookmarkEnd w:id="57"/>
      <w:bookmarkEnd w:id="58"/>
      <w:bookmarkEnd w:id="59"/>
      <w:bookmarkEnd w:id="60"/>
      <w:bookmarkEnd w:id="61"/>
      <w:bookmarkEnd w:id="62"/>
      <w:bookmarkEnd w:id="63"/>
      <w:bookmarkEnd w:id="64"/>
      <w:bookmarkEnd w:id="65"/>
      <w:bookmarkEnd w:id="66"/>
      <w:r w:rsidRPr="001C6E56">
        <w:rPr>
          <w:rFonts w:cstheme="minorHAnsi"/>
          <w:sz w:val="24"/>
          <w:szCs w:val="24"/>
        </w:rPr>
        <w:t>matching device (with the correct TIN and the corresponding group) to generate receipts. This logic can be changed in the settings.</w:t>
      </w:r>
    </w:p>
    <w:p w14:paraId="039B5694" w14:textId="1D3073C1" w:rsidR="00524063" w:rsidRDefault="00AD0654" w:rsidP="0073313C">
      <w:pPr>
        <w:spacing w:line="240" w:lineRule="auto"/>
        <w:jc w:val="both"/>
        <w:rPr>
          <w:rFonts w:cstheme="minorHAnsi"/>
          <w:sz w:val="24"/>
          <w:szCs w:val="24"/>
        </w:rPr>
      </w:pPr>
      <w:r w:rsidRPr="00AD0654">
        <w:rPr>
          <w:rFonts w:cstheme="minorHAnsi"/>
          <w:sz w:val="24"/>
          <w:szCs w:val="24"/>
        </w:rPr>
        <w:t>Service Orange</w:t>
      </w:r>
      <w:r w:rsidR="008C77B7">
        <w:rPr>
          <w:rFonts w:cstheme="minorHAnsi"/>
          <w:sz w:val="24"/>
          <w:szCs w:val="24"/>
        </w:rPr>
        <w:t xml:space="preserve"> </w:t>
      </w:r>
      <w:r w:rsidRPr="00AD0654">
        <w:rPr>
          <w:rFonts w:cstheme="minorHAnsi"/>
          <w:sz w:val="24"/>
          <w:szCs w:val="24"/>
        </w:rPr>
        <w:t xml:space="preserve">Data stores check generation requests for no more than 30 days. Long-term “ </w:t>
      </w:r>
      <w:r w:rsidR="0013155D" w:rsidRPr="00C877AC">
        <w:rPr>
          <w:rFonts w:cstheme="minorHAnsi"/>
          <w:i/>
          <w:iCs/>
          <w:sz w:val="24"/>
          <w:szCs w:val="24"/>
        </w:rPr>
        <w:t xml:space="preserve">storage of requests in a queue </w:t>
      </w:r>
      <w:r w:rsidR="0013155D">
        <w:rPr>
          <w:rFonts w:cstheme="minorHAnsi"/>
          <w:sz w:val="24"/>
          <w:szCs w:val="24"/>
        </w:rPr>
        <w:t xml:space="preserve">” may occur, for example, if the client specified a group of cash desks in the request parameters (the </w:t>
      </w:r>
      <w:r w:rsidR="0013155D" w:rsidRPr="0013155D">
        <w:rPr>
          <w:rFonts w:cstheme="minorHAnsi"/>
          <w:b/>
          <w:bCs/>
          <w:sz w:val="24"/>
          <w:szCs w:val="24"/>
          <w:lang w:val="en-US"/>
        </w:rPr>
        <w:t xml:space="preserve">group parameter </w:t>
      </w:r>
      <w:r w:rsidR="0013155D" w:rsidRPr="0013155D">
        <w:rPr>
          <w:rFonts w:cstheme="minorHAnsi"/>
          <w:sz w:val="24"/>
          <w:szCs w:val="24"/>
        </w:rPr>
        <w:t xml:space="preserve">), but no cash register is “linked” to this group in the personal account, or if the client has only one cash desk and it is “ got up" due to blocking by the fiscal drive or for other reasons. If a request has been " </w:t>
      </w:r>
      <w:r w:rsidR="00C877AC" w:rsidRPr="00C877AC">
        <w:rPr>
          <w:rFonts w:cstheme="minorHAnsi"/>
          <w:i/>
          <w:iCs/>
          <w:sz w:val="24"/>
          <w:szCs w:val="24"/>
        </w:rPr>
        <w:t xml:space="preserve">in the queue </w:t>
      </w:r>
      <w:r w:rsidR="00C877AC">
        <w:rPr>
          <w:rFonts w:cstheme="minorHAnsi"/>
          <w:sz w:val="24"/>
          <w:szCs w:val="24"/>
        </w:rPr>
        <w:t>" for more than 30 calendar days, it will not be fulfilled.</w:t>
      </w:r>
    </w:p>
    <w:p w14:paraId="68C0DA8C" w14:textId="6419D8B2" w:rsidR="00C877AC" w:rsidRPr="00C877AC" w:rsidRDefault="00C877AC" w:rsidP="0073313C">
      <w:pPr>
        <w:spacing w:line="240" w:lineRule="auto"/>
        <w:jc w:val="both"/>
        <w:rPr>
          <w:rFonts w:cstheme="minorHAnsi"/>
          <w:sz w:val="24"/>
          <w:szCs w:val="24"/>
        </w:rPr>
      </w:pPr>
      <w:r>
        <w:rPr>
          <w:rFonts w:cstheme="minorHAnsi"/>
          <w:sz w:val="24"/>
          <w:szCs w:val="24"/>
        </w:rPr>
        <w:t xml:space="preserve">After the </w:t>
      </w:r>
      <w:r w:rsidRPr="0094400F">
        <w:rPr>
          <w:rFonts w:cstheme="minorHAnsi"/>
          <w:i/>
          <w:iCs/>
          <w:sz w:val="24"/>
          <w:szCs w:val="24"/>
        </w:rPr>
        <w:t xml:space="preserve">check </w:t>
      </w:r>
      <w:r>
        <w:rPr>
          <w:rFonts w:cstheme="minorHAnsi"/>
          <w:sz w:val="24"/>
          <w:szCs w:val="24"/>
        </w:rPr>
        <w:t>has been punched, the result of the transaction is stored in the database for another 3 months. After 3 months, the data from the database is moved to the archive.</w:t>
      </w:r>
    </w:p>
    <w:p w14:paraId="3DBBC6D5" w14:textId="77777777" w:rsidR="00171765" w:rsidRPr="00C16811" w:rsidRDefault="00171765" w:rsidP="00171765">
      <w:pPr>
        <w:rPr>
          <w:rFonts w:cs="Arial"/>
        </w:rPr>
      </w:pPr>
      <w:bookmarkStart w:id="67" w:name="OLE_LINK4"/>
    </w:p>
    <w:p w14:paraId="67C7A415" w14:textId="13FDFB48" w:rsidR="00171765" w:rsidRPr="00EE49C2" w:rsidRDefault="00171765" w:rsidP="00171765">
      <w:pPr>
        <w:rPr>
          <w:rFonts w:cs="Arial"/>
          <w:b/>
        </w:rPr>
      </w:pPr>
      <w:r>
        <w:rPr>
          <w:rFonts w:cs="Arial"/>
        </w:rPr>
        <w:t>Inquiry:</w:t>
      </w:r>
      <w:bookmarkStart w:id="68" w:name="OLE_LINK108"/>
      <w:bookmarkStart w:id="69" w:name="OLE_LINK109"/>
      <w:r w:rsidRPr="00EE49C2">
        <w:rPr>
          <w:rFonts w:cs="Arial"/>
        </w:rPr>
        <w:t xml:space="preserve"> </w:t>
      </w:r>
      <w:r w:rsidRPr="00DF451F">
        <w:rPr>
          <w:rFonts w:cs="Arial"/>
          <w:b/>
          <w:lang w:val="en-US"/>
        </w:rPr>
        <w:t>POST</w:t>
      </w:r>
      <w:r w:rsidRPr="00EE49C2">
        <w:rPr>
          <w:rFonts w:cs="Arial"/>
        </w:rPr>
        <w:t xml:space="preserve"> </w:t>
      </w:r>
      <w:r w:rsidRPr="00EE49C2">
        <w:rPr>
          <w:rFonts w:cs="Arial"/>
          <w:b/>
        </w:rPr>
        <w:t xml:space="preserve">/ </w:t>
      </w:r>
      <w:r w:rsidRPr="004D311A">
        <w:rPr>
          <w:rFonts w:cs="Arial"/>
          <w:b/>
          <w:lang w:val="en-US"/>
        </w:rPr>
        <w:t xml:space="preserve">api </w:t>
      </w:r>
      <w:r w:rsidRPr="00EE49C2">
        <w:rPr>
          <w:rFonts w:cs="Arial"/>
          <w:b/>
        </w:rPr>
        <w:t xml:space="preserve">/ </w:t>
      </w:r>
      <w:r w:rsidRPr="004D311A">
        <w:rPr>
          <w:rFonts w:cs="Arial"/>
          <w:b/>
          <w:lang w:val="en-US"/>
        </w:rPr>
        <w:t xml:space="preserve">v2 </w:t>
      </w:r>
      <w:r w:rsidRPr="00EE49C2">
        <w:rPr>
          <w:rFonts w:cs="Arial"/>
          <w:b/>
        </w:rPr>
        <w:t xml:space="preserve">/ </w:t>
      </w:r>
      <w:r>
        <w:rPr>
          <w:rFonts w:cs="Arial"/>
          <w:b/>
          <w:lang w:val="en-US"/>
        </w:rPr>
        <w:t xml:space="preserve">documents </w:t>
      </w:r>
      <w:r w:rsidRPr="00EE49C2">
        <w:rPr>
          <w:rFonts w:cs="Arial"/>
          <w:b/>
        </w:rPr>
        <w:t>/</w:t>
      </w:r>
    </w:p>
    <w:p w14:paraId="70EE9723" w14:textId="77777777" w:rsidR="00171765" w:rsidRPr="00EE49C2" w:rsidRDefault="00171765" w:rsidP="00171765">
      <w:pPr>
        <w:rPr>
          <w:rFonts w:cs="Arial"/>
        </w:rPr>
      </w:pPr>
    </w:p>
    <w:p w14:paraId="0C290DEF" w14:textId="77777777" w:rsidR="00171765" w:rsidRDefault="00171765" w:rsidP="00171765">
      <w:pPr>
        <w:pStyle w:val="3"/>
        <w:rPr>
          <w:rFonts w:ascii="Verdana" w:hAnsi="Verdana" w:cs="Arial"/>
        </w:rPr>
      </w:pPr>
      <w:bookmarkStart w:id="70" w:name="OLE_LINK86"/>
      <w:bookmarkStart w:id="71" w:name="OLE_LINK87"/>
      <w:bookmarkStart w:id="72" w:name="OLE_LINK88"/>
      <w:bookmarkStart w:id="73" w:name="_Toc507539851"/>
      <w:bookmarkStart w:id="74" w:name="_Toc27489456"/>
      <w:bookmarkStart w:id="75" w:name="_Toc63432910"/>
      <w:bookmarkStart w:id="76" w:name="OLE_LINK192"/>
      <w:bookmarkStart w:id="77" w:name="OLE_LINK222"/>
      <w:bookmarkStart w:id="78" w:name="_Toc184326819"/>
      <w:bookmarkEnd w:id="68"/>
      <w:bookmarkEnd w:id="69"/>
      <w:r>
        <w:t>2.1.1 Request body</w:t>
      </w:r>
      <w:bookmarkEnd w:id="70"/>
      <w:bookmarkEnd w:id="71"/>
      <w:bookmarkEnd w:id="72"/>
      <w:bookmarkEnd w:id="73"/>
      <w:bookmarkEnd w:id="74"/>
      <w:bookmarkEnd w:id="75"/>
      <w:bookmarkEnd w:id="78"/>
    </w:p>
    <w:tbl>
      <w:tblPr>
        <w:tblStyle w:val="ab"/>
        <w:tblW w:w="10762" w:type="dxa"/>
        <w:tblLook w:val="04A0" w:firstRow="1" w:lastRow="0" w:firstColumn="1" w:lastColumn="0" w:noHBand="0" w:noVBand="1"/>
      </w:tblPr>
      <w:tblGrid>
        <w:gridCol w:w="2197"/>
        <w:gridCol w:w="4353"/>
        <w:gridCol w:w="2333"/>
        <w:gridCol w:w="1879"/>
      </w:tblGrid>
      <w:tr w:rsidR="003062C9" w:rsidRPr="008F4F86" w14:paraId="30F5B9B8" w14:textId="3146B457" w:rsidTr="003062C9">
        <w:tc>
          <w:tcPr>
            <w:tcW w:w="2197" w:type="dxa"/>
          </w:tcPr>
          <w:p w14:paraId="1E0832D0" w14:textId="77777777" w:rsidR="003062C9" w:rsidRPr="009E5CA4" w:rsidRDefault="003062C9" w:rsidP="00171765">
            <w:pPr>
              <w:rPr>
                <w:rFonts w:cs="Arial"/>
                <w:lang w:val="en-US"/>
              </w:rPr>
            </w:pPr>
            <w:bookmarkStart w:id="79" w:name="OLE_LINK121"/>
            <w:bookmarkStart w:id="80" w:name="OLE_LINK191"/>
            <w:bookmarkStart w:id="81" w:name="OLE_LINK223"/>
            <w:bookmarkEnd w:id="76"/>
            <w:bookmarkEnd w:id="77"/>
            <w:r>
              <w:rPr>
                <w:rFonts w:cs="Arial"/>
                <w:lang w:val="en-US"/>
              </w:rPr>
              <w:t>id</w:t>
            </w:r>
          </w:p>
        </w:tc>
        <w:tc>
          <w:tcPr>
            <w:tcW w:w="4353" w:type="dxa"/>
          </w:tcPr>
          <w:p w14:paraId="3B9216C0" w14:textId="77777777" w:rsidR="003062C9" w:rsidRPr="00DF451F" w:rsidRDefault="003062C9" w:rsidP="00171765">
            <w:pPr>
              <w:rPr>
                <w:rFonts w:cs="Arial"/>
              </w:rPr>
            </w:pPr>
            <w:bookmarkStart w:id="82" w:name="OLE_LINK40"/>
            <w:bookmarkStart w:id="83" w:name="OLE_LINK41"/>
            <w:bookmarkStart w:id="84" w:name="OLE_LINK42"/>
            <w:bookmarkStart w:id="85" w:name="OLE_LINK95"/>
            <w:bookmarkStart w:id="86" w:name="OLE_LINK257"/>
            <w:bookmarkStart w:id="87" w:name="OLE_LINK258"/>
            <w:r>
              <w:rPr>
                <w:rFonts w:cs="Arial"/>
              </w:rPr>
              <w:t>Document ID</w:t>
            </w:r>
            <w:bookmarkEnd w:id="82"/>
            <w:bookmarkEnd w:id="83"/>
            <w:bookmarkEnd w:id="84"/>
            <w:bookmarkEnd w:id="85"/>
            <w:bookmarkEnd w:id="86"/>
            <w:bookmarkEnd w:id="87"/>
          </w:p>
        </w:tc>
        <w:tc>
          <w:tcPr>
            <w:tcW w:w="2333" w:type="dxa"/>
          </w:tcPr>
          <w:p w14:paraId="6E7F9EA3" w14:textId="26616244" w:rsidR="003062C9" w:rsidRDefault="003062C9" w:rsidP="003062C9">
            <w:pPr>
              <w:rPr>
                <w:rFonts w:cs="Arial"/>
              </w:rPr>
            </w:pPr>
            <w:r>
              <w:rPr>
                <w:rFonts w:cs="Arial"/>
              </w:rPr>
              <w:t>String from 1 to 64 characters.</w:t>
            </w:r>
          </w:p>
        </w:tc>
        <w:tc>
          <w:tcPr>
            <w:tcW w:w="1879" w:type="dxa"/>
          </w:tcPr>
          <w:p w14:paraId="00812AFA" w14:textId="5DC33F54" w:rsidR="003062C9" w:rsidRDefault="003062C9" w:rsidP="00171765">
            <w:pPr>
              <w:rPr>
                <w:rFonts w:cs="Arial"/>
              </w:rPr>
            </w:pPr>
            <w:r>
              <w:rPr>
                <w:rFonts w:cs="Arial"/>
              </w:rPr>
              <w:t>The parameter is required.</w:t>
            </w:r>
          </w:p>
        </w:tc>
      </w:tr>
      <w:tr w:rsidR="003062C9" w:rsidRPr="008F4F86" w14:paraId="4A75667D" w14:textId="765A633A" w:rsidTr="003062C9">
        <w:tc>
          <w:tcPr>
            <w:tcW w:w="2197" w:type="dxa"/>
          </w:tcPr>
          <w:p w14:paraId="5DE28DE6" w14:textId="77777777" w:rsidR="003062C9" w:rsidRPr="0000532B" w:rsidRDefault="003062C9" w:rsidP="00171765">
            <w:pPr>
              <w:rPr>
                <w:rFonts w:cs="Arial"/>
              </w:rPr>
            </w:pPr>
            <w:r>
              <w:rPr>
                <w:rFonts w:cs="Arial"/>
                <w:lang w:val="en-US"/>
              </w:rPr>
              <w:t>inn</w:t>
            </w:r>
          </w:p>
        </w:tc>
        <w:tc>
          <w:tcPr>
            <w:tcW w:w="4353" w:type="dxa"/>
          </w:tcPr>
          <w:p w14:paraId="576AAA63" w14:textId="77777777" w:rsidR="003062C9" w:rsidRPr="00B2081D" w:rsidRDefault="003062C9" w:rsidP="00171765">
            <w:pPr>
              <w:rPr>
                <w:rFonts w:cs="Arial"/>
              </w:rPr>
            </w:pPr>
            <w:bookmarkStart w:id="88" w:name="OLE_LINK59"/>
            <w:bookmarkStart w:id="89" w:name="OLE_LINK60"/>
            <w:bookmarkStart w:id="90" w:name="OLE_LINK64"/>
            <w:bookmarkStart w:id="91" w:name="OLE_LINK259"/>
            <w:bookmarkStart w:id="92" w:name="OLE_LINK260"/>
            <w:r>
              <w:rPr>
                <w:rFonts w:cs="Arial"/>
              </w:rPr>
              <w:t>TIN of the organization for which the check is made</w:t>
            </w:r>
            <w:bookmarkEnd w:id="88"/>
            <w:bookmarkEnd w:id="89"/>
            <w:bookmarkEnd w:id="90"/>
            <w:bookmarkEnd w:id="91"/>
            <w:bookmarkEnd w:id="92"/>
          </w:p>
        </w:tc>
        <w:tc>
          <w:tcPr>
            <w:tcW w:w="2333" w:type="dxa"/>
          </w:tcPr>
          <w:p w14:paraId="32177F24" w14:textId="663A6EEA" w:rsidR="003062C9" w:rsidRDefault="003062C9" w:rsidP="003062C9">
            <w:pPr>
              <w:rPr>
                <w:rFonts w:cs="Arial"/>
              </w:rPr>
            </w:pPr>
            <w:r>
              <w:rPr>
                <w:rFonts w:cs="Arial"/>
              </w:rPr>
              <w:t>A string of 10 or 12 characters.</w:t>
            </w:r>
          </w:p>
        </w:tc>
        <w:tc>
          <w:tcPr>
            <w:tcW w:w="1879" w:type="dxa"/>
          </w:tcPr>
          <w:p w14:paraId="049DA0EF" w14:textId="27864CBB" w:rsidR="003062C9" w:rsidRDefault="003062C9" w:rsidP="00171765">
            <w:pPr>
              <w:rPr>
                <w:rFonts w:cs="Arial"/>
              </w:rPr>
            </w:pPr>
            <w:r>
              <w:rPr>
                <w:rFonts w:cs="Arial"/>
              </w:rPr>
              <w:t>The parameter is required.</w:t>
            </w:r>
          </w:p>
        </w:tc>
      </w:tr>
      <w:tr w:rsidR="003062C9" w:rsidRPr="008F4F86" w14:paraId="73C21E0F" w14:textId="2E33AF64" w:rsidTr="003062C9">
        <w:tc>
          <w:tcPr>
            <w:tcW w:w="2197" w:type="dxa"/>
          </w:tcPr>
          <w:p w14:paraId="14E99E28" w14:textId="77777777" w:rsidR="003062C9" w:rsidRPr="0000532B" w:rsidRDefault="003062C9" w:rsidP="00171765">
            <w:pPr>
              <w:rPr>
                <w:rFonts w:cs="Arial"/>
              </w:rPr>
            </w:pPr>
            <w:r>
              <w:rPr>
                <w:rFonts w:cs="Arial"/>
                <w:lang w:val="en-US"/>
              </w:rPr>
              <w:t>group</w:t>
            </w:r>
          </w:p>
        </w:tc>
        <w:tc>
          <w:tcPr>
            <w:tcW w:w="4353" w:type="dxa"/>
          </w:tcPr>
          <w:p w14:paraId="616528B7" w14:textId="77777777" w:rsidR="003062C9" w:rsidRPr="00E41E42" w:rsidRDefault="003062C9" w:rsidP="00171765">
            <w:pPr>
              <w:rPr>
                <w:rFonts w:cs="Arial"/>
              </w:rPr>
            </w:pPr>
            <w:bookmarkStart w:id="93" w:name="OLE_LINK261"/>
            <w:bookmarkStart w:id="94" w:name="OLE_LINK262"/>
            <w:r>
              <w:rPr>
                <w:rFonts w:cs="Arial"/>
              </w:rPr>
              <w:t>Group of devices with which the check will be punched</w:t>
            </w:r>
            <w:bookmarkEnd w:id="93"/>
            <w:bookmarkEnd w:id="94"/>
          </w:p>
        </w:tc>
        <w:tc>
          <w:tcPr>
            <w:tcW w:w="2333" w:type="dxa"/>
          </w:tcPr>
          <w:p w14:paraId="00D7D990" w14:textId="77777777" w:rsidR="003062C9" w:rsidRPr="00E41E42" w:rsidRDefault="003062C9" w:rsidP="00171765">
            <w:pPr>
              <w:rPr>
                <w:rFonts w:cs="Arial"/>
              </w:rPr>
            </w:pPr>
            <w:r>
              <w:rPr>
                <w:rFonts w:cs="Arial"/>
              </w:rPr>
              <w:t xml:space="preserve">String from 1 to 32 characters or </w:t>
            </w:r>
            <w:r>
              <w:rPr>
                <w:rFonts w:cs="Arial"/>
                <w:lang w:val="en-US"/>
              </w:rPr>
              <w:t>null</w:t>
            </w:r>
          </w:p>
        </w:tc>
        <w:tc>
          <w:tcPr>
            <w:tcW w:w="1879" w:type="dxa"/>
          </w:tcPr>
          <w:p w14:paraId="0FDC5C82" w14:textId="16CA0888" w:rsidR="003062C9" w:rsidRDefault="003062C9" w:rsidP="00171765">
            <w:pPr>
              <w:rPr>
                <w:rFonts w:cs="Arial"/>
              </w:rPr>
            </w:pPr>
            <w:r>
              <w:rPr>
                <w:rFonts w:cs="Arial"/>
              </w:rPr>
              <w:t>The parameter is required</w:t>
            </w:r>
          </w:p>
        </w:tc>
      </w:tr>
      <w:tr w:rsidR="003062C9" w:rsidRPr="008F4F86" w14:paraId="5EF65FCF" w14:textId="13D59E27" w:rsidTr="003062C9">
        <w:tc>
          <w:tcPr>
            <w:tcW w:w="2197" w:type="dxa"/>
          </w:tcPr>
          <w:p w14:paraId="790820DB" w14:textId="77777777" w:rsidR="003062C9" w:rsidRPr="008F4F86" w:rsidRDefault="003062C9" w:rsidP="00171765">
            <w:pPr>
              <w:rPr>
                <w:rFonts w:cs="Arial"/>
                <w:lang w:val="en-US"/>
              </w:rPr>
            </w:pPr>
            <w:r>
              <w:rPr>
                <w:rFonts w:cs="Arial"/>
                <w:lang w:val="en-US"/>
              </w:rPr>
              <w:t>content</w:t>
            </w:r>
          </w:p>
        </w:tc>
        <w:tc>
          <w:tcPr>
            <w:tcW w:w="4353" w:type="dxa"/>
          </w:tcPr>
          <w:p w14:paraId="47E15D3B" w14:textId="77777777" w:rsidR="003062C9" w:rsidRPr="00EB31B9" w:rsidRDefault="003062C9" w:rsidP="00171765">
            <w:pPr>
              <w:rPr>
                <w:rFonts w:cs="Arial"/>
              </w:rPr>
            </w:pPr>
            <w:bookmarkStart w:id="95" w:name="OLE_LINK265"/>
            <w:bookmarkStart w:id="96" w:name="OLE_LINK266"/>
            <w:bookmarkStart w:id="97" w:name="OLE_LINK272"/>
            <w:r>
              <w:rPr>
                <w:rFonts w:cs="Arial"/>
              </w:rPr>
              <w:t>Document content</w:t>
            </w:r>
            <w:bookmarkEnd w:id="95"/>
            <w:bookmarkEnd w:id="96"/>
            <w:bookmarkEnd w:id="97"/>
          </w:p>
        </w:tc>
        <w:tc>
          <w:tcPr>
            <w:tcW w:w="2333" w:type="dxa"/>
          </w:tcPr>
          <w:p w14:paraId="2BC27B06" w14:textId="77777777" w:rsidR="003062C9" w:rsidRPr="00525F22" w:rsidRDefault="003062C9" w:rsidP="00171765">
            <w:pPr>
              <w:rPr>
                <w:rFonts w:cs="Arial"/>
              </w:rPr>
            </w:pPr>
            <w:bookmarkStart w:id="98" w:name="OLE_LINK130"/>
            <w:bookmarkStart w:id="99" w:name="OLE_LINK132"/>
            <w:bookmarkStart w:id="100" w:name="OLE_LINK148"/>
            <w:r>
              <w:rPr>
                <w:rFonts w:cs="Arial"/>
              </w:rPr>
              <w:t xml:space="preserve">Structure of clause </w:t>
            </w:r>
            <w:bookmarkStart w:id="101" w:name="OLE_LINK122"/>
            <w:bookmarkStart w:id="102" w:name="OLE_LINK123"/>
            <w:bookmarkStart w:id="103" w:name="OLE_LINK124"/>
            <w:r>
              <w:rPr>
                <w:rFonts w:cs="Arial"/>
              </w:rPr>
              <w:t>2.1.1.1</w:t>
            </w:r>
            <w:bookmarkEnd w:id="98"/>
            <w:bookmarkEnd w:id="99"/>
            <w:bookmarkEnd w:id="100"/>
            <w:bookmarkEnd w:id="101"/>
            <w:bookmarkEnd w:id="102"/>
            <w:bookmarkEnd w:id="103"/>
          </w:p>
        </w:tc>
        <w:tc>
          <w:tcPr>
            <w:tcW w:w="1879" w:type="dxa"/>
          </w:tcPr>
          <w:p w14:paraId="0520F71E" w14:textId="77777777" w:rsidR="003062C9" w:rsidRDefault="003062C9" w:rsidP="00171765">
            <w:pPr>
              <w:rPr>
                <w:rFonts w:cs="Arial"/>
              </w:rPr>
            </w:pPr>
          </w:p>
        </w:tc>
      </w:tr>
      <w:tr w:rsidR="003062C9" w:rsidRPr="008F4F86" w14:paraId="67C52CDF" w14:textId="5CB4EF2C" w:rsidTr="003062C9">
        <w:tc>
          <w:tcPr>
            <w:tcW w:w="2197" w:type="dxa"/>
          </w:tcPr>
          <w:p w14:paraId="2CC65EBE" w14:textId="77777777" w:rsidR="003062C9" w:rsidRDefault="003062C9" w:rsidP="00171765">
            <w:pPr>
              <w:rPr>
                <w:rFonts w:cs="Arial"/>
                <w:lang w:val="en-US"/>
              </w:rPr>
            </w:pPr>
            <w:bookmarkStart w:id="104" w:name="_Hlk491897393"/>
            <w:r>
              <w:rPr>
                <w:rFonts w:cs="Arial"/>
                <w:lang w:val="en-US"/>
              </w:rPr>
              <w:t>key</w:t>
            </w:r>
          </w:p>
        </w:tc>
        <w:tc>
          <w:tcPr>
            <w:tcW w:w="4353" w:type="dxa"/>
          </w:tcPr>
          <w:p w14:paraId="512D70FF" w14:textId="453C8C0E" w:rsidR="003062C9" w:rsidRPr="00BB096F" w:rsidRDefault="003062C9" w:rsidP="00171765">
            <w:pPr>
              <w:rPr>
                <w:rFonts w:cs="Arial"/>
              </w:rPr>
            </w:pPr>
            <w:bookmarkStart w:id="105" w:name="OLE_LINK263"/>
            <w:bookmarkStart w:id="106" w:name="OLE_LINK264"/>
            <w:r>
              <w:rPr>
                <w:rFonts w:cs="Arial"/>
              </w:rPr>
              <w:t xml:space="preserve">The name of the key to be used to verify the signature. </w:t>
            </w:r>
            <w:bookmarkEnd w:id="105"/>
            <w:bookmarkEnd w:id="106"/>
            <w:r w:rsidRPr="009D1FE4">
              <w:rPr>
                <w:rFonts w:cs="Arial"/>
              </w:rPr>
              <w:t xml:space="preserve">For </w:t>
            </w:r>
            <w:r>
              <w:rPr>
                <w:rFonts w:cs="Arial"/>
              </w:rPr>
              <w:t xml:space="preserve">clients, their TIN is used, for </w:t>
            </w:r>
            <w:r>
              <w:rPr>
                <w:rFonts w:cs="Arial"/>
              </w:rPr>
              <w:lastRenderedPageBreak/>
              <w:t xml:space="preserve">partners and paying agents, the code with a mask is 301 </w:t>
            </w:r>
            <w:r w:rsidRPr="009D1FE4">
              <w:rPr>
                <w:rFonts w:cs="Arial"/>
              </w:rPr>
              <w:t xml:space="preserve">****, for </w:t>
            </w:r>
            <w:r>
              <w:rPr>
                <w:rFonts w:cs="Arial"/>
              </w:rPr>
              <w:t>vending 401 ****.</w:t>
            </w:r>
          </w:p>
        </w:tc>
        <w:tc>
          <w:tcPr>
            <w:tcW w:w="2333" w:type="dxa"/>
          </w:tcPr>
          <w:p w14:paraId="5754B589" w14:textId="76CD5AE9" w:rsidR="003062C9" w:rsidRPr="00115D23" w:rsidRDefault="003062C9" w:rsidP="003062C9">
            <w:pPr>
              <w:rPr>
                <w:rFonts w:cs="Arial"/>
              </w:rPr>
            </w:pPr>
            <w:r>
              <w:rPr>
                <w:rFonts w:cs="Arial"/>
              </w:rPr>
              <w:lastRenderedPageBreak/>
              <w:t>String from 1 to 32 characters.</w:t>
            </w:r>
          </w:p>
        </w:tc>
        <w:tc>
          <w:tcPr>
            <w:tcW w:w="1879" w:type="dxa"/>
          </w:tcPr>
          <w:p w14:paraId="24484A72" w14:textId="495C58F4" w:rsidR="003062C9" w:rsidRDefault="003062C9" w:rsidP="00171765">
            <w:pPr>
              <w:rPr>
                <w:rFonts w:cs="Arial"/>
              </w:rPr>
            </w:pPr>
            <w:r>
              <w:rPr>
                <w:rFonts w:cs="Arial"/>
              </w:rPr>
              <w:t>The parameter is required.</w:t>
            </w:r>
          </w:p>
        </w:tc>
      </w:tr>
      <w:tr w:rsidR="003062C9" w:rsidRPr="008F4F86" w14:paraId="76C5959B" w14:textId="045CBAA1" w:rsidTr="003062C9">
        <w:tc>
          <w:tcPr>
            <w:tcW w:w="2197" w:type="dxa"/>
          </w:tcPr>
          <w:p w14:paraId="12575AA1" w14:textId="77777777" w:rsidR="003062C9" w:rsidRPr="009D7C38" w:rsidRDefault="003062C9" w:rsidP="00171765">
            <w:pPr>
              <w:rPr>
                <w:rFonts w:cs="Arial"/>
                <w:lang w:val="en-US"/>
              </w:rPr>
            </w:pPr>
            <w:proofErr w:type="spellStart"/>
            <w:r>
              <w:rPr>
                <w:rFonts w:cs="Arial"/>
                <w:lang w:val="en-US"/>
              </w:rPr>
              <w:t>callbackUrl</w:t>
            </w:r>
            <w:proofErr w:type="spellEnd"/>
          </w:p>
        </w:tc>
        <w:tc>
          <w:tcPr>
            <w:tcW w:w="4353" w:type="dxa"/>
          </w:tcPr>
          <w:p w14:paraId="3C3C9061" w14:textId="77777777" w:rsidR="003062C9" w:rsidRPr="009D7C38" w:rsidRDefault="003062C9"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333" w:type="dxa"/>
          </w:tcPr>
          <w:p w14:paraId="7A7BB46C" w14:textId="77777777" w:rsidR="003062C9" w:rsidRDefault="003062C9" w:rsidP="00171765">
            <w:pPr>
              <w:rPr>
                <w:rFonts w:cs="Arial"/>
              </w:rPr>
            </w:pPr>
            <w:r>
              <w:rPr>
                <w:rFonts w:cs="Arial"/>
              </w:rPr>
              <w:t xml:space="preserve">String from 1 to 1024 characters or </w:t>
            </w:r>
            <w:r>
              <w:rPr>
                <w:rFonts w:cs="Arial"/>
                <w:lang w:val="en-US"/>
              </w:rPr>
              <w:t>null</w:t>
            </w:r>
          </w:p>
        </w:tc>
        <w:tc>
          <w:tcPr>
            <w:tcW w:w="1879" w:type="dxa"/>
          </w:tcPr>
          <w:p w14:paraId="74706357" w14:textId="2652A3BD" w:rsidR="003062C9" w:rsidRDefault="003062C9" w:rsidP="00171765">
            <w:pPr>
              <w:rPr>
                <w:rFonts w:cs="Arial"/>
              </w:rPr>
            </w:pPr>
            <w:r>
              <w:rPr>
                <w:rFonts w:cs="Arial"/>
              </w:rPr>
              <w:t>The parameter is optional</w:t>
            </w:r>
          </w:p>
        </w:tc>
      </w:tr>
      <w:tr w:rsidR="00F12065" w:rsidRPr="008F4F86" w14:paraId="3FBAEE4A" w14:textId="77777777" w:rsidTr="003062C9">
        <w:tc>
          <w:tcPr>
            <w:tcW w:w="2197" w:type="dxa"/>
          </w:tcPr>
          <w:p w14:paraId="2920B012" w14:textId="7DFBB30B" w:rsidR="00F12065" w:rsidRDefault="00F12065" w:rsidP="00171765">
            <w:pPr>
              <w:rPr>
                <w:rFonts w:cs="Arial"/>
                <w:lang w:val="en-US"/>
              </w:rPr>
            </w:pPr>
            <w:proofErr w:type="spellStart"/>
            <w:r w:rsidRPr="00F12065">
              <w:rPr>
                <w:rFonts w:cs="Arial"/>
                <w:lang w:val="en-US"/>
              </w:rPr>
              <w:t>callbackApiKey</w:t>
            </w:r>
            <w:proofErr w:type="spellEnd"/>
          </w:p>
        </w:tc>
        <w:tc>
          <w:tcPr>
            <w:tcW w:w="4353" w:type="dxa"/>
          </w:tcPr>
          <w:p w14:paraId="660F6F57" w14:textId="2A5F3B7F" w:rsidR="00F12065" w:rsidRDefault="00F12065" w:rsidP="00171765">
            <w:pPr>
              <w:rPr>
                <w:rFonts w:cs="Arial"/>
                <w:lang w:val="en-US"/>
              </w:rPr>
            </w:pPr>
            <w:r w:rsidRPr="00F12065">
              <w:rPr>
                <w:rFonts w:cs="Arial"/>
                <w:lang w:val="en-US"/>
              </w:rPr>
              <w:t>API key for calling the callback</w:t>
            </w:r>
          </w:p>
        </w:tc>
        <w:tc>
          <w:tcPr>
            <w:tcW w:w="2333" w:type="dxa"/>
          </w:tcPr>
          <w:p w14:paraId="792F3D69" w14:textId="71F14D88" w:rsidR="00F12065" w:rsidRDefault="00F12065" w:rsidP="00171765">
            <w:pPr>
              <w:rPr>
                <w:rFonts w:cs="Arial"/>
              </w:rPr>
            </w:pPr>
            <w:r w:rsidRPr="00F12065">
              <w:rPr>
                <w:rFonts w:cs="Arial"/>
              </w:rPr>
              <w:t>String from 1 to 3072 characters or null</w:t>
            </w:r>
          </w:p>
        </w:tc>
        <w:tc>
          <w:tcPr>
            <w:tcW w:w="1879" w:type="dxa"/>
          </w:tcPr>
          <w:p w14:paraId="2453D910" w14:textId="5AF54D97" w:rsidR="00F12065" w:rsidRDefault="00F12065" w:rsidP="00171765">
            <w:pPr>
              <w:rPr>
                <w:rFonts w:cs="Arial"/>
              </w:rPr>
            </w:pPr>
            <w:r w:rsidRPr="00F12065">
              <w:rPr>
                <w:rFonts w:cs="Arial"/>
              </w:rPr>
              <w:t>The parameter is optional</w:t>
            </w:r>
          </w:p>
        </w:tc>
      </w:tr>
      <w:tr w:rsidR="003062C9" w:rsidRPr="008F4F86" w14:paraId="053A440F" w14:textId="169FEAEE" w:rsidTr="003062C9">
        <w:tc>
          <w:tcPr>
            <w:tcW w:w="2197" w:type="dxa"/>
          </w:tcPr>
          <w:p w14:paraId="3F5E1786" w14:textId="241A22C9" w:rsidR="003062C9" w:rsidRDefault="003062C9" w:rsidP="004A4B51">
            <w:pPr>
              <w:rPr>
                <w:rFonts w:cs="Arial"/>
                <w:lang w:val="en-US"/>
              </w:rPr>
            </w:pPr>
            <w:r>
              <w:rPr>
                <w:rFonts w:cs="Arial"/>
                <w:lang w:val="en-US"/>
              </w:rPr>
              <w:t>meta</w:t>
            </w:r>
          </w:p>
        </w:tc>
        <w:tc>
          <w:tcPr>
            <w:tcW w:w="4353" w:type="dxa"/>
          </w:tcPr>
          <w:p w14:paraId="17B956B5" w14:textId="19B5357D" w:rsidR="003062C9" w:rsidRDefault="003062C9" w:rsidP="004A4B51">
            <w:pPr>
              <w:rPr>
                <w:rFonts w:cs="Arial"/>
                <w:lang w:val="en-US"/>
              </w:rPr>
            </w:pPr>
            <w:bookmarkStart w:id="107" w:name="OLE_LINK209"/>
            <w:bookmarkStart w:id="108" w:name="OLE_LINK210"/>
            <w:r>
              <w:rPr>
                <w:rFonts w:cs="Arial"/>
              </w:rPr>
              <w:t>Request metadata</w:t>
            </w:r>
            <w:bookmarkEnd w:id="107"/>
            <w:bookmarkEnd w:id="108"/>
          </w:p>
        </w:tc>
        <w:tc>
          <w:tcPr>
            <w:tcW w:w="2333" w:type="dxa"/>
          </w:tcPr>
          <w:p w14:paraId="3C402E3A" w14:textId="57D1C64A" w:rsidR="003062C9" w:rsidRDefault="003062C9" w:rsidP="004A4B51">
            <w:pPr>
              <w:rPr>
                <w:rFonts w:cs="Arial"/>
              </w:rPr>
            </w:pPr>
            <w:r>
              <w:rPr>
                <w:rFonts w:cs="Arial"/>
              </w:rPr>
              <w:t xml:space="preserve">String from 1 to 128 characters or </w:t>
            </w:r>
            <w:r>
              <w:rPr>
                <w:rFonts w:cs="Arial"/>
                <w:lang w:val="en-US"/>
              </w:rPr>
              <w:t>null</w:t>
            </w:r>
          </w:p>
        </w:tc>
        <w:tc>
          <w:tcPr>
            <w:tcW w:w="1879" w:type="dxa"/>
          </w:tcPr>
          <w:p w14:paraId="10047CB6" w14:textId="59DADDC3" w:rsidR="003062C9" w:rsidRDefault="003062C9" w:rsidP="004A4B51">
            <w:pPr>
              <w:rPr>
                <w:rFonts w:cs="Arial"/>
              </w:rPr>
            </w:pPr>
            <w:r>
              <w:rPr>
                <w:rFonts w:cs="Arial"/>
              </w:rPr>
              <w:t>The parameter is optional</w:t>
            </w:r>
          </w:p>
        </w:tc>
      </w:tr>
      <w:tr w:rsidR="003062C9" w:rsidRPr="008F4F86" w14:paraId="52DF8AB9" w14:textId="17311A33" w:rsidTr="003062C9">
        <w:tc>
          <w:tcPr>
            <w:tcW w:w="2197" w:type="dxa"/>
          </w:tcPr>
          <w:p w14:paraId="339F1D3E" w14:textId="051D684C" w:rsidR="003062C9" w:rsidRDefault="003062C9" w:rsidP="004A4B51">
            <w:pPr>
              <w:rPr>
                <w:rFonts w:cs="Arial"/>
                <w:lang w:val="en-US"/>
              </w:rPr>
            </w:pPr>
            <w:bookmarkStart w:id="109" w:name="OLE_LINK555"/>
            <w:bookmarkStart w:id="110" w:name="OLE_LINK556"/>
            <w:proofErr w:type="spellStart"/>
            <w:r>
              <w:rPr>
                <w:rFonts w:cs="Arial"/>
                <w:lang w:val="en-US"/>
              </w:rPr>
              <w:t>ignoreItemCodeCheck</w:t>
            </w:r>
            <w:bookmarkEnd w:id="109"/>
            <w:bookmarkEnd w:id="110"/>
            <w:proofErr w:type="spellEnd"/>
          </w:p>
        </w:tc>
        <w:tc>
          <w:tcPr>
            <w:tcW w:w="4353" w:type="dxa"/>
          </w:tcPr>
          <w:p w14:paraId="30B3273B" w14:textId="77777777" w:rsidR="003062C9" w:rsidRDefault="003062C9" w:rsidP="004A4B51">
            <w:pPr>
              <w:rPr>
                <w:rFonts w:cs="Arial"/>
              </w:rPr>
            </w:pPr>
            <w:bookmarkStart w:id="111" w:name="OLE_LINK558"/>
            <w:bookmarkStart w:id="112" w:name="OLE_LINK557"/>
            <w:r>
              <w:rPr>
                <w:rFonts w:cs="Arial"/>
              </w:rPr>
              <w:t>Flag indicating whether the CM check should be ignored.</w:t>
            </w:r>
          </w:p>
          <w:bookmarkEnd w:id="111"/>
          <w:p w14:paraId="2820AECE" w14:textId="08DEE7C9" w:rsidR="003062C9" w:rsidRDefault="003062C9" w:rsidP="004A4B51">
            <w:pPr>
              <w:rPr>
                <w:rFonts w:cs="Arial"/>
              </w:rPr>
            </w:pPr>
            <w:r>
              <w:rPr>
                <w:rFonts w:cs="Arial"/>
              </w:rPr>
              <w:t>If the flag is not specified, then to generate a check, all CMs must successfully pass the check: in tag 2106, bits number 0, 1, 2, 3 have the state "1"</w:t>
            </w:r>
          </w:p>
          <w:p w14:paraId="7A3199A7" w14:textId="696C7CAD" w:rsidR="003062C9" w:rsidRPr="00DE7DD0" w:rsidRDefault="003062C9" w:rsidP="004A4B51">
            <w:pPr>
              <w:rPr>
                <w:rFonts w:cs="Arial"/>
              </w:rPr>
            </w:pPr>
            <w:r>
              <w:rPr>
                <w:rFonts w:cs="Arial"/>
              </w:rPr>
              <w:t xml:space="preserve">If the flag is not specified and the CM has not passed the check, the check will not be generated and the status request will return the status 422 </w:t>
            </w:r>
            <w:proofErr w:type="spellStart"/>
            <w:r w:rsidRPr="00DE7DD0">
              <w:rPr>
                <w:rFonts w:cs="Arial"/>
              </w:rPr>
              <w:t>Unprocessable</w:t>
            </w:r>
            <w:proofErr w:type="spellEnd"/>
            <w:r w:rsidRPr="00DE7DD0">
              <w:rPr>
                <w:rFonts w:cs="Arial"/>
              </w:rPr>
              <w:t xml:space="preserve"> entity</w:t>
            </w:r>
            <w:bookmarkEnd w:id="112"/>
          </w:p>
        </w:tc>
        <w:tc>
          <w:tcPr>
            <w:tcW w:w="2333" w:type="dxa"/>
          </w:tcPr>
          <w:p w14:paraId="3220CF6A" w14:textId="70DE1F57" w:rsidR="003062C9" w:rsidRDefault="003062C9" w:rsidP="004A4B51">
            <w:pPr>
              <w:rPr>
                <w:rFonts w:cs="Arial"/>
              </w:rPr>
            </w:pPr>
            <w:r>
              <w:rPr>
                <w:rFonts w:cs="Arial"/>
              </w:rPr>
              <w:t>Boolean value</w:t>
            </w:r>
          </w:p>
          <w:p w14:paraId="5BE09C78" w14:textId="71FD5537" w:rsidR="003062C9" w:rsidRPr="00397593" w:rsidRDefault="003062C9" w:rsidP="004A4B51">
            <w:pPr>
              <w:rPr>
                <w:rFonts w:cs="Arial"/>
              </w:rPr>
            </w:pPr>
            <w:r>
              <w:rPr>
                <w:rFonts w:cs="Arial"/>
              </w:rPr>
              <w:t xml:space="preserve">The default value is </w:t>
            </w:r>
            <w:proofErr w:type="gramStart"/>
            <w:r>
              <w:rPr>
                <w:rFonts w:cs="Arial"/>
                <w:lang w:val="en-US"/>
              </w:rPr>
              <w:t xml:space="preserve">false </w:t>
            </w:r>
            <w:r w:rsidRPr="00397593">
              <w:rPr>
                <w:rFonts w:cs="Arial"/>
              </w:rPr>
              <w:t>.</w:t>
            </w:r>
            <w:proofErr w:type="gramEnd"/>
          </w:p>
        </w:tc>
        <w:tc>
          <w:tcPr>
            <w:tcW w:w="1879" w:type="dxa"/>
          </w:tcPr>
          <w:p w14:paraId="51C6E653" w14:textId="4CC9B2D3" w:rsidR="003062C9" w:rsidRDefault="003062C9" w:rsidP="004A4B51">
            <w:pPr>
              <w:rPr>
                <w:rFonts w:cs="Arial"/>
              </w:rPr>
            </w:pPr>
            <w:r>
              <w:rPr>
                <w:rFonts w:cs="Arial"/>
              </w:rPr>
              <w:t>optional field.</w:t>
            </w:r>
          </w:p>
        </w:tc>
      </w:tr>
      <w:bookmarkEnd w:id="79"/>
      <w:bookmarkEnd w:id="80"/>
      <w:bookmarkEnd w:id="81"/>
      <w:bookmarkEnd w:id="104"/>
    </w:tbl>
    <w:p w14:paraId="15095D9D" w14:textId="77777777" w:rsidR="00171765" w:rsidRDefault="00171765" w:rsidP="00171765"/>
    <w:p w14:paraId="2A5986F9" w14:textId="77777777" w:rsidR="003062C9" w:rsidRDefault="003062C9" w:rsidP="00171765"/>
    <w:p w14:paraId="479BDAC5" w14:textId="77777777" w:rsidR="003062C9" w:rsidRDefault="003062C9" w:rsidP="00171765"/>
    <w:p w14:paraId="2358FEB8" w14:textId="77777777" w:rsidR="00171765" w:rsidRPr="00C16811" w:rsidRDefault="00171765" w:rsidP="00705CE0">
      <w:pPr>
        <w:pStyle w:val="4"/>
      </w:pPr>
      <w:bookmarkStart w:id="113" w:name="_Toc507539852"/>
      <w:bookmarkStart w:id="114" w:name="_Toc27489457"/>
      <w:bookmarkStart w:id="115" w:name="OLE_LINK125"/>
      <w:bookmarkStart w:id="116" w:name="_Toc184326820"/>
      <w:r>
        <w:rPr>
          <w:rFonts w:cs="Arial"/>
        </w:rPr>
        <w:t xml:space="preserve">2.1.1.1 </w:t>
      </w:r>
      <w:r>
        <w:t>Document content</w:t>
      </w:r>
      <w:bookmarkEnd w:id="113"/>
      <w:bookmarkEnd w:id="114"/>
      <w:bookmarkEnd w:id="116"/>
    </w:p>
    <w:tbl>
      <w:tblPr>
        <w:tblStyle w:val="ab"/>
        <w:tblW w:w="12611" w:type="dxa"/>
        <w:tblLayout w:type="fixed"/>
        <w:tblLook w:val="04A0" w:firstRow="1" w:lastRow="0" w:firstColumn="1" w:lastColumn="0" w:noHBand="0" w:noVBand="1"/>
      </w:tblPr>
      <w:tblGrid>
        <w:gridCol w:w="4248"/>
        <w:gridCol w:w="2551"/>
        <w:gridCol w:w="1701"/>
        <w:gridCol w:w="851"/>
        <w:gridCol w:w="709"/>
        <w:gridCol w:w="2551"/>
      </w:tblGrid>
      <w:tr w:rsidR="00C37DB9" w:rsidRPr="008F4F86" w14:paraId="6A5BE42C" w14:textId="0FF1EB42" w:rsidTr="00700858">
        <w:tc>
          <w:tcPr>
            <w:tcW w:w="4248" w:type="dxa"/>
          </w:tcPr>
          <w:p w14:paraId="242A31DC" w14:textId="47AD9CA4" w:rsidR="0001100B" w:rsidRPr="00627F02" w:rsidRDefault="0001100B" w:rsidP="00627F02">
            <w:pPr>
              <w:jc w:val="center"/>
              <w:rPr>
                <w:rFonts w:cs="Arial"/>
                <w:b/>
                <w:bCs/>
              </w:rPr>
            </w:pPr>
            <w:r w:rsidRPr="00627F02">
              <w:rPr>
                <w:rFonts w:cs="Arial"/>
                <w:b/>
                <w:bCs/>
              </w:rPr>
              <w:t>Attribute</w:t>
            </w:r>
          </w:p>
        </w:tc>
        <w:tc>
          <w:tcPr>
            <w:tcW w:w="2551" w:type="dxa"/>
          </w:tcPr>
          <w:p w14:paraId="01C7879D" w14:textId="54F342FB" w:rsidR="0001100B" w:rsidRPr="00627F02" w:rsidRDefault="0001100B" w:rsidP="00627F02">
            <w:pPr>
              <w:jc w:val="center"/>
              <w:rPr>
                <w:rFonts w:cs="Arial"/>
                <w:b/>
                <w:bCs/>
              </w:rPr>
            </w:pPr>
            <w:r w:rsidRPr="00627F02">
              <w:rPr>
                <w:rFonts w:cs="Arial"/>
                <w:b/>
                <w:bCs/>
              </w:rPr>
              <w:t>Description</w:t>
            </w:r>
          </w:p>
        </w:tc>
        <w:tc>
          <w:tcPr>
            <w:tcW w:w="1701" w:type="dxa"/>
          </w:tcPr>
          <w:p w14:paraId="5EAA3879" w14:textId="78576EE8" w:rsidR="0001100B" w:rsidRPr="00627F02" w:rsidRDefault="0001100B" w:rsidP="00627F02">
            <w:pPr>
              <w:jc w:val="center"/>
              <w:rPr>
                <w:rFonts w:cs="Arial"/>
                <w:b/>
                <w:bCs/>
              </w:rPr>
            </w:pPr>
            <w:r w:rsidRPr="00627F02">
              <w:rPr>
                <w:rFonts w:cs="Arial"/>
                <w:b/>
                <w:bCs/>
              </w:rPr>
              <w:t>A comment</w:t>
            </w:r>
          </w:p>
        </w:tc>
        <w:tc>
          <w:tcPr>
            <w:tcW w:w="851" w:type="dxa"/>
          </w:tcPr>
          <w:p w14:paraId="43455AC4" w14:textId="0EC4ED73" w:rsidR="0001100B" w:rsidRPr="00627F02" w:rsidRDefault="0001100B" w:rsidP="00627F02">
            <w:pPr>
              <w:jc w:val="center"/>
              <w:rPr>
                <w:rFonts w:cs="Arial"/>
                <w:b/>
                <w:bCs/>
              </w:rPr>
            </w:pPr>
            <w:r w:rsidRPr="00627F02">
              <w:rPr>
                <w:rFonts w:cs="Arial"/>
                <w:b/>
                <w:bCs/>
              </w:rPr>
              <w:t>FFD 1.05</w:t>
            </w:r>
          </w:p>
        </w:tc>
        <w:tc>
          <w:tcPr>
            <w:tcW w:w="709" w:type="dxa"/>
          </w:tcPr>
          <w:p w14:paraId="56B7F5C1" w14:textId="4DBE3B6E" w:rsidR="0001100B" w:rsidRPr="00627F02" w:rsidRDefault="0001100B" w:rsidP="00627F02">
            <w:pPr>
              <w:jc w:val="center"/>
              <w:rPr>
                <w:rFonts w:cs="Arial"/>
                <w:b/>
                <w:bCs/>
              </w:rPr>
            </w:pPr>
            <w:r w:rsidRPr="00627F02">
              <w:rPr>
                <w:rFonts w:cs="Arial"/>
                <w:b/>
                <w:bCs/>
              </w:rPr>
              <w:t>FFD 1.2</w:t>
            </w:r>
          </w:p>
        </w:tc>
        <w:tc>
          <w:tcPr>
            <w:tcW w:w="2551" w:type="dxa"/>
          </w:tcPr>
          <w:p w14:paraId="4EDAFBC6" w14:textId="7C1945F2" w:rsidR="0001100B" w:rsidRPr="00627F02" w:rsidRDefault="0001100B" w:rsidP="00627F02">
            <w:pPr>
              <w:jc w:val="center"/>
              <w:rPr>
                <w:rFonts w:cs="Arial"/>
                <w:b/>
                <w:bCs/>
              </w:rPr>
            </w:pPr>
            <w:r>
              <w:rPr>
                <w:rFonts w:cs="Arial"/>
                <w:b/>
                <w:bCs/>
              </w:rPr>
              <w:t>obligatory</w:t>
            </w:r>
          </w:p>
        </w:tc>
      </w:tr>
      <w:tr w:rsidR="00C37DB9" w:rsidRPr="008F4F86" w14:paraId="424E25C1" w14:textId="41F9A8A1" w:rsidTr="00700858">
        <w:tc>
          <w:tcPr>
            <w:tcW w:w="4248" w:type="dxa"/>
          </w:tcPr>
          <w:p w14:paraId="2830928A" w14:textId="7B75CD60" w:rsidR="0001100B" w:rsidRPr="00DD04DD" w:rsidRDefault="0001100B" w:rsidP="00171765">
            <w:pPr>
              <w:rPr>
                <w:rFonts w:cs="Arial"/>
                <w:lang w:val="en-US"/>
              </w:rPr>
            </w:pPr>
            <w:proofErr w:type="spellStart"/>
            <w:r>
              <w:rPr>
                <w:rFonts w:cs="Arial"/>
                <w:lang w:val="en-US"/>
              </w:rPr>
              <w:t>ffdVersion</w:t>
            </w:r>
            <w:proofErr w:type="spellEnd"/>
          </w:p>
        </w:tc>
        <w:tc>
          <w:tcPr>
            <w:tcW w:w="2551" w:type="dxa"/>
          </w:tcPr>
          <w:p w14:paraId="2437EFFD" w14:textId="77777777" w:rsidR="0001100B" w:rsidRDefault="0001100B" w:rsidP="00DD04DD">
            <w:pPr>
              <w:rPr>
                <w:rFonts w:cs="Arial"/>
              </w:rPr>
            </w:pPr>
            <w:bookmarkStart w:id="117" w:name="OLE_LINK537"/>
            <w:r>
              <w:rPr>
                <w:rFonts w:cs="Arial"/>
              </w:rPr>
              <w:t>FFD version number, 1209</w:t>
            </w:r>
          </w:p>
          <w:p w14:paraId="0E839068" w14:textId="1713EBC6" w:rsidR="0001100B" w:rsidRPr="00CE43A2" w:rsidRDefault="0001100B" w:rsidP="00DD04DD">
            <w:pPr>
              <w:rPr>
                <w:rFonts w:cs="Arial"/>
              </w:rPr>
            </w:pPr>
            <w:r>
              <w:rPr>
                <w:rFonts w:cs="Arial"/>
              </w:rPr>
              <w:t>2 - FFD 1.05, default value</w:t>
            </w:r>
          </w:p>
          <w:p w14:paraId="643DC627" w14:textId="3A6130A8" w:rsidR="0001100B" w:rsidRPr="00DD04DD" w:rsidRDefault="0001100B" w:rsidP="00DD04DD">
            <w:pPr>
              <w:rPr>
                <w:rFonts w:cs="Arial"/>
              </w:rPr>
            </w:pPr>
            <w:r>
              <w:rPr>
                <w:rFonts w:cs="Arial"/>
              </w:rPr>
              <w:t>4 - FFD 1.2</w:t>
            </w:r>
            <w:bookmarkEnd w:id="117"/>
          </w:p>
        </w:tc>
        <w:tc>
          <w:tcPr>
            <w:tcW w:w="1701" w:type="dxa"/>
          </w:tcPr>
          <w:p w14:paraId="30E7A914" w14:textId="5AD13652" w:rsidR="0001100B" w:rsidRPr="00A47D55" w:rsidRDefault="0001100B" w:rsidP="009C4FDB">
            <w:pPr>
              <w:rPr>
                <w:rFonts w:cs="Arial"/>
              </w:rPr>
            </w:pPr>
            <w:r>
              <w:rPr>
                <w:rFonts w:cs="Arial"/>
              </w:rPr>
              <w:t>Number</w:t>
            </w:r>
            <w:r w:rsidR="009C4FDB">
              <w:rPr>
                <w:rFonts w:cs="Arial"/>
              </w:rPr>
              <w:t>.</w:t>
            </w:r>
          </w:p>
        </w:tc>
        <w:tc>
          <w:tcPr>
            <w:tcW w:w="851" w:type="dxa"/>
          </w:tcPr>
          <w:p w14:paraId="4BB87980" w14:textId="28CD5885" w:rsidR="0001100B" w:rsidRPr="00627F02" w:rsidRDefault="0001100B" w:rsidP="00DD04DD">
            <w:pPr>
              <w:rPr>
                <w:rFonts w:cs="Arial"/>
              </w:rPr>
            </w:pPr>
            <w:r>
              <w:rPr>
                <w:rFonts w:cs="Arial"/>
              </w:rPr>
              <w:t>Yes</w:t>
            </w:r>
          </w:p>
        </w:tc>
        <w:tc>
          <w:tcPr>
            <w:tcW w:w="709" w:type="dxa"/>
          </w:tcPr>
          <w:p w14:paraId="5B9E67E8" w14:textId="1D1D2461" w:rsidR="0001100B" w:rsidRDefault="0001100B" w:rsidP="00DD04DD">
            <w:pPr>
              <w:rPr>
                <w:rFonts w:cs="Arial"/>
              </w:rPr>
            </w:pPr>
            <w:r>
              <w:rPr>
                <w:rFonts w:cs="Arial"/>
              </w:rPr>
              <w:t>Yes</w:t>
            </w:r>
          </w:p>
        </w:tc>
        <w:tc>
          <w:tcPr>
            <w:tcW w:w="2551" w:type="dxa"/>
          </w:tcPr>
          <w:p w14:paraId="21C71031" w14:textId="4051A347" w:rsidR="0001100B" w:rsidRDefault="003062C9" w:rsidP="00DD04DD">
            <w:pPr>
              <w:rPr>
                <w:rFonts w:cs="Arial"/>
              </w:rPr>
            </w:pPr>
            <w:r>
              <w:rPr>
                <w:rFonts w:cs="Arial"/>
              </w:rPr>
              <w:t xml:space="preserve">Optional for FFD 1.05 </w:t>
            </w:r>
            <w:r>
              <w:rPr>
                <w:rFonts w:cs="Arial"/>
              </w:rPr>
              <w:br/>
            </w:r>
            <w:r>
              <w:rPr>
                <w:rFonts w:cs="Arial"/>
              </w:rPr>
              <w:br/>
              <w:t>Mandatory for FFD 1.2</w:t>
            </w:r>
          </w:p>
        </w:tc>
      </w:tr>
      <w:tr w:rsidR="00C37DB9" w:rsidRPr="008F4F86" w14:paraId="6DAD2651" w14:textId="6CC4EA43" w:rsidTr="00700858">
        <w:tc>
          <w:tcPr>
            <w:tcW w:w="4248" w:type="dxa"/>
          </w:tcPr>
          <w:p w14:paraId="05E904D1" w14:textId="031CB0FC" w:rsidR="0001100B" w:rsidRDefault="0001100B" w:rsidP="00703E22">
            <w:pPr>
              <w:rPr>
                <w:rFonts w:cs="Arial"/>
                <w:lang w:val="en-US"/>
              </w:rPr>
            </w:pPr>
            <w:r>
              <w:rPr>
                <w:rFonts w:cs="Arial"/>
                <w:lang w:val="en-US"/>
              </w:rPr>
              <w:t>type</w:t>
            </w:r>
          </w:p>
        </w:tc>
        <w:tc>
          <w:tcPr>
            <w:tcW w:w="2551" w:type="dxa"/>
          </w:tcPr>
          <w:p w14:paraId="7EBE6958" w14:textId="77777777" w:rsidR="0001100B" w:rsidRDefault="0001100B" w:rsidP="00703E22">
            <w:pPr>
              <w:rPr>
                <w:rFonts w:cs="Arial"/>
              </w:rPr>
            </w:pPr>
            <w:bookmarkStart w:id="118" w:name="OLE_LINK277"/>
            <w:bookmarkStart w:id="119" w:name="OLE_LINK282"/>
            <w:bookmarkStart w:id="120" w:name="OLE_LINK283"/>
            <w:r>
              <w:rPr>
                <w:rFonts w:cs="Arial"/>
              </w:rPr>
              <w:t>Settlement sign, 1054:</w:t>
            </w:r>
          </w:p>
          <w:p w14:paraId="69DC3ED8" w14:textId="77777777" w:rsidR="0001100B" w:rsidRDefault="0001100B" w:rsidP="00703E22">
            <w:pPr>
              <w:pStyle w:val="ac"/>
              <w:numPr>
                <w:ilvl w:val="0"/>
                <w:numId w:val="1"/>
              </w:numPr>
              <w:rPr>
                <w:rFonts w:cs="Arial"/>
              </w:rPr>
            </w:pPr>
            <w:r>
              <w:rPr>
                <w:rFonts w:cs="Arial"/>
              </w:rPr>
              <w:t>Coming</w:t>
            </w:r>
          </w:p>
          <w:p w14:paraId="4163C833" w14:textId="77777777" w:rsidR="0001100B" w:rsidRDefault="0001100B" w:rsidP="00703E22">
            <w:pPr>
              <w:pStyle w:val="ac"/>
              <w:numPr>
                <w:ilvl w:val="0"/>
                <w:numId w:val="1"/>
              </w:numPr>
              <w:rPr>
                <w:rFonts w:cs="Arial"/>
              </w:rPr>
            </w:pPr>
            <w:r>
              <w:rPr>
                <w:rFonts w:cs="Arial"/>
              </w:rPr>
              <w:t>return parish</w:t>
            </w:r>
          </w:p>
          <w:p w14:paraId="40F13F67" w14:textId="77777777" w:rsidR="0001100B" w:rsidRDefault="0001100B" w:rsidP="00703E22">
            <w:pPr>
              <w:pStyle w:val="ac"/>
              <w:numPr>
                <w:ilvl w:val="0"/>
                <w:numId w:val="1"/>
              </w:numPr>
              <w:rPr>
                <w:rFonts w:cs="Arial"/>
              </w:rPr>
            </w:pPr>
            <w:r>
              <w:rPr>
                <w:rFonts w:cs="Arial"/>
              </w:rPr>
              <w:t>Consumption</w:t>
            </w:r>
          </w:p>
          <w:p w14:paraId="576A80D1" w14:textId="4F0654D5" w:rsidR="0001100B" w:rsidRDefault="0001100B" w:rsidP="00703E22">
            <w:pPr>
              <w:pStyle w:val="ac"/>
              <w:numPr>
                <w:ilvl w:val="0"/>
                <w:numId w:val="1"/>
              </w:numPr>
              <w:rPr>
                <w:rFonts w:cs="Arial"/>
              </w:rPr>
            </w:pPr>
            <w:r>
              <w:rPr>
                <w:rFonts w:cs="Arial"/>
              </w:rPr>
              <w:t>Expense return</w:t>
            </w:r>
            <w:bookmarkEnd w:id="118"/>
            <w:bookmarkEnd w:id="119"/>
            <w:bookmarkEnd w:id="120"/>
          </w:p>
        </w:tc>
        <w:tc>
          <w:tcPr>
            <w:tcW w:w="1701" w:type="dxa"/>
          </w:tcPr>
          <w:p w14:paraId="2BDCC94A" w14:textId="271DCD9E" w:rsidR="0001100B" w:rsidRDefault="0001100B" w:rsidP="009C4FDB">
            <w:pPr>
              <w:rPr>
                <w:rFonts w:cs="Arial"/>
              </w:rPr>
            </w:pPr>
            <w:r>
              <w:rPr>
                <w:rFonts w:cs="Arial"/>
              </w:rPr>
              <w:t>Number.</w:t>
            </w:r>
          </w:p>
        </w:tc>
        <w:tc>
          <w:tcPr>
            <w:tcW w:w="851" w:type="dxa"/>
          </w:tcPr>
          <w:p w14:paraId="5022DCEB" w14:textId="68A382E6" w:rsidR="0001100B" w:rsidRDefault="0001100B" w:rsidP="00703E22">
            <w:pPr>
              <w:rPr>
                <w:rFonts w:cs="Arial"/>
              </w:rPr>
            </w:pPr>
            <w:r>
              <w:rPr>
                <w:rFonts w:cs="Arial"/>
              </w:rPr>
              <w:t>Yes</w:t>
            </w:r>
          </w:p>
        </w:tc>
        <w:tc>
          <w:tcPr>
            <w:tcW w:w="709" w:type="dxa"/>
          </w:tcPr>
          <w:p w14:paraId="648216AF" w14:textId="63E1A7CA" w:rsidR="0001100B" w:rsidRDefault="0001100B" w:rsidP="00703E22">
            <w:pPr>
              <w:rPr>
                <w:rFonts w:cs="Arial"/>
              </w:rPr>
            </w:pPr>
            <w:r>
              <w:rPr>
                <w:rFonts w:cs="Arial"/>
              </w:rPr>
              <w:t>Yes</w:t>
            </w:r>
          </w:p>
        </w:tc>
        <w:tc>
          <w:tcPr>
            <w:tcW w:w="2551" w:type="dxa"/>
          </w:tcPr>
          <w:p w14:paraId="595BEA99" w14:textId="20F55195" w:rsidR="0001100B" w:rsidRDefault="003062C9" w:rsidP="00703E22">
            <w:pPr>
              <w:rPr>
                <w:rFonts w:cs="Arial"/>
              </w:rPr>
            </w:pPr>
            <w:r>
              <w:rPr>
                <w:rFonts w:cs="Arial"/>
              </w:rPr>
              <w:t xml:space="preserve">FFD 1.05 - yes </w:t>
            </w:r>
            <w:r>
              <w:rPr>
                <w:rFonts w:cs="Arial"/>
              </w:rPr>
              <w:br/>
              <w:t>FFD 1.2 - yes</w:t>
            </w:r>
          </w:p>
        </w:tc>
      </w:tr>
      <w:tr w:rsidR="00C37DB9" w:rsidRPr="008F4F86" w14:paraId="2BE074D2" w14:textId="3643DCE7" w:rsidTr="00700858">
        <w:tc>
          <w:tcPr>
            <w:tcW w:w="4248" w:type="dxa"/>
          </w:tcPr>
          <w:p w14:paraId="4B0B2D83" w14:textId="6D7E8537" w:rsidR="0001100B" w:rsidRPr="0000532B" w:rsidRDefault="00700858" w:rsidP="00703E22">
            <w:pPr>
              <w:rPr>
                <w:rFonts w:cs="Arial"/>
              </w:rPr>
            </w:pPr>
            <w:r>
              <w:rPr>
                <w:rFonts w:cs="Arial"/>
                <w:lang w:val="en-US"/>
              </w:rPr>
              <w:lastRenderedPageBreak/>
              <w:t>positions</w:t>
            </w:r>
          </w:p>
        </w:tc>
        <w:tc>
          <w:tcPr>
            <w:tcW w:w="2551" w:type="dxa"/>
          </w:tcPr>
          <w:p w14:paraId="06DDD09D" w14:textId="77777777" w:rsidR="0001100B" w:rsidRPr="00B2081D" w:rsidRDefault="0001100B" w:rsidP="00703E22">
            <w:pPr>
              <w:rPr>
                <w:rFonts w:cs="Arial"/>
              </w:rPr>
            </w:pPr>
            <w:bookmarkStart w:id="121" w:name="OLE_LINK284"/>
            <w:bookmarkStart w:id="122" w:name="OLE_LINK289"/>
            <w:bookmarkStart w:id="123" w:name="OLE_LINK290"/>
            <w:bookmarkStart w:id="124" w:name="OLE_LINK344"/>
            <w:bookmarkStart w:id="125" w:name="OLE_LINK345"/>
            <w:r>
              <w:rPr>
                <w:rFonts w:cs="Arial"/>
              </w:rPr>
              <w:t xml:space="preserve">List </w:t>
            </w:r>
            <w:r w:rsidRPr="00C427A1">
              <w:t>of calculation items, 1059</w:t>
            </w:r>
            <w:bookmarkEnd w:id="121"/>
            <w:bookmarkEnd w:id="122"/>
            <w:bookmarkEnd w:id="123"/>
            <w:bookmarkEnd w:id="124"/>
            <w:bookmarkEnd w:id="125"/>
          </w:p>
        </w:tc>
        <w:tc>
          <w:tcPr>
            <w:tcW w:w="1701" w:type="dxa"/>
          </w:tcPr>
          <w:p w14:paraId="0698B83B" w14:textId="77777777" w:rsidR="0001100B" w:rsidRPr="0027461C" w:rsidRDefault="0001100B" w:rsidP="00703E22">
            <w:pPr>
              <w:rPr>
                <w:rFonts w:cs="Arial"/>
              </w:rPr>
            </w:pPr>
            <w:r>
              <w:rPr>
                <w:rFonts w:cs="Arial"/>
              </w:rPr>
              <w:t>Array of structures p.2.1.1.2</w:t>
            </w:r>
          </w:p>
        </w:tc>
        <w:tc>
          <w:tcPr>
            <w:tcW w:w="851" w:type="dxa"/>
          </w:tcPr>
          <w:p w14:paraId="23B11D6D" w14:textId="112EAE80" w:rsidR="0001100B" w:rsidRDefault="0001100B" w:rsidP="00703E22">
            <w:pPr>
              <w:rPr>
                <w:rFonts w:cs="Arial"/>
              </w:rPr>
            </w:pPr>
            <w:r>
              <w:rPr>
                <w:rFonts w:cs="Arial"/>
              </w:rPr>
              <w:t>Yes</w:t>
            </w:r>
          </w:p>
        </w:tc>
        <w:tc>
          <w:tcPr>
            <w:tcW w:w="709" w:type="dxa"/>
          </w:tcPr>
          <w:p w14:paraId="47A61726" w14:textId="30386AAD" w:rsidR="0001100B" w:rsidRDefault="0001100B" w:rsidP="00703E22">
            <w:pPr>
              <w:rPr>
                <w:rFonts w:cs="Arial"/>
              </w:rPr>
            </w:pPr>
            <w:r>
              <w:rPr>
                <w:rFonts w:cs="Arial"/>
              </w:rPr>
              <w:t>Yes</w:t>
            </w:r>
          </w:p>
        </w:tc>
        <w:tc>
          <w:tcPr>
            <w:tcW w:w="2551" w:type="dxa"/>
          </w:tcPr>
          <w:p w14:paraId="647E6448" w14:textId="77777777" w:rsidR="0001100B" w:rsidRDefault="0001100B" w:rsidP="00703E22">
            <w:pPr>
              <w:rPr>
                <w:rFonts w:cs="Arial"/>
              </w:rPr>
            </w:pPr>
          </w:p>
        </w:tc>
      </w:tr>
      <w:tr w:rsidR="00C37DB9" w:rsidRPr="008F4F86" w14:paraId="1419DF1D" w14:textId="5FD9FA3E" w:rsidTr="00700858">
        <w:tc>
          <w:tcPr>
            <w:tcW w:w="4248" w:type="dxa"/>
          </w:tcPr>
          <w:p w14:paraId="5CEE5768" w14:textId="31481546" w:rsidR="0001100B" w:rsidRPr="00B2081D" w:rsidRDefault="00700858" w:rsidP="00703E22">
            <w:pPr>
              <w:rPr>
                <w:rFonts w:cs="Arial"/>
              </w:rPr>
            </w:pPr>
            <w:r>
              <w:rPr>
                <w:rFonts w:cs="Arial"/>
                <w:lang w:val="en-US"/>
              </w:rPr>
              <w:t>c</w:t>
            </w:r>
            <w:proofErr w:type="spellStart"/>
            <w:r w:rsidR="0001100B" w:rsidRPr="00B2081D">
              <w:rPr>
                <w:rFonts w:cs="Arial"/>
              </w:rPr>
              <w:t>heckClose</w:t>
            </w:r>
            <w:proofErr w:type="spellEnd"/>
          </w:p>
        </w:tc>
        <w:tc>
          <w:tcPr>
            <w:tcW w:w="2551" w:type="dxa"/>
          </w:tcPr>
          <w:p w14:paraId="3E9C16AF" w14:textId="77777777" w:rsidR="0001100B" w:rsidRDefault="0001100B" w:rsidP="00703E22">
            <w:pPr>
              <w:rPr>
                <w:rFonts w:cs="Arial"/>
              </w:rPr>
            </w:pPr>
            <w:bookmarkStart w:id="126" w:name="OLE_LINK291"/>
            <w:bookmarkStart w:id="127" w:name="OLE_LINK292"/>
            <w:bookmarkStart w:id="128" w:name="OLE_LINK293"/>
            <w:r>
              <w:rPr>
                <w:rFonts w:cs="Arial"/>
              </w:rPr>
              <w:t>Receipt closing options</w:t>
            </w:r>
            <w:bookmarkEnd w:id="126"/>
            <w:bookmarkEnd w:id="127"/>
            <w:bookmarkEnd w:id="128"/>
          </w:p>
        </w:tc>
        <w:tc>
          <w:tcPr>
            <w:tcW w:w="1701" w:type="dxa"/>
          </w:tcPr>
          <w:p w14:paraId="051F129E" w14:textId="77777777" w:rsidR="0001100B" w:rsidRDefault="0001100B" w:rsidP="00703E22">
            <w:pPr>
              <w:rPr>
                <w:rFonts w:cs="Arial"/>
              </w:rPr>
            </w:pPr>
            <w:r>
              <w:rPr>
                <w:rFonts w:cs="Arial"/>
              </w:rPr>
              <w:t>Structure of clause 2.1.1.3</w:t>
            </w:r>
          </w:p>
        </w:tc>
        <w:tc>
          <w:tcPr>
            <w:tcW w:w="851" w:type="dxa"/>
          </w:tcPr>
          <w:p w14:paraId="311FA0EB" w14:textId="46E92AEF" w:rsidR="0001100B" w:rsidRDefault="0001100B" w:rsidP="00703E22">
            <w:pPr>
              <w:rPr>
                <w:rFonts w:cs="Arial"/>
              </w:rPr>
            </w:pPr>
            <w:r>
              <w:rPr>
                <w:rFonts w:cs="Arial"/>
              </w:rPr>
              <w:t>Yes</w:t>
            </w:r>
          </w:p>
        </w:tc>
        <w:tc>
          <w:tcPr>
            <w:tcW w:w="709" w:type="dxa"/>
          </w:tcPr>
          <w:p w14:paraId="3AFB38B5" w14:textId="7F612E02" w:rsidR="0001100B" w:rsidRDefault="0001100B" w:rsidP="00703E22">
            <w:pPr>
              <w:rPr>
                <w:rFonts w:cs="Arial"/>
              </w:rPr>
            </w:pPr>
            <w:r>
              <w:rPr>
                <w:rFonts w:cs="Arial"/>
              </w:rPr>
              <w:t>Yes</w:t>
            </w:r>
          </w:p>
        </w:tc>
        <w:tc>
          <w:tcPr>
            <w:tcW w:w="2551" w:type="dxa"/>
          </w:tcPr>
          <w:p w14:paraId="4861FF6E" w14:textId="77777777" w:rsidR="0001100B" w:rsidRDefault="0001100B" w:rsidP="00703E22">
            <w:pPr>
              <w:rPr>
                <w:rFonts w:cs="Arial"/>
              </w:rPr>
            </w:pPr>
          </w:p>
        </w:tc>
      </w:tr>
      <w:tr w:rsidR="00C37DB9" w:rsidRPr="008F4F86" w14:paraId="32591AA4" w14:textId="7290EFCE" w:rsidTr="00700858">
        <w:tc>
          <w:tcPr>
            <w:tcW w:w="4248" w:type="dxa"/>
          </w:tcPr>
          <w:p w14:paraId="3F91195A" w14:textId="77777777" w:rsidR="0001100B" w:rsidRPr="00B2081D" w:rsidRDefault="0001100B" w:rsidP="00703E22">
            <w:pPr>
              <w:rPr>
                <w:rFonts w:cs="Arial"/>
              </w:rPr>
            </w:pPr>
            <w:bookmarkStart w:id="129" w:name="_Hlk507543943"/>
            <w:r>
              <w:rPr>
                <w:rFonts w:cs="Arial"/>
                <w:lang w:val="en-US"/>
              </w:rPr>
              <w:t xml:space="preserve">with </w:t>
            </w:r>
            <w:proofErr w:type="spellStart"/>
            <w:r w:rsidRPr="004311A3">
              <w:rPr>
                <w:rFonts w:cs="Arial"/>
              </w:rPr>
              <w:t>customerContact</w:t>
            </w:r>
            <w:proofErr w:type="spellEnd"/>
          </w:p>
        </w:tc>
        <w:tc>
          <w:tcPr>
            <w:tcW w:w="2551" w:type="dxa"/>
          </w:tcPr>
          <w:p w14:paraId="3C8665EA" w14:textId="77777777" w:rsidR="0001100B" w:rsidRPr="004311A3" w:rsidRDefault="0001100B" w:rsidP="00703E22">
            <w:pPr>
              <w:rPr>
                <w:rFonts w:cs="Arial"/>
              </w:rPr>
            </w:pPr>
            <w:bookmarkStart w:id="130" w:name="OLE_LINK306"/>
            <w:r>
              <w:t>Phone or email address of the buyer, 1008</w:t>
            </w:r>
            <w:bookmarkEnd w:id="130"/>
          </w:p>
        </w:tc>
        <w:tc>
          <w:tcPr>
            <w:tcW w:w="1701" w:type="dxa"/>
          </w:tcPr>
          <w:p w14:paraId="0B00A225" w14:textId="168F7FDF" w:rsidR="0001100B" w:rsidRPr="000813B8" w:rsidRDefault="0001100B" w:rsidP="009C4FDB">
            <w:pPr>
              <w:rPr>
                <w:rFonts w:cs="Arial"/>
              </w:rPr>
            </w:pPr>
            <w:r>
              <w:rPr>
                <w:rFonts w:cs="Arial"/>
              </w:rPr>
              <w:t xml:space="preserve">String from 1 to 64 characters, format </w:t>
            </w:r>
            <w:r>
              <w:t>+{C} or {C}@{C}</w:t>
            </w:r>
            <w:r w:rsidR="00B119ED">
              <w:t>, {</w:t>
            </w:r>
            <w:r w:rsidR="00B119ED">
              <w:rPr>
                <w:lang w:val="en-US"/>
              </w:rPr>
              <w:t>none</w:t>
            </w:r>
            <w:r w:rsidR="00B119ED">
              <w:t>}</w:t>
            </w:r>
            <w:r w:rsidR="00B119ED" w:rsidRPr="00542312">
              <w:t>.</w:t>
            </w:r>
          </w:p>
        </w:tc>
        <w:tc>
          <w:tcPr>
            <w:tcW w:w="851" w:type="dxa"/>
          </w:tcPr>
          <w:p w14:paraId="67118CCA" w14:textId="7A20E2C5" w:rsidR="0001100B" w:rsidRDefault="0001100B" w:rsidP="00703E22">
            <w:pPr>
              <w:rPr>
                <w:rFonts w:cs="Arial"/>
              </w:rPr>
            </w:pPr>
            <w:r>
              <w:rPr>
                <w:rFonts w:cs="Arial"/>
              </w:rPr>
              <w:t>Yes</w:t>
            </w:r>
          </w:p>
        </w:tc>
        <w:tc>
          <w:tcPr>
            <w:tcW w:w="709" w:type="dxa"/>
          </w:tcPr>
          <w:p w14:paraId="7891D63D" w14:textId="4E2F07A6" w:rsidR="0001100B" w:rsidRDefault="0001100B" w:rsidP="00703E22">
            <w:pPr>
              <w:rPr>
                <w:rFonts w:cs="Arial"/>
              </w:rPr>
            </w:pPr>
            <w:r>
              <w:rPr>
                <w:rFonts w:cs="Arial"/>
              </w:rPr>
              <w:t>Yes</w:t>
            </w:r>
          </w:p>
        </w:tc>
        <w:tc>
          <w:tcPr>
            <w:tcW w:w="2551" w:type="dxa"/>
          </w:tcPr>
          <w:p w14:paraId="3D4CB1AA" w14:textId="24DE2E4C" w:rsidR="009C4FDB" w:rsidRDefault="00700858" w:rsidP="00703E22">
            <w:pPr>
              <w:rPr>
                <w:rFonts w:cs="Arial"/>
              </w:rPr>
            </w:pPr>
            <w:r>
              <w:rPr>
                <w:rFonts w:cs="Arial"/>
              </w:rPr>
              <w:t xml:space="preserve">FFD 1.05 - yes </w:t>
            </w:r>
            <w:r>
              <w:rPr>
                <w:rFonts w:cs="Arial"/>
              </w:rPr>
              <w:br/>
              <w:t>FFD 1.2 - yes</w:t>
            </w:r>
          </w:p>
        </w:tc>
      </w:tr>
      <w:tr w:rsidR="00C37DB9" w:rsidRPr="008F4F86" w14:paraId="1AC6271B" w14:textId="42489C1A" w:rsidTr="00700858">
        <w:tc>
          <w:tcPr>
            <w:tcW w:w="4248" w:type="dxa"/>
          </w:tcPr>
          <w:p w14:paraId="1F5FDE12" w14:textId="24B6AD92" w:rsidR="0001100B" w:rsidRPr="0000532B" w:rsidRDefault="0001100B" w:rsidP="00703E22">
            <w:pPr>
              <w:rPr>
                <w:rFonts w:cs="Arial"/>
              </w:rPr>
            </w:pPr>
            <w:bookmarkStart w:id="131" w:name="OLE_LINK294"/>
            <w:bookmarkStart w:id="132" w:name="OLE_LINK295"/>
            <w:bookmarkEnd w:id="129"/>
            <w:proofErr w:type="spellStart"/>
            <w:r>
              <w:rPr>
                <w:rFonts w:cs="Arial"/>
                <w:lang w:val="en-US"/>
              </w:rPr>
              <w:t>agentType</w:t>
            </w:r>
            <w:bookmarkEnd w:id="131"/>
            <w:bookmarkEnd w:id="132"/>
            <w:proofErr w:type="spellEnd"/>
          </w:p>
        </w:tc>
        <w:tc>
          <w:tcPr>
            <w:tcW w:w="2551" w:type="dxa"/>
          </w:tcPr>
          <w:p w14:paraId="3BD71FDF" w14:textId="77777777" w:rsidR="0001100B" w:rsidRDefault="0001100B" w:rsidP="00703E22">
            <w:bookmarkStart w:id="133" w:name="OLE_LINK307"/>
            <w:bookmarkStart w:id="134" w:name="OLE_LINK308"/>
            <w:bookmarkStart w:id="135" w:name="OLE_LINK309"/>
            <w:r>
              <w:t xml:space="preserve">Sign of an agent, </w:t>
            </w:r>
            <w:proofErr w:type="gramStart"/>
            <w:r>
              <w:t xml:space="preserve">1057 </w:t>
            </w:r>
            <w:bookmarkStart w:id="136" w:name="OLE_LINK415"/>
            <w:bookmarkStart w:id="137" w:name="OLE_LINK416"/>
            <w:bookmarkStart w:id="138" w:name="OLE_LINK417"/>
            <w:bookmarkStart w:id="139" w:name="OLE_LINK414"/>
            <w:r>
              <w:t>.</w:t>
            </w:r>
            <w:proofErr w:type="gramEnd"/>
            <w:r>
              <w:t xml:space="preserve"> </w:t>
            </w:r>
            <w:r w:rsidRPr="00055D64">
              <w:rPr>
                <w:b/>
              </w:rPr>
              <w:t xml:space="preserve">A bit </w:t>
            </w:r>
            <w:r>
              <w:t>field where the bit number indicates that the user providing the service to the buyer (client) is:</w:t>
            </w:r>
          </w:p>
          <w:p w14:paraId="46EE84DA" w14:textId="04DF10E8" w:rsidR="0001100B" w:rsidRDefault="0001100B" w:rsidP="00703E22">
            <w:r>
              <w:t>0 (1) – bank paying agent</w:t>
            </w:r>
          </w:p>
          <w:p w14:paraId="476B8D0A" w14:textId="15AF806E" w:rsidR="0001100B" w:rsidRDefault="0001100B" w:rsidP="00703E22">
            <w:r>
              <w:t>1 (2) – bank payment subagent</w:t>
            </w:r>
          </w:p>
          <w:p w14:paraId="040E9D6A" w14:textId="742E0F9A" w:rsidR="0001100B" w:rsidRDefault="0001100B" w:rsidP="00703E22">
            <w:r>
              <w:t>2 (4) - paying agent</w:t>
            </w:r>
          </w:p>
          <w:p w14:paraId="3FB9AABF" w14:textId="4D51A585" w:rsidR="0001100B" w:rsidRDefault="0001100B" w:rsidP="00703E22">
            <w:r>
              <w:t>3 (8) – payment subagent</w:t>
            </w:r>
          </w:p>
          <w:p w14:paraId="50D846EA" w14:textId="6F72DDF1" w:rsidR="0001100B" w:rsidRDefault="0001100B" w:rsidP="00703E22">
            <w:r>
              <w:t>4 (16) - attorney</w:t>
            </w:r>
          </w:p>
          <w:p w14:paraId="14255D92" w14:textId="7F125F67" w:rsidR="0001100B" w:rsidRDefault="0001100B" w:rsidP="00703E22">
            <w:r>
              <w:t>5 (32) - commission agent</w:t>
            </w:r>
          </w:p>
          <w:p w14:paraId="7883665A" w14:textId="1C972E0B" w:rsidR="0001100B" w:rsidRDefault="0001100B" w:rsidP="00703E22">
            <w:pPr>
              <w:tabs>
                <w:tab w:val="center" w:pos="2467"/>
              </w:tabs>
            </w:pPr>
            <w:r>
              <w:t>6 (64) - other agent</w:t>
            </w:r>
          </w:p>
          <w:bookmarkEnd w:id="136"/>
          <w:bookmarkEnd w:id="137"/>
          <w:bookmarkEnd w:id="138"/>
          <w:p w14:paraId="63FA935D" w14:textId="77777777" w:rsidR="0001100B" w:rsidRPr="00EA41AF" w:rsidRDefault="0001100B" w:rsidP="00703E22">
            <w:pPr>
              <w:tabs>
                <w:tab w:val="center" w:pos="2467"/>
              </w:tabs>
              <w:rPr>
                <w:i/>
              </w:rPr>
            </w:pPr>
            <w:r w:rsidRPr="00EA41AF">
              <w:rPr>
                <w:i/>
              </w:rPr>
              <w:t>A cash receipt (SRF) may contain the "agent attribute" (tag 1057) requisites only if the registration report and (or) the current re-registration report contains the "agent attribute" variable (tag 1057) that has a value identical to the value of the "agent attribute" variable » (tag 1057) cash receipt.</w:t>
            </w:r>
            <w:bookmarkEnd w:id="133"/>
            <w:bookmarkEnd w:id="134"/>
            <w:bookmarkEnd w:id="135"/>
            <w:bookmarkEnd w:id="139"/>
          </w:p>
        </w:tc>
        <w:tc>
          <w:tcPr>
            <w:tcW w:w="1701" w:type="dxa"/>
          </w:tcPr>
          <w:p w14:paraId="1EF43C9D" w14:textId="77777777" w:rsidR="0001100B" w:rsidRPr="006A64D3" w:rsidRDefault="0001100B" w:rsidP="00703E22">
            <w:pPr>
              <w:rPr>
                <w:rFonts w:cs="Arial"/>
              </w:rPr>
            </w:pPr>
            <w:bookmarkStart w:id="140" w:name="OLE_LINK296"/>
            <w:bookmarkStart w:id="141" w:name="OLE_LINK297"/>
            <w:bookmarkStart w:id="142" w:name="OLE_LINK298"/>
            <w:r>
              <w:rPr>
                <w:rFonts w:cs="Arial"/>
              </w:rPr>
              <w:t xml:space="preserve">Number from 1 to 127 </w:t>
            </w:r>
            <w:r w:rsidRPr="006A64D3">
              <w:rPr>
                <w:rFonts w:cs="Arial"/>
              </w:rPr>
              <w:t>, optional field</w:t>
            </w:r>
            <w:bookmarkEnd w:id="140"/>
            <w:bookmarkEnd w:id="141"/>
            <w:bookmarkEnd w:id="142"/>
          </w:p>
        </w:tc>
        <w:tc>
          <w:tcPr>
            <w:tcW w:w="851" w:type="dxa"/>
          </w:tcPr>
          <w:p w14:paraId="3964DE60" w14:textId="5AA89880" w:rsidR="0001100B" w:rsidRDefault="0001100B" w:rsidP="00703E22">
            <w:pPr>
              <w:rPr>
                <w:rFonts w:cs="Arial"/>
              </w:rPr>
            </w:pPr>
            <w:r>
              <w:rPr>
                <w:rFonts w:cs="Arial"/>
              </w:rPr>
              <w:t>Yes</w:t>
            </w:r>
          </w:p>
        </w:tc>
        <w:tc>
          <w:tcPr>
            <w:tcW w:w="709" w:type="dxa"/>
          </w:tcPr>
          <w:p w14:paraId="3AEE7C41" w14:textId="2A8A07BF" w:rsidR="0001100B" w:rsidRDefault="00700858" w:rsidP="00703E22">
            <w:pPr>
              <w:rPr>
                <w:rFonts w:cs="Arial"/>
              </w:rPr>
            </w:pPr>
            <w:r>
              <w:rPr>
                <w:rFonts w:cs="Arial"/>
              </w:rPr>
              <w:t>No</w:t>
            </w:r>
          </w:p>
        </w:tc>
        <w:tc>
          <w:tcPr>
            <w:tcW w:w="2551" w:type="dxa"/>
          </w:tcPr>
          <w:p w14:paraId="76996703" w14:textId="529FB6CB" w:rsidR="009C4FDB" w:rsidRDefault="00700858" w:rsidP="00703E22">
            <w:pPr>
              <w:rPr>
                <w:rFonts w:cs="Arial"/>
              </w:rPr>
            </w:pPr>
            <w:r>
              <w:rPr>
                <w:rFonts w:cs="Arial"/>
              </w:rPr>
              <w:t xml:space="preserve">FFD 1.05 - yes </w:t>
            </w:r>
            <w:r>
              <w:rPr>
                <w:rFonts w:cs="Arial"/>
              </w:rPr>
              <w:br/>
              <w:t>FFD 1.2 - yes</w:t>
            </w:r>
          </w:p>
        </w:tc>
      </w:tr>
      <w:tr w:rsidR="00C37DB9" w:rsidRPr="008F4F86" w14:paraId="45CC4A29" w14:textId="7611C88F" w:rsidTr="00700858">
        <w:tc>
          <w:tcPr>
            <w:tcW w:w="4248" w:type="dxa"/>
          </w:tcPr>
          <w:p w14:paraId="3ED70901" w14:textId="5E2374CF" w:rsidR="0001100B" w:rsidRPr="00AE6B24" w:rsidRDefault="0001100B" w:rsidP="00703E22">
            <w:pPr>
              <w:rPr>
                <w:rFonts w:cs="Arial"/>
              </w:rPr>
            </w:pPr>
            <w:bookmarkStart w:id="143" w:name="_Hlk515533381"/>
            <w:proofErr w:type="spellStart"/>
            <w:r>
              <w:rPr>
                <w:lang w:val="en-US"/>
              </w:rPr>
              <w:lastRenderedPageBreak/>
              <w:t>applicat</w:t>
            </w:r>
            <w:r w:rsidR="00700858">
              <w:rPr>
                <w:lang w:val="en-US"/>
              </w:rPr>
              <w:t>ionTransferOperatorPhoneNumbers</w:t>
            </w:r>
            <w:proofErr w:type="spellEnd"/>
          </w:p>
        </w:tc>
        <w:tc>
          <w:tcPr>
            <w:tcW w:w="2551" w:type="dxa"/>
          </w:tcPr>
          <w:p w14:paraId="5A814F2B" w14:textId="77777777" w:rsidR="0001100B" w:rsidRPr="008B35C0" w:rsidRDefault="0001100B" w:rsidP="00703E22">
            <w:bookmarkStart w:id="144" w:name="OLE_LINK310"/>
            <w:bookmarkStart w:id="145" w:name="OLE_LINK311"/>
            <w:r>
              <w:t>Phone number of transfer operator, 1075</w:t>
            </w:r>
            <w:bookmarkEnd w:id="144"/>
            <w:bookmarkEnd w:id="145"/>
          </w:p>
        </w:tc>
        <w:tc>
          <w:tcPr>
            <w:tcW w:w="1701" w:type="dxa"/>
          </w:tcPr>
          <w:p w14:paraId="2DC6FC5D" w14:textId="766D487A" w:rsidR="0001100B" w:rsidRDefault="0001100B" w:rsidP="00C37DB9">
            <w:pPr>
              <w:rPr>
                <w:rFonts w:cs="Arial"/>
              </w:rPr>
            </w:pPr>
            <w:r>
              <w:rPr>
                <w:rFonts w:cs="Arial"/>
              </w:rPr>
              <w:t>Array of strings from 1 to 19 characters long, format +{C}.</w:t>
            </w:r>
          </w:p>
        </w:tc>
        <w:tc>
          <w:tcPr>
            <w:tcW w:w="851" w:type="dxa"/>
          </w:tcPr>
          <w:p w14:paraId="26C8B247" w14:textId="10EF46F0" w:rsidR="0001100B" w:rsidRDefault="0001100B" w:rsidP="00703E22">
            <w:pPr>
              <w:rPr>
                <w:rFonts w:cs="Arial"/>
              </w:rPr>
            </w:pPr>
            <w:r>
              <w:rPr>
                <w:rFonts w:cs="Arial"/>
              </w:rPr>
              <w:t>Yes</w:t>
            </w:r>
          </w:p>
        </w:tc>
        <w:tc>
          <w:tcPr>
            <w:tcW w:w="709" w:type="dxa"/>
          </w:tcPr>
          <w:p w14:paraId="26E49230" w14:textId="2331CA16" w:rsidR="0001100B" w:rsidRDefault="00700858" w:rsidP="00703E22">
            <w:pPr>
              <w:rPr>
                <w:rFonts w:cs="Arial"/>
              </w:rPr>
            </w:pPr>
            <w:r>
              <w:rPr>
                <w:rFonts w:cs="Arial"/>
              </w:rPr>
              <w:t>No</w:t>
            </w:r>
          </w:p>
        </w:tc>
        <w:tc>
          <w:tcPr>
            <w:tcW w:w="2551" w:type="dxa"/>
          </w:tcPr>
          <w:p w14:paraId="23481A80" w14:textId="4AD6B052" w:rsidR="0001100B" w:rsidRDefault="00700858" w:rsidP="00700858">
            <w:pPr>
              <w:rPr>
                <w:rFonts w:cs="Arial"/>
              </w:rPr>
            </w:pPr>
            <w:r>
              <w:rPr>
                <w:rFonts w:cs="Arial"/>
              </w:rPr>
              <w:t xml:space="preserve">FFD 1.05 - </w:t>
            </w:r>
            <w:r>
              <w:rPr>
                <w:rFonts w:cs="Arial"/>
                <w:lang w:val="en-US"/>
              </w:rPr>
              <w:t>No</w:t>
            </w:r>
            <w:r>
              <w:rPr>
                <w:rFonts w:cs="Arial"/>
              </w:rPr>
              <w:br/>
              <w:t>FFD 1.2 - No</w:t>
            </w:r>
          </w:p>
        </w:tc>
      </w:tr>
      <w:tr w:rsidR="00C37DB9" w:rsidRPr="008F4F86" w14:paraId="6078DEDD" w14:textId="202D606B" w:rsidTr="00700858">
        <w:tc>
          <w:tcPr>
            <w:tcW w:w="4248" w:type="dxa"/>
          </w:tcPr>
          <w:p w14:paraId="4945E095" w14:textId="7CA63832" w:rsidR="0001100B" w:rsidRPr="00AE6B24" w:rsidRDefault="00700858" w:rsidP="00703E22">
            <w:pPr>
              <w:rPr>
                <w:rFonts w:cs="Arial"/>
              </w:rPr>
            </w:pPr>
            <w:proofErr w:type="spellStart"/>
            <w:r>
              <w:rPr>
                <w:lang w:val="en-US"/>
              </w:rPr>
              <w:t>applicationAgentOperation</w:t>
            </w:r>
            <w:proofErr w:type="spellEnd"/>
          </w:p>
        </w:tc>
        <w:tc>
          <w:tcPr>
            <w:tcW w:w="2551" w:type="dxa"/>
          </w:tcPr>
          <w:p w14:paraId="18C59E3B" w14:textId="77777777" w:rsidR="0001100B" w:rsidRPr="008B35C0" w:rsidRDefault="0001100B" w:rsidP="00703E22">
            <w:pPr>
              <w:rPr>
                <w:lang w:val="en-US"/>
              </w:rPr>
            </w:pPr>
            <w:bookmarkStart w:id="146" w:name="OLE_LINK312"/>
            <w:bookmarkStart w:id="147" w:name="OLE_LINK313"/>
            <w:bookmarkStart w:id="148" w:name="OLE_LINK314"/>
            <w:r>
              <w:t>Operation</w:t>
            </w:r>
            <w:r w:rsidRPr="00D13808">
              <w:rPr>
                <w:lang w:val="en-US"/>
              </w:rPr>
              <w:t xml:space="preserve"> </w:t>
            </w:r>
            <w:r>
              <w:t>payment</w:t>
            </w:r>
            <w:r w:rsidRPr="00D13808">
              <w:rPr>
                <w:lang w:val="en-US"/>
              </w:rPr>
              <w:t xml:space="preserve"> </w:t>
            </w:r>
            <w:r>
              <w:t xml:space="preserve">agent, </w:t>
            </w:r>
            <w:r w:rsidRPr="00D13808">
              <w:rPr>
                <w:lang w:val="en-US"/>
              </w:rPr>
              <w:t>1044</w:t>
            </w:r>
            <w:bookmarkEnd w:id="146"/>
            <w:bookmarkEnd w:id="147"/>
            <w:bookmarkEnd w:id="148"/>
          </w:p>
        </w:tc>
        <w:tc>
          <w:tcPr>
            <w:tcW w:w="1701" w:type="dxa"/>
          </w:tcPr>
          <w:p w14:paraId="7053F8B3" w14:textId="3ECB0951" w:rsidR="0001100B" w:rsidRDefault="0001100B" w:rsidP="00C37DB9">
            <w:pPr>
              <w:rPr>
                <w:rFonts w:cs="Arial"/>
              </w:rPr>
            </w:pPr>
            <w:r>
              <w:rPr>
                <w:rFonts w:cs="Arial"/>
              </w:rPr>
              <w:t>A string with a length of 1 to 24 characters.</w:t>
            </w:r>
          </w:p>
        </w:tc>
        <w:tc>
          <w:tcPr>
            <w:tcW w:w="851" w:type="dxa"/>
          </w:tcPr>
          <w:p w14:paraId="5A6D5837" w14:textId="46810FE6" w:rsidR="0001100B" w:rsidRDefault="0001100B" w:rsidP="00703E22">
            <w:pPr>
              <w:rPr>
                <w:rFonts w:cs="Arial"/>
              </w:rPr>
            </w:pPr>
            <w:r>
              <w:rPr>
                <w:rFonts w:cs="Arial"/>
              </w:rPr>
              <w:t>Yes</w:t>
            </w:r>
          </w:p>
        </w:tc>
        <w:tc>
          <w:tcPr>
            <w:tcW w:w="709" w:type="dxa"/>
          </w:tcPr>
          <w:p w14:paraId="1D26314F" w14:textId="6DA8403B" w:rsidR="0001100B" w:rsidRDefault="00700858" w:rsidP="00703E22">
            <w:pPr>
              <w:rPr>
                <w:rFonts w:cs="Arial"/>
              </w:rPr>
            </w:pPr>
            <w:r>
              <w:rPr>
                <w:rFonts w:cs="Arial"/>
              </w:rPr>
              <w:t>No</w:t>
            </w:r>
          </w:p>
        </w:tc>
        <w:tc>
          <w:tcPr>
            <w:tcW w:w="2551" w:type="dxa"/>
          </w:tcPr>
          <w:p w14:paraId="07D89A07" w14:textId="2EED815C"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577EE776" w14:textId="1B99B804" w:rsidTr="00700858">
        <w:tc>
          <w:tcPr>
            <w:tcW w:w="4248" w:type="dxa"/>
          </w:tcPr>
          <w:p w14:paraId="180ABD99" w14:textId="5D179887" w:rsidR="0001100B" w:rsidRPr="00EA41AF" w:rsidRDefault="00700858" w:rsidP="00703E22">
            <w:proofErr w:type="spellStart"/>
            <w:r>
              <w:rPr>
                <w:lang w:val="en-US"/>
              </w:rPr>
              <w:t>paymentAgentPhoneNumbers</w:t>
            </w:r>
            <w:proofErr w:type="spellEnd"/>
          </w:p>
        </w:tc>
        <w:tc>
          <w:tcPr>
            <w:tcW w:w="2551" w:type="dxa"/>
          </w:tcPr>
          <w:p w14:paraId="6F184CFA" w14:textId="77777777" w:rsidR="0001100B" w:rsidRDefault="0001100B" w:rsidP="00703E22">
            <w:bookmarkStart w:id="149" w:name="OLE_LINK315"/>
            <w:bookmarkStart w:id="150" w:name="OLE_LINK316"/>
            <w:bookmarkStart w:id="151" w:name="OLE_LINK317"/>
            <w:r>
              <w:t>Payment agent phone number, 1073</w:t>
            </w:r>
            <w:bookmarkEnd w:id="149"/>
            <w:bookmarkEnd w:id="150"/>
            <w:bookmarkEnd w:id="151"/>
          </w:p>
        </w:tc>
        <w:tc>
          <w:tcPr>
            <w:tcW w:w="1701" w:type="dxa"/>
          </w:tcPr>
          <w:p w14:paraId="124E0E15" w14:textId="14FD2E0E" w:rsidR="0001100B" w:rsidRDefault="0001100B" w:rsidP="00C37DB9">
            <w:pPr>
              <w:rPr>
                <w:rFonts w:cs="Arial"/>
              </w:rPr>
            </w:pPr>
            <w:r>
              <w:rPr>
                <w:rFonts w:cs="Arial"/>
              </w:rPr>
              <w:t>Array of strings from 1 to 19 characters long, format +{C}.</w:t>
            </w:r>
          </w:p>
        </w:tc>
        <w:tc>
          <w:tcPr>
            <w:tcW w:w="851" w:type="dxa"/>
          </w:tcPr>
          <w:p w14:paraId="761A310F" w14:textId="604BB28F" w:rsidR="0001100B" w:rsidRDefault="0001100B" w:rsidP="00703E22">
            <w:pPr>
              <w:rPr>
                <w:rFonts w:cs="Arial"/>
              </w:rPr>
            </w:pPr>
            <w:r>
              <w:rPr>
                <w:rFonts w:cs="Arial"/>
              </w:rPr>
              <w:t>Yes</w:t>
            </w:r>
          </w:p>
        </w:tc>
        <w:tc>
          <w:tcPr>
            <w:tcW w:w="709" w:type="dxa"/>
          </w:tcPr>
          <w:p w14:paraId="409C91BA" w14:textId="40C8B4FE" w:rsidR="0001100B" w:rsidRDefault="00700858" w:rsidP="00703E22">
            <w:pPr>
              <w:rPr>
                <w:rFonts w:cs="Arial"/>
              </w:rPr>
            </w:pPr>
            <w:r>
              <w:rPr>
                <w:rFonts w:cs="Arial"/>
              </w:rPr>
              <w:t>No</w:t>
            </w:r>
          </w:p>
        </w:tc>
        <w:tc>
          <w:tcPr>
            <w:tcW w:w="2551" w:type="dxa"/>
          </w:tcPr>
          <w:p w14:paraId="73353124" w14:textId="55A2338C"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75F3911A" w14:textId="5AAB1B0D" w:rsidTr="00700858">
        <w:tc>
          <w:tcPr>
            <w:tcW w:w="4248" w:type="dxa"/>
          </w:tcPr>
          <w:p w14:paraId="3A827DAC" w14:textId="549CDDDC" w:rsidR="0001100B" w:rsidRPr="00EA41AF" w:rsidRDefault="00700858" w:rsidP="00703E22">
            <w:proofErr w:type="spellStart"/>
            <w:r>
              <w:rPr>
                <w:lang w:val="en-US"/>
              </w:rPr>
              <w:t>paymentOperatorPhoneNumbers</w:t>
            </w:r>
            <w:proofErr w:type="spellEnd"/>
          </w:p>
        </w:tc>
        <w:tc>
          <w:tcPr>
            <w:tcW w:w="2551" w:type="dxa"/>
          </w:tcPr>
          <w:p w14:paraId="3B1C073A" w14:textId="77777777" w:rsidR="0001100B" w:rsidRDefault="0001100B" w:rsidP="00703E22">
            <w:bookmarkStart w:id="152" w:name="OLE_LINK318"/>
            <w:bookmarkStart w:id="153" w:name="OLE_LINK319"/>
            <w:bookmarkStart w:id="154" w:name="OLE_LINK320"/>
            <w:r>
              <w:t>Phone number of payment acceptance operator, 1074</w:t>
            </w:r>
            <w:bookmarkEnd w:id="152"/>
            <w:bookmarkEnd w:id="153"/>
            <w:bookmarkEnd w:id="154"/>
          </w:p>
        </w:tc>
        <w:tc>
          <w:tcPr>
            <w:tcW w:w="1701" w:type="dxa"/>
          </w:tcPr>
          <w:p w14:paraId="3D4E0A72" w14:textId="317579E8" w:rsidR="0001100B" w:rsidRDefault="0001100B" w:rsidP="00C37DB9">
            <w:pPr>
              <w:rPr>
                <w:rFonts w:cs="Arial"/>
              </w:rPr>
            </w:pPr>
            <w:r>
              <w:rPr>
                <w:rFonts w:cs="Arial"/>
              </w:rPr>
              <w:t>Array of strings from 1 to 19 characters long, format +{C}.</w:t>
            </w:r>
          </w:p>
        </w:tc>
        <w:tc>
          <w:tcPr>
            <w:tcW w:w="851" w:type="dxa"/>
          </w:tcPr>
          <w:p w14:paraId="53626D6E" w14:textId="530E0724" w:rsidR="0001100B" w:rsidRDefault="0001100B" w:rsidP="00703E22">
            <w:pPr>
              <w:rPr>
                <w:rFonts w:cs="Arial"/>
              </w:rPr>
            </w:pPr>
            <w:r>
              <w:rPr>
                <w:rFonts w:cs="Arial"/>
              </w:rPr>
              <w:t>Yes</w:t>
            </w:r>
          </w:p>
        </w:tc>
        <w:tc>
          <w:tcPr>
            <w:tcW w:w="709" w:type="dxa"/>
          </w:tcPr>
          <w:p w14:paraId="07A5E14F" w14:textId="62B41579" w:rsidR="0001100B" w:rsidRDefault="00700858" w:rsidP="00703E22">
            <w:pPr>
              <w:rPr>
                <w:rFonts w:cs="Arial"/>
              </w:rPr>
            </w:pPr>
            <w:r>
              <w:rPr>
                <w:rFonts w:cs="Arial"/>
              </w:rPr>
              <w:t>No</w:t>
            </w:r>
          </w:p>
        </w:tc>
        <w:tc>
          <w:tcPr>
            <w:tcW w:w="2551" w:type="dxa"/>
          </w:tcPr>
          <w:p w14:paraId="7139ADFE" w14:textId="08041002"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3EFD5D07" w14:textId="4CD4D52B" w:rsidTr="00700858">
        <w:tc>
          <w:tcPr>
            <w:tcW w:w="4248" w:type="dxa"/>
          </w:tcPr>
          <w:p w14:paraId="1C127C8C" w14:textId="05675998" w:rsidR="0001100B" w:rsidRPr="00EA41AF" w:rsidRDefault="00700858" w:rsidP="00703E22">
            <w:proofErr w:type="spellStart"/>
            <w:r>
              <w:rPr>
                <w:lang w:val="en-US"/>
              </w:rPr>
              <w:t>paymentOperatorName</w:t>
            </w:r>
            <w:proofErr w:type="spellEnd"/>
          </w:p>
        </w:tc>
        <w:tc>
          <w:tcPr>
            <w:tcW w:w="2551" w:type="dxa"/>
          </w:tcPr>
          <w:p w14:paraId="0C40C222" w14:textId="77777777" w:rsidR="0001100B" w:rsidRDefault="0001100B" w:rsidP="00703E22">
            <w:bookmarkStart w:id="155" w:name="OLE_LINK321"/>
            <w:bookmarkStart w:id="156" w:name="OLE_LINK322"/>
            <w:r>
              <w:t>Name of transfer operator, 1026</w:t>
            </w:r>
            <w:bookmarkEnd w:id="155"/>
            <w:bookmarkEnd w:id="156"/>
          </w:p>
        </w:tc>
        <w:tc>
          <w:tcPr>
            <w:tcW w:w="1701" w:type="dxa"/>
          </w:tcPr>
          <w:p w14:paraId="2B643977" w14:textId="026F3A34" w:rsidR="0001100B" w:rsidRDefault="0001100B" w:rsidP="00C37DB9">
            <w:pPr>
              <w:rPr>
                <w:rFonts w:cs="Arial"/>
              </w:rPr>
            </w:pPr>
            <w:r>
              <w:rPr>
                <w:rFonts w:cs="Arial"/>
              </w:rPr>
              <w:t>String length from 1 to 64 characters</w:t>
            </w:r>
          </w:p>
        </w:tc>
        <w:tc>
          <w:tcPr>
            <w:tcW w:w="851" w:type="dxa"/>
          </w:tcPr>
          <w:p w14:paraId="475147B4" w14:textId="5C34DF32" w:rsidR="0001100B" w:rsidRDefault="0001100B" w:rsidP="00703E22">
            <w:pPr>
              <w:rPr>
                <w:rFonts w:cs="Arial"/>
              </w:rPr>
            </w:pPr>
            <w:r>
              <w:rPr>
                <w:rFonts w:cs="Arial"/>
              </w:rPr>
              <w:t>Yes</w:t>
            </w:r>
          </w:p>
        </w:tc>
        <w:tc>
          <w:tcPr>
            <w:tcW w:w="709" w:type="dxa"/>
          </w:tcPr>
          <w:p w14:paraId="6EA37D37" w14:textId="2D014ADE" w:rsidR="0001100B" w:rsidRDefault="00700858" w:rsidP="00703E22">
            <w:pPr>
              <w:rPr>
                <w:rFonts w:cs="Arial"/>
              </w:rPr>
            </w:pPr>
            <w:r>
              <w:rPr>
                <w:rFonts w:cs="Arial"/>
              </w:rPr>
              <w:t>No</w:t>
            </w:r>
          </w:p>
        </w:tc>
        <w:tc>
          <w:tcPr>
            <w:tcW w:w="2551" w:type="dxa"/>
          </w:tcPr>
          <w:p w14:paraId="1C02C20B" w14:textId="19C25610"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4CA72AB5" w14:textId="30DAD74B" w:rsidTr="00700858">
        <w:tc>
          <w:tcPr>
            <w:tcW w:w="4248" w:type="dxa"/>
          </w:tcPr>
          <w:p w14:paraId="18E6A45F" w14:textId="0EA009A3" w:rsidR="0001100B" w:rsidRPr="00EA41AF" w:rsidRDefault="00700858" w:rsidP="00703E22">
            <w:proofErr w:type="spellStart"/>
            <w:r>
              <w:rPr>
                <w:lang w:val="en-US"/>
              </w:rPr>
              <w:t>paymentOperatorAddress</w:t>
            </w:r>
            <w:proofErr w:type="spellEnd"/>
          </w:p>
        </w:tc>
        <w:tc>
          <w:tcPr>
            <w:tcW w:w="2551" w:type="dxa"/>
          </w:tcPr>
          <w:p w14:paraId="633C8748" w14:textId="77777777" w:rsidR="0001100B" w:rsidRDefault="0001100B" w:rsidP="00703E22">
            <w:bookmarkStart w:id="157" w:name="OLE_LINK323"/>
            <w:bookmarkStart w:id="158" w:name="OLE_LINK324"/>
            <w:bookmarkStart w:id="159" w:name="OLE_LINK325"/>
            <w:r>
              <w:t>Transfer operator address, 1005</w:t>
            </w:r>
            <w:bookmarkEnd w:id="157"/>
            <w:bookmarkEnd w:id="158"/>
            <w:bookmarkEnd w:id="159"/>
          </w:p>
        </w:tc>
        <w:tc>
          <w:tcPr>
            <w:tcW w:w="1701" w:type="dxa"/>
          </w:tcPr>
          <w:p w14:paraId="241ECCE5" w14:textId="1C999DCD" w:rsidR="0001100B" w:rsidRDefault="0001100B" w:rsidP="00C37DB9">
            <w:pPr>
              <w:rPr>
                <w:rFonts w:cs="Arial"/>
              </w:rPr>
            </w:pPr>
            <w:r>
              <w:rPr>
                <w:rFonts w:cs="Arial"/>
              </w:rPr>
              <w:t>A string from 1 to 243 characters long.</w:t>
            </w:r>
          </w:p>
        </w:tc>
        <w:tc>
          <w:tcPr>
            <w:tcW w:w="851" w:type="dxa"/>
          </w:tcPr>
          <w:p w14:paraId="594C5AEE" w14:textId="73636950" w:rsidR="0001100B" w:rsidRDefault="0001100B" w:rsidP="00703E22">
            <w:pPr>
              <w:rPr>
                <w:rFonts w:cs="Arial"/>
              </w:rPr>
            </w:pPr>
            <w:r>
              <w:rPr>
                <w:rFonts w:cs="Arial"/>
              </w:rPr>
              <w:t>Yes</w:t>
            </w:r>
          </w:p>
        </w:tc>
        <w:tc>
          <w:tcPr>
            <w:tcW w:w="709" w:type="dxa"/>
          </w:tcPr>
          <w:p w14:paraId="6C948B1C" w14:textId="526F934A" w:rsidR="0001100B" w:rsidRDefault="00700858" w:rsidP="00703E22">
            <w:pPr>
              <w:rPr>
                <w:rFonts w:cs="Arial"/>
              </w:rPr>
            </w:pPr>
            <w:r>
              <w:rPr>
                <w:rFonts w:cs="Arial"/>
              </w:rPr>
              <w:t>No</w:t>
            </w:r>
          </w:p>
        </w:tc>
        <w:tc>
          <w:tcPr>
            <w:tcW w:w="2551" w:type="dxa"/>
          </w:tcPr>
          <w:p w14:paraId="56823408" w14:textId="0C126FE7"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5DFB82BF" w14:textId="5C13044D" w:rsidTr="00700858">
        <w:tc>
          <w:tcPr>
            <w:tcW w:w="4248" w:type="dxa"/>
          </w:tcPr>
          <w:p w14:paraId="441E4077" w14:textId="5EB2F4CB" w:rsidR="0001100B" w:rsidRPr="00EA41AF" w:rsidRDefault="00700858" w:rsidP="00703E22">
            <w:proofErr w:type="spellStart"/>
            <w:r>
              <w:rPr>
                <w:lang w:val="en-US"/>
              </w:rPr>
              <w:t>paymentOperatorINN</w:t>
            </w:r>
            <w:proofErr w:type="spellEnd"/>
          </w:p>
        </w:tc>
        <w:tc>
          <w:tcPr>
            <w:tcW w:w="2551" w:type="dxa"/>
          </w:tcPr>
          <w:p w14:paraId="579BDF7C" w14:textId="77777777" w:rsidR="0001100B" w:rsidRDefault="0001100B" w:rsidP="00703E22">
            <w:bookmarkStart w:id="160" w:name="OLE_LINK326"/>
            <w:bookmarkStart w:id="161" w:name="OLE_LINK327"/>
            <w:bookmarkStart w:id="162" w:name="OLE_LINK328"/>
            <w:r w:rsidRPr="00A8468B">
              <w:t>TIN of the transfer operator, 1016</w:t>
            </w:r>
            <w:bookmarkEnd w:id="160"/>
            <w:bookmarkEnd w:id="161"/>
            <w:bookmarkEnd w:id="162"/>
          </w:p>
        </w:tc>
        <w:tc>
          <w:tcPr>
            <w:tcW w:w="1701" w:type="dxa"/>
          </w:tcPr>
          <w:p w14:paraId="11D9721D" w14:textId="7E0A073E" w:rsidR="0001100B" w:rsidRDefault="0001100B" w:rsidP="00C37DB9">
            <w:pPr>
              <w:rPr>
                <w:rFonts w:cs="Arial"/>
              </w:rPr>
            </w:pPr>
            <w:bookmarkStart w:id="163" w:name="OLE_LINK193"/>
            <w:bookmarkStart w:id="164" w:name="OLE_LINK194"/>
            <w:bookmarkStart w:id="165" w:name="OLE_LINK93"/>
            <w:bookmarkStart w:id="166" w:name="OLE_LINK94"/>
            <w:bookmarkStart w:id="167" w:name="OLE_LINK91"/>
            <w:bookmarkStart w:id="168" w:name="OLE_LINK92"/>
            <w:r>
              <w:rPr>
                <w:rFonts w:cs="Arial"/>
              </w:rPr>
              <w:t xml:space="preserve">A string of 10 to 12 characters, format </w:t>
            </w:r>
            <w:proofErr w:type="gramStart"/>
            <w:r>
              <w:rPr>
                <w:rFonts w:cs="Arial"/>
              </w:rPr>
              <w:t xml:space="preserve">DDDDDDDDDD </w:t>
            </w:r>
            <w:bookmarkEnd w:id="163"/>
            <w:bookmarkEnd w:id="164"/>
            <w:bookmarkEnd w:id="165"/>
            <w:bookmarkEnd w:id="166"/>
            <w:bookmarkEnd w:id="167"/>
            <w:bookmarkEnd w:id="168"/>
            <w:r w:rsidR="00C37DB9">
              <w:rPr>
                <w:rFonts w:cs="Arial"/>
              </w:rPr>
              <w:t>.</w:t>
            </w:r>
            <w:proofErr w:type="gramEnd"/>
          </w:p>
        </w:tc>
        <w:tc>
          <w:tcPr>
            <w:tcW w:w="851" w:type="dxa"/>
          </w:tcPr>
          <w:p w14:paraId="50F9F68A" w14:textId="47CC0E55" w:rsidR="0001100B" w:rsidRDefault="0001100B" w:rsidP="00703E22">
            <w:pPr>
              <w:rPr>
                <w:rFonts w:cs="Arial"/>
              </w:rPr>
            </w:pPr>
            <w:r>
              <w:rPr>
                <w:rFonts w:cs="Arial"/>
              </w:rPr>
              <w:t>Yes</w:t>
            </w:r>
          </w:p>
        </w:tc>
        <w:tc>
          <w:tcPr>
            <w:tcW w:w="709" w:type="dxa"/>
          </w:tcPr>
          <w:p w14:paraId="1912DABB" w14:textId="4770DC4F" w:rsidR="0001100B" w:rsidRDefault="00700858" w:rsidP="00703E22">
            <w:pPr>
              <w:rPr>
                <w:rFonts w:cs="Arial"/>
              </w:rPr>
            </w:pPr>
            <w:r>
              <w:rPr>
                <w:rFonts w:cs="Arial"/>
              </w:rPr>
              <w:t>No</w:t>
            </w:r>
          </w:p>
        </w:tc>
        <w:tc>
          <w:tcPr>
            <w:tcW w:w="2551" w:type="dxa"/>
          </w:tcPr>
          <w:p w14:paraId="6098DF4E" w14:textId="154F6EAB"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77C9E0E0" w14:textId="63BB8B4D" w:rsidTr="00700858">
        <w:tc>
          <w:tcPr>
            <w:tcW w:w="4248" w:type="dxa"/>
          </w:tcPr>
          <w:p w14:paraId="14D3CCC7" w14:textId="6BCD2501" w:rsidR="0001100B" w:rsidRPr="00EA41AF" w:rsidRDefault="00700858" w:rsidP="00703E22">
            <w:bookmarkStart w:id="169" w:name="_Hlk507536332"/>
            <w:bookmarkEnd w:id="143"/>
            <w:r>
              <w:rPr>
                <w:lang w:val="en-US"/>
              </w:rPr>
              <w:t>s</w:t>
            </w:r>
            <w:proofErr w:type="spellStart"/>
            <w:r w:rsidR="0001100B" w:rsidRPr="00EA41AF">
              <w:t>upplierPhoneNumbers</w:t>
            </w:r>
            <w:proofErr w:type="spellEnd"/>
          </w:p>
        </w:tc>
        <w:tc>
          <w:tcPr>
            <w:tcW w:w="2551" w:type="dxa"/>
          </w:tcPr>
          <w:p w14:paraId="1C63BDA5" w14:textId="77777777" w:rsidR="0001100B" w:rsidRDefault="0001100B" w:rsidP="00703E22">
            <w:bookmarkStart w:id="170" w:name="OLE_LINK329"/>
            <w:bookmarkStart w:id="171" w:name="OLE_LINK330"/>
            <w:bookmarkStart w:id="172" w:name="OLE_LINK331"/>
            <w:r>
              <w:t>Supplier phone number, 1171</w:t>
            </w:r>
            <w:bookmarkEnd w:id="170"/>
            <w:bookmarkEnd w:id="171"/>
            <w:bookmarkEnd w:id="172"/>
          </w:p>
        </w:tc>
        <w:tc>
          <w:tcPr>
            <w:tcW w:w="1701" w:type="dxa"/>
          </w:tcPr>
          <w:p w14:paraId="396F2421" w14:textId="4DD7EFFB" w:rsidR="0001100B" w:rsidRDefault="0001100B" w:rsidP="00C37DB9">
            <w:pPr>
              <w:rPr>
                <w:rFonts w:cs="Arial"/>
              </w:rPr>
            </w:pPr>
            <w:r>
              <w:rPr>
                <w:rFonts w:cs="Arial"/>
              </w:rPr>
              <w:t>Array of strings from 1 to 19 characters long, format +{C}.</w:t>
            </w:r>
          </w:p>
        </w:tc>
        <w:tc>
          <w:tcPr>
            <w:tcW w:w="851" w:type="dxa"/>
          </w:tcPr>
          <w:p w14:paraId="1BA5F7F9" w14:textId="7A4EBED9" w:rsidR="0001100B" w:rsidRDefault="0001100B" w:rsidP="00703E22">
            <w:pPr>
              <w:rPr>
                <w:rFonts w:cs="Arial"/>
              </w:rPr>
            </w:pPr>
            <w:r>
              <w:rPr>
                <w:rFonts w:cs="Arial"/>
              </w:rPr>
              <w:t>Yes</w:t>
            </w:r>
          </w:p>
        </w:tc>
        <w:tc>
          <w:tcPr>
            <w:tcW w:w="709" w:type="dxa"/>
          </w:tcPr>
          <w:p w14:paraId="49475CD6" w14:textId="2B7BA938" w:rsidR="0001100B" w:rsidRDefault="00700858" w:rsidP="00703E22">
            <w:pPr>
              <w:rPr>
                <w:rFonts w:cs="Arial"/>
              </w:rPr>
            </w:pPr>
            <w:r>
              <w:rPr>
                <w:rFonts w:cs="Arial"/>
              </w:rPr>
              <w:t>No</w:t>
            </w:r>
          </w:p>
        </w:tc>
        <w:tc>
          <w:tcPr>
            <w:tcW w:w="2551" w:type="dxa"/>
          </w:tcPr>
          <w:p w14:paraId="2CDBEC41" w14:textId="1B0657F8" w:rsidR="0001100B" w:rsidRDefault="00700858" w:rsidP="00C37DB9">
            <w:pPr>
              <w:rPr>
                <w:rFonts w:cs="Arial"/>
              </w:rPr>
            </w:pPr>
            <w:r>
              <w:rPr>
                <w:rFonts w:cs="Arial"/>
              </w:rPr>
              <w:t xml:space="preserve">FFD 1.05 - </w:t>
            </w:r>
            <w:r>
              <w:rPr>
                <w:rFonts w:cs="Arial"/>
                <w:lang w:val="en-US"/>
              </w:rPr>
              <w:t>No</w:t>
            </w:r>
            <w:r>
              <w:rPr>
                <w:rFonts w:cs="Arial"/>
              </w:rPr>
              <w:br/>
              <w:t>FFD 1.2 - No</w:t>
            </w:r>
          </w:p>
        </w:tc>
      </w:tr>
      <w:bookmarkEnd w:id="169"/>
      <w:tr w:rsidR="00C37DB9" w:rsidRPr="008F4F86" w14:paraId="467E1DF1" w14:textId="0C0346F1" w:rsidTr="00700858">
        <w:tc>
          <w:tcPr>
            <w:tcW w:w="4248" w:type="dxa"/>
          </w:tcPr>
          <w:p w14:paraId="16C4D7E1" w14:textId="77777777" w:rsidR="0001100B" w:rsidRDefault="0001100B" w:rsidP="00703E22">
            <w:pPr>
              <w:rPr>
                <w:lang w:val="en-US"/>
              </w:rPr>
            </w:pPr>
            <w:proofErr w:type="spellStart"/>
            <w:r>
              <w:rPr>
                <w:lang w:val="en-US"/>
              </w:rPr>
              <w:t>additionalUserAttribute</w:t>
            </w:r>
            <w:proofErr w:type="spellEnd"/>
          </w:p>
        </w:tc>
        <w:tc>
          <w:tcPr>
            <w:tcW w:w="2551" w:type="dxa"/>
          </w:tcPr>
          <w:p w14:paraId="189A98CD" w14:textId="77777777" w:rsidR="0001100B" w:rsidRDefault="0001100B" w:rsidP="00703E22">
            <w:bookmarkStart w:id="173" w:name="OLE_LINK299"/>
            <w:bookmarkStart w:id="174" w:name="OLE_LINK300"/>
            <w:bookmarkStart w:id="175" w:name="OLE_LINK301"/>
            <w:bookmarkStart w:id="176" w:name="OLE_LINK332"/>
            <w:bookmarkStart w:id="177" w:name="OLE_LINK333"/>
            <w:r>
              <w:t>Additional username, 1084</w:t>
            </w:r>
            <w:bookmarkEnd w:id="173"/>
            <w:bookmarkEnd w:id="174"/>
            <w:bookmarkEnd w:id="175"/>
            <w:bookmarkEnd w:id="176"/>
            <w:bookmarkEnd w:id="177"/>
          </w:p>
        </w:tc>
        <w:tc>
          <w:tcPr>
            <w:tcW w:w="1701" w:type="dxa"/>
          </w:tcPr>
          <w:p w14:paraId="7DE49D93" w14:textId="6F54D72D" w:rsidR="0001100B" w:rsidRPr="007B0FC3" w:rsidRDefault="0001100B" w:rsidP="00C37DB9">
            <w:pPr>
              <w:rPr>
                <w:rFonts w:cs="Arial"/>
                <w:lang w:val="en-US"/>
              </w:rPr>
            </w:pPr>
            <w:bookmarkStart w:id="178" w:name="OLE_LINK212"/>
            <w:bookmarkStart w:id="179" w:name="OLE_LINK213"/>
            <w:bookmarkStart w:id="180" w:name="OLE_LINK214"/>
            <w:r>
              <w:rPr>
                <w:rFonts w:cs="Arial"/>
              </w:rPr>
              <w:t xml:space="preserve">The structure of clause 2.1.1. </w:t>
            </w:r>
            <w:r>
              <w:rPr>
                <w:rFonts w:cs="Arial"/>
                <w:lang w:val="en-US"/>
              </w:rPr>
              <w:t>five</w:t>
            </w:r>
            <w:bookmarkEnd w:id="178"/>
            <w:bookmarkEnd w:id="179"/>
            <w:bookmarkEnd w:id="180"/>
          </w:p>
        </w:tc>
        <w:tc>
          <w:tcPr>
            <w:tcW w:w="851" w:type="dxa"/>
          </w:tcPr>
          <w:p w14:paraId="70F00C0B" w14:textId="39FC8138" w:rsidR="0001100B" w:rsidRDefault="0001100B" w:rsidP="00703E22">
            <w:pPr>
              <w:rPr>
                <w:rFonts w:cs="Arial"/>
              </w:rPr>
            </w:pPr>
            <w:r>
              <w:rPr>
                <w:rFonts w:cs="Arial"/>
              </w:rPr>
              <w:t>Yes</w:t>
            </w:r>
          </w:p>
        </w:tc>
        <w:tc>
          <w:tcPr>
            <w:tcW w:w="709" w:type="dxa"/>
          </w:tcPr>
          <w:p w14:paraId="021017E2" w14:textId="14D10BAE" w:rsidR="0001100B" w:rsidRDefault="0001100B" w:rsidP="00703E22">
            <w:pPr>
              <w:rPr>
                <w:rFonts w:cs="Arial"/>
              </w:rPr>
            </w:pPr>
            <w:r>
              <w:rPr>
                <w:rFonts w:cs="Arial"/>
              </w:rPr>
              <w:t>Yes</w:t>
            </w:r>
          </w:p>
        </w:tc>
        <w:tc>
          <w:tcPr>
            <w:tcW w:w="2551" w:type="dxa"/>
          </w:tcPr>
          <w:p w14:paraId="74C55068" w14:textId="36C3F6DA"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6DF04A1F" w14:textId="50AAA336" w:rsidTr="00700858">
        <w:tc>
          <w:tcPr>
            <w:tcW w:w="4248" w:type="dxa"/>
          </w:tcPr>
          <w:p w14:paraId="6F4F8508" w14:textId="77777777" w:rsidR="0001100B" w:rsidRPr="005D1A78" w:rsidRDefault="0001100B" w:rsidP="00703E22">
            <w:pPr>
              <w:rPr>
                <w:rFonts w:cs="Arial"/>
                <w:lang w:val="en-US"/>
              </w:rPr>
            </w:pPr>
            <w:proofErr w:type="spellStart"/>
            <w:r>
              <w:rPr>
                <w:rFonts w:cs="Arial"/>
                <w:lang w:val="en-US"/>
              </w:rPr>
              <w:t>additionalAttribute</w:t>
            </w:r>
            <w:proofErr w:type="spellEnd"/>
          </w:p>
        </w:tc>
        <w:tc>
          <w:tcPr>
            <w:tcW w:w="2551" w:type="dxa"/>
          </w:tcPr>
          <w:p w14:paraId="58AF85FB" w14:textId="77777777" w:rsidR="0001100B" w:rsidRPr="00AE2C26" w:rsidRDefault="0001100B" w:rsidP="00703E22">
            <w:pPr>
              <w:overflowPunct w:val="0"/>
              <w:autoSpaceDE w:val="0"/>
              <w:autoSpaceDN w:val="0"/>
              <w:adjustRightInd w:val="0"/>
              <w:textAlignment w:val="baseline"/>
            </w:pPr>
            <w:r>
              <w:t xml:space="preserve">Additional details of the check (BSO) </w:t>
            </w:r>
            <w:r>
              <w:rPr>
                <w:lang w:val="en-US"/>
              </w:rPr>
              <w:t xml:space="preserve">, 119 </w:t>
            </w:r>
            <w:r>
              <w:t>2</w:t>
            </w:r>
          </w:p>
        </w:tc>
        <w:tc>
          <w:tcPr>
            <w:tcW w:w="1701" w:type="dxa"/>
          </w:tcPr>
          <w:p w14:paraId="60B3D49C" w14:textId="5827270D" w:rsidR="0001100B" w:rsidRDefault="00C37DB9" w:rsidP="00C37DB9">
            <w:pPr>
              <w:overflowPunct w:val="0"/>
              <w:autoSpaceDE w:val="0"/>
              <w:autoSpaceDN w:val="0"/>
              <w:adjustRightInd w:val="0"/>
              <w:textAlignment w:val="baseline"/>
              <w:rPr>
                <w:rFonts w:cs="Arial"/>
              </w:rPr>
            </w:pPr>
            <w:r>
              <w:rPr>
                <w:rFonts w:cs="Arial"/>
              </w:rPr>
              <w:t>String from 1 to 16 characters.</w:t>
            </w:r>
          </w:p>
        </w:tc>
        <w:tc>
          <w:tcPr>
            <w:tcW w:w="851" w:type="dxa"/>
          </w:tcPr>
          <w:p w14:paraId="71AB9AF3" w14:textId="26F61AE3" w:rsidR="0001100B" w:rsidRDefault="0001100B" w:rsidP="00703E22">
            <w:pPr>
              <w:overflowPunct w:val="0"/>
              <w:autoSpaceDE w:val="0"/>
              <w:autoSpaceDN w:val="0"/>
              <w:adjustRightInd w:val="0"/>
              <w:textAlignment w:val="baseline"/>
              <w:rPr>
                <w:rFonts w:cs="Arial"/>
              </w:rPr>
            </w:pPr>
            <w:r>
              <w:rPr>
                <w:rFonts w:cs="Arial"/>
              </w:rPr>
              <w:t>Yes</w:t>
            </w:r>
          </w:p>
        </w:tc>
        <w:tc>
          <w:tcPr>
            <w:tcW w:w="709" w:type="dxa"/>
          </w:tcPr>
          <w:p w14:paraId="0AC0F782" w14:textId="53FE9DDF" w:rsidR="0001100B" w:rsidRDefault="0001100B" w:rsidP="00703E22">
            <w:pPr>
              <w:overflowPunct w:val="0"/>
              <w:autoSpaceDE w:val="0"/>
              <w:autoSpaceDN w:val="0"/>
              <w:adjustRightInd w:val="0"/>
              <w:textAlignment w:val="baseline"/>
              <w:rPr>
                <w:rFonts w:cs="Arial"/>
              </w:rPr>
            </w:pPr>
            <w:r>
              <w:rPr>
                <w:rFonts w:cs="Arial"/>
              </w:rPr>
              <w:t>Yes</w:t>
            </w:r>
          </w:p>
        </w:tc>
        <w:tc>
          <w:tcPr>
            <w:tcW w:w="2551" w:type="dxa"/>
          </w:tcPr>
          <w:p w14:paraId="3D442B27" w14:textId="724E47C2" w:rsidR="0001100B" w:rsidRDefault="00700858" w:rsidP="00C37DB9">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C37DB9" w:rsidRPr="008F4F86" w14:paraId="5626DCBB" w14:textId="7B385D84" w:rsidTr="00700858">
        <w:tc>
          <w:tcPr>
            <w:tcW w:w="4248" w:type="dxa"/>
          </w:tcPr>
          <w:p w14:paraId="36588538" w14:textId="58C45F15" w:rsidR="0001100B" w:rsidRDefault="0001100B" w:rsidP="00703E22">
            <w:pPr>
              <w:rPr>
                <w:lang w:val="en-US"/>
              </w:rPr>
            </w:pPr>
            <w:bookmarkStart w:id="181" w:name="OLE_LINK96"/>
            <w:bookmarkStart w:id="182" w:name="OLE_LINK97"/>
            <w:proofErr w:type="spellStart"/>
            <w:r>
              <w:rPr>
                <w:lang w:val="en-US"/>
              </w:rPr>
              <w:t>automatNumber</w:t>
            </w:r>
            <w:bookmarkEnd w:id="181"/>
            <w:bookmarkEnd w:id="182"/>
            <w:proofErr w:type="spellEnd"/>
          </w:p>
        </w:tc>
        <w:tc>
          <w:tcPr>
            <w:tcW w:w="2551" w:type="dxa"/>
          </w:tcPr>
          <w:p w14:paraId="7CFB75DB" w14:textId="77777777" w:rsidR="0001100B" w:rsidRDefault="0001100B" w:rsidP="00703E22">
            <w:bookmarkStart w:id="183" w:name="OLE_LINK180"/>
            <w:bookmarkStart w:id="184" w:name="OLE_LINK181"/>
            <w:r>
              <w:t>Machine number, 1036</w:t>
            </w:r>
            <w:bookmarkEnd w:id="183"/>
            <w:bookmarkEnd w:id="184"/>
          </w:p>
        </w:tc>
        <w:tc>
          <w:tcPr>
            <w:tcW w:w="1701" w:type="dxa"/>
          </w:tcPr>
          <w:p w14:paraId="55E53B75" w14:textId="77777777" w:rsidR="0001100B" w:rsidRPr="001B2CA7" w:rsidRDefault="0001100B" w:rsidP="00703E22">
            <w:pPr>
              <w:rPr>
                <w:rFonts w:cs="Arial"/>
              </w:rPr>
            </w:pPr>
            <w:r>
              <w:rPr>
                <w:rFonts w:cs="Arial"/>
              </w:rPr>
              <w:t xml:space="preserve">A string with a length of 1 to 20 characters, a </w:t>
            </w:r>
            <w:r>
              <w:rPr>
                <w:rFonts w:cs="Arial"/>
              </w:rPr>
              <w:lastRenderedPageBreak/>
              <w:t xml:space="preserve">mandatory field if the group has the attribute of transferring machine data, otherwise it should not be transferred. </w:t>
            </w:r>
            <w:r w:rsidRPr="009D5B7E">
              <w:rPr>
                <w:rFonts w:cs="Arial"/>
                <w:b/>
              </w:rPr>
              <w:t xml:space="preserve">Only for vending </w:t>
            </w:r>
            <w:r>
              <w:rPr>
                <w:rFonts w:cs="Arial"/>
                <w:b/>
              </w:rPr>
              <w:t>and transport.</w:t>
            </w:r>
          </w:p>
        </w:tc>
        <w:tc>
          <w:tcPr>
            <w:tcW w:w="851" w:type="dxa"/>
          </w:tcPr>
          <w:p w14:paraId="260C2593" w14:textId="4A722C43" w:rsidR="0001100B" w:rsidRDefault="0001100B" w:rsidP="00703E22">
            <w:pPr>
              <w:rPr>
                <w:rFonts w:cs="Arial"/>
              </w:rPr>
            </w:pPr>
            <w:r>
              <w:rPr>
                <w:rFonts w:cs="Arial"/>
              </w:rPr>
              <w:lastRenderedPageBreak/>
              <w:t>Yes</w:t>
            </w:r>
          </w:p>
        </w:tc>
        <w:tc>
          <w:tcPr>
            <w:tcW w:w="709" w:type="dxa"/>
          </w:tcPr>
          <w:p w14:paraId="6CF3F6C9" w14:textId="69FB4B27" w:rsidR="0001100B" w:rsidRDefault="0001100B" w:rsidP="00703E22">
            <w:pPr>
              <w:rPr>
                <w:rFonts w:cs="Arial"/>
              </w:rPr>
            </w:pPr>
            <w:r>
              <w:rPr>
                <w:rFonts w:cs="Arial"/>
              </w:rPr>
              <w:t>Yes</w:t>
            </w:r>
          </w:p>
        </w:tc>
        <w:tc>
          <w:tcPr>
            <w:tcW w:w="2551" w:type="dxa"/>
          </w:tcPr>
          <w:p w14:paraId="7111F6F6" w14:textId="4E59FD8C" w:rsidR="00C37DB9" w:rsidRDefault="00700858" w:rsidP="00C37DB9">
            <w:pPr>
              <w:rPr>
                <w:rFonts w:cs="Arial"/>
              </w:rPr>
            </w:pPr>
            <w:r>
              <w:rPr>
                <w:rFonts w:cs="Arial"/>
              </w:rPr>
              <w:t xml:space="preserve">FFD </w:t>
            </w:r>
            <w:proofErr w:type="gramStart"/>
            <w:r>
              <w:rPr>
                <w:rFonts w:cs="Arial"/>
              </w:rPr>
              <w:t xml:space="preserve">1.05 </w:t>
            </w:r>
            <w:r w:rsidR="00C37DB9">
              <w:rPr>
                <w:rFonts w:cs="Arial"/>
              </w:rPr>
              <w:t xml:space="preserve"> –</w:t>
            </w:r>
            <w:proofErr w:type="gramEnd"/>
            <w:r w:rsidR="00C37DB9">
              <w:rPr>
                <w:rFonts w:cs="Arial"/>
              </w:rPr>
              <w:t xml:space="preserve"> yes for </w:t>
            </w:r>
            <w:r w:rsidR="00C37DB9" w:rsidRPr="00C37DB9">
              <w:rPr>
                <w:rFonts w:cs="Arial"/>
              </w:rPr>
              <w:t>vending and transport.</w:t>
            </w:r>
            <w:r w:rsidR="00C37DB9">
              <w:rPr>
                <w:rFonts w:cs="Arial"/>
              </w:rPr>
              <w:br/>
            </w:r>
          </w:p>
          <w:p w14:paraId="3C6895CD" w14:textId="6CE28288" w:rsidR="0001100B" w:rsidRDefault="00700858" w:rsidP="00C37DB9">
            <w:pPr>
              <w:rPr>
                <w:rFonts w:cs="Arial"/>
              </w:rPr>
            </w:pPr>
            <w:r>
              <w:rPr>
                <w:rFonts w:cs="Arial"/>
              </w:rPr>
              <w:lastRenderedPageBreak/>
              <w:t xml:space="preserve">FFD 1.2 </w:t>
            </w:r>
            <w:proofErr w:type="gramStart"/>
            <w:r w:rsidR="00C37DB9">
              <w:rPr>
                <w:rFonts w:cs="Arial"/>
              </w:rPr>
              <w:t>–  yes</w:t>
            </w:r>
            <w:proofErr w:type="gramEnd"/>
            <w:r w:rsidR="00C37DB9">
              <w:rPr>
                <w:rFonts w:cs="Arial"/>
              </w:rPr>
              <w:t xml:space="preserve"> for </w:t>
            </w:r>
            <w:r w:rsidR="00C37DB9" w:rsidRPr="00C37DB9">
              <w:rPr>
                <w:rFonts w:cs="Arial"/>
              </w:rPr>
              <w:t>vending and transport.</w:t>
            </w:r>
          </w:p>
        </w:tc>
      </w:tr>
      <w:tr w:rsidR="00C37DB9" w:rsidRPr="008F4F86" w14:paraId="1ABF7FA2" w14:textId="1347B543" w:rsidTr="00700858">
        <w:tc>
          <w:tcPr>
            <w:tcW w:w="4248" w:type="dxa"/>
          </w:tcPr>
          <w:p w14:paraId="2BEEDAFC" w14:textId="07150CF6" w:rsidR="0001100B" w:rsidRPr="001B2CA7" w:rsidRDefault="0001100B" w:rsidP="00703E22">
            <w:bookmarkStart w:id="185" w:name="OLE_LINK182"/>
            <w:bookmarkStart w:id="186" w:name="OLE_LINK185"/>
            <w:proofErr w:type="spellStart"/>
            <w:r>
              <w:rPr>
                <w:lang w:val="en-US"/>
              </w:rPr>
              <w:lastRenderedPageBreak/>
              <w:t>settlementAddress</w:t>
            </w:r>
            <w:bookmarkEnd w:id="185"/>
            <w:bookmarkEnd w:id="186"/>
            <w:proofErr w:type="spellEnd"/>
          </w:p>
        </w:tc>
        <w:tc>
          <w:tcPr>
            <w:tcW w:w="2551" w:type="dxa"/>
          </w:tcPr>
          <w:p w14:paraId="0553C25A" w14:textId="77777777" w:rsidR="0001100B" w:rsidRDefault="0001100B" w:rsidP="00703E22">
            <w:bookmarkStart w:id="187" w:name="OLE_LINK187"/>
            <w:bookmarkStart w:id="188" w:name="OLE_LINK188"/>
            <w:r>
              <w:t>Settlement address, 1009</w:t>
            </w:r>
            <w:bookmarkEnd w:id="187"/>
            <w:bookmarkEnd w:id="188"/>
          </w:p>
        </w:tc>
        <w:tc>
          <w:tcPr>
            <w:tcW w:w="1701" w:type="dxa"/>
          </w:tcPr>
          <w:p w14:paraId="7953B123" w14:textId="3E65BB33" w:rsidR="0001100B" w:rsidRDefault="0001100B" w:rsidP="00055D64">
            <w:pPr>
              <w:rPr>
                <w:rFonts w:cs="Arial"/>
              </w:rPr>
            </w:pPr>
            <w:bookmarkStart w:id="189" w:name="OLE_LINK189"/>
            <w:bookmarkStart w:id="190" w:name="OLE_LINK211"/>
            <w:bookmarkStart w:id="191" w:name="OLE_LINK217"/>
            <w:r>
              <w:rPr>
                <w:rFonts w:cs="Arial"/>
              </w:rPr>
              <w:t xml:space="preserve">A string from 1 to 243 characters long, a mandatory field if the group has the automaton data transmission flag, otherwise it should not be </w:t>
            </w:r>
            <w:proofErr w:type="gramStart"/>
            <w:r>
              <w:rPr>
                <w:rFonts w:cs="Arial"/>
              </w:rPr>
              <w:t xml:space="preserve">transmitted </w:t>
            </w:r>
            <w:bookmarkEnd w:id="189"/>
            <w:bookmarkEnd w:id="190"/>
            <w:bookmarkEnd w:id="191"/>
            <w:r>
              <w:rPr>
                <w:rFonts w:cs="Arial"/>
              </w:rPr>
              <w:t>.</w:t>
            </w:r>
            <w:proofErr w:type="gramEnd"/>
            <w:r>
              <w:rPr>
                <w:rFonts w:cs="Arial"/>
              </w:rPr>
              <w:t xml:space="preserve"> </w:t>
            </w:r>
            <w:r>
              <w:rPr>
                <w:rFonts w:cs="Arial"/>
                <w:b/>
              </w:rPr>
              <w:t xml:space="preserve">For </w:t>
            </w:r>
            <w:proofErr w:type="gramStart"/>
            <w:r w:rsidRPr="009D5B7E">
              <w:rPr>
                <w:rFonts w:cs="Arial"/>
                <w:b/>
              </w:rPr>
              <w:t xml:space="preserve">vending </w:t>
            </w:r>
            <w:r>
              <w:rPr>
                <w:rFonts w:cs="Arial"/>
                <w:b/>
              </w:rPr>
              <w:t>,</w:t>
            </w:r>
            <w:proofErr w:type="gramEnd"/>
            <w:r>
              <w:rPr>
                <w:rFonts w:cs="Arial"/>
                <w:b/>
              </w:rPr>
              <w:t xml:space="preserve"> transport and couriers.</w:t>
            </w:r>
          </w:p>
        </w:tc>
        <w:tc>
          <w:tcPr>
            <w:tcW w:w="851" w:type="dxa"/>
          </w:tcPr>
          <w:p w14:paraId="15A30A77" w14:textId="1918F037" w:rsidR="0001100B" w:rsidRDefault="0001100B" w:rsidP="00703E22">
            <w:pPr>
              <w:rPr>
                <w:rFonts w:cs="Arial"/>
              </w:rPr>
            </w:pPr>
            <w:r>
              <w:rPr>
                <w:rFonts w:cs="Arial"/>
              </w:rPr>
              <w:t>Yes</w:t>
            </w:r>
          </w:p>
        </w:tc>
        <w:tc>
          <w:tcPr>
            <w:tcW w:w="709" w:type="dxa"/>
          </w:tcPr>
          <w:p w14:paraId="101121A6" w14:textId="687EFA85" w:rsidR="0001100B" w:rsidRDefault="0001100B" w:rsidP="00703E22">
            <w:pPr>
              <w:rPr>
                <w:rFonts w:cs="Arial"/>
              </w:rPr>
            </w:pPr>
            <w:r>
              <w:rPr>
                <w:rFonts w:cs="Arial"/>
              </w:rPr>
              <w:t>Yes</w:t>
            </w:r>
          </w:p>
        </w:tc>
        <w:tc>
          <w:tcPr>
            <w:tcW w:w="2551" w:type="dxa"/>
          </w:tcPr>
          <w:p w14:paraId="7D684926" w14:textId="33462E9B" w:rsidR="00E11C0E" w:rsidRDefault="00700858" w:rsidP="00E11C0E">
            <w:pPr>
              <w:rPr>
                <w:rFonts w:cs="Arial"/>
              </w:rPr>
            </w:pPr>
            <w:r>
              <w:rPr>
                <w:rFonts w:cs="Arial"/>
              </w:rPr>
              <w:t xml:space="preserve">FFD 1.05 </w:t>
            </w:r>
            <w:r w:rsidR="00E11C0E">
              <w:rPr>
                <w:rFonts w:cs="Arial"/>
              </w:rPr>
              <w:t xml:space="preserve">– yes for </w:t>
            </w:r>
            <w:proofErr w:type="gramStart"/>
            <w:r w:rsidR="00E11C0E" w:rsidRPr="00C37DB9">
              <w:rPr>
                <w:rFonts w:cs="Arial"/>
              </w:rPr>
              <w:t xml:space="preserve">vending </w:t>
            </w:r>
            <w:r w:rsidR="00E11C0E">
              <w:rPr>
                <w:rFonts w:cs="Arial"/>
              </w:rPr>
              <w:t>,</w:t>
            </w:r>
            <w:proofErr w:type="gramEnd"/>
            <w:r w:rsidR="00E11C0E">
              <w:rPr>
                <w:rFonts w:cs="Arial"/>
              </w:rPr>
              <w:t xml:space="preserve"> transport, couriers.</w:t>
            </w:r>
            <w:r w:rsidR="00E11C0E">
              <w:rPr>
                <w:rFonts w:cs="Arial"/>
              </w:rPr>
              <w:br/>
            </w:r>
          </w:p>
          <w:p w14:paraId="4101925F" w14:textId="1EFB52C0" w:rsidR="0001100B" w:rsidRDefault="00700858" w:rsidP="00E11C0E">
            <w:pPr>
              <w:rPr>
                <w:rFonts w:cs="Arial"/>
              </w:rPr>
            </w:pPr>
            <w:r>
              <w:rPr>
                <w:rFonts w:cs="Arial"/>
              </w:rPr>
              <w:t xml:space="preserve">FFD 1.2 </w:t>
            </w:r>
            <w:proofErr w:type="gramStart"/>
            <w:r w:rsidR="00E11C0E">
              <w:rPr>
                <w:rFonts w:cs="Arial"/>
              </w:rPr>
              <w:t>–  yes</w:t>
            </w:r>
            <w:proofErr w:type="gramEnd"/>
            <w:r w:rsidR="00E11C0E">
              <w:rPr>
                <w:rFonts w:cs="Arial"/>
              </w:rPr>
              <w:t xml:space="preserve"> for vending , transport, couriers.</w:t>
            </w:r>
          </w:p>
        </w:tc>
      </w:tr>
      <w:tr w:rsidR="00C37DB9" w:rsidRPr="008F4F86" w14:paraId="47236E3E" w14:textId="745927D7" w:rsidTr="00700858">
        <w:tc>
          <w:tcPr>
            <w:tcW w:w="4248" w:type="dxa"/>
          </w:tcPr>
          <w:p w14:paraId="3F901D54" w14:textId="6895BD04" w:rsidR="0001100B" w:rsidRPr="00055D64" w:rsidRDefault="0001100B" w:rsidP="00703E22">
            <w:bookmarkStart w:id="192" w:name="OLE_LINK218"/>
            <w:bookmarkStart w:id="193" w:name="OLE_LINK219"/>
            <w:bookmarkStart w:id="194" w:name="OLE_LINK220"/>
            <w:proofErr w:type="spellStart"/>
            <w:r>
              <w:rPr>
                <w:lang w:val="en-US"/>
              </w:rPr>
              <w:t>settlementPlace</w:t>
            </w:r>
            <w:bookmarkEnd w:id="192"/>
            <w:bookmarkEnd w:id="193"/>
            <w:bookmarkEnd w:id="194"/>
            <w:proofErr w:type="spellEnd"/>
          </w:p>
        </w:tc>
        <w:tc>
          <w:tcPr>
            <w:tcW w:w="2551" w:type="dxa"/>
          </w:tcPr>
          <w:p w14:paraId="16C1F131" w14:textId="77777777" w:rsidR="0001100B" w:rsidRDefault="0001100B" w:rsidP="00703E22">
            <w:bookmarkStart w:id="195" w:name="OLE_LINK221"/>
            <w:bookmarkStart w:id="196" w:name="OLE_LINK224"/>
            <w:r>
              <w:t>Place of settlement, 1187</w:t>
            </w:r>
            <w:bookmarkEnd w:id="195"/>
            <w:bookmarkEnd w:id="196"/>
          </w:p>
        </w:tc>
        <w:tc>
          <w:tcPr>
            <w:tcW w:w="1701" w:type="dxa"/>
          </w:tcPr>
          <w:p w14:paraId="294E97D4" w14:textId="6E5BFA32" w:rsidR="0001100B" w:rsidRPr="009D5B7E" w:rsidRDefault="0001100B" w:rsidP="00703E22">
            <w:pPr>
              <w:rPr>
                <w:rFonts w:cs="Arial"/>
              </w:rPr>
            </w:pPr>
            <w:r>
              <w:rPr>
                <w:rFonts w:cs="Arial"/>
              </w:rPr>
              <w:t xml:space="preserve">A string from 1 to 243 characters long, a mandatory field if the group has the automaton data transmission flag, otherwise it should not be transmitted. </w:t>
            </w:r>
            <w:r>
              <w:rPr>
                <w:rFonts w:cs="Arial"/>
              </w:rPr>
              <w:br/>
            </w:r>
            <w:r>
              <w:rPr>
                <w:rFonts w:cs="Arial"/>
                <w:b/>
              </w:rPr>
              <w:t xml:space="preserve">For </w:t>
            </w:r>
            <w:proofErr w:type="gramStart"/>
            <w:r w:rsidRPr="009D5B7E">
              <w:rPr>
                <w:rFonts w:cs="Arial"/>
                <w:b/>
              </w:rPr>
              <w:t xml:space="preserve">vending </w:t>
            </w:r>
            <w:r>
              <w:rPr>
                <w:rFonts w:cs="Arial"/>
                <w:b/>
              </w:rPr>
              <w:t>,</w:t>
            </w:r>
            <w:proofErr w:type="gramEnd"/>
            <w:r>
              <w:rPr>
                <w:rFonts w:cs="Arial"/>
                <w:b/>
              </w:rPr>
              <w:t xml:space="preserve"> </w:t>
            </w:r>
            <w:r>
              <w:rPr>
                <w:rFonts w:cs="Arial"/>
                <w:b/>
              </w:rPr>
              <w:lastRenderedPageBreak/>
              <w:t>transport and couriers.</w:t>
            </w:r>
          </w:p>
        </w:tc>
        <w:tc>
          <w:tcPr>
            <w:tcW w:w="851" w:type="dxa"/>
          </w:tcPr>
          <w:p w14:paraId="51E4F01E" w14:textId="6CC43AB4" w:rsidR="0001100B" w:rsidRDefault="0001100B" w:rsidP="00703E22">
            <w:pPr>
              <w:rPr>
                <w:rFonts w:cs="Arial"/>
              </w:rPr>
            </w:pPr>
            <w:r>
              <w:rPr>
                <w:rFonts w:cs="Arial"/>
              </w:rPr>
              <w:lastRenderedPageBreak/>
              <w:t>Yes</w:t>
            </w:r>
          </w:p>
        </w:tc>
        <w:tc>
          <w:tcPr>
            <w:tcW w:w="709" w:type="dxa"/>
          </w:tcPr>
          <w:p w14:paraId="70D45366" w14:textId="6A5DBAF9" w:rsidR="0001100B" w:rsidRDefault="0001100B" w:rsidP="00703E22">
            <w:pPr>
              <w:rPr>
                <w:rFonts w:cs="Arial"/>
              </w:rPr>
            </w:pPr>
            <w:r>
              <w:rPr>
                <w:rFonts w:cs="Arial"/>
              </w:rPr>
              <w:t>Yes</w:t>
            </w:r>
          </w:p>
        </w:tc>
        <w:tc>
          <w:tcPr>
            <w:tcW w:w="2551" w:type="dxa"/>
          </w:tcPr>
          <w:p w14:paraId="48E366F3" w14:textId="34BA768C" w:rsidR="00E11C0E" w:rsidRDefault="00700858" w:rsidP="00E11C0E">
            <w:pPr>
              <w:rPr>
                <w:rFonts w:cs="Arial"/>
              </w:rPr>
            </w:pPr>
            <w:r>
              <w:rPr>
                <w:rFonts w:cs="Arial"/>
              </w:rPr>
              <w:t xml:space="preserve">FFD 1.05 </w:t>
            </w:r>
            <w:r w:rsidR="00E11C0E">
              <w:rPr>
                <w:rFonts w:cs="Arial"/>
              </w:rPr>
              <w:t xml:space="preserve">– yes for </w:t>
            </w:r>
            <w:proofErr w:type="gramStart"/>
            <w:r w:rsidR="00E11C0E" w:rsidRPr="00C37DB9">
              <w:rPr>
                <w:rFonts w:cs="Arial"/>
              </w:rPr>
              <w:t xml:space="preserve">vending </w:t>
            </w:r>
            <w:r w:rsidR="00E11C0E">
              <w:rPr>
                <w:rFonts w:cs="Arial"/>
              </w:rPr>
              <w:t>,</w:t>
            </w:r>
            <w:proofErr w:type="gramEnd"/>
            <w:r w:rsidR="00E11C0E">
              <w:rPr>
                <w:rFonts w:cs="Arial"/>
              </w:rPr>
              <w:t xml:space="preserve"> transport, couriers.</w:t>
            </w:r>
            <w:r w:rsidR="00E11C0E">
              <w:rPr>
                <w:rFonts w:cs="Arial"/>
              </w:rPr>
              <w:br/>
            </w:r>
          </w:p>
          <w:p w14:paraId="1B5A6170" w14:textId="3138945E" w:rsidR="0001100B" w:rsidRDefault="00700858" w:rsidP="00E11C0E">
            <w:pPr>
              <w:rPr>
                <w:rFonts w:cs="Arial"/>
              </w:rPr>
            </w:pPr>
            <w:r>
              <w:rPr>
                <w:rFonts w:cs="Arial"/>
              </w:rPr>
              <w:t xml:space="preserve">FFD 1.2 </w:t>
            </w:r>
            <w:proofErr w:type="gramStart"/>
            <w:r w:rsidR="00E11C0E">
              <w:rPr>
                <w:rFonts w:cs="Arial"/>
              </w:rPr>
              <w:t>–  yes</w:t>
            </w:r>
            <w:proofErr w:type="gramEnd"/>
            <w:r w:rsidR="00E11C0E">
              <w:rPr>
                <w:rFonts w:cs="Arial"/>
              </w:rPr>
              <w:t xml:space="preserve"> for vending , transport, couriers.</w:t>
            </w:r>
          </w:p>
        </w:tc>
      </w:tr>
      <w:tr w:rsidR="00C37DB9" w:rsidRPr="008F4F86" w14:paraId="27CF814C" w14:textId="7558C2C0" w:rsidTr="00700858">
        <w:tc>
          <w:tcPr>
            <w:tcW w:w="4248" w:type="dxa"/>
          </w:tcPr>
          <w:p w14:paraId="35490C47" w14:textId="1EF05E5A" w:rsidR="0001100B" w:rsidRPr="009D5B7E" w:rsidRDefault="00700858" w:rsidP="00703E22">
            <w:bookmarkStart w:id="197" w:name="_Hlk521064112"/>
            <w:r>
              <w:rPr>
                <w:lang w:val="en-US"/>
              </w:rPr>
              <w:t>c</w:t>
            </w:r>
            <w:r w:rsidR="0001100B" w:rsidRPr="00D24FD0">
              <w:rPr>
                <w:lang w:val="en-US"/>
              </w:rPr>
              <w:t>ustomer</w:t>
            </w:r>
          </w:p>
        </w:tc>
        <w:tc>
          <w:tcPr>
            <w:tcW w:w="2551" w:type="dxa"/>
          </w:tcPr>
          <w:p w14:paraId="4E68CBC5" w14:textId="77777777" w:rsidR="0001100B" w:rsidRPr="00966FB4" w:rsidRDefault="0001100B" w:rsidP="00703E22">
            <w:r>
              <w:t>Buyer (client), 1227</w:t>
            </w:r>
          </w:p>
        </w:tc>
        <w:tc>
          <w:tcPr>
            <w:tcW w:w="1701" w:type="dxa"/>
          </w:tcPr>
          <w:p w14:paraId="255E2573" w14:textId="4775B780" w:rsidR="0001100B" w:rsidRDefault="00E11C0E" w:rsidP="00E11C0E">
            <w:pPr>
              <w:rPr>
                <w:rFonts w:cs="Arial"/>
              </w:rPr>
            </w:pPr>
            <w:r>
              <w:rPr>
                <w:rFonts w:cs="Arial"/>
              </w:rPr>
              <w:t>String from 1 to 243 characters.</w:t>
            </w:r>
          </w:p>
        </w:tc>
        <w:tc>
          <w:tcPr>
            <w:tcW w:w="851" w:type="dxa"/>
          </w:tcPr>
          <w:p w14:paraId="6945007D" w14:textId="3F0D0B98" w:rsidR="0001100B" w:rsidRDefault="0001100B" w:rsidP="00703E22">
            <w:pPr>
              <w:rPr>
                <w:rFonts w:cs="Arial"/>
              </w:rPr>
            </w:pPr>
            <w:r>
              <w:rPr>
                <w:rFonts w:cs="Arial"/>
              </w:rPr>
              <w:t>Yes</w:t>
            </w:r>
          </w:p>
        </w:tc>
        <w:tc>
          <w:tcPr>
            <w:tcW w:w="709" w:type="dxa"/>
          </w:tcPr>
          <w:p w14:paraId="6A357C7C" w14:textId="25D051AA" w:rsidR="0001100B" w:rsidRDefault="00700858" w:rsidP="00703E22">
            <w:pPr>
              <w:rPr>
                <w:rFonts w:cs="Arial"/>
              </w:rPr>
            </w:pPr>
            <w:r>
              <w:rPr>
                <w:rFonts w:cs="Arial"/>
              </w:rPr>
              <w:t>No</w:t>
            </w:r>
          </w:p>
        </w:tc>
        <w:tc>
          <w:tcPr>
            <w:tcW w:w="2551" w:type="dxa"/>
          </w:tcPr>
          <w:p w14:paraId="69344160" w14:textId="0B636D65"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3C0F0C7E" w14:textId="14BCE302" w:rsidTr="00700858">
        <w:tc>
          <w:tcPr>
            <w:tcW w:w="4248" w:type="dxa"/>
          </w:tcPr>
          <w:p w14:paraId="5EA01640" w14:textId="77777777" w:rsidR="0001100B" w:rsidRPr="009D5B7E" w:rsidRDefault="0001100B" w:rsidP="00703E22">
            <w:bookmarkStart w:id="198" w:name="_Hlk521062820"/>
            <w:bookmarkEnd w:id="197"/>
            <w:proofErr w:type="spellStart"/>
            <w:r>
              <w:rPr>
                <w:lang w:val="en-US"/>
              </w:rPr>
              <w:t>customerINN</w:t>
            </w:r>
            <w:proofErr w:type="spellEnd"/>
          </w:p>
        </w:tc>
        <w:tc>
          <w:tcPr>
            <w:tcW w:w="2551" w:type="dxa"/>
          </w:tcPr>
          <w:p w14:paraId="3E8286B1" w14:textId="77777777" w:rsidR="0001100B" w:rsidRPr="00D24FD0" w:rsidRDefault="0001100B" w:rsidP="00703E22">
            <w:pPr>
              <w:rPr>
                <w:lang w:val="en-US"/>
              </w:rPr>
            </w:pPr>
            <w:r>
              <w:t xml:space="preserve">TIN of the buyer (client), 12 </w:t>
            </w:r>
            <w:r>
              <w:rPr>
                <w:lang w:val="en-US"/>
              </w:rPr>
              <w:t>28</w:t>
            </w:r>
          </w:p>
        </w:tc>
        <w:tc>
          <w:tcPr>
            <w:tcW w:w="1701" w:type="dxa"/>
          </w:tcPr>
          <w:p w14:paraId="30760E4A" w14:textId="67333F9E" w:rsidR="0001100B" w:rsidRDefault="0001100B" w:rsidP="00E11C0E">
            <w:pPr>
              <w:rPr>
                <w:rFonts w:cs="Arial"/>
              </w:rPr>
            </w:pPr>
            <w:r>
              <w:rPr>
                <w:rFonts w:cs="Arial"/>
              </w:rPr>
              <w:t>A string of 10 to 12 characters, format DDDDDDDDDD.</w:t>
            </w:r>
          </w:p>
        </w:tc>
        <w:tc>
          <w:tcPr>
            <w:tcW w:w="851" w:type="dxa"/>
          </w:tcPr>
          <w:p w14:paraId="4124C408" w14:textId="728297F6" w:rsidR="0001100B" w:rsidRDefault="0001100B" w:rsidP="00703E22">
            <w:pPr>
              <w:rPr>
                <w:rFonts w:cs="Arial"/>
              </w:rPr>
            </w:pPr>
            <w:r>
              <w:rPr>
                <w:rFonts w:cs="Arial"/>
              </w:rPr>
              <w:t>Yes</w:t>
            </w:r>
          </w:p>
        </w:tc>
        <w:tc>
          <w:tcPr>
            <w:tcW w:w="709" w:type="dxa"/>
          </w:tcPr>
          <w:p w14:paraId="04E84319" w14:textId="0FB0CDF2" w:rsidR="0001100B" w:rsidRDefault="00700858" w:rsidP="00703E22">
            <w:pPr>
              <w:rPr>
                <w:rFonts w:cs="Arial"/>
              </w:rPr>
            </w:pPr>
            <w:r>
              <w:rPr>
                <w:rFonts w:cs="Arial"/>
              </w:rPr>
              <w:t>No</w:t>
            </w:r>
          </w:p>
        </w:tc>
        <w:tc>
          <w:tcPr>
            <w:tcW w:w="2551" w:type="dxa"/>
          </w:tcPr>
          <w:p w14:paraId="2D5D831E" w14:textId="402D456D"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4D92107" w14:textId="777BE2FF" w:rsidTr="00700858">
        <w:tc>
          <w:tcPr>
            <w:tcW w:w="4248" w:type="dxa"/>
          </w:tcPr>
          <w:p w14:paraId="64CB9853" w14:textId="27DF4798" w:rsidR="0001100B" w:rsidRDefault="0001100B" w:rsidP="00E15B84">
            <w:pPr>
              <w:rPr>
                <w:lang w:val="en-US"/>
              </w:rPr>
            </w:pPr>
            <w:r>
              <w:rPr>
                <w:lang w:val="en-US"/>
              </w:rPr>
              <w:t>customer info</w:t>
            </w:r>
          </w:p>
        </w:tc>
        <w:tc>
          <w:tcPr>
            <w:tcW w:w="2551" w:type="dxa"/>
          </w:tcPr>
          <w:p w14:paraId="719FA0A2" w14:textId="3BCA48EB" w:rsidR="0001100B" w:rsidRDefault="0001100B" w:rsidP="00E15B84">
            <w:r w:rsidRPr="00627F02">
              <w:t>Information about the buyer (client), 1256</w:t>
            </w:r>
          </w:p>
        </w:tc>
        <w:tc>
          <w:tcPr>
            <w:tcW w:w="1701" w:type="dxa"/>
          </w:tcPr>
          <w:p w14:paraId="13E26A0E" w14:textId="04D531C7" w:rsidR="0001100B" w:rsidRDefault="00E11C0E" w:rsidP="00E11C0E">
            <w:pPr>
              <w:rPr>
                <w:rFonts w:cs="Arial"/>
              </w:rPr>
            </w:pPr>
            <w:r>
              <w:rPr>
                <w:rFonts w:cs="Arial"/>
              </w:rPr>
              <w:t>The structure of clause 2.1.1.8.</w:t>
            </w:r>
          </w:p>
        </w:tc>
        <w:tc>
          <w:tcPr>
            <w:tcW w:w="851" w:type="dxa"/>
          </w:tcPr>
          <w:p w14:paraId="700B50A8" w14:textId="1CBB78EF" w:rsidR="0001100B" w:rsidRDefault="0001100B" w:rsidP="00E15B84">
            <w:pPr>
              <w:rPr>
                <w:rFonts w:cs="Arial"/>
              </w:rPr>
            </w:pPr>
            <w:r>
              <w:rPr>
                <w:rFonts w:cs="Arial"/>
              </w:rPr>
              <w:t>Not</w:t>
            </w:r>
          </w:p>
        </w:tc>
        <w:tc>
          <w:tcPr>
            <w:tcW w:w="709" w:type="dxa"/>
          </w:tcPr>
          <w:p w14:paraId="7D22385C" w14:textId="5F1B20CB" w:rsidR="0001100B" w:rsidRDefault="0001100B" w:rsidP="00E15B84">
            <w:pPr>
              <w:rPr>
                <w:rFonts w:cs="Arial"/>
              </w:rPr>
            </w:pPr>
            <w:r>
              <w:rPr>
                <w:rFonts w:cs="Arial"/>
              </w:rPr>
              <w:t>Yes</w:t>
            </w:r>
          </w:p>
        </w:tc>
        <w:tc>
          <w:tcPr>
            <w:tcW w:w="2551" w:type="dxa"/>
          </w:tcPr>
          <w:p w14:paraId="66C04D51" w14:textId="11A1661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3E4E0225" w14:textId="7A62FFDA" w:rsidTr="00700858">
        <w:tc>
          <w:tcPr>
            <w:tcW w:w="4248" w:type="dxa"/>
          </w:tcPr>
          <w:p w14:paraId="285F0EEC" w14:textId="77777777" w:rsidR="0001100B" w:rsidRPr="009D5B7E" w:rsidRDefault="0001100B" w:rsidP="00E15B84">
            <w:r>
              <w:rPr>
                <w:lang w:val="en-US"/>
              </w:rPr>
              <w:t>cashier</w:t>
            </w:r>
          </w:p>
        </w:tc>
        <w:tc>
          <w:tcPr>
            <w:tcW w:w="2551" w:type="dxa"/>
          </w:tcPr>
          <w:p w14:paraId="61CC42B5" w14:textId="77777777" w:rsidR="0001100B" w:rsidRPr="00966FB4" w:rsidRDefault="0001100B" w:rsidP="00E15B84">
            <w:bookmarkStart w:id="199" w:name="OLE_LINK419"/>
            <w:r>
              <w:t>Cashier, 1021</w:t>
            </w:r>
            <w:bookmarkEnd w:id="199"/>
          </w:p>
        </w:tc>
        <w:tc>
          <w:tcPr>
            <w:tcW w:w="1701" w:type="dxa"/>
          </w:tcPr>
          <w:p w14:paraId="742804D3" w14:textId="70C0E736" w:rsidR="0001100B" w:rsidRDefault="0001100B" w:rsidP="00E11C0E">
            <w:pPr>
              <w:rPr>
                <w:rFonts w:cs="Arial"/>
              </w:rPr>
            </w:pPr>
            <w:r>
              <w:rPr>
                <w:rFonts w:cs="Arial"/>
              </w:rPr>
              <w:t xml:space="preserve">A string from 1 to 64 characters, a mandatory field if the group has the sign of passing courier parameters, otherwise it should not be sent. </w:t>
            </w:r>
            <w:r>
              <w:rPr>
                <w:rFonts w:cs="Arial"/>
                <w:b/>
              </w:rPr>
              <w:t>Mandatory for couriers</w:t>
            </w:r>
          </w:p>
        </w:tc>
        <w:tc>
          <w:tcPr>
            <w:tcW w:w="851" w:type="dxa"/>
          </w:tcPr>
          <w:p w14:paraId="08D1F144" w14:textId="170CBF17" w:rsidR="0001100B" w:rsidRDefault="0001100B" w:rsidP="00E15B84">
            <w:pPr>
              <w:rPr>
                <w:rFonts w:cs="Arial"/>
              </w:rPr>
            </w:pPr>
            <w:r>
              <w:rPr>
                <w:rFonts w:cs="Arial"/>
              </w:rPr>
              <w:t>Yes</w:t>
            </w:r>
          </w:p>
        </w:tc>
        <w:tc>
          <w:tcPr>
            <w:tcW w:w="709" w:type="dxa"/>
          </w:tcPr>
          <w:p w14:paraId="30B331F1" w14:textId="659AA769" w:rsidR="0001100B" w:rsidRDefault="0001100B" w:rsidP="00E15B84">
            <w:pPr>
              <w:rPr>
                <w:rFonts w:cs="Arial"/>
              </w:rPr>
            </w:pPr>
            <w:r>
              <w:rPr>
                <w:rFonts w:cs="Arial"/>
              </w:rPr>
              <w:t>Yes</w:t>
            </w:r>
          </w:p>
        </w:tc>
        <w:tc>
          <w:tcPr>
            <w:tcW w:w="2551" w:type="dxa"/>
          </w:tcPr>
          <w:p w14:paraId="342085C0" w14:textId="3FC9EFA6" w:rsidR="00E11C0E" w:rsidRDefault="00700858" w:rsidP="00E11C0E">
            <w:pPr>
              <w:rPr>
                <w:rFonts w:cs="Arial"/>
              </w:rPr>
            </w:pPr>
            <w:r>
              <w:rPr>
                <w:rFonts w:cs="Arial"/>
              </w:rPr>
              <w:t>FFD 1.05</w:t>
            </w:r>
            <w:r w:rsidR="00E11C0E">
              <w:rPr>
                <w:rFonts w:cs="Arial"/>
              </w:rPr>
              <w:t xml:space="preserve"> – yes for couriers.</w:t>
            </w:r>
            <w:r w:rsidR="00E11C0E">
              <w:rPr>
                <w:rFonts w:cs="Arial"/>
              </w:rPr>
              <w:br/>
            </w:r>
          </w:p>
          <w:p w14:paraId="42FE4FD2" w14:textId="52959789" w:rsidR="0001100B" w:rsidRDefault="00700858" w:rsidP="00E11C0E">
            <w:pPr>
              <w:rPr>
                <w:rFonts w:cs="Arial"/>
              </w:rPr>
            </w:pPr>
            <w:r>
              <w:rPr>
                <w:rFonts w:cs="Arial"/>
              </w:rPr>
              <w:t xml:space="preserve">FFD 1.2 </w:t>
            </w:r>
            <w:proofErr w:type="gramStart"/>
            <w:r w:rsidR="00E11C0E">
              <w:rPr>
                <w:rFonts w:cs="Arial"/>
              </w:rPr>
              <w:t>for  couriers</w:t>
            </w:r>
            <w:proofErr w:type="gramEnd"/>
            <w:r w:rsidR="00E11C0E">
              <w:rPr>
                <w:rFonts w:cs="Arial"/>
              </w:rPr>
              <w:t>.</w:t>
            </w:r>
          </w:p>
        </w:tc>
      </w:tr>
      <w:tr w:rsidR="00C37DB9" w:rsidRPr="008F4F86" w14:paraId="726C3534" w14:textId="31490E6C" w:rsidTr="00700858">
        <w:tc>
          <w:tcPr>
            <w:tcW w:w="4248" w:type="dxa"/>
          </w:tcPr>
          <w:p w14:paraId="51B52A12" w14:textId="77777777" w:rsidR="0001100B" w:rsidRPr="009D5B7E" w:rsidRDefault="0001100B" w:rsidP="00E15B84">
            <w:r>
              <w:rPr>
                <w:lang w:val="en-US"/>
              </w:rPr>
              <w:t xml:space="preserve">cashier </w:t>
            </w:r>
            <w:r w:rsidRPr="00D24FD0">
              <w:rPr>
                <w:lang w:val="en-US"/>
              </w:rPr>
              <w:t>INN</w:t>
            </w:r>
          </w:p>
        </w:tc>
        <w:tc>
          <w:tcPr>
            <w:tcW w:w="2551" w:type="dxa"/>
          </w:tcPr>
          <w:p w14:paraId="2E1BCC35" w14:textId="77777777" w:rsidR="0001100B" w:rsidRPr="00892177" w:rsidRDefault="0001100B" w:rsidP="00E15B84">
            <w:bookmarkStart w:id="200" w:name="OLE_LINK439"/>
            <w:r>
              <w:t>TIN of the cashier, 1203</w:t>
            </w:r>
            <w:bookmarkEnd w:id="200"/>
          </w:p>
        </w:tc>
        <w:tc>
          <w:tcPr>
            <w:tcW w:w="1701" w:type="dxa"/>
          </w:tcPr>
          <w:p w14:paraId="7B75D4A8" w14:textId="669240AE" w:rsidR="0001100B" w:rsidRDefault="0001100B" w:rsidP="00E11C0E">
            <w:pPr>
              <w:rPr>
                <w:rFonts w:cs="Arial"/>
              </w:rPr>
            </w:pPr>
            <w:r>
              <w:rPr>
                <w:rFonts w:cs="Arial"/>
              </w:rPr>
              <w:t>A string of 12 characters, format DDDDDDDDDDDDDD.</w:t>
            </w:r>
          </w:p>
        </w:tc>
        <w:tc>
          <w:tcPr>
            <w:tcW w:w="851" w:type="dxa"/>
          </w:tcPr>
          <w:p w14:paraId="117BB4D8" w14:textId="5F0B9F9C" w:rsidR="0001100B" w:rsidRDefault="0001100B" w:rsidP="00E15B84">
            <w:pPr>
              <w:rPr>
                <w:rFonts w:cs="Arial"/>
              </w:rPr>
            </w:pPr>
            <w:r>
              <w:rPr>
                <w:rFonts w:cs="Arial"/>
              </w:rPr>
              <w:t>Yes</w:t>
            </w:r>
          </w:p>
        </w:tc>
        <w:tc>
          <w:tcPr>
            <w:tcW w:w="709" w:type="dxa"/>
          </w:tcPr>
          <w:p w14:paraId="57BB9E82" w14:textId="791551C4" w:rsidR="0001100B" w:rsidRDefault="0001100B" w:rsidP="00E15B84">
            <w:pPr>
              <w:rPr>
                <w:rFonts w:cs="Arial"/>
              </w:rPr>
            </w:pPr>
            <w:r>
              <w:rPr>
                <w:rFonts w:cs="Arial"/>
              </w:rPr>
              <w:t>Yes</w:t>
            </w:r>
          </w:p>
        </w:tc>
        <w:tc>
          <w:tcPr>
            <w:tcW w:w="2551" w:type="dxa"/>
          </w:tcPr>
          <w:p w14:paraId="5ABB049F" w14:textId="5E773DA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458AA521" w14:textId="53AD3B3A" w:rsidTr="00700858">
        <w:tc>
          <w:tcPr>
            <w:tcW w:w="4248" w:type="dxa"/>
          </w:tcPr>
          <w:p w14:paraId="3C41F59D" w14:textId="77777777" w:rsidR="0001100B" w:rsidRPr="00892177" w:rsidRDefault="0001100B" w:rsidP="00E15B84">
            <w:proofErr w:type="spellStart"/>
            <w:r>
              <w:rPr>
                <w:lang w:val="en-US"/>
              </w:rPr>
              <w:t>senderEmail</w:t>
            </w:r>
            <w:proofErr w:type="spellEnd"/>
          </w:p>
        </w:tc>
        <w:tc>
          <w:tcPr>
            <w:tcW w:w="2551" w:type="dxa"/>
          </w:tcPr>
          <w:p w14:paraId="49786D43" w14:textId="77777777" w:rsidR="0001100B" w:rsidRDefault="0001100B" w:rsidP="00E15B84">
            <w:bookmarkStart w:id="201" w:name="OLE_LINK440"/>
            <w:r>
              <w:t>Check sender's email address, 1117</w:t>
            </w:r>
            <w:bookmarkEnd w:id="201"/>
          </w:p>
        </w:tc>
        <w:tc>
          <w:tcPr>
            <w:tcW w:w="1701" w:type="dxa"/>
          </w:tcPr>
          <w:p w14:paraId="2C048C64" w14:textId="0B3425FA" w:rsidR="0001100B" w:rsidRPr="00013EAB" w:rsidRDefault="00B119ED" w:rsidP="00E11C0E">
            <w:pPr>
              <w:rPr>
                <w:rFonts w:cs="Arial"/>
              </w:rPr>
            </w:pPr>
            <w:r w:rsidRPr="00B119ED">
              <w:rPr>
                <w:rFonts w:ascii="Arial" w:hAnsi="Arial" w:cs="Arial"/>
                <w:color w:val="000000" w:themeColor="text1"/>
                <w:sz w:val="20"/>
                <w:szCs w:val="20"/>
              </w:rPr>
              <w:t>String from 1 to 64 characters, format +{C} or {C}@{C}, {none}.</w:t>
            </w:r>
          </w:p>
        </w:tc>
        <w:tc>
          <w:tcPr>
            <w:tcW w:w="851" w:type="dxa"/>
          </w:tcPr>
          <w:p w14:paraId="07EEF600" w14:textId="5BF6FDBC" w:rsidR="0001100B" w:rsidRDefault="0001100B" w:rsidP="00E15B84">
            <w:pPr>
              <w:rPr>
                <w:rFonts w:cs="Arial"/>
              </w:rPr>
            </w:pPr>
            <w:r>
              <w:rPr>
                <w:rFonts w:cs="Arial"/>
              </w:rPr>
              <w:t>Yes</w:t>
            </w:r>
          </w:p>
        </w:tc>
        <w:tc>
          <w:tcPr>
            <w:tcW w:w="709" w:type="dxa"/>
          </w:tcPr>
          <w:p w14:paraId="0AE2A708" w14:textId="41EEB840" w:rsidR="0001100B" w:rsidRDefault="0001100B" w:rsidP="00E15B84">
            <w:pPr>
              <w:rPr>
                <w:rFonts w:cs="Arial"/>
              </w:rPr>
            </w:pPr>
            <w:r>
              <w:rPr>
                <w:rFonts w:cs="Arial"/>
              </w:rPr>
              <w:t>Yes</w:t>
            </w:r>
          </w:p>
        </w:tc>
        <w:tc>
          <w:tcPr>
            <w:tcW w:w="2551" w:type="dxa"/>
          </w:tcPr>
          <w:p w14:paraId="37C5F663" w14:textId="67B4E76A"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7369A11A" w14:textId="408A1765" w:rsidTr="00700858">
        <w:tc>
          <w:tcPr>
            <w:tcW w:w="4248" w:type="dxa"/>
          </w:tcPr>
          <w:p w14:paraId="72EDC3CB" w14:textId="77777777" w:rsidR="0001100B" w:rsidRDefault="0001100B" w:rsidP="00E15B84">
            <w:pPr>
              <w:rPr>
                <w:lang w:val="en-US"/>
              </w:rPr>
            </w:pPr>
            <w:proofErr w:type="spellStart"/>
            <w:r>
              <w:rPr>
                <w:lang w:val="en-US"/>
              </w:rPr>
              <w:t>totalSum</w:t>
            </w:r>
            <w:proofErr w:type="spellEnd"/>
          </w:p>
        </w:tc>
        <w:tc>
          <w:tcPr>
            <w:tcW w:w="2551" w:type="dxa"/>
          </w:tcPr>
          <w:p w14:paraId="267D36A9" w14:textId="77777777" w:rsidR="0001100B" w:rsidRDefault="0001100B" w:rsidP="00E15B84">
            <w:r>
              <w:t>The amount of the calculation indicated in the check (BSO), 1020.</w:t>
            </w:r>
          </w:p>
          <w:p w14:paraId="2CA6CB3C" w14:textId="77777777" w:rsidR="0001100B" w:rsidRDefault="0001100B" w:rsidP="00E15B84"/>
          <w:p w14:paraId="15CF8E79" w14:textId="77777777" w:rsidR="0001100B" w:rsidRDefault="0001100B" w:rsidP="00E15B84">
            <w:pPr>
              <w:rPr>
                <w:rFonts w:eastAsia="Times New Roman"/>
                <w:i/>
                <w:szCs w:val="28"/>
              </w:rPr>
            </w:pPr>
            <w:r>
              <w:rPr>
                <w:i/>
              </w:rPr>
              <w:lastRenderedPageBreak/>
              <w:t xml:space="preserve">Fiscal Document Formats allow rounding down in this field. Literally, the FFD requirement sounds like this: “The value in rubles, excluding kopecks, must be equal to the value of the </w:t>
            </w:r>
            <w:r w:rsidRPr="00692847">
              <w:rPr>
                <w:rFonts w:eastAsia="Times New Roman"/>
                <w:i/>
                <w:szCs w:val="28"/>
              </w:rPr>
              <w:t>sum of all details “the cost of the subject of calculation, taking into account discounts and markups” (tag 1043) in rubles, excluding kopecks.”</w:t>
            </w:r>
          </w:p>
          <w:p w14:paraId="56996AFB" w14:textId="77777777" w:rsidR="0001100B" w:rsidRDefault="0001100B" w:rsidP="00E15B84">
            <w:pPr>
              <w:rPr>
                <w:rFonts w:eastAsia="Times New Roman"/>
                <w:i/>
                <w:szCs w:val="28"/>
              </w:rPr>
            </w:pPr>
          </w:p>
          <w:p w14:paraId="56AA13C5" w14:textId="77777777" w:rsidR="0001100B" w:rsidRPr="0083620D" w:rsidRDefault="0001100B" w:rsidP="00E15B84">
            <w:pPr>
              <w:rPr>
                <w:rFonts w:eastAsia="Times New Roman"/>
                <w:iCs/>
                <w:szCs w:val="28"/>
              </w:rPr>
            </w:pPr>
            <w:r w:rsidRPr="0083620D">
              <w:rPr>
                <w:rFonts w:eastAsia="Times New Roman"/>
                <w:iCs/>
                <w:szCs w:val="28"/>
              </w:rPr>
              <w:t>To avoid inconsistencies, we recommend using the exact value without rounding.</w:t>
            </w:r>
          </w:p>
          <w:p w14:paraId="55C55EAE" w14:textId="77777777" w:rsidR="0001100B" w:rsidRPr="0083620D" w:rsidRDefault="0001100B" w:rsidP="00E15B84">
            <w:pPr>
              <w:rPr>
                <w:rFonts w:eastAsia="Times New Roman"/>
                <w:i/>
                <w:szCs w:val="28"/>
              </w:rPr>
            </w:pPr>
          </w:p>
        </w:tc>
        <w:tc>
          <w:tcPr>
            <w:tcW w:w="1701" w:type="dxa"/>
          </w:tcPr>
          <w:p w14:paraId="0FCE2B8E" w14:textId="577323DD" w:rsidR="0001100B" w:rsidRDefault="0001100B" w:rsidP="00E11C0E">
            <w:pPr>
              <w:rPr>
                <w:rFonts w:cs="Arial"/>
              </w:rPr>
            </w:pPr>
            <w:r>
              <w:rPr>
                <w:rFonts w:cs="Arial"/>
              </w:rPr>
              <w:lastRenderedPageBreak/>
              <w:t>Decimal number accurate to 2 characters after the dot.</w:t>
            </w:r>
          </w:p>
        </w:tc>
        <w:tc>
          <w:tcPr>
            <w:tcW w:w="851" w:type="dxa"/>
          </w:tcPr>
          <w:p w14:paraId="01128C6E" w14:textId="2D70FBE0" w:rsidR="0001100B" w:rsidRDefault="0001100B" w:rsidP="00E15B84">
            <w:pPr>
              <w:rPr>
                <w:rFonts w:cs="Arial"/>
              </w:rPr>
            </w:pPr>
            <w:r>
              <w:rPr>
                <w:rFonts w:cs="Arial"/>
              </w:rPr>
              <w:t>Yes</w:t>
            </w:r>
          </w:p>
        </w:tc>
        <w:tc>
          <w:tcPr>
            <w:tcW w:w="709" w:type="dxa"/>
          </w:tcPr>
          <w:p w14:paraId="7A6F440E" w14:textId="7E1F4663" w:rsidR="0001100B" w:rsidRDefault="0001100B" w:rsidP="00E15B84">
            <w:pPr>
              <w:rPr>
                <w:rFonts w:cs="Arial"/>
              </w:rPr>
            </w:pPr>
            <w:r>
              <w:rPr>
                <w:rFonts w:cs="Arial"/>
              </w:rPr>
              <w:t>Yes</w:t>
            </w:r>
          </w:p>
        </w:tc>
        <w:tc>
          <w:tcPr>
            <w:tcW w:w="2551" w:type="dxa"/>
          </w:tcPr>
          <w:p w14:paraId="0CB058F5" w14:textId="0D5D0F21"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0F969A73" w14:textId="64516B9E" w:rsidTr="00700858">
        <w:tc>
          <w:tcPr>
            <w:tcW w:w="4248" w:type="dxa"/>
          </w:tcPr>
          <w:p w14:paraId="36565D54" w14:textId="77777777" w:rsidR="0001100B" w:rsidRPr="002E4B51" w:rsidRDefault="0001100B" w:rsidP="00E15B84">
            <w:pPr>
              <w:rPr>
                <w:lang w:val="en-US"/>
              </w:rPr>
            </w:pPr>
            <w:r>
              <w:rPr>
                <w:lang w:val="en-US"/>
              </w:rPr>
              <w:t>vat1Sum</w:t>
            </w:r>
          </w:p>
        </w:tc>
        <w:tc>
          <w:tcPr>
            <w:tcW w:w="2551" w:type="dxa"/>
          </w:tcPr>
          <w:p w14:paraId="2A473529" w14:textId="77777777" w:rsidR="0001100B" w:rsidRDefault="0001100B" w:rsidP="00E15B84">
            <w:r>
              <w:t>The amount of the VAT check at the rate of 20%, 1102</w:t>
            </w:r>
          </w:p>
        </w:tc>
        <w:tc>
          <w:tcPr>
            <w:tcW w:w="1701" w:type="dxa"/>
          </w:tcPr>
          <w:p w14:paraId="08CF30FA" w14:textId="08219A70" w:rsidR="0001100B" w:rsidRDefault="0001100B" w:rsidP="00E11C0E">
            <w:pPr>
              <w:rPr>
                <w:rFonts w:cs="Arial"/>
              </w:rPr>
            </w:pPr>
            <w:r>
              <w:rPr>
                <w:rFonts w:cs="Arial"/>
              </w:rPr>
              <w:t>Decimal number accurate to 2 characters after the dot.</w:t>
            </w:r>
          </w:p>
        </w:tc>
        <w:tc>
          <w:tcPr>
            <w:tcW w:w="851" w:type="dxa"/>
          </w:tcPr>
          <w:p w14:paraId="43BDBA78" w14:textId="627B8D66" w:rsidR="0001100B" w:rsidRDefault="0001100B" w:rsidP="00E15B84">
            <w:pPr>
              <w:rPr>
                <w:rFonts w:cs="Arial"/>
              </w:rPr>
            </w:pPr>
            <w:r>
              <w:rPr>
                <w:rFonts w:cs="Arial"/>
              </w:rPr>
              <w:t>Yes</w:t>
            </w:r>
          </w:p>
        </w:tc>
        <w:tc>
          <w:tcPr>
            <w:tcW w:w="709" w:type="dxa"/>
          </w:tcPr>
          <w:p w14:paraId="2CFD6289" w14:textId="10DC4DB0" w:rsidR="0001100B" w:rsidRDefault="0001100B" w:rsidP="00E15B84">
            <w:pPr>
              <w:rPr>
                <w:rFonts w:cs="Arial"/>
              </w:rPr>
            </w:pPr>
            <w:r>
              <w:rPr>
                <w:rFonts w:cs="Arial"/>
              </w:rPr>
              <w:t>Yes</w:t>
            </w:r>
          </w:p>
        </w:tc>
        <w:tc>
          <w:tcPr>
            <w:tcW w:w="2551" w:type="dxa"/>
          </w:tcPr>
          <w:p w14:paraId="229A8A94" w14:textId="70D06E6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0F1E897C" w14:textId="1DC3251D" w:rsidTr="00700858">
        <w:tc>
          <w:tcPr>
            <w:tcW w:w="4248" w:type="dxa"/>
          </w:tcPr>
          <w:p w14:paraId="1FAFE706" w14:textId="77777777" w:rsidR="0001100B" w:rsidRDefault="0001100B" w:rsidP="00E15B84">
            <w:pPr>
              <w:rPr>
                <w:lang w:val="en-US"/>
              </w:rPr>
            </w:pPr>
            <w:r>
              <w:rPr>
                <w:lang w:val="en-US"/>
              </w:rPr>
              <w:t>vat2Sum</w:t>
            </w:r>
          </w:p>
        </w:tc>
        <w:tc>
          <w:tcPr>
            <w:tcW w:w="2551" w:type="dxa"/>
          </w:tcPr>
          <w:p w14:paraId="3A3EA254" w14:textId="77777777" w:rsidR="0001100B" w:rsidRPr="002E4B51" w:rsidRDefault="0001100B" w:rsidP="00E15B84">
            <w:r>
              <w:t>The amount of VAT check at a rate of 10%, 1103</w:t>
            </w:r>
          </w:p>
        </w:tc>
        <w:tc>
          <w:tcPr>
            <w:tcW w:w="1701" w:type="dxa"/>
          </w:tcPr>
          <w:p w14:paraId="0FE63F7E" w14:textId="7D2BECDD" w:rsidR="0001100B" w:rsidRDefault="0001100B" w:rsidP="00E11C0E">
            <w:pPr>
              <w:rPr>
                <w:rFonts w:cs="Arial"/>
              </w:rPr>
            </w:pPr>
            <w:r>
              <w:rPr>
                <w:rFonts w:cs="Arial"/>
              </w:rPr>
              <w:t>Decimal number accurate to 2 characters after the dot.</w:t>
            </w:r>
          </w:p>
        </w:tc>
        <w:tc>
          <w:tcPr>
            <w:tcW w:w="851" w:type="dxa"/>
          </w:tcPr>
          <w:p w14:paraId="0FFE8D19" w14:textId="38EC77C5" w:rsidR="0001100B" w:rsidRDefault="0001100B" w:rsidP="00E15B84">
            <w:pPr>
              <w:rPr>
                <w:rFonts w:cs="Arial"/>
              </w:rPr>
            </w:pPr>
            <w:r>
              <w:rPr>
                <w:rFonts w:cs="Arial"/>
              </w:rPr>
              <w:t>Yes</w:t>
            </w:r>
          </w:p>
        </w:tc>
        <w:tc>
          <w:tcPr>
            <w:tcW w:w="709" w:type="dxa"/>
          </w:tcPr>
          <w:p w14:paraId="69672A56" w14:textId="6E9D0704" w:rsidR="0001100B" w:rsidRDefault="0001100B" w:rsidP="00E15B84">
            <w:pPr>
              <w:rPr>
                <w:rFonts w:cs="Arial"/>
              </w:rPr>
            </w:pPr>
            <w:r>
              <w:rPr>
                <w:rFonts w:cs="Arial"/>
              </w:rPr>
              <w:t>Yes</w:t>
            </w:r>
          </w:p>
        </w:tc>
        <w:tc>
          <w:tcPr>
            <w:tcW w:w="2551" w:type="dxa"/>
          </w:tcPr>
          <w:p w14:paraId="627378BD" w14:textId="4A1C15A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5717B9D1" w14:textId="02EBD523" w:rsidTr="00700858">
        <w:tc>
          <w:tcPr>
            <w:tcW w:w="4248" w:type="dxa"/>
          </w:tcPr>
          <w:p w14:paraId="218D232E" w14:textId="77777777" w:rsidR="0001100B" w:rsidRDefault="0001100B" w:rsidP="00E15B84">
            <w:pPr>
              <w:rPr>
                <w:lang w:val="en-US"/>
              </w:rPr>
            </w:pPr>
            <w:r>
              <w:rPr>
                <w:lang w:val="en-US"/>
              </w:rPr>
              <w:t>vat3Sum</w:t>
            </w:r>
          </w:p>
        </w:tc>
        <w:tc>
          <w:tcPr>
            <w:tcW w:w="2551" w:type="dxa"/>
          </w:tcPr>
          <w:p w14:paraId="3E8B59FA" w14:textId="77777777" w:rsidR="0001100B" w:rsidRPr="002E4B51" w:rsidRDefault="0001100B" w:rsidP="00E15B84">
            <w:r>
              <w:t>Settlement amount on a check with VAT at a rate of 0%, 1104</w:t>
            </w:r>
          </w:p>
        </w:tc>
        <w:tc>
          <w:tcPr>
            <w:tcW w:w="1701" w:type="dxa"/>
          </w:tcPr>
          <w:p w14:paraId="0307A37E" w14:textId="782CC241" w:rsidR="0001100B" w:rsidRDefault="0001100B" w:rsidP="00E11C0E">
            <w:pPr>
              <w:rPr>
                <w:rFonts w:cs="Arial"/>
              </w:rPr>
            </w:pPr>
            <w:r>
              <w:rPr>
                <w:rFonts w:cs="Arial"/>
              </w:rPr>
              <w:t>Decimal number accurate to 2 characters after the dot.</w:t>
            </w:r>
          </w:p>
        </w:tc>
        <w:tc>
          <w:tcPr>
            <w:tcW w:w="851" w:type="dxa"/>
          </w:tcPr>
          <w:p w14:paraId="0F3FD2AB" w14:textId="62BB81C1" w:rsidR="0001100B" w:rsidRDefault="0001100B" w:rsidP="00E15B84">
            <w:pPr>
              <w:rPr>
                <w:rFonts w:cs="Arial"/>
              </w:rPr>
            </w:pPr>
            <w:r>
              <w:rPr>
                <w:rFonts w:cs="Arial"/>
              </w:rPr>
              <w:t>Yes</w:t>
            </w:r>
          </w:p>
        </w:tc>
        <w:tc>
          <w:tcPr>
            <w:tcW w:w="709" w:type="dxa"/>
          </w:tcPr>
          <w:p w14:paraId="0D75B560" w14:textId="0B9AD93D" w:rsidR="0001100B" w:rsidRDefault="0001100B" w:rsidP="00E15B84">
            <w:pPr>
              <w:rPr>
                <w:rFonts w:cs="Arial"/>
              </w:rPr>
            </w:pPr>
            <w:r>
              <w:rPr>
                <w:rFonts w:cs="Arial"/>
              </w:rPr>
              <w:t>Yes</w:t>
            </w:r>
          </w:p>
        </w:tc>
        <w:tc>
          <w:tcPr>
            <w:tcW w:w="2551" w:type="dxa"/>
          </w:tcPr>
          <w:p w14:paraId="2C5C5777" w14:textId="43B50C4A"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55D1D6AF" w14:textId="6D94291A" w:rsidTr="00700858">
        <w:tc>
          <w:tcPr>
            <w:tcW w:w="4248" w:type="dxa"/>
          </w:tcPr>
          <w:p w14:paraId="444064BD" w14:textId="77777777" w:rsidR="0001100B" w:rsidRPr="002E4B51" w:rsidRDefault="0001100B" w:rsidP="00E15B84">
            <w:pPr>
              <w:rPr>
                <w:lang w:val="en-US"/>
              </w:rPr>
            </w:pPr>
            <w:r>
              <w:rPr>
                <w:lang w:val="en-US"/>
              </w:rPr>
              <w:t>vat4Sum</w:t>
            </w:r>
          </w:p>
        </w:tc>
        <w:tc>
          <w:tcPr>
            <w:tcW w:w="2551" w:type="dxa"/>
          </w:tcPr>
          <w:p w14:paraId="75658105" w14:textId="77777777" w:rsidR="0001100B" w:rsidRDefault="0001100B" w:rsidP="00E15B84">
            <w:r>
              <w:t>Amount of check settlement without VAT, 1105</w:t>
            </w:r>
          </w:p>
        </w:tc>
        <w:tc>
          <w:tcPr>
            <w:tcW w:w="1701" w:type="dxa"/>
          </w:tcPr>
          <w:p w14:paraId="52139F44" w14:textId="41FCB3E2" w:rsidR="0001100B" w:rsidRDefault="0001100B" w:rsidP="00E11C0E">
            <w:pPr>
              <w:rPr>
                <w:rFonts w:cs="Arial"/>
              </w:rPr>
            </w:pPr>
            <w:r>
              <w:rPr>
                <w:rFonts w:cs="Arial"/>
              </w:rPr>
              <w:t>Decimal number accurate to 2 characters after the dot.</w:t>
            </w:r>
          </w:p>
        </w:tc>
        <w:tc>
          <w:tcPr>
            <w:tcW w:w="851" w:type="dxa"/>
          </w:tcPr>
          <w:p w14:paraId="7133BDF6" w14:textId="4E6DA400" w:rsidR="0001100B" w:rsidRDefault="0001100B" w:rsidP="00E15B84">
            <w:pPr>
              <w:rPr>
                <w:rFonts w:cs="Arial"/>
              </w:rPr>
            </w:pPr>
            <w:r>
              <w:rPr>
                <w:rFonts w:cs="Arial"/>
              </w:rPr>
              <w:t>Yes</w:t>
            </w:r>
          </w:p>
        </w:tc>
        <w:tc>
          <w:tcPr>
            <w:tcW w:w="709" w:type="dxa"/>
          </w:tcPr>
          <w:p w14:paraId="7AB79B15" w14:textId="7E728D12" w:rsidR="0001100B" w:rsidRDefault="0001100B" w:rsidP="00E15B84">
            <w:pPr>
              <w:rPr>
                <w:rFonts w:cs="Arial"/>
              </w:rPr>
            </w:pPr>
            <w:r>
              <w:rPr>
                <w:rFonts w:cs="Arial"/>
              </w:rPr>
              <w:t>Yes</w:t>
            </w:r>
          </w:p>
        </w:tc>
        <w:tc>
          <w:tcPr>
            <w:tcW w:w="2551" w:type="dxa"/>
          </w:tcPr>
          <w:p w14:paraId="67F9B61D" w14:textId="4968B0C4"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41D98D11" w14:textId="71CC777C" w:rsidTr="00700858">
        <w:tc>
          <w:tcPr>
            <w:tcW w:w="4248" w:type="dxa"/>
          </w:tcPr>
          <w:p w14:paraId="6E25CF63" w14:textId="77777777" w:rsidR="0001100B" w:rsidRPr="002E4B51" w:rsidRDefault="0001100B" w:rsidP="00E15B84">
            <w:pPr>
              <w:rPr>
                <w:lang w:val="en-US"/>
              </w:rPr>
            </w:pPr>
            <w:r>
              <w:rPr>
                <w:lang w:val="en-US"/>
              </w:rPr>
              <w:lastRenderedPageBreak/>
              <w:t>vat5Sum</w:t>
            </w:r>
          </w:p>
        </w:tc>
        <w:tc>
          <w:tcPr>
            <w:tcW w:w="2551" w:type="dxa"/>
          </w:tcPr>
          <w:p w14:paraId="3B9204AC" w14:textId="77777777" w:rsidR="0001100B" w:rsidRPr="002E4B51" w:rsidRDefault="0001100B" w:rsidP="00E15B84">
            <w:r>
              <w:t xml:space="preserve">The amount of the VAT check according to </w:t>
            </w:r>
            <w:proofErr w:type="gramStart"/>
            <w:r w:rsidRPr="00C427A1">
              <w:t>calc .</w:t>
            </w:r>
            <w:proofErr w:type="gramEnd"/>
            <w:r w:rsidRPr="00C427A1">
              <w:t xml:space="preserve"> rate 20/120, 1106</w:t>
            </w:r>
          </w:p>
        </w:tc>
        <w:tc>
          <w:tcPr>
            <w:tcW w:w="1701" w:type="dxa"/>
          </w:tcPr>
          <w:p w14:paraId="6BCA1020" w14:textId="5A60E120" w:rsidR="0001100B" w:rsidRDefault="0001100B" w:rsidP="00E11C0E">
            <w:pPr>
              <w:rPr>
                <w:rFonts w:cs="Arial"/>
              </w:rPr>
            </w:pPr>
            <w:r>
              <w:rPr>
                <w:rFonts w:cs="Arial"/>
              </w:rPr>
              <w:t>Decimal number accurate to 2 characters after the dot.</w:t>
            </w:r>
          </w:p>
        </w:tc>
        <w:tc>
          <w:tcPr>
            <w:tcW w:w="851" w:type="dxa"/>
          </w:tcPr>
          <w:p w14:paraId="796A49E4" w14:textId="5F397A80" w:rsidR="0001100B" w:rsidRDefault="0001100B" w:rsidP="00E15B84">
            <w:pPr>
              <w:rPr>
                <w:rFonts w:cs="Arial"/>
              </w:rPr>
            </w:pPr>
            <w:r>
              <w:rPr>
                <w:rFonts w:cs="Arial"/>
              </w:rPr>
              <w:t>Yes</w:t>
            </w:r>
          </w:p>
        </w:tc>
        <w:tc>
          <w:tcPr>
            <w:tcW w:w="709" w:type="dxa"/>
          </w:tcPr>
          <w:p w14:paraId="6070B486" w14:textId="47E38503" w:rsidR="0001100B" w:rsidRDefault="0001100B" w:rsidP="00E15B84">
            <w:pPr>
              <w:rPr>
                <w:rFonts w:cs="Arial"/>
              </w:rPr>
            </w:pPr>
            <w:r>
              <w:rPr>
                <w:rFonts w:cs="Arial"/>
              </w:rPr>
              <w:t>Yes</w:t>
            </w:r>
          </w:p>
        </w:tc>
        <w:tc>
          <w:tcPr>
            <w:tcW w:w="2551" w:type="dxa"/>
          </w:tcPr>
          <w:p w14:paraId="4C10C10A" w14:textId="78CCD5E2"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201B77E" w14:textId="39CA732D" w:rsidTr="00700858">
        <w:tc>
          <w:tcPr>
            <w:tcW w:w="4248" w:type="dxa"/>
          </w:tcPr>
          <w:p w14:paraId="52059F50" w14:textId="77777777" w:rsidR="0001100B" w:rsidRPr="002E4B51" w:rsidRDefault="0001100B" w:rsidP="00E15B84">
            <w:r>
              <w:rPr>
                <w:lang w:val="en-US"/>
              </w:rPr>
              <w:t>vat6Sum</w:t>
            </w:r>
          </w:p>
        </w:tc>
        <w:tc>
          <w:tcPr>
            <w:tcW w:w="2551" w:type="dxa"/>
          </w:tcPr>
          <w:p w14:paraId="3CBDAD9C" w14:textId="77777777" w:rsidR="0001100B" w:rsidRPr="002E4B51" w:rsidRDefault="0001100B" w:rsidP="00E15B84">
            <w:r>
              <w:t xml:space="preserve">The amount of the VAT check according to </w:t>
            </w:r>
            <w:proofErr w:type="gramStart"/>
            <w:r w:rsidRPr="00C427A1">
              <w:t>calc .</w:t>
            </w:r>
            <w:proofErr w:type="gramEnd"/>
            <w:r w:rsidRPr="00C427A1">
              <w:t xml:space="preserve"> rate 10/110, 1107</w:t>
            </w:r>
          </w:p>
        </w:tc>
        <w:tc>
          <w:tcPr>
            <w:tcW w:w="1701" w:type="dxa"/>
          </w:tcPr>
          <w:p w14:paraId="53BA0294" w14:textId="6DA5B932" w:rsidR="0001100B" w:rsidRDefault="0001100B" w:rsidP="00E11C0E">
            <w:pPr>
              <w:rPr>
                <w:rFonts w:cs="Arial"/>
              </w:rPr>
            </w:pPr>
            <w:r>
              <w:rPr>
                <w:rFonts w:cs="Arial"/>
              </w:rPr>
              <w:t>Decimal number accurate to 2 characters after the dot.</w:t>
            </w:r>
          </w:p>
        </w:tc>
        <w:tc>
          <w:tcPr>
            <w:tcW w:w="851" w:type="dxa"/>
          </w:tcPr>
          <w:p w14:paraId="3CB4AE35" w14:textId="3B1D6CEC" w:rsidR="0001100B" w:rsidRDefault="0001100B" w:rsidP="00E15B84">
            <w:pPr>
              <w:rPr>
                <w:rFonts w:cs="Arial"/>
              </w:rPr>
            </w:pPr>
            <w:r>
              <w:rPr>
                <w:rFonts w:cs="Arial"/>
              </w:rPr>
              <w:t>Yes</w:t>
            </w:r>
          </w:p>
        </w:tc>
        <w:tc>
          <w:tcPr>
            <w:tcW w:w="709" w:type="dxa"/>
          </w:tcPr>
          <w:p w14:paraId="1470371C" w14:textId="01E1A0D4" w:rsidR="0001100B" w:rsidRDefault="0001100B" w:rsidP="00E15B84">
            <w:pPr>
              <w:rPr>
                <w:rFonts w:cs="Arial"/>
              </w:rPr>
            </w:pPr>
            <w:r>
              <w:rPr>
                <w:rFonts w:cs="Arial"/>
              </w:rPr>
              <w:t>Yes</w:t>
            </w:r>
          </w:p>
        </w:tc>
        <w:tc>
          <w:tcPr>
            <w:tcW w:w="2551" w:type="dxa"/>
          </w:tcPr>
          <w:p w14:paraId="26B15752" w14:textId="6CC8896C"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645216" w:rsidRPr="008F4F86" w14:paraId="3D69F907" w14:textId="77777777" w:rsidTr="00700858">
        <w:trPr>
          <w:ins w:id="202" w:author="14943" w:date="2024-12-05T20:56:00Z"/>
        </w:trPr>
        <w:tc>
          <w:tcPr>
            <w:tcW w:w="4248" w:type="dxa"/>
          </w:tcPr>
          <w:p w14:paraId="23A486C6" w14:textId="4483743A" w:rsidR="00645216" w:rsidRPr="00645216" w:rsidRDefault="00645216" w:rsidP="00645216">
            <w:pPr>
              <w:rPr>
                <w:ins w:id="203" w:author="14943" w:date="2024-12-05T20:56:00Z" w16du:dateUtc="2024-12-05T17:56:00Z"/>
                <w:lang w:val="en-US"/>
              </w:rPr>
            </w:pPr>
            <w:ins w:id="204" w:author="14943" w:date="2024-12-05T20:56:00Z" w16du:dateUtc="2024-12-05T17:56:00Z">
              <w:r w:rsidRPr="00645216">
                <w:t>vat7Sum</w:t>
              </w:r>
            </w:ins>
          </w:p>
        </w:tc>
        <w:tc>
          <w:tcPr>
            <w:tcW w:w="2551" w:type="dxa"/>
          </w:tcPr>
          <w:p w14:paraId="79D32741" w14:textId="34464CB3" w:rsidR="00645216" w:rsidRPr="00645216" w:rsidRDefault="00645216" w:rsidP="00645216">
            <w:pPr>
              <w:rPr>
                <w:ins w:id="205" w:author="14943" w:date="2024-12-05T20:56:00Z" w16du:dateUtc="2024-12-05T17:56:00Z"/>
                <w:lang w:val="en-US"/>
                <w:rPrChange w:id="206" w:author="14943" w:date="2024-12-05T20:56:00Z" w16du:dateUtc="2024-12-05T17:56:00Z">
                  <w:rPr>
                    <w:ins w:id="207" w:author="14943" w:date="2024-12-05T20:56:00Z" w16du:dateUtc="2024-12-05T17:56:00Z"/>
                  </w:rPr>
                </w:rPrChange>
              </w:rPr>
            </w:pPr>
            <w:ins w:id="208" w:author="14943" w:date="2024-12-05T20:56:00Z" w16du:dateUtc="2024-12-05T17:56:00Z">
              <w:r w:rsidRPr="00645216">
                <w:t>The amount of the VAT check at the rate of</w:t>
              </w:r>
              <w:r w:rsidRPr="00645216">
                <w:rPr>
                  <w:lang w:val="en-US"/>
                  <w:rPrChange w:id="209" w:author="14943" w:date="2024-12-05T20:56:00Z" w16du:dateUtc="2024-12-05T17:56:00Z">
                    <w:rPr>
                      <w:lang w:val="ru-RU"/>
                    </w:rPr>
                  </w:rPrChange>
                </w:rPr>
                <w:t xml:space="preserve"> </w:t>
              </w:r>
              <w:r w:rsidRPr="00645216">
                <w:rPr>
                  <w:b/>
                  <w:bCs/>
                </w:rPr>
                <w:t>5%</w:t>
              </w:r>
            </w:ins>
            <w:r w:rsidRPr="00645216">
              <w:rPr>
                <w:b/>
                <w:bCs/>
                <w:lang w:val="en-US"/>
              </w:rPr>
              <w:br/>
              <w:t xml:space="preserve">* </w:t>
            </w:r>
            <w:r w:rsidRPr="00645216">
              <w:rPr>
                <w:lang w:val="en-US"/>
              </w:rPr>
              <w:t xml:space="preserve">- </w:t>
            </w:r>
            <w:r w:rsidRPr="00645216">
              <w:rPr>
                <w:i/>
                <w:iCs/>
              </w:rPr>
              <w:t>effective from 01.01.2025</w:t>
            </w:r>
          </w:p>
        </w:tc>
        <w:tc>
          <w:tcPr>
            <w:tcW w:w="1701" w:type="dxa"/>
          </w:tcPr>
          <w:p w14:paraId="3495D3D6" w14:textId="6CAED0A4" w:rsidR="00645216" w:rsidRDefault="00645216" w:rsidP="00645216">
            <w:pPr>
              <w:rPr>
                <w:ins w:id="210" w:author="14943" w:date="2024-12-05T20:56:00Z" w16du:dateUtc="2024-12-05T17:56:00Z"/>
                <w:rFonts w:cs="Arial"/>
              </w:rPr>
            </w:pPr>
            <w:r>
              <w:rPr>
                <w:rFonts w:cs="Arial"/>
              </w:rPr>
              <w:t>Decimal number accurate to 2 characters after the dot.</w:t>
            </w:r>
          </w:p>
        </w:tc>
        <w:tc>
          <w:tcPr>
            <w:tcW w:w="851" w:type="dxa"/>
          </w:tcPr>
          <w:p w14:paraId="72EC8FE2" w14:textId="09871998" w:rsidR="00645216" w:rsidRDefault="00645216" w:rsidP="00645216">
            <w:pPr>
              <w:rPr>
                <w:ins w:id="211" w:author="14943" w:date="2024-12-05T20:56:00Z" w16du:dateUtc="2024-12-05T17:56:00Z"/>
                <w:rFonts w:cs="Arial"/>
              </w:rPr>
            </w:pPr>
            <w:r>
              <w:rPr>
                <w:rFonts w:cs="Arial"/>
              </w:rPr>
              <w:t>Yes</w:t>
            </w:r>
          </w:p>
        </w:tc>
        <w:tc>
          <w:tcPr>
            <w:tcW w:w="709" w:type="dxa"/>
          </w:tcPr>
          <w:p w14:paraId="7858B474" w14:textId="1EED92FE" w:rsidR="00645216" w:rsidRDefault="00645216" w:rsidP="00645216">
            <w:pPr>
              <w:rPr>
                <w:ins w:id="212" w:author="14943" w:date="2024-12-05T20:56:00Z" w16du:dateUtc="2024-12-05T17:56:00Z"/>
                <w:rFonts w:cs="Arial"/>
              </w:rPr>
            </w:pPr>
            <w:r>
              <w:rPr>
                <w:rFonts w:cs="Arial"/>
              </w:rPr>
              <w:t>Yes</w:t>
            </w:r>
          </w:p>
        </w:tc>
        <w:tc>
          <w:tcPr>
            <w:tcW w:w="2551" w:type="dxa"/>
          </w:tcPr>
          <w:p w14:paraId="7E0FC0F2" w14:textId="1B2CEBA6" w:rsidR="00645216" w:rsidRDefault="00645216" w:rsidP="00645216">
            <w:pPr>
              <w:rPr>
                <w:ins w:id="213" w:author="14943" w:date="2024-12-05T20:56:00Z" w16du:dateUtc="2024-12-05T17:56:00Z"/>
                <w:rFonts w:cs="Arial"/>
              </w:rPr>
            </w:pPr>
            <w:r>
              <w:rPr>
                <w:rFonts w:cs="Arial"/>
              </w:rPr>
              <w:t xml:space="preserve">FFD 1.05 - </w:t>
            </w:r>
            <w:r>
              <w:rPr>
                <w:rFonts w:cs="Arial"/>
                <w:lang w:val="en-US"/>
              </w:rPr>
              <w:t>No</w:t>
            </w:r>
            <w:r>
              <w:rPr>
                <w:rFonts w:cs="Arial"/>
              </w:rPr>
              <w:br/>
              <w:t>FFD 1.2 - No</w:t>
            </w:r>
          </w:p>
        </w:tc>
      </w:tr>
      <w:tr w:rsidR="00645216" w:rsidRPr="008F4F86" w14:paraId="0DEF6D47" w14:textId="77777777" w:rsidTr="00700858">
        <w:trPr>
          <w:ins w:id="214" w:author="14943" w:date="2024-12-05T20:56:00Z"/>
        </w:trPr>
        <w:tc>
          <w:tcPr>
            <w:tcW w:w="4248" w:type="dxa"/>
          </w:tcPr>
          <w:p w14:paraId="258357CA" w14:textId="020EA912" w:rsidR="00645216" w:rsidRPr="00645216" w:rsidRDefault="00645216" w:rsidP="00645216">
            <w:pPr>
              <w:rPr>
                <w:ins w:id="215" w:author="14943" w:date="2024-12-05T20:56:00Z" w16du:dateUtc="2024-12-05T17:56:00Z"/>
                <w:lang w:val="en-US"/>
              </w:rPr>
            </w:pPr>
            <w:ins w:id="216" w:author="14943" w:date="2024-12-05T20:56:00Z" w16du:dateUtc="2024-12-05T17:56:00Z">
              <w:r w:rsidRPr="00645216">
                <w:t>vat8Sum</w:t>
              </w:r>
            </w:ins>
          </w:p>
        </w:tc>
        <w:tc>
          <w:tcPr>
            <w:tcW w:w="2551" w:type="dxa"/>
          </w:tcPr>
          <w:p w14:paraId="0C534402" w14:textId="77777777" w:rsidR="00645216" w:rsidRPr="00CA4CE9" w:rsidRDefault="00645216" w:rsidP="00645216">
            <w:pPr>
              <w:rPr>
                <w:lang w:val="en-US"/>
              </w:rPr>
            </w:pPr>
            <w:ins w:id="217" w:author="14943" w:date="2024-12-05T20:57:00Z" w16du:dateUtc="2024-12-05T17:57:00Z">
              <w:r>
                <w:t xml:space="preserve">The amount of the VAT check at the rate </w:t>
              </w:r>
              <w:r w:rsidRPr="00645216">
                <w:t>of</w:t>
              </w:r>
              <w:r w:rsidRPr="00645216">
                <w:rPr>
                  <w:lang w:val="en-US"/>
                </w:rPr>
                <w:t xml:space="preserve"> </w:t>
              </w:r>
              <w:r w:rsidRPr="00645216">
                <w:rPr>
                  <w:lang w:val="en-US"/>
                  <w:rPrChange w:id="218" w:author="14943" w:date="2024-12-05T20:57:00Z" w16du:dateUtc="2024-12-05T17:57:00Z">
                    <w:rPr>
                      <w:b/>
                      <w:bCs/>
                      <w:color w:val="FF0000"/>
                      <w:lang w:val="ru-RU"/>
                    </w:rPr>
                  </w:rPrChange>
                </w:rPr>
                <w:t>7</w:t>
              </w:r>
              <w:r w:rsidRPr="00645216">
                <w:t>%</w:t>
              </w:r>
            </w:ins>
          </w:p>
          <w:p w14:paraId="3ACB967B" w14:textId="17981D56" w:rsidR="00645216" w:rsidRPr="00645216" w:rsidRDefault="00645216" w:rsidP="00645216">
            <w:pPr>
              <w:rPr>
                <w:ins w:id="219" w:author="14943" w:date="2024-12-05T20:56:00Z" w16du:dateUtc="2024-12-05T17:56:00Z"/>
                <w:lang w:val="ru-RU"/>
              </w:rPr>
            </w:pPr>
            <w:r w:rsidRPr="00645216">
              <w:rPr>
                <w:b/>
                <w:bCs/>
                <w:lang w:val="en-US"/>
              </w:rPr>
              <w:t xml:space="preserve">* </w:t>
            </w:r>
            <w:r w:rsidRPr="00645216">
              <w:rPr>
                <w:lang w:val="en-US"/>
              </w:rPr>
              <w:t xml:space="preserve">- </w:t>
            </w:r>
            <w:r w:rsidRPr="00645216">
              <w:rPr>
                <w:i/>
                <w:iCs/>
              </w:rPr>
              <w:t>effective from 01.01.2025</w:t>
            </w:r>
          </w:p>
        </w:tc>
        <w:tc>
          <w:tcPr>
            <w:tcW w:w="1701" w:type="dxa"/>
          </w:tcPr>
          <w:p w14:paraId="2F58CC12" w14:textId="0925DB20" w:rsidR="00645216" w:rsidRDefault="00645216" w:rsidP="00645216">
            <w:pPr>
              <w:rPr>
                <w:ins w:id="220" w:author="14943" w:date="2024-12-05T20:56:00Z" w16du:dateUtc="2024-12-05T17:56:00Z"/>
                <w:rFonts w:cs="Arial"/>
              </w:rPr>
            </w:pPr>
            <w:r>
              <w:rPr>
                <w:rFonts w:cs="Arial"/>
              </w:rPr>
              <w:t>Decimal number accurate to 2 characters after the dot.</w:t>
            </w:r>
          </w:p>
        </w:tc>
        <w:tc>
          <w:tcPr>
            <w:tcW w:w="851" w:type="dxa"/>
          </w:tcPr>
          <w:p w14:paraId="7C998AC7" w14:textId="0C541419" w:rsidR="00645216" w:rsidRDefault="00645216" w:rsidP="00645216">
            <w:pPr>
              <w:rPr>
                <w:ins w:id="221" w:author="14943" w:date="2024-12-05T20:56:00Z" w16du:dateUtc="2024-12-05T17:56:00Z"/>
                <w:rFonts w:cs="Arial"/>
              </w:rPr>
            </w:pPr>
            <w:r>
              <w:rPr>
                <w:rFonts w:cs="Arial"/>
              </w:rPr>
              <w:t>Yes</w:t>
            </w:r>
          </w:p>
        </w:tc>
        <w:tc>
          <w:tcPr>
            <w:tcW w:w="709" w:type="dxa"/>
          </w:tcPr>
          <w:p w14:paraId="296DF5FF" w14:textId="1093C2C6" w:rsidR="00645216" w:rsidRDefault="00645216" w:rsidP="00645216">
            <w:pPr>
              <w:rPr>
                <w:ins w:id="222" w:author="14943" w:date="2024-12-05T20:56:00Z" w16du:dateUtc="2024-12-05T17:56:00Z"/>
                <w:rFonts w:cs="Arial"/>
              </w:rPr>
            </w:pPr>
            <w:r>
              <w:rPr>
                <w:rFonts w:cs="Arial"/>
              </w:rPr>
              <w:t>Yes</w:t>
            </w:r>
          </w:p>
        </w:tc>
        <w:tc>
          <w:tcPr>
            <w:tcW w:w="2551" w:type="dxa"/>
          </w:tcPr>
          <w:p w14:paraId="7A82FB4B" w14:textId="0FA3E88B" w:rsidR="00645216" w:rsidRDefault="00645216" w:rsidP="00645216">
            <w:pPr>
              <w:rPr>
                <w:ins w:id="223" w:author="14943" w:date="2024-12-05T20:56:00Z" w16du:dateUtc="2024-12-05T17:56:00Z"/>
                <w:rFonts w:cs="Arial"/>
              </w:rPr>
            </w:pPr>
            <w:r>
              <w:rPr>
                <w:rFonts w:cs="Arial"/>
              </w:rPr>
              <w:t xml:space="preserve">FFD 1.05 - </w:t>
            </w:r>
            <w:r>
              <w:rPr>
                <w:rFonts w:cs="Arial"/>
                <w:lang w:val="en-US"/>
              </w:rPr>
              <w:t>No</w:t>
            </w:r>
            <w:r>
              <w:rPr>
                <w:rFonts w:cs="Arial"/>
              </w:rPr>
              <w:br/>
              <w:t>FFD 1.2 - No</w:t>
            </w:r>
          </w:p>
        </w:tc>
      </w:tr>
      <w:tr w:rsidR="00645216" w:rsidRPr="008F4F86" w14:paraId="26F43866" w14:textId="77777777" w:rsidTr="00700858">
        <w:trPr>
          <w:ins w:id="224" w:author="14943" w:date="2024-12-05T20:56:00Z"/>
        </w:trPr>
        <w:tc>
          <w:tcPr>
            <w:tcW w:w="4248" w:type="dxa"/>
          </w:tcPr>
          <w:p w14:paraId="353FE82D" w14:textId="0778BC68" w:rsidR="00645216" w:rsidRPr="00645216" w:rsidRDefault="00645216" w:rsidP="00645216">
            <w:pPr>
              <w:rPr>
                <w:ins w:id="225" w:author="14943" w:date="2024-12-05T20:56:00Z" w16du:dateUtc="2024-12-05T17:56:00Z"/>
                <w:lang w:val="en-US"/>
              </w:rPr>
            </w:pPr>
            <w:ins w:id="226" w:author="14943" w:date="2024-12-05T20:56:00Z" w16du:dateUtc="2024-12-05T17:56:00Z">
              <w:r w:rsidRPr="00645216">
                <w:t>vat9Sum</w:t>
              </w:r>
            </w:ins>
          </w:p>
        </w:tc>
        <w:tc>
          <w:tcPr>
            <w:tcW w:w="2551" w:type="dxa"/>
          </w:tcPr>
          <w:p w14:paraId="3BB3CF2B" w14:textId="77777777" w:rsidR="00645216" w:rsidRPr="00CA4CE9" w:rsidRDefault="00645216" w:rsidP="00645216">
            <w:pPr>
              <w:rPr>
                <w:lang w:val="en-US"/>
              </w:rPr>
            </w:pPr>
            <w:ins w:id="227" w:author="14943" w:date="2024-12-05T20:57:00Z" w16du:dateUtc="2024-12-05T17:57:00Z">
              <w:r w:rsidRPr="00645216">
                <w:t xml:space="preserve">The amount of the VAT check according to </w:t>
              </w:r>
              <w:proofErr w:type="gramStart"/>
              <w:r w:rsidRPr="00645216">
                <w:t>calc .</w:t>
              </w:r>
              <w:proofErr w:type="gramEnd"/>
              <w:r w:rsidRPr="00645216">
                <w:t xml:space="preserve"> rate</w:t>
              </w:r>
              <w:r w:rsidRPr="00645216">
                <w:rPr>
                  <w:lang w:val="en-US"/>
                  <w:rPrChange w:id="228" w:author="14943" w:date="2024-12-05T20:57:00Z" w16du:dateUtc="2024-12-05T17:57:00Z">
                    <w:rPr>
                      <w:lang w:val="ru-RU"/>
                    </w:rPr>
                  </w:rPrChange>
                </w:rPr>
                <w:t xml:space="preserve"> </w:t>
              </w:r>
              <w:r w:rsidRPr="00645216">
                <w:t>5/105</w:t>
              </w:r>
            </w:ins>
          </w:p>
          <w:p w14:paraId="6FBAE6B4" w14:textId="3CE5E8A3" w:rsidR="00645216" w:rsidRPr="00645216" w:rsidRDefault="00645216" w:rsidP="00645216">
            <w:pPr>
              <w:rPr>
                <w:ins w:id="229" w:author="14943" w:date="2024-12-05T20:56:00Z" w16du:dateUtc="2024-12-05T17:56:00Z"/>
                <w:lang w:val="ru-RU"/>
                <w:rPrChange w:id="230" w:author="14943" w:date="2024-12-05T20:57:00Z" w16du:dateUtc="2024-12-05T17:57:00Z">
                  <w:rPr>
                    <w:ins w:id="231" w:author="14943" w:date="2024-12-05T20:56:00Z" w16du:dateUtc="2024-12-05T17:56:00Z"/>
                  </w:rPr>
                </w:rPrChange>
              </w:rPr>
            </w:pPr>
            <w:r w:rsidRPr="00645216">
              <w:rPr>
                <w:b/>
                <w:bCs/>
                <w:lang w:val="en-US"/>
              </w:rPr>
              <w:t xml:space="preserve">* </w:t>
            </w:r>
            <w:r w:rsidRPr="00645216">
              <w:rPr>
                <w:lang w:val="en-US"/>
              </w:rPr>
              <w:t xml:space="preserve">- </w:t>
            </w:r>
            <w:r w:rsidRPr="00645216">
              <w:rPr>
                <w:i/>
                <w:iCs/>
              </w:rPr>
              <w:t>effective from 01.01.2025</w:t>
            </w:r>
          </w:p>
        </w:tc>
        <w:tc>
          <w:tcPr>
            <w:tcW w:w="1701" w:type="dxa"/>
          </w:tcPr>
          <w:p w14:paraId="703177DB" w14:textId="77A46FEF" w:rsidR="00645216" w:rsidRDefault="00645216" w:rsidP="00645216">
            <w:pPr>
              <w:rPr>
                <w:ins w:id="232" w:author="14943" w:date="2024-12-05T20:56:00Z" w16du:dateUtc="2024-12-05T17:56:00Z"/>
                <w:rFonts w:cs="Arial"/>
              </w:rPr>
            </w:pPr>
            <w:r>
              <w:rPr>
                <w:rFonts w:cs="Arial"/>
              </w:rPr>
              <w:t>Decimal number accurate to 2 characters after the dot.</w:t>
            </w:r>
          </w:p>
        </w:tc>
        <w:tc>
          <w:tcPr>
            <w:tcW w:w="851" w:type="dxa"/>
          </w:tcPr>
          <w:p w14:paraId="34CFFF20" w14:textId="7A672E83" w:rsidR="00645216" w:rsidRDefault="00645216" w:rsidP="00645216">
            <w:pPr>
              <w:rPr>
                <w:ins w:id="233" w:author="14943" w:date="2024-12-05T20:56:00Z" w16du:dateUtc="2024-12-05T17:56:00Z"/>
                <w:rFonts w:cs="Arial"/>
              </w:rPr>
            </w:pPr>
            <w:r>
              <w:rPr>
                <w:rFonts w:cs="Arial"/>
              </w:rPr>
              <w:t>Yes</w:t>
            </w:r>
          </w:p>
        </w:tc>
        <w:tc>
          <w:tcPr>
            <w:tcW w:w="709" w:type="dxa"/>
          </w:tcPr>
          <w:p w14:paraId="2A7B3E20" w14:textId="6370602F" w:rsidR="00645216" w:rsidRDefault="00645216" w:rsidP="00645216">
            <w:pPr>
              <w:rPr>
                <w:ins w:id="234" w:author="14943" w:date="2024-12-05T20:56:00Z" w16du:dateUtc="2024-12-05T17:56:00Z"/>
                <w:rFonts w:cs="Arial"/>
              </w:rPr>
            </w:pPr>
            <w:r>
              <w:rPr>
                <w:rFonts w:cs="Arial"/>
              </w:rPr>
              <w:t>Yes</w:t>
            </w:r>
          </w:p>
        </w:tc>
        <w:tc>
          <w:tcPr>
            <w:tcW w:w="2551" w:type="dxa"/>
          </w:tcPr>
          <w:p w14:paraId="550B20C0" w14:textId="6926CA02" w:rsidR="00645216" w:rsidRDefault="00645216" w:rsidP="00645216">
            <w:pPr>
              <w:rPr>
                <w:ins w:id="235" w:author="14943" w:date="2024-12-05T20:56:00Z" w16du:dateUtc="2024-12-05T17:56:00Z"/>
                <w:rFonts w:cs="Arial"/>
              </w:rPr>
            </w:pPr>
            <w:r>
              <w:rPr>
                <w:rFonts w:cs="Arial"/>
              </w:rPr>
              <w:t xml:space="preserve">FFD 1.05 - </w:t>
            </w:r>
            <w:r>
              <w:rPr>
                <w:rFonts w:cs="Arial"/>
                <w:lang w:val="en-US"/>
              </w:rPr>
              <w:t>No</w:t>
            </w:r>
            <w:r>
              <w:rPr>
                <w:rFonts w:cs="Arial"/>
              </w:rPr>
              <w:br/>
              <w:t>FFD 1.2 - No</w:t>
            </w:r>
          </w:p>
        </w:tc>
      </w:tr>
      <w:tr w:rsidR="00645216" w:rsidRPr="008F4F86" w14:paraId="34BC536D" w14:textId="77777777" w:rsidTr="00700858">
        <w:trPr>
          <w:ins w:id="236" w:author="14943" w:date="2024-12-05T20:56:00Z"/>
        </w:trPr>
        <w:tc>
          <w:tcPr>
            <w:tcW w:w="4248" w:type="dxa"/>
          </w:tcPr>
          <w:p w14:paraId="022461F2" w14:textId="3DE0A359" w:rsidR="00645216" w:rsidRPr="00645216" w:rsidRDefault="00645216" w:rsidP="00645216">
            <w:pPr>
              <w:rPr>
                <w:ins w:id="237" w:author="14943" w:date="2024-12-05T20:56:00Z" w16du:dateUtc="2024-12-05T17:56:00Z"/>
                <w:lang w:val="en-US"/>
              </w:rPr>
            </w:pPr>
            <w:ins w:id="238" w:author="14943" w:date="2024-12-05T20:56:00Z" w16du:dateUtc="2024-12-05T17:56:00Z">
              <w:r w:rsidRPr="00645216">
                <w:t>vat10Sum</w:t>
              </w:r>
            </w:ins>
          </w:p>
        </w:tc>
        <w:tc>
          <w:tcPr>
            <w:tcW w:w="2551" w:type="dxa"/>
          </w:tcPr>
          <w:p w14:paraId="1E94F3D7" w14:textId="77777777" w:rsidR="00645216" w:rsidRPr="00CA4CE9" w:rsidRDefault="00645216" w:rsidP="00645216">
            <w:pPr>
              <w:rPr>
                <w:lang w:val="en-US"/>
              </w:rPr>
            </w:pPr>
            <w:ins w:id="239" w:author="14943" w:date="2024-12-05T20:58:00Z" w16du:dateUtc="2024-12-05T17:58:00Z">
              <w:r w:rsidRPr="00645216">
                <w:t xml:space="preserve">The amount of the VAT check according to </w:t>
              </w:r>
              <w:proofErr w:type="gramStart"/>
              <w:r w:rsidRPr="00645216">
                <w:t>calc .</w:t>
              </w:r>
              <w:proofErr w:type="gramEnd"/>
              <w:r w:rsidRPr="00645216">
                <w:t xml:space="preserve"> rate</w:t>
              </w:r>
              <w:r w:rsidRPr="00645216">
                <w:rPr>
                  <w:lang w:val="en-US"/>
                </w:rPr>
                <w:t xml:space="preserve"> 7</w:t>
              </w:r>
              <w:r w:rsidRPr="00645216">
                <w:t>/10</w:t>
              </w:r>
              <w:r w:rsidRPr="00645216">
                <w:rPr>
                  <w:lang w:val="en-US"/>
                </w:rPr>
                <w:t>7</w:t>
              </w:r>
            </w:ins>
          </w:p>
          <w:p w14:paraId="48CE3FEE" w14:textId="2BC4428C" w:rsidR="00645216" w:rsidRPr="00645216" w:rsidRDefault="00645216" w:rsidP="00645216">
            <w:pPr>
              <w:rPr>
                <w:ins w:id="240" w:author="14943" w:date="2024-12-05T20:56:00Z" w16du:dateUtc="2024-12-05T17:56:00Z"/>
                <w:lang w:val="ru-RU"/>
                <w:rPrChange w:id="241" w:author="14943" w:date="2024-12-05T20:58:00Z" w16du:dateUtc="2024-12-05T17:58:00Z">
                  <w:rPr>
                    <w:ins w:id="242" w:author="14943" w:date="2024-12-05T20:56:00Z" w16du:dateUtc="2024-12-05T17:56:00Z"/>
                  </w:rPr>
                </w:rPrChange>
              </w:rPr>
            </w:pPr>
            <w:r w:rsidRPr="00645216">
              <w:rPr>
                <w:b/>
                <w:bCs/>
                <w:lang w:val="en-US"/>
              </w:rPr>
              <w:t xml:space="preserve">* </w:t>
            </w:r>
            <w:r w:rsidRPr="00645216">
              <w:rPr>
                <w:lang w:val="en-US"/>
              </w:rPr>
              <w:t xml:space="preserve">- </w:t>
            </w:r>
            <w:r w:rsidRPr="00645216">
              <w:rPr>
                <w:i/>
                <w:iCs/>
              </w:rPr>
              <w:t>effective from 01.01.2025</w:t>
            </w:r>
          </w:p>
        </w:tc>
        <w:tc>
          <w:tcPr>
            <w:tcW w:w="1701" w:type="dxa"/>
          </w:tcPr>
          <w:p w14:paraId="2B775E16" w14:textId="3CD963C2" w:rsidR="00645216" w:rsidRDefault="00645216" w:rsidP="00645216">
            <w:pPr>
              <w:rPr>
                <w:ins w:id="243" w:author="14943" w:date="2024-12-05T20:56:00Z" w16du:dateUtc="2024-12-05T17:56:00Z"/>
                <w:rFonts w:cs="Arial"/>
              </w:rPr>
            </w:pPr>
            <w:r>
              <w:rPr>
                <w:rFonts w:cs="Arial"/>
              </w:rPr>
              <w:t>Decimal number accurate to 2 characters after the dot.</w:t>
            </w:r>
          </w:p>
        </w:tc>
        <w:tc>
          <w:tcPr>
            <w:tcW w:w="851" w:type="dxa"/>
          </w:tcPr>
          <w:p w14:paraId="1D614D8F" w14:textId="7AD4D0BB" w:rsidR="00645216" w:rsidRDefault="00645216" w:rsidP="00645216">
            <w:pPr>
              <w:rPr>
                <w:ins w:id="244" w:author="14943" w:date="2024-12-05T20:56:00Z" w16du:dateUtc="2024-12-05T17:56:00Z"/>
                <w:rFonts w:cs="Arial"/>
              </w:rPr>
            </w:pPr>
            <w:r>
              <w:rPr>
                <w:rFonts w:cs="Arial"/>
              </w:rPr>
              <w:t>Yes</w:t>
            </w:r>
          </w:p>
        </w:tc>
        <w:tc>
          <w:tcPr>
            <w:tcW w:w="709" w:type="dxa"/>
          </w:tcPr>
          <w:p w14:paraId="38E91914" w14:textId="51588C2B" w:rsidR="00645216" w:rsidRDefault="00645216" w:rsidP="00645216">
            <w:pPr>
              <w:rPr>
                <w:ins w:id="245" w:author="14943" w:date="2024-12-05T20:56:00Z" w16du:dateUtc="2024-12-05T17:56:00Z"/>
                <w:rFonts w:cs="Arial"/>
              </w:rPr>
            </w:pPr>
            <w:r>
              <w:rPr>
                <w:rFonts w:cs="Arial"/>
              </w:rPr>
              <w:t>Yes</w:t>
            </w:r>
          </w:p>
        </w:tc>
        <w:tc>
          <w:tcPr>
            <w:tcW w:w="2551" w:type="dxa"/>
          </w:tcPr>
          <w:p w14:paraId="6173DB98" w14:textId="4D063FBD" w:rsidR="00645216" w:rsidRDefault="00645216" w:rsidP="00645216">
            <w:pPr>
              <w:rPr>
                <w:ins w:id="246" w:author="14943" w:date="2024-12-05T20:56:00Z" w16du:dateUtc="2024-12-05T17:56:00Z"/>
                <w:rFonts w:cs="Arial"/>
              </w:rPr>
            </w:pPr>
            <w:r>
              <w:rPr>
                <w:rFonts w:cs="Arial"/>
              </w:rPr>
              <w:t xml:space="preserve">FFD 1.05 - </w:t>
            </w:r>
            <w:r>
              <w:rPr>
                <w:rFonts w:cs="Arial"/>
                <w:lang w:val="en-US"/>
              </w:rPr>
              <w:t>No</w:t>
            </w:r>
            <w:r>
              <w:rPr>
                <w:rFonts w:cs="Arial"/>
              </w:rPr>
              <w:br/>
              <w:t>FFD 1.2 - No</w:t>
            </w:r>
          </w:p>
        </w:tc>
      </w:tr>
      <w:tr w:rsidR="00645216" w:rsidRPr="008F4F86" w14:paraId="6C479367" w14:textId="7C6FB3AF" w:rsidTr="00700858">
        <w:tc>
          <w:tcPr>
            <w:tcW w:w="4248" w:type="dxa"/>
          </w:tcPr>
          <w:p w14:paraId="4DB10140" w14:textId="1FA6230A" w:rsidR="00645216" w:rsidRDefault="00645216" w:rsidP="00645216">
            <w:pPr>
              <w:rPr>
                <w:lang w:val="en-US"/>
              </w:rPr>
            </w:pPr>
            <w:bookmarkStart w:id="247" w:name="OLE_LINK387"/>
            <w:bookmarkStart w:id="248" w:name="OLE_LINK469"/>
            <w:proofErr w:type="spellStart"/>
            <w:r>
              <w:rPr>
                <w:lang w:val="en-US"/>
              </w:rPr>
              <w:t>operationalAttribute</w:t>
            </w:r>
            <w:bookmarkEnd w:id="247"/>
            <w:bookmarkEnd w:id="248"/>
            <w:proofErr w:type="spellEnd"/>
          </w:p>
        </w:tc>
        <w:tc>
          <w:tcPr>
            <w:tcW w:w="2551" w:type="dxa"/>
          </w:tcPr>
          <w:p w14:paraId="1A89CBD8" w14:textId="2A3EF865" w:rsidR="00645216" w:rsidRDefault="00645216" w:rsidP="00645216">
            <w:r w:rsidRPr="00627F02">
              <w:t>Operating details of the check, 1270</w:t>
            </w:r>
          </w:p>
        </w:tc>
        <w:tc>
          <w:tcPr>
            <w:tcW w:w="1701" w:type="dxa"/>
          </w:tcPr>
          <w:p w14:paraId="335DDDE8" w14:textId="7DBA3842" w:rsidR="00645216" w:rsidRDefault="00645216" w:rsidP="00645216">
            <w:pPr>
              <w:rPr>
                <w:rFonts w:cs="Arial"/>
              </w:rPr>
            </w:pPr>
            <w:r>
              <w:rPr>
                <w:rFonts w:cs="Arial"/>
              </w:rPr>
              <w:t>Structure of clause 2.1.1.9</w:t>
            </w:r>
          </w:p>
        </w:tc>
        <w:tc>
          <w:tcPr>
            <w:tcW w:w="851" w:type="dxa"/>
          </w:tcPr>
          <w:p w14:paraId="3316EF37" w14:textId="556F7CA7" w:rsidR="00645216" w:rsidRDefault="00645216" w:rsidP="00645216">
            <w:pPr>
              <w:rPr>
                <w:rFonts w:cs="Arial"/>
              </w:rPr>
            </w:pPr>
            <w:r>
              <w:rPr>
                <w:rFonts w:cs="Arial"/>
              </w:rPr>
              <w:t>No</w:t>
            </w:r>
          </w:p>
        </w:tc>
        <w:tc>
          <w:tcPr>
            <w:tcW w:w="709" w:type="dxa"/>
          </w:tcPr>
          <w:p w14:paraId="11E3D3F8" w14:textId="3C4245B5" w:rsidR="00645216" w:rsidRDefault="00645216" w:rsidP="00645216">
            <w:pPr>
              <w:rPr>
                <w:rFonts w:cs="Arial"/>
              </w:rPr>
            </w:pPr>
            <w:r>
              <w:rPr>
                <w:rFonts w:cs="Arial"/>
              </w:rPr>
              <w:t>Yes</w:t>
            </w:r>
          </w:p>
        </w:tc>
        <w:tc>
          <w:tcPr>
            <w:tcW w:w="2551" w:type="dxa"/>
          </w:tcPr>
          <w:p w14:paraId="644D4B0A" w14:textId="76B1E55C" w:rsidR="00645216" w:rsidRDefault="00645216" w:rsidP="00645216">
            <w:pPr>
              <w:rPr>
                <w:rFonts w:cs="Arial"/>
              </w:rPr>
            </w:pPr>
            <w:r>
              <w:rPr>
                <w:rFonts w:cs="Arial"/>
              </w:rPr>
              <w:t xml:space="preserve">FFD 1.05 - </w:t>
            </w:r>
            <w:r>
              <w:rPr>
                <w:rFonts w:cs="Arial"/>
                <w:lang w:val="en-US"/>
              </w:rPr>
              <w:t>No</w:t>
            </w:r>
            <w:r>
              <w:rPr>
                <w:rFonts w:cs="Arial"/>
              </w:rPr>
              <w:br/>
              <w:t>FFD 1.2 - No</w:t>
            </w:r>
          </w:p>
        </w:tc>
      </w:tr>
      <w:tr w:rsidR="00645216" w:rsidRPr="008F4F86" w14:paraId="2996E466" w14:textId="0444B240" w:rsidTr="00700858">
        <w:tc>
          <w:tcPr>
            <w:tcW w:w="4248" w:type="dxa"/>
          </w:tcPr>
          <w:p w14:paraId="6B740DBE" w14:textId="1D4255CB" w:rsidR="00645216" w:rsidRDefault="00645216" w:rsidP="00645216">
            <w:pPr>
              <w:rPr>
                <w:lang w:val="en-US"/>
              </w:rPr>
            </w:pPr>
            <w:proofErr w:type="spellStart"/>
            <w:r>
              <w:rPr>
                <w:lang w:val="en-US"/>
              </w:rPr>
              <w:t>industryAttribute</w:t>
            </w:r>
            <w:proofErr w:type="spellEnd"/>
          </w:p>
        </w:tc>
        <w:tc>
          <w:tcPr>
            <w:tcW w:w="2551" w:type="dxa"/>
          </w:tcPr>
          <w:p w14:paraId="5E401228" w14:textId="3F180665" w:rsidR="00645216" w:rsidRDefault="00645216" w:rsidP="00645216">
            <w:r w:rsidRPr="00627F02">
              <w:t>Branch requisite of the check, 1261</w:t>
            </w:r>
          </w:p>
        </w:tc>
        <w:tc>
          <w:tcPr>
            <w:tcW w:w="1701" w:type="dxa"/>
          </w:tcPr>
          <w:p w14:paraId="5B05642B" w14:textId="508E7C1E" w:rsidR="00645216" w:rsidRDefault="00645216" w:rsidP="00645216">
            <w:pPr>
              <w:rPr>
                <w:rFonts w:cs="Arial"/>
              </w:rPr>
            </w:pPr>
            <w:r>
              <w:rPr>
                <w:rFonts w:cs="Arial"/>
              </w:rPr>
              <w:t>Structure of clause 2.1.1.10</w:t>
            </w:r>
          </w:p>
        </w:tc>
        <w:tc>
          <w:tcPr>
            <w:tcW w:w="851" w:type="dxa"/>
          </w:tcPr>
          <w:p w14:paraId="78E0A514" w14:textId="7E5C6737" w:rsidR="00645216" w:rsidRDefault="00645216" w:rsidP="00645216">
            <w:pPr>
              <w:rPr>
                <w:rFonts w:cs="Arial"/>
              </w:rPr>
            </w:pPr>
            <w:r>
              <w:rPr>
                <w:rFonts w:cs="Arial"/>
              </w:rPr>
              <w:t>No</w:t>
            </w:r>
          </w:p>
        </w:tc>
        <w:tc>
          <w:tcPr>
            <w:tcW w:w="709" w:type="dxa"/>
          </w:tcPr>
          <w:p w14:paraId="5D29D9D7" w14:textId="64749E02" w:rsidR="00645216" w:rsidRPr="00627F02" w:rsidRDefault="00645216" w:rsidP="00645216">
            <w:pPr>
              <w:rPr>
                <w:rFonts w:cs="Arial"/>
              </w:rPr>
            </w:pPr>
            <w:r>
              <w:rPr>
                <w:rFonts w:cs="Arial"/>
              </w:rPr>
              <w:t>Yes</w:t>
            </w:r>
          </w:p>
        </w:tc>
        <w:tc>
          <w:tcPr>
            <w:tcW w:w="2551" w:type="dxa"/>
          </w:tcPr>
          <w:p w14:paraId="5A76FF24" w14:textId="50B5BAF9" w:rsidR="00645216" w:rsidRDefault="00645216" w:rsidP="00645216">
            <w:pPr>
              <w:rPr>
                <w:rFonts w:cs="Arial"/>
              </w:rPr>
            </w:pPr>
            <w:r>
              <w:rPr>
                <w:rFonts w:cs="Arial"/>
              </w:rPr>
              <w:t xml:space="preserve">FFD 1.05 - </w:t>
            </w:r>
            <w:r>
              <w:rPr>
                <w:rFonts w:cs="Arial"/>
                <w:lang w:val="en-US"/>
              </w:rPr>
              <w:t>No</w:t>
            </w:r>
            <w:r>
              <w:rPr>
                <w:rFonts w:cs="Arial"/>
              </w:rPr>
              <w:br/>
              <w:t>FFD 1.2 - No</w:t>
            </w:r>
          </w:p>
        </w:tc>
      </w:tr>
      <w:bookmarkEnd w:id="115"/>
      <w:bookmarkEnd w:id="198"/>
    </w:tbl>
    <w:p w14:paraId="36E91A71" w14:textId="77777777" w:rsidR="00171765" w:rsidRDefault="00171765" w:rsidP="00171765"/>
    <w:p w14:paraId="27A82756" w14:textId="29B01229" w:rsidR="00171765" w:rsidRDefault="00171765" w:rsidP="00171765">
      <w:pPr>
        <w:jc w:val="both"/>
      </w:pPr>
      <w:bookmarkStart w:id="249" w:name="_Hlk47354389"/>
      <w:r w:rsidRPr="00E15B84">
        <w:rPr>
          <w:sz w:val="24"/>
        </w:rPr>
        <w:t xml:space="preserve">Note: </w:t>
      </w:r>
      <w:r>
        <w:t xml:space="preserve">for historical reasons, the numbering of tax rates </w:t>
      </w:r>
      <w:r w:rsidR="00645216" w:rsidRPr="00645216">
        <w:rPr>
          <w:b/>
          <w:bCs/>
          <w:lang w:val="en-US"/>
        </w:rPr>
        <w:t>vat1Sum, vat2Sum, vat3Sum, vat4Sum, vat5Sum, vat6Sum, vat7Sum, vat8Sum, vat9Sum, vat10Sum</w:t>
      </w:r>
      <w:r w:rsidRPr="0083620D">
        <w:rPr>
          <w:b/>
          <w:bCs/>
          <w:lang w:val="en-US"/>
        </w:rPr>
        <w:t xml:space="preserve"> </w:t>
      </w:r>
      <w:r w:rsidR="00645216" w:rsidRPr="00CA4CE9">
        <w:rPr>
          <w:b/>
          <w:bCs/>
          <w:lang w:val="en-US"/>
        </w:rPr>
        <w:br/>
      </w:r>
      <w:r w:rsidRPr="0083620D">
        <w:t xml:space="preserve">in </w:t>
      </w:r>
      <w:proofErr w:type="spellStart"/>
      <w:r>
        <w:t>OrangeData</w:t>
      </w:r>
      <w:proofErr w:type="spellEnd"/>
      <w:r>
        <w:t xml:space="preserve"> formats is slightly different from the numbering of tax rates in the FFD for tag 1199. When developing integration, one should strictly adhere to this manual.</w:t>
      </w:r>
    </w:p>
    <w:p w14:paraId="2BE27CFE" w14:textId="73CF2A46" w:rsidR="00892177" w:rsidRDefault="00892177" w:rsidP="00892177">
      <w:r>
        <w:t xml:space="preserve">For transport/ </w:t>
      </w:r>
      <w:proofErr w:type="gramStart"/>
      <w:r>
        <w:t>vending ,</w:t>
      </w:r>
      <w:proofErr w:type="gramEnd"/>
      <w:r>
        <w:t xml:space="preserve"> one of the required parameters is tags ( </w:t>
      </w:r>
      <w:r w:rsidRPr="000D2FEB">
        <w:rPr>
          <w:b/>
        </w:rPr>
        <w:t xml:space="preserve">1036, 1009, 1187 </w:t>
      </w:r>
      <w:r>
        <w:t xml:space="preserve">) </w:t>
      </w:r>
      <w:r>
        <w:br/>
        <w:t xml:space="preserve">For couriers, one of the required parameters is tags ( </w:t>
      </w:r>
      <w:r w:rsidRPr="000D2FEB">
        <w:rPr>
          <w:b/>
        </w:rPr>
        <w:t xml:space="preserve">1021, 1009, 1187 </w:t>
      </w:r>
      <w:r w:rsidR="00E15B84">
        <w:t>)</w:t>
      </w:r>
    </w:p>
    <w:p w14:paraId="570927C2" w14:textId="703F693A" w:rsidR="00E15B84" w:rsidRPr="00D3414D" w:rsidRDefault="00E15B84" w:rsidP="00892177">
      <w:r>
        <w:lastRenderedPageBreak/>
        <w:t xml:space="preserve">The </w:t>
      </w:r>
      <w:r w:rsidRPr="00E15B84">
        <w:rPr>
          <w:b/>
          <w:lang w:val="en-US"/>
        </w:rPr>
        <w:t xml:space="preserve">Customer </w:t>
      </w:r>
      <w:r>
        <w:t xml:space="preserve">and </w:t>
      </w:r>
      <w:proofErr w:type="spellStart"/>
      <w:proofErr w:type="gramStart"/>
      <w:r w:rsidRPr="00E15B84">
        <w:rPr>
          <w:b/>
          <w:lang w:val="en-US"/>
        </w:rPr>
        <w:t>customerINN</w:t>
      </w:r>
      <w:proofErr w:type="spellEnd"/>
      <w:proofErr w:type="gramEnd"/>
      <w:r w:rsidRPr="00E15B84">
        <w:rPr>
          <w:b/>
          <w:lang w:val="en-US"/>
        </w:rPr>
        <w:t xml:space="preserve"> </w:t>
      </w:r>
      <w:r>
        <w:t xml:space="preserve">parameters are changed to one </w:t>
      </w:r>
      <w:proofErr w:type="spellStart"/>
      <w:r w:rsidRPr="00E15B84">
        <w:rPr>
          <w:b/>
          <w:lang w:val="en-US"/>
        </w:rPr>
        <w:t>customerInfo</w:t>
      </w:r>
      <w:proofErr w:type="spellEnd"/>
      <w:r w:rsidRPr="00E15B84">
        <w:rPr>
          <w:b/>
          <w:lang w:val="en-US"/>
        </w:rPr>
        <w:t xml:space="preserve"> </w:t>
      </w:r>
      <w:proofErr w:type="gramStart"/>
      <w:r w:rsidRPr="00E15B84">
        <w:rPr>
          <w:b/>
          <w:lang w:val="en-US"/>
        </w:rPr>
        <w:t xml:space="preserve">parameter </w:t>
      </w:r>
      <w:r w:rsidRPr="00E15B84">
        <w:rPr>
          <w:b/>
        </w:rPr>
        <w:t>.</w:t>
      </w:r>
      <w:proofErr w:type="gramEnd"/>
    </w:p>
    <w:bookmarkEnd w:id="249"/>
    <w:p w14:paraId="78F9D040" w14:textId="77777777" w:rsidR="00171765" w:rsidRDefault="00171765" w:rsidP="00171765"/>
    <w:p w14:paraId="22B7286E" w14:textId="77777777" w:rsidR="00171765" w:rsidRPr="00F37684" w:rsidRDefault="00171765" w:rsidP="00705CE0">
      <w:pPr>
        <w:pStyle w:val="4"/>
      </w:pPr>
      <w:bookmarkStart w:id="250" w:name="_Toc507539853"/>
      <w:bookmarkStart w:id="251" w:name="_Toc27489458"/>
      <w:bookmarkStart w:id="252" w:name="OLE_LINK153"/>
      <w:bookmarkStart w:id="253" w:name="_Toc184326821"/>
      <w:r>
        <w:rPr>
          <w:rFonts w:cs="Arial"/>
        </w:rPr>
        <w:t xml:space="preserve">2.1.1.2 </w:t>
      </w:r>
      <w:r>
        <w:t>Subject of calculation</w:t>
      </w:r>
      <w:bookmarkEnd w:id="250"/>
      <w:bookmarkEnd w:id="251"/>
      <w:bookmarkEnd w:id="253"/>
    </w:p>
    <w:tbl>
      <w:tblPr>
        <w:tblStyle w:val="ab"/>
        <w:tblW w:w="13887" w:type="dxa"/>
        <w:tblLook w:val="04A0" w:firstRow="1" w:lastRow="0" w:firstColumn="1" w:lastColumn="0" w:noHBand="0" w:noVBand="1"/>
      </w:tblPr>
      <w:tblGrid>
        <w:gridCol w:w="2820"/>
        <w:gridCol w:w="3129"/>
        <w:gridCol w:w="2225"/>
        <w:gridCol w:w="1294"/>
        <w:gridCol w:w="1294"/>
        <w:gridCol w:w="3125"/>
      </w:tblGrid>
      <w:tr w:rsidR="00E11C0E" w:rsidRPr="008F4F86" w14:paraId="2AC39432" w14:textId="3F6BA13E" w:rsidTr="00645216">
        <w:tc>
          <w:tcPr>
            <w:tcW w:w="2820" w:type="dxa"/>
          </w:tcPr>
          <w:p w14:paraId="3427BCBF" w14:textId="711DA1AD" w:rsidR="00E11C0E" w:rsidRDefault="00E11C0E" w:rsidP="007F5E82">
            <w:pPr>
              <w:jc w:val="center"/>
              <w:rPr>
                <w:rFonts w:cs="Arial"/>
                <w:lang w:val="en-US"/>
              </w:rPr>
            </w:pPr>
            <w:r w:rsidRPr="00627F02">
              <w:rPr>
                <w:rFonts w:cs="Arial"/>
                <w:b/>
                <w:bCs/>
              </w:rPr>
              <w:t>Attribute</w:t>
            </w:r>
          </w:p>
        </w:tc>
        <w:tc>
          <w:tcPr>
            <w:tcW w:w="3129" w:type="dxa"/>
          </w:tcPr>
          <w:p w14:paraId="7380C094" w14:textId="18D04C75" w:rsidR="00E11C0E" w:rsidRDefault="00E11C0E" w:rsidP="007F5E82">
            <w:pPr>
              <w:jc w:val="center"/>
            </w:pPr>
            <w:r w:rsidRPr="00627F02">
              <w:rPr>
                <w:rFonts w:cs="Arial"/>
                <w:b/>
                <w:bCs/>
              </w:rPr>
              <w:t>Description</w:t>
            </w:r>
          </w:p>
        </w:tc>
        <w:tc>
          <w:tcPr>
            <w:tcW w:w="2225" w:type="dxa"/>
          </w:tcPr>
          <w:p w14:paraId="2D68DBC3" w14:textId="0A11D97B" w:rsidR="00E11C0E" w:rsidRDefault="00E11C0E" w:rsidP="007F5E82">
            <w:pPr>
              <w:jc w:val="center"/>
              <w:rPr>
                <w:rFonts w:cs="Arial"/>
              </w:rPr>
            </w:pPr>
            <w:r w:rsidRPr="00627F02">
              <w:rPr>
                <w:rFonts w:cs="Arial"/>
                <w:b/>
                <w:bCs/>
              </w:rPr>
              <w:t>A comment</w:t>
            </w:r>
          </w:p>
        </w:tc>
        <w:tc>
          <w:tcPr>
            <w:tcW w:w="1294" w:type="dxa"/>
          </w:tcPr>
          <w:p w14:paraId="691A1695" w14:textId="69D10744" w:rsidR="00E11C0E" w:rsidRDefault="00E11C0E" w:rsidP="007F5E82">
            <w:pPr>
              <w:jc w:val="center"/>
              <w:rPr>
                <w:rFonts w:cs="Arial"/>
              </w:rPr>
            </w:pPr>
            <w:r w:rsidRPr="00627F02">
              <w:rPr>
                <w:rFonts w:cs="Arial"/>
                <w:b/>
                <w:bCs/>
              </w:rPr>
              <w:t>FFD 1.05</w:t>
            </w:r>
          </w:p>
        </w:tc>
        <w:tc>
          <w:tcPr>
            <w:tcW w:w="1294" w:type="dxa"/>
          </w:tcPr>
          <w:p w14:paraId="35972204" w14:textId="1310B5C4" w:rsidR="00E11C0E" w:rsidRDefault="00E11C0E" w:rsidP="007F5E82">
            <w:pPr>
              <w:jc w:val="center"/>
              <w:rPr>
                <w:rFonts w:cs="Arial"/>
              </w:rPr>
            </w:pPr>
            <w:r w:rsidRPr="00627F02">
              <w:rPr>
                <w:rFonts w:cs="Arial"/>
                <w:b/>
                <w:bCs/>
              </w:rPr>
              <w:t>FFD 1.2</w:t>
            </w:r>
          </w:p>
        </w:tc>
        <w:tc>
          <w:tcPr>
            <w:tcW w:w="3125" w:type="dxa"/>
          </w:tcPr>
          <w:p w14:paraId="1F159048" w14:textId="035DB3EB" w:rsidR="00E11C0E" w:rsidRPr="00627F02" w:rsidRDefault="00E11C0E" w:rsidP="007F5E82">
            <w:pPr>
              <w:jc w:val="center"/>
              <w:rPr>
                <w:rFonts w:cs="Arial"/>
                <w:b/>
                <w:bCs/>
              </w:rPr>
            </w:pPr>
            <w:r>
              <w:rPr>
                <w:rFonts w:cs="Arial"/>
                <w:b/>
                <w:bCs/>
              </w:rPr>
              <w:t>obligatory</w:t>
            </w:r>
          </w:p>
        </w:tc>
      </w:tr>
      <w:tr w:rsidR="00E11C0E" w:rsidRPr="008F4F86" w14:paraId="07662034" w14:textId="194CDBF2" w:rsidTr="00645216">
        <w:tc>
          <w:tcPr>
            <w:tcW w:w="2820" w:type="dxa"/>
          </w:tcPr>
          <w:p w14:paraId="6796BD21" w14:textId="77777777" w:rsidR="00E11C0E" w:rsidRPr="00AE6B24" w:rsidRDefault="00E11C0E" w:rsidP="00171765">
            <w:pPr>
              <w:rPr>
                <w:rFonts w:cs="Arial"/>
              </w:rPr>
            </w:pPr>
            <w:bookmarkStart w:id="254" w:name="OLE_LINK43"/>
            <w:bookmarkStart w:id="255" w:name="OLE_LINK44"/>
            <w:bookmarkStart w:id="256" w:name="OLE_LINK45"/>
            <w:bookmarkStart w:id="257" w:name="OLE_LINK149"/>
            <w:bookmarkStart w:id="258" w:name="OLE_LINK152"/>
            <w:r>
              <w:rPr>
                <w:rFonts w:cs="Arial"/>
                <w:lang w:val="en-US"/>
              </w:rPr>
              <w:t>quantity</w:t>
            </w:r>
            <w:bookmarkEnd w:id="254"/>
            <w:bookmarkEnd w:id="255"/>
            <w:bookmarkEnd w:id="256"/>
          </w:p>
        </w:tc>
        <w:tc>
          <w:tcPr>
            <w:tcW w:w="3129" w:type="dxa"/>
          </w:tcPr>
          <w:p w14:paraId="1CE28B88" w14:textId="77777777" w:rsidR="00E11C0E" w:rsidRPr="002D76D1" w:rsidRDefault="00E11C0E" w:rsidP="00171765">
            <w:pPr>
              <w:rPr>
                <w:rFonts w:cs="Arial"/>
              </w:rPr>
            </w:pPr>
            <w:bookmarkStart w:id="259" w:name="OLE_LINK346"/>
            <w:bookmarkStart w:id="260" w:name="OLE_LINK347"/>
            <w:bookmarkStart w:id="261" w:name="OLE_LINK348"/>
            <w:bookmarkStart w:id="262" w:name="OLE_LINK349"/>
            <w:bookmarkStart w:id="263" w:name="OLE_LINK590"/>
            <w:r>
              <w:t>Number of subject of calculation, 1023</w:t>
            </w:r>
            <w:bookmarkEnd w:id="259"/>
            <w:bookmarkEnd w:id="260"/>
            <w:bookmarkEnd w:id="261"/>
            <w:bookmarkEnd w:id="262"/>
            <w:bookmarkEnd w:id="263"/>
          </w:p>
        </w:tc>
        <w:tc>
          <w:tcPr>
            <w:tcW w:w="2225" w:type="dxa"/>
          </w:tcPr>
          <w:p w14:paraId="3A0FB381" w14:textId="39DB599E" w:rsidR="00E11C0E" w:rsidRDefault="00E11C0E" w:rsidP="00E11C0E">
            <w:pPr>
              <w:rPr>
                <w:rFonts w:cs="Arial"/>
              </w:rPr>
            </w:pPr>
            <w:bookmarkStart w:id="264" w:name="OLE_LINK126"/>
            <w:bookmarkStart w:id="265" w:name="OLE_LINK127"/>
            <w:bookmarkStart w:id="266" w:name="OLE_LINK128"/>
            <w:r>
              <w:rPr>
                <w:rFonts w:cs="Arial"/>
              </w:rPr>
              <w:t xml:space="preserve">Decimal number up to 6 characters after the dot </w:t>
            </w:r>
            <w:bookmarkEnd w:id="264"/>
            <w:bookmarkEnd w:id="265"/>
            <w:bookmarkEnd w:id="266"/>
            <w:r>
              <w:rPr>
                <w:rFonts w:cs="Arial"/>
              </w:rPr>
              <w:t>*.</w:t>
            </w:r>
          </w:p>
        </w:tc>
        <w:tc>
          <w:tcPr>
            <w:tcW w:w="1294" w:type="dxa"/>
          </w:tcPr>
          <w:p w14:paraId="66378306" w14:textId="103C7300" w:rsidR="00E11C0E" w:rsidRDefault="00E11C0E" w:rsidP="00171765">
            <w:pPr>
              <w:rPr>
                <w:rFonts w:cs="Arial"/>
              </w:rPr>
            </w:pPr>
            <w:r>
              <w:rPr>
                <w:rFonts w:cs="Arial"/>
              </w:rPr>
              <w:t>Yes</w:t>
            </w:r>
          </w:p>
        </w:tc>
        <w:tc>
          <w:tcPr>
            <w:tcW w:w="1294" w:type="dxa"/>
          </w:tcPr>
          <w:p w14:paraId="6FD9D591" w14:textId="648A7D98" w:rsidR="00E11C0E" w:rsidRDefault="00E11C0E" w:rsidP="00171765">
            <w:pPr>
              <w:rPr>
                <w:rFonts w:cs="Arial"/>
              </w:rPr>
            </w:pPr>
            <w:r>
              <w:rPr>
                <w:rFonts w:cs="Arial"/>
              </w:rPr>
              <w:t>Yes</w:t>
            </w:r>
          </w:p>
        </w:tc>
        <w:tc>
          <w:tcPr>
            <w:tcW w:w="3125" w:type="dxa"/>
          </w:tcPr>
          <w:p w14:paraId="349E98D3" w14:textId="74DB2CB6" w:rsidR="00E11C0E" w:rsidRDefault="00700858" w:rsidP="00E11C0E">
            <w:pPr>
              <w:rPr>
                <w:rFonts w:cs="Arial"/>
              </w:rPr>
            </w:pPr>
            <w:r>
              <w:rPr>
                <w:rFonts w:cs="Arial"/>
              </w:rPr>
              <w:t xml:space="preserve">FFD 1.05 - yes </w:t>
            </w:r>
            <w:r>
              <w:rPr>
                <w:rFonts w:cs="Arial"/>
              </w:rPr>
              <w:br/>
              <w:t>FFD 1.2 - yes</w:t>
            </w:r>
          </w:p>
        </w:tc>
      </w:tr>
      <w:tr w:rsidR="00E11C0E" w:rsidRPr="008F4F86" w14:paraId="4C95DF7D" w14:textId="43599C30" w:rsidTr="00645216">
        <w:tc>
          <w:tcPr>
            <w:tcW w:w="2820" w:type="dxa"/>
          </w:tcPr>
          <w:p w14:paraId="73EE112D" w14:textId="77777777" w:rsidR="00E11C0E" w:rsidRPr="0000532B" w:rsidRDefault="00E11C0E" w:rsidP="00171765">
            <w:pPr>
              <w:rPr>
                <w:rFonts w:cs="Arial"/>
              </w:rPr>
            </w:pPr>
            <w:bookmarkStart w:id="267" w:name="OLE_LINK46"/>
            <w:bookmarkStart w:id="268" w:name="OLE_LINK47"/>
            <w:bookmarkStart w:id="269" w:name="OLE_LINK48"/>
            <w:r>
              <w:rPr>
                <w:rFonts w:cs="Arial"/>
                <w:lang w:val="en-US"/>
              </w:rPr>
              <w:t>price</w:t>
            </w:r>
            <w:bookmarkEnd w:id="267"/>
            <w:bookmarkEnd w:id="268"/>
            <w:bookmarkEnd w:id="269"/>
          </w:p>
        </w:tc>
        <w:tc>
          <w:tcPr>
            <w:tcW w:w="3129" w:type="dxa"/>
          </w:tcPr>
          <w:p w14:paraId="0F15E496" w14:textId="77777777" w:rsidR="00E11C0E" w:rsidRPr="00B2081D" w:rsidRDefault="00E11C0E" w:rsidP="00171765">
            <w:pPr>
              <w:rPr>
                <w:rFonts w:cs="Arial"/>
              </w:rPr>
            </w:pPr>
            <w:bookmarkStart w:id="270" w:name="OLE_LINK350"/>
            <w:bookmarkStart w:id="271" w:name="OLE_LINK351"/>
            <w:bookmarkStart w:id="272" w:name="OLE_LINK352"/>
            <w:r>
              <w:rPr>
                <w:rFonts w:eastAsia="Times New Roman"/>
                <w:szCs w:val="28"/>
              </w:rPr>
              <w:t>Price per unit of the subject of calculation, taking into account discounts and markups, 1079</w:t>
            </w:r>
            <w:bookmarkEnd w:id="270"/>
            <w:bookmarkEnd w:id="271"/>
            <w:bookmarkEnd w:id="272"/>
          </w:p>
        </w:tc>
        <w:tc>
          <w:tcPr>
            <w:tcW w:w="2225" w:type="dxa"/>
          </w:tcPr>
          <w:p w14:paraId="55EEFE12" w14:textId="2F09CC34" w:rsidR="00E11C0E" w:rsidRPr="00525F22" w:rsidRDefault="00E11C0E" w:rsidP="00E11C0E">
            <w:pPr>
              <w:rPr>
                <w:rFonts w:cs="Arial"/>
              </w:rPr>
            </w:pPr>
            <w:bookmarkStart w:id="273" w:name="OLE_LINK142"/>
            <w:bookmarkStart w:id="274" w:name="OLE_LINK186"/>
            <w:bookmarkStart w:id="275" w:name="OLE_LINK190"/>
            <w:bookmarkStart w:id="276" w:name="OLE_LINK424"/>
            <w:bookmarkStart w:id="277" w:name="OLE_LINK425"/>
            <w:bookmarkStart w:id="278" w:name="OLE_LINK426"/>
            <w:r>
              <w:rPr>
                <w:rFonts w:cs="Arial"/>
              </w:rPr>
              <w:t xml:space="preserve">Decimal number up to 2 characters after the dot </w:t>
            </w:r>
            <w:bookmarkEnd w:id="273"/>
            <w:bookmarkEnd w:id="274"/>
            <w:bookmarkEnd w:id="275"/>
            <w:proofErr w:type="gramStart"/>
            <w:r>
              <w:rPr>
                <w:rFonts w:cs="Arial"/>
              </w:rPr>
              <w:t xml:space="preserve">* </w:t>
            </w:r>
            <w:bookmarkEnd w:id="276"/>
            <w:bookmarkEnd w:id="277"/>
            <w:bookmarkEnd w:id="278"/>
            <w:r>
              <w:rPr>
                <w:rFonts w:cs="Arial"/>
              </w:rPr>
              <w:t>.</w:t>
            </w:r>
            <w:proofErr w:type="gramEnd"/>
          </w:p>
        </w:tc>
        <w:tc>
          <w:tcPr>
            <w:tcW w:w="1294" w:type="dxa"/>
          </w:tcPr>
          <w:p w14:paraId="77CFDED5" w14:textId="7A147681" w:rsidR="00E11C0E" w:rsidRDefault="00E11C0E" w:rsidP="00171765">
            <w:pPr>
              <w:rPr>
                <w:rFonts w:cs="Arial"/>
              </w:rPr>
            </w:pPr>
            <w:r>
              <w:rPr>
                <w:rFonts w:cs="Arial"/>
              </w:rPr>
              <w:t>Yes</w:t>
            </w:r>
          </w:p>
        </w:tc>
        <w:tc>
          <w:tcPr>
            <w:tcW w:w="1294" w:type="dxa"/>
          </w:tcPr>
          <w:p w14:paraId="2D2A5591" w14:textId="30010F27" w:rsidR="00E11C0E" w:rsidRDefault="00E11C0E" w:rsidP="00171765">
            <w:pPr>
              <w:rPr>
                <w:rFonts w:cs="Arial"/>
              </w:rPr>
            </w:pPr>
            <w:r>
              <w:rPr>
                <w:rFonts w:cs="Arial"/>
              </w:rPr>
              <w:t>Yes</w:t>
            </w:r>
          </w:p>
        </w:tc>
        <w:tc>
          <w:tcPr>
            <w:tcW w:w="3125" w:type="dxa"/>
          </w:tcPr>
          <w:p w14:paraId="5FC9A67E" w14:textId="58062638" w:rsidR="00E11C0E" w:rsidRDefault="00700858" w:rsidP="00E11C0E">
            <w:pPr>
              <w:rPr>
                <w:rFonts w:cs="Arial"/>
              </w:rPr>
            </w:pPr>
            <w:r>
              <w:rPr>
                <w:rFonts w:cs="Arial"/>
              </w:rPr>
              <w:t xml:space="preserve">FFD 1.05 - yes </w:t>
            </w:r>
            <w:r>
              <w:rPr>
                <w:rFonts w:cs="Arial"/>
              </w:rPr>
              <w:br/>
              <w:t>FFD 1.2 - yes</w:t>
            </w:r>
          </w:p>
        </w:tc>
      </w:tr>
      <w:tr w:rsidR="00E11C0E" w:rsidRPr="008F4F86" w14:paraId="097A7FB3" w14:textId="56050D6F" w:rsidTr="00645216">
        <w:tc>
          <w:tcPr>
            <w:tcW w:w="2820" w:type="dxa"/>
          </w:tcPr>
          <w:p w14:paraId="2CABAE48" w14:textId="39F09986" w:rsidR="00E11C0E" w:rsidRPr="00E2297E" w:rsidRDefault="00E11C0E" w:rsidP="00171765">
            <w:pPr>
              <w:rPr>
                <w:rFonts w:cs="Arial"/>
                <w:lang w:val="en-US"/>
              </w:rPr>
            </w:pPr>
            <w:bookmarkStart w:id="279" w:name="_Hlk474848305"/>
            <w:bookmarkStart w:id="280" w:name="_Hlk474848188"/>
            <w:r>
              <w:rPr>
                <w:rFonts w:cs="Arial"/>
                <w:lang w:val="en-US"/>
              </w:rPr>
              <w:t xml:space="preserve">tax </w:t>
            </w:r>
          </w:p>
        </w:tc>
        <w:tc>
          <w:tcPr>
            <w:tcW w:w="3129" w:type="dxa"/>
          </w:tcPr>
          <w:p w14:paraId="5149BAE6" w14:textId="77777777" w:rsidR="00E11C0E" w:rsidRPr="00F667FD" w:rsidRDefault="00E11C0E" w:rsidP="00171765">
            <w:pPr>
              <w:rPr>
                <w:rFonts w:cs="Arial"/>
              </w:rPr>
            </w:pPr>
            <w:bookmarkStart w:id="281" w:name="OLE_LINK15"/>
            <w:bookmarkStart w:id="282" w:name="OLE_LINK16"/>
            <w:bookmarkStart w:id="283" w:name="OLE_LINK353"/>
            <w:bookmarkStart w:id="284" w:name="OLE_LINK354"/>
            <w:r>
              <w:rPr>
                <w:rFonts w:cs="Arial"/>
              </w:rPr>
              <w:t>VAT rate, 1199:</w:t>
            </w:r>
          </w:p>
          <w:p w14:paraId="1493F2FB" w14:textId="77777777" w:rsidR="00E11C0E" w:rsidRPr="00F667FD" w:rsidRDefault="00E11C0E" w:rsidP="00171765">
            <w:r>
              <w:t xml:space="preserve">1 </w:t>
            </w:r>
            <w:bookmarkStart w:id="285" w:name="OLE_LINK3"/>
            <w:bookmarkStart w:id="286" w:name="OLE_LINK14"/>
            <w:r w:rsidRPr="00F667FD">
              <w:t xml:space="preserve">- </w:t>
            </w:r>
            <w:bookmarkEnd w:id="285"/>
            <w:bookmarkEnd w:id="286"/>
            <w:r w:rsidRPr="00F667FD">
              <w:t>VAT rate 20%</w:t>
            </w:r>
          </w:p>
          <w:p w14:paraId="0ADD5078" w14:textId="77777777" w:rsidR="00E11C0E" w:rsidRDefault="00E11C0E" w:rsidP="00171765">
            <w:r w:rsidRPr="00A16B14">
              <w:t>2 - VAT rate 10%</w:t>
            </w:r>
          </w:p>
          <w:p w14:paraId="6764B16E" w14:textId="2D884FBB" w:rsidR="00E11C0E" w:rsidRDefault="00E11C0E" w:rsidP="00171765">
            <w:r>
              <w:t>3 - VAT rate calculated. 20/120</w:t>
            </w:r>
          </w:p>
          <w:p w14:paraId="1CF7BEC0" w14:textId="7B5DA2AE" w:rsidR="00E11C0E" w:rsidRDefault="00E11C0E" w:rsidP="00171765">
            <w:r>
              <w:t>4 - VAT rate calculated. 10/110</w:t>
            </w:r>
          </w:p>
          <w:p w14:paraId="675D93E7" w14:textId="77777777" w:rsidR="00E11C0E" w:rsidRDefault="00E11C0E" w:rsidP="00171765">
            <w:r>
              <w:t>5 - VAT rate 0%</w:t>
            </w:r>
          </w:p>
          <w:p w14:paraId="1F3F7F4E" w14:textId="77777777" w:rsidR="00E11C0E" w:rsidRPr="00CA4CE9" w:rsidRDefault="00E11C0E" w:rsidP="00171765">
            <w:pPr>
              <w:rPr>
                <w:lang w:val="en-US"/>
              </w:rPr>
            </w:pPr>
            <w:r>
              <w:t xml:space="preserve">6 </w:t>
            </w:r>
            <w:bookmarkStart w:id="287" w:name="OLE_LINK61"/>
            <w:bookmarkStart w:id="288" w:name="OLE_LINK62"/>
            <w:bookmarkStart w:id="289" w:name="OLE_LINK63"/>
            <w:r>
              <w:t xml:space="preserve">- </w:t>
            </w:r>
            <w:bookmarkEnd w:id="287"/>
            <w:bookmarkEnd w:id="288"/>
            <w:bookmarkEnd w:id="289"/>
            <w:r>
              <w:t>VAT exempt</w:t>
            </w:r>
            <w:bookmarkEnd w:id="281"/>
            <w:bookmarkEnd w:id="282"/>
            <w:bookmarkEnd w:id="283"/>
            <w:bookmarkEnd w:id="284"/>
          </w:p>
          <w:p w14:paraId="556BAD83" w14:textId="7776EB72" w:rsidR="00645216" w:rsidRPr="00F667FD" w:rsidRDefault="00645216" w:rsidP="00645216">
            <w:r w:rsidRPr="00645216">
              <w:rPr>
                <w:lang w:val="en-US"/>
              </w:rPr>
              <w:t>7</w:t>
            </w:r>
            <w:r>
              <w:t xml:space="preserve"> </w:t>
            </w:r>
            <w:r w:rsidRPr="00F667FD">
              <w:t xml:space="preserve">- VAT rate </w:t>
            </w:r>
            <w:r w:rsidRPr="00645216">
              <w:rPr>
                <w:lang w:val="en-US"/>
              </w:rPr>
              <w:t>5</w:t>
            </w:r>
            <w:r w:rsidRPr="00F667FD">
              <w:t>%</w:t>
            </w:r>
            <w:r w:rsidRPr="00645216">
              <w:rPr>
                <w:rFonts w:cs="Arial"/>
              </w:rPr>
              <w:t>*</w:t>
            </w:r>
          </w:p>
          <w:p w14:paraId="53249E74" w14:textId="33EB6A9A" w:rsidR="00645216" w:rsidRPr="00F667FD" w:rsidRDefault="00645216" w:rsidP="00645216">
            <w:r w:rsidRPr="00645216">
              <w:rPr>
                <w:lang w:val="en-US"/>
              </w:rPr>
              <w:t>8</w:t>
            </w:r>
            <w:r>
              <w:t xml:space="preserve"> </w:t>
            </w:r>
            <w:r w:rsidRPr="00F667FD">
              <w:t>- VAT rate</w:t>
            </w:r>
            <w:r w:rsidRPr="00645216">
              <w:rPr>
                <w:lang w:val="en-US"/>
              </w:rPr>
              <w:t xml:space="preserve"> 7</w:t>
            </w:r>
            <w:r w:rsidRPr="00F667FD">
              <w:t>%</w:t>
            </w:r>
            <w:r w:rsidRPr="00645216">
              <w:rPr>
                <w:rFonts w:cs="Arial"/>
              </w:rPr>
              <w:t>*</w:t>
            </w:r>
          </w:p>
          <w:p w14:paraId="524EF21F" w14:textId="2F80711E" w:rsidR="00645216" w:rsidRPr="00645216" w:rsidRDefault="00645216" w:rsidP="00171765">
            <w:pPr>
              <w:rPr>
                <w:lang w:val="en-US"/>
              </w:rPr>
            </w:pPr>
            <w:r w:rsidRPr="00645216">
              <w:rPr>
                <w:lang w:val="en-US"/>
              </w:rPr>
              <w:t>9</w:t>
            </w:r>
            <w:r>
              <w:t xml:space="preserve"> - VAT rate </w:t>
            </w:r>
            <w:r w:rsidRPr="00645216">
              <w:t>calculated.</w:t>
            </w:r>
            <w:r w:rsidRPr="00645216">
              <w:rPr>
                <w:lang w:val="en-US"/>
              </w:rPr>
              <w:t xml:space="preserve"> </w:t>
            </w:r>
            <w:r w:rsidRPr="00645216">
              <w:rPr>
                <w:rFonts w:cs="Arial"/>
                <w:lang w:val="en-US"/>
              </w:rPr>
              <w:t>5/105</w:t>
            </w:r>
            <w:r w:rsidRPr="00645216">
              <w:rPr>
                <w:rFonts w:cs="Arial"/>
              </w:rPr>
              <w:t>*</w:t>
            </w:r>
          </w:p>
          <w:p w14:paraId="0C00020D" w14:textId="61DB3750" w:rsidR="00645216" w:rsidRPr="00645216" w:rsidRDefault="00645216" w:rsidP="00171765">
            <w:pPr>
              <w:rPr>
                <w:rFonts w:cs="Arial"/>
                <w:lang w:val="en-US"/>
              </w:rPr>
            </w:pPr>
            <w:r w:rsidRPr="00645216">
              <w:rPr>
                <w:lang w:val="en-US"/>
              </w:rPr>
              <w:t>10</w:t>
            </w:r>
            <w:r w:rsidRPr="00645216">
              <w:t xml:space="preserve"> - VAT rate calculated.</w:t>
            </w:r>
            <w:r w:rsidRPr="00645216">
              <w:rPr>
                <w:lang w:val="en-US"/>
              </w:rPr>
              <w:t xml:space="preserve"> </w:t>
            </w:r>
            <w:r w:rsidRPr="00645216">
              <w:rPr>
                <w:rFonts w:cs="Arial"/>
                <w:lang w:val="en-US"/>
              </w:rPr>
              <w:t>7/107</w:t>
            </w:r>
            <w:r w:rsidRPr="00645216">
              <w:rPr>
                <w:rFonts w:cs="Arial"/>
              </w:rPr>
              <w:t>*</w:t>
            </w:r>
            <w:r w:rsidRPr="00645216">
              <w:rPr>
                <w:rFonts w:cs="Arial"/>
                <w:b/>
                <w:bCs/>
                <w:color w:val="FF0000"/>
                <w:lang w:val="en-US"/>
              </w:rPr>
              <w:br/>
            </w:r>
            <w:r w:rsidRPr="00645216">
              <w:rPr>
                <w:b/>
                <w:bCs/>
                <w:lang w:val="en-US"/>
              </w:rPr>
              <w:t xml:space="preserve">* </w:t>
            </w:r>
            <w:r w:rsidRPr="00645216">
              <w:rPr>
                <w:lang w:val="en-US"/>
              </w:rPr>
              <w:t xml:space="preserve">- </w:t>
            </w:r>
            <w:r w:rsidRPr="00645216">
              <w:rPr>
                <w:i/>
                <w:iCs/>
              </w:rPr>
              <w:t>effective from 01.01.2025</w:t>
            </w:r>
          </w:p>
        </w:tc>
        <w:tc>
          <w:tcPr>
            <w:tcW w:w="2225" w:type="dxa"/>
          </w:tcPr>
          <w:p w14:paraId="775B6D3C" w14:textId="25EBBD82" w:rsidR="00E11C0E" w:rsidRPr="00A16B14" w:rsidRDefault="00E11C0E" w:rsidP="00E11C0E">
            <w:pPr>
              <w:rPr>
                <w:rFonts w:cs="Arial"/>
              </w:rPr>
            </w:pPr>
            <w:r>
              <w:rPr>
                <w:rFonts w:cs="Arial"/>
              </w:rPr>
              <w:t>Number from 1 to 6.</w:t>
            </w:r>
          </w:p>
        </w:tc>
        <w:tc>
          <w:tcPr>
            <w:tcW w:w="1294" w:type="dxa"/>
          </w:tcPr>
          <w:p w14:paraId="50D94E38" w14:textId="7E1329D9" w:rsidR="00E11C0E" w:rsidRDefault="00E11C0E" w:rsidP="00171765">
            <w:pPr>
              <w:rPr>
                <w:rFonts w:cs="Arial"/>
              </w:rPr>
            </w:pPr>
            <w:r>
              <w:rPr>
                <w:rFonts w:cs="Arial"/>
              </w:rPr>
              <w:t>Yes</w:t>
            </w:r>
          </w:p>
        </w:tc>
        <w:tc>
          <w:tcPr>
            <w:tcW w:w="1294" w:type="dxa"/>
          </w:tcPr>
          <w:p w14:paraId="3A8C3BCA" w14:textId="33AF2A54" w:rsidR="00E11C0E" w:rsidRDefault="00E11C0E" w:rsidP="00171765">
            <w:pPr>
              <w:rPr>
                <w:rFonts w:cs="Arial"/>
              </w:rPr>
            </w:pPr>
            <w:r>
              <w:rPr>
                <w:rFonts w:cs="Arial"/>
              </w:rPr>
              <w:t>Yes</w:t>
            </w:r>
          </w:p>
        </w:tc>
        <w:tc>
          <w:tcPr>
            <w:tcW w:w="3125" w:type="dxa"/>
          </w:tcPr>
          <w:p w14:paraId="1AE1371D" w14:textId="1D25B31D" w:rsidR="00E11C0E" w:rsidRDefault="00700858" w:rsidP="00E11C0E">
            <w:pPr>
              <w:rPr>
                <w:rFonts w:cs="Arial"/>
              </w:rPr>
            </w:pPr>
            <w:r>
              <w:rPr>
                <w:rFonts w:cs="Arial"/>
              </w:rPr>
              <w:t xml:space="preserve">FFD 1.05 - yes </w:t>
            </w:r>
            <w:r>
              <w:rPr>
                <w:rFonts w:cs="Arial"/>
              </w:rPr>
              <w:br/>
              <w:t>FFD 1.2 - yes</w:t>
            </w:r>
          </w:p>
        </w:tc>
      </w:tr>
      <w:bookmarkEnd w:id="279"/>
      <w:bookmarkEnd w:id="280"/>
      <w:tr w:rsidR="00E11C0E" w:rsidRPr="008F4F86" w14:paraId="43C3DFF7" w14:textId="4D0C1A91" w:rsidTr="00645216">
        <w:tc>
          <w:tcPr>
            <w:tcW w:w="2820" w:type="dxa"/>
          </w:tcPr>
          <w:p w14:paraId="3B81B4E5" w14:textId="77777777" w:rsidR="00E11C0E" w:rsidRPr="008331FB" w:rsidRDefault="00E11C0E" w:rsidP="00171765">
            <w:pPr>
              <w:rPr>
                <w:rFonts w:cs="Arial"/>
                <w:lang w:val="en-US"/>
              </w:rPr>
            </w:pPr>
            <w:proofErr w:type="spellStart"/>
            <w:r>
              <w:rPr>
                <w:rFonts w:cs="Arial"/>
                <w:lang w:val="en-US"/>
              </w:rPr>
              <w:t>taxSum</w:t>
            </w:r>
            <w:proofErr w:type="spellEnd"/>
          </w:p>
        </w:tc>
        <w:tc>
          <w:tcPr>
            <w:tcW w:w="3129" w:type="dxa"/>
          </w:tcPr>
          <w:p w14:paraId="7A0577E0" w14:textId="77777777" w:rsidR="00E11C0E" w:rsidRDefault="00E11C0E" w:rsidP="00171765">
            <w:pPr>
              <w:overflowPunct w:val="0"/>
              <w:autoSpaceDE w:val="0"/>
              <w:autoSpaceDN w:val="0"/>
              <w:adjustRightInd w:val="0"/>
              <w:textAlignment w:val="baseline"/>
            </w:pPr>
            <w:r>
              <w:t>The amount of VAT for the subject of calculation, 1200</w:t>
            </w:r>
          </w:p>
          <w:p w14:paraId="3ED4BF8A" w14:textId="77777777" w:rsidR="00E11C0E" w:rsidRDefault="00E11C0E" w:rsidP="00171765">
            <w:pPr>
              <w:overflowPunct w:val="0"/>
              <w:autoSpaceDE w:val="0"/>
              <w:autoSpaceDN w:val="0"/>
              <w:adjustRightInd w:val="0"/>
              <w:textAlignment w:val="baseline"/>
            </w:pPr>
          </w:p>
          <w:p w14:paraId="02C4F205" w14:textId="77777777" w:rsidR="00E11C0E" w:rsidRDefault="00E11C0E" w:rsidP="00171765">
            <w:pPr>
              <w:overflowPunct w:val="0"/>
              <w:autoSpaceDE w:val="0"/>
              <w:autoSpaceDN w:val="0"/>
              <w:adjustRightInd w:val="0"/>
              <w:textAlignment w:val="baseline"/>
              <w:rPr>
                <w:i/>
              </w:rPr>
            </w:pPr>
            <w:r>
              <w:rPr>
                <w:i/>
              </w:rPr>
              <w:t>The parameter is relevant for VAT rates 1-4. For rates 5 and 6, this tag is not transmitted in the subject of calculation, the transmitted value is ignored.</w:t>
            </w:r>
          </w:p>
          <w:p w14:paraId="588557F9" w14:textId="77777777" w:rsidR="00E11C0E" w:rsidRDefault="00E11C0E" w:rsidP="00171765">
            <w:pPr>
              <w:overflowPunct w:val="0"/>
              <w:autoSpaceDE w:val="0"/>
              <w:autoSpaceDN w:val="0"/>
              <w:adjustRightInd w:val="0"/>
              <w:textAlignment w:val="baseline"/>
              <w:rPr>
                <w:i/>
              </w:rPr>
            </w:pPr>
          </w:p>
          <w:p w14:paraId="0E8CC11B" w14:textId="77777777" w:rsidR="00E11C0E" w:rsidRPr="00D92E57" w:rsidRDefault="00E11C0E" w:rsidP="00171765">
            <w:pPr>
              <w:overflowPunct w:val="0"/>
              <w:autoSpaceDE w:val="0"/>
              <w:autoSpaceDN w:val="0"/>
              <w:adjustRightInd w:val="0"/>
              <w:textAlignment w:val="baseline"/>
              <w:rPr>
                <w:i/>
              </w:rPr>
            </w:pPr>
            <w:r>
              <w:rPr>
                <w:i/>
              </w:rPr>
              <w:t>If you pass the value 0, then the tag will not be written.</w:t>
            </w:r>
          </w:p>
        </w:tc>
        <w:tc>
          <w:tcPr>
            <w:tcW w:w="2225" w:type="dxa"/>
          </w:tcPr>
          <w:p w14:paraId="48D8E487" w14:textId="405AE877" w:rsidR="00E11C0E" w:rsidRPr="005C22B1" w:rsidRDefault="00E11C0E" w:rsidP="00E11C0E">
            <w:pPr>
              <w:rPr>
                <w:rFonts w:cs="Arial"/>
              </w:rPr>
            </w:pPr>
            <w:r>
              <w:rPr>
                <w:rFonts w:cs="Arial"/>
              </w:rPr>
              <w:t>Decimal number accurate to 2 characters after the dot.</w:t>
            </w:r>
          </w:p>
        </w:tc>
        <w:tc>
          <w:tcPr>
            <w:tcW w:w="1294" w:type="dxa"/>
          </w:tcPr>
          <w:p w14:paraId="35F40C92" w14:textId="403954C1" w:rsidR="00E11C0E" w:rsidRDefault="00E11C0E" w:rsidP="00171765">
            <w:pPr>
              <w:rPr>
                <w:rFonts w:cs="Arial"/>
              </w:rPr>
            </w:pPr>
            <w:r>
              <w:rPr>
                <w:rFonts w:cs="Arial"/>
              </w:rPr>
              <w:t>Yes</w:t>
            </w:r>
          </w:p>
        </w:tc>
        <w:tc>
          <w:tcPr>
            <w:tcW w:w="1294" w:type="dxa"/>
          </w:tcPr>
          <w:p w14:paraId="64C0D55A" w14:textId="61F7A637" w:rsidR="00E11C0E" w:rsidRDefault="00E11C0E" w:rsidP="00171765">
            <w:pPr>
              <w:rPr>
                <w:rFonts w:cs="Arial"/>
              </w:rPr>
            </w:pPr>
            <w:r>
              <w:rPr>
                <w:rFonts w:cs="Arial"/>
              </w:rPr>
              <w:t>Yes</w:t>
            </w:r>
          </w:p>
        </w:tc>
        <w:tc>
          <w:tcPr>
            <w:tcW w:w="3125" w:type="dxa"/>
          </w:tcPr>
          <w:p w14:paraId="5FD1FD2A" w14:textId="5033B780" w:rsidR="00E11C0E" w:rsidRDefault="00E11C0E" w:rsidP="00E11C0E">
            <w:pPr>
              <w:rPr>
                <w:rFonts w:cs="Arial"/>
              </w:rPr>
            </w:pPr>
            <w:r>
              <w:rPr>
                <w:rFonts w:cs="Arial"/>
              </w:rPr>
              <w:t>ФФД 1.05 – No</w:t>
            </w:r>
          </w:p>
          <w:p w14:paraId="64640E01" w14:textId="651B83DD" w:rsidR="00E11C0E" w:rsidRDefault="00E11C0E" w:rsidP="00E11C0E">
            <w:pPr>
              <w:rPr>
                <w:rFonts w:cs="Arial"/>
              </w:rPr>
            </w:pPr>
            <w:r>
              <w:rPr>
                <w:rFonts w:cs="Arial"/>
              </w:rPr>
              <w:t>ФФД 1.2 - No</w:t>
            </w:r>
          </w:p>
        </w:tc>
      </w:tr>
      <w:tr w:rsidR="00E11C0E" w:rsidRPr="008F4F86" w14:paraId="6E74404B" w14:textId="6D7A3AB1" w:rsidTr="00645216">
        <w:tc>
          <w:tcPr>
            <w:tcW w:w="2820" w:type="dxa"/>
          </w:tcPr>
          <w:p w14:paraId="4C73E72A" w14:textId="5E3E7CEC" w:rsidR="00E11C0E" w:rsidRPr="00A25067" w:rsidRDefault="00E11C0E" w:rsidP="00171765">
            <w:pPr>
              <w:rPr>
                <w:rFonts w:cs="Arial"/>
              </w:rPr>
            </w:pPr>
            <w:bookmarkStart w:id="290" w:name="_Hlk474848324"/>
            <w:r>
              <w:rPr>
                <w:rFonts w:cs="Arial"/>
                <w:lang w:val="en-US"/>
              </w:rPr>
              <w:t xml:space="preserve">text </w:t>
            </w:r>
          </w:p>
        </w:tc>
        <w:tc>
          <w:tcPr>
            <w:tcW w:w="3129" w:type="dxa"/>
          </w:tcPr>
          <w:p w14:paraId="15780755" w14:textId="77777777" w:rsidR="00E11C0E" w:rsidRPr="00D74811" w:rsidRDefault="00E11C0E" w:rsidP="00171765">
            <w:pPr>
              <w:rPr>
                <w:rFonts w:cs="Arial"/>
              </w:rPr>
            </w:pPr>
            <w:bookmarkStart w:id="291" w:name="OLE_LINK355"/>
            <w:bookmarkStart w:id="292" w:name="OLE_LINK356"/>
            <w:bookmarkStart w:id="293" w:name="OLE_LINK357"/>
            <w:r>
              <w:rPr>
                <w:rFonts w:cs="Arial"/>
              </w:rPr>
              <w:t xml:space="preserve">Name of the subject of calculation, </w:t>
            </w:r>
            <w:r w:rsidRPr="00C427A1">
              <w:t>1030</w:t>
            </w:r>
            <w:bookmarkEnd w:id="291"/>
            <w:bookmarkEnd w:id="292"/>
            <w:bookmarkEnd w:id="293"/>
          </w:p>
        </w:tc>
        <w:tc>
          <w:tcPr>
            <w:tcW w:w="2225" w:type="dxa"/>
          </w:tcPr>
          <w:p w14:paraId="38BE0FE3" w14:textId="5CFEB476" w:rsidR="00E11C0E" w:rsidRDefault="00E11C0E" w:rsidP="00E11C0E">
            <w:pPr>
              <w:rPr>
                <w:rFonts w:cs="Arial"/>
              </w:rPr>
            </w:pPr>
            <w:bookmarkStart w:id="294" w:name="OLE_LINK206"/>
            <w:bookmarkStart w:id="295" w:name="OLE_LINK207"/>
            <w:bookmarkStart w:id="296" w:name="OLE_LINK208"/>
            <w:bookmarkStart w:id="297" w:name="OLE_LINK427"/>
            <w:bookmarkStart w:id="298" w:name="OLE_LINK428"/>
            <w:r>
              <w:rPr>
                <w:rFonts w:cs="Arial"/>
              </w:rPr>
              <w:t xml:space="preserve">String up to 128 </w:t>
            </w:r>
            <w:proofErr w:type="gramStart"/>
            <w:r>
              <w:rPr>
                <w:rFonts w:cs="Arial"/>
              </w:rPr>
              <w:t xml:space="preserve">characters </w:t>
            </w:r>
            <w:bookmarkEnd w:id="294"/>
            <w:bookmarkEnd w:id="295"/>
            <w:bookmarkEnd w:id="296"/>
            <w:bookmarkEnd w:id="297"/>
            <w:bookmarkEnd w:id="298"/>
            <w:r>
              <w:rPr>
                <w:rFonts w:cs="Arial"/>
              </w:rPr>
              <w:t>.</w:t>
            </w:r>
            <w:proofErr w:type="gramEnd"/>
          </w:p>
        </w:tc>
        <w:tc>
          <w:tcPr>
            <w:tcW w:w="1294" w:type="dxa"/>
          </w:tcPr>
          <w:p w14:paraId="1D34B827" w14:textId="727551BE" w:rsidR="00E11C0E" w:rsidRDefault="00E11C0E" w:rsidP="00171765">
            <w:pPr>
              <w:rPr>
                <w:rFonts w:cs="Arial"/>
              </w:rPr>
            </w:pPr>
            <w:r>
              <w:rPr>
                <w:rFonts w:cs="Arial"/>
              </w:rPr>
              <w:t>Yes</w:t>
            </w:r>
          </w:p>
        </w:tc>
        <w:tc>
          <w:tcPr>
            <w:tcW w:w="1294" w:type="dxa"/>
          </w:tcPr>
          <w:p w14:paraId="42C2560D" w14:textId="74B073AE" w:rsidR="00E11C0E" w:rsidRDefault="00E11C0E" w:rsidP="00171765">
            <w:pPr>
              <w:rPr>
                <w:rFonts w:cs="Arial"/>
              </w:rPr>
            </w:pPr>
            <w:r>
              <w:rPr>
                <w:rFonts w:cs="Arial"/>
              </w:rPr>
              <w:t>Yes</w:t>
            </w:r>
          </w:p>
        </w:tc>
        <w:tc>
          <w:tcPr>
            <w:tcW w:w="3125" w:type="dxa"/>
          </w:tcPr>
          <w:p w14:paraId="052A7B96" w14:textId="40FA3B65" w:rsidR="00E11C0E" w:rsidRDefault="00700858" w:rsidP="00E11C0E">
            <w:pPr>
              <w:rPr>
                <w:rFonts w:cs="Arial"/>
              </w:rPr>
            </w:pPr>
            <w:r>
              <w:rPr>
                <w:rFonts w:cs="Arial"/>
              </w:rPr>
              <w:t xml:space="preserve">FFD 1.05 - yes </w:t>
            </w:r>
            <w:r>
              <w:rPr>
                <w:rFonts w:cs="Arial"/>
              </w:rPr>
              <w:br/>
              <w:t>FFD 1.2 - yes</w:t>
            </w:r>
          </w:p>
        </w:tc>
      </w:tr>
      <w:tr w:rsidR="00E11C0E" w:rsidRPr="008F4F86" w14:paraId="533B54E0" w14:textId="49D3D088" w:rsidTr="00645216">
        <w:tc>
          <w:tcPr>
            <w:tcW w:w="2820" w:type="dxa"/>
          </w:tcPr>
          <w:p w14:paraId="7CD36C5D" w14:textId="77777777" w:rsidR="00E11C0E" w:rsidRPr="0000532B" w:rsidRDefault="00E11C0E" w:rsidP="00171765">
            <w:pPr>
              <w:rPr>
                <w:rFonts w:cs="Arial"/>
              </w:rPr>
            </w:pPr>
            <w:proofErr w:type="spellStart"/>
            <w:r w:rsidRPr="00E42F97">
              <w:rPr>
                <w:rFonts w:cs="Arial"/>
              </w:rPr>
              <w:lastRenderedPageBreak/>
              <w:t>paymentMethodType</w:t>
            </w:r>
            <w:proofErr w:type="spellEnd"/>
          </w:p>
        </w:tc>
        <w:tc>
          <w:tcPr>
            <w:tcW w:w="3129" w:type="dxa"/>
          </w:tcPr>
          <w:p w14:paraId="55F11402" w14:textId="77777777" w:rsidR="00E11C0E" w:rsidRDefault="00E11C0E" w:rsidP="00171765">
            <w:pPr>
              <w:rPr>
                <w:rFonts w:cs="Arial"/>
              </w:rPr>
            </w:pPr>
            <w:bookmarkStart w:id="299" w:name="OLE_LINK358"/>
            <w:bookmarkStart w:id="300" w:name="OLE_LINK359"/>
            <w:bookmarkStart w:id="301" w:name="OLE_LINK360"/>
            <w:r>
              <w:rPr>
                <w:rFonts w:cs="Arial"/>
              </w:rPr>
              <w:t>Settlement method attribute, 1214:</w:t>
            </w:r>
          </w:p>
          <w:p w14:paraId="1C99840B" w14:textId="77777777" w:rsidR="00E11C0E" w:rsidRDefault="00E11C0E" w:rsidP="00171765">
            <w:pPr>
              <w:rPr>
                <w:rFonts w:cs="Arial"/>
              </w:rPr>
            </w:pPr>
            <w:r>
              <w:rPr>
                <w:rFonts w:cs="Arial"/>
              </w:rPr>
              <w:t>1 – Prepayment 100%</w:t>
            </w:r>
          </w:p>
          <w:p w14:paraId="486B6260" w14:textId="77777777" w:rsidR="00E11C0E" w:rsidRDefault="00E11C0E" w:rsidP="00171765">
            <w:pPr>
              <w:rPr>
                <w:rFonts w:cs="Arial"/>
              </w:rPr>
            </w:pPr>
            <w:r>
              <w:rPr>
                <w:rFonts w:cs="Arial"/>
              </w:rPr>
              <w:t>2 - Partial prepayment</w:t>
            </w:r>
          </w:p>
          <w:p w14:paraId="5AA9E88C" w14:textId="77777777" w:rsidR="00E11C0E" w:rsidRDefault="00E11C0E" w:rsidP="00171765">
            <w:pPr>
              <w:rPr>
                <w:rFonts w:cs="Arial"/>
              </w:rPr>
            </w:pPr>
            <w:r>
              <w:rPr>
                <w:rFonts w:cs="Arial"/>
              </w:rPr>
              <w:t>3 - Advance</w:t>
            </w:r>
          </w:p>
          <w:p w14:paraId="434B1D5F" w14:textId="77777777" w:rsidR="00E11C0E" w:rsidRDefault="00E11C0E" w:rsidP="00171765">
            <w:pPr>
              <w:rPr>
                <w:rFonts w:cs="Arial"/>
              </w:rPr>
            </w:pPr>
            <w:r>
              <w:rPr>
                <w:rFonts w:cs="Arial"/>
              </w:rPr>
              <w:t>4 - Full settlement</w:t>
            </w:r>
          </w:p>
          <w:p w14:paraId="33B2AF89" w14:textId="77777777" w:rsidR="00E11C0E" w:rsidRDefault="00E11C0E" w:rsidP="00171765">
            <w:pPr>
              <w:rPr>
                <w:rFonts w:cs="Arial"/>
              </w:rPr>
            </w:pPr>
            <w:r>
              <w:rPr>
                <w:rFonts w:cs="Arial"/>
              </w:rPr>
              <w:t>5 - Partial settlement and credit</w:t>
            </w:r>
          </w:p>
          <w:p w14:paraId="6904F56E" w14:textId="77777777" w:rsidR="00E11C0E" w:rsidRDefault="00E11C0E" w:rsidP="00171765">
            <w:pPr>
              <w:rPr>
                <w:rFonts w:cs="Arial"/>
              </w:rPr>
            </w:pPr>
            <w:r>
              <w:rPr>
                <w:rFonts w:cs="Arial"/>
              </w:rPr>
              <w:t>6 - Transfer on credit</w:t>
            </w:r>
          </w:p>
          <w:p w14:paraId="7E4874EB" w14:textId="77777777" w:rsidR="00E11C0E" w:rsidRPr="00E42F97" w:rsidRDefault="00E11C0E" w:rsidP="00171765">
            <w:pPr>
              <w:rPr>
                <w:rFonts w:cs="Arial"/>
              </w:rPr>
            </w:pPr>
            <w:r>
              <w:rPr>
                <w:rFonts w:cs="Arial"/>
              </w:rPr>
              <w:t>7 - payment of the loan</w:t>
            </w:r>
            <w:bookmarkEnd w:id="299"/>
            <w:bookmarkEnd w:id="300"/>
            <w:bookmarkEnd w:id="301"/>
          </w:p>
        </w:tc>
        <w:tc>
          <w:tcPr>
            <w:tcW w:w="2225" w:type="dxa"/>
          </w:tcPr>
          <w:p w14:paraId="3CBA5428" w14:textId="37898347" w:rsidR="00E11C0E" w:rsidRPr="00E364AB" w:rsidRDefault="00E11C0E" w:rsidP="00E11C0E">
            <w:pPr>
              <w:rPr>
                <w:rFonts w:cs="Arial"/>
              </w:rPr>
            </w:pPr>
            <w:bookmarkStart w:id="302" w:name="OLE_LINK79"/>
            <w:bookmarkStart w:id="303" w:name="OLE_LINK84"/>
            <w:bookmarkStart w:id="304" w:name="OLE_LINK85"/>
            <w:r>
              <w:rPr>
                <w:rFonts w:cs="Arial"/>
              </w:rPr>
              <w:t xml:space="preserve">A number between 1 and </w:t>
            </w:r>
            <w:proofErr w:type="gramStart"/>
            <w:r>
              <w:rPr>
                <w:rFonts w:cs="Arial"/>
              </w:rPr>
              <w:t xml:space="preserve">7 </w:t>
            </w:r>
            <w:bookmarkEnd w:id="302"/>
            <w:bookmarkEnd w:id="303"/>
            <w:bookmarkEnd w:id="304"/>
            <w:r>
              <w:rPr>
                <w:rFonts w:cs="Arial"/>
              </w:rPr>
              <w:t>,</w:t>
            </w:r>
            <w:proofErr w:type="gramEnd"/>
            <w:r>
              <w:rPr>
                <w:rFonts w:cs="Arial"/>
              </w:rPr>
              <w:t xml:space="preserve"> or </w:t>
            </w:r>
            <w:r>
              <w:rPr>
                <w:rFonts w:cs="Arial"/>
                <w:lang w:val="en-US"/>
              </w:rPr>
              <w:t xml:space="preserve">null </w:t>
            </w:r>
            <w:r>
              <w:rPr>
                <w:rFonts w:cs="Arial"/>
              </w:rPr>
              <w:t xml:space="preserve">. </w:t>
            </w:r>
            <w:bookmarkStart w:id="305" w:name="OLE_LINK100"/>
            <w:bookmarkStart w:id="306" w:name="OLE_LINK101"/>
            <w:bookmarkStart w:id="307" w:name="OLE_LINK102"/>
            <w:r>
              <w:rPr>
                <w:rFonts w:cs="Arial"/>
              </w:rPr>
              <w:t xml:space="preserve">If </w:t>
            </w:r>
            <w:r>
              <w:rPr>
                <w:rFonts w:cs="Arial"/>
                <w:lang w:val="en-US"/>
              </w:rPr>
              <w:t xml:space="preserve">null is passed, then </w:t>
            </w:r>
            <w:proofErr w:type="gramStart"/>
            <w:r>
              <w:rPr>
                <w:rFonts w:cs="Arial"/>
                <w:lang w:val="en-US"/>
              </w:rPr>
              <w:t xml:space="preserve">the </w:t>
            </w:r>
            <w:r>
              <w:rPr>
                <w:rFonts w:cs="Arial"/>
              </w:rPr>
              <w:t>value</w:t>
            </w:r>
            <w:proofErr w:type="gramEnd"/>
            <w:r>
              <w:rPr>
                <w:rFonts w:cs="Arial"/>
              </w:rPr>
              <w:t xml:space="preserve"> </w:t>
            </w:r>
            <w:bookmarkEnd w:id="305"/>
            <w:bookmarkEnd w:id="306"/>
            <w:bookmarkEnd w:id="307"/>
            <w:r>
              <w:rPr>
                <w:rFonts w:cs="Arial"/>
              </w:rPr>
              <w:t xml:space="preserve">4, Full settlement, </w:t>
            </w:r>
            <w:r w:rsidRPr="00E364AB">
              <w:rPr>
                <w:rFonts w:cs="Arial"/>
              </w:rPr>
              <w:t xml:space="preserve">will be passed to the subject of </w:t>
            </w:r>
            <w:proofErr w:type="gramStart"/>
            <w:r w:rsidRPr="00E364AB">
              <w:rPr>
                <w:rFonts w:cs="Arial"/>
              </w:rPr>
              <w:t>calculation .</w:t>
            </w:r>
            <w:proofErr w:type="gramEnd"/>
          </w:p>
        </w:tc>
        <w:tc>
          <w:tcPr>
            <w:tcW w:w="1294" w:type="dxa"/>
          </w:tcPr>
          <w:p w14:paraId="558C6DEC" w14:textId="19CDD9DE" w:rsidR="00E11C0E" w:rsidRDefault="00E11C0E" w:rsidP="00171765">
            <w:pPr>
              <w:rPr>
                <w:rFonts w:cs="Arial"/>
              </w:rPr>
            </w:pPr>
            <w:r>
              <w:rPr>
                <w:rFonts w:cs="Arial"/>
              </w:rPr>
              <w:t>Yes</w:t>
            </w:r>
          </w:p>
        </w:tc>
        <w:tc>
          <w:tcPr>
            <w:tcW w:w="1294" w:type="dxa"/>
          </w:tcPr>
          <w:p w14:paraId="2E6578ED" w14:textId="3052C309" w:rsidR="00E11C0E" w:rsidRDefault="00E11C0E" w:rsidP="00171765">
            <w:pPr>
              <w:rPr>
                <w:rFonts w:cs="Arial"/>
              </w:rPr>
            </w:pPr>
            <w:r>
              <w:rPr>
                <w:rFonts w:cs="Arial"/>
              </w:rPr>
              <w:t>Yes</w:t>
            </w:r>
          </w:p>
        </w:tc>
        <w:tc>
          <w:tcPr>
            <w:tcW w:w="3125" w:type="dxa"/>
          </w:tcPr>
          <w:p w14:paraId="5DF3BD3B" w14:textId="61A71E7E" w:rsidR="00E11C0E" w:rsidRDefault="00700858" w:rsidP="00E11C0E">
            <w:pPr>
              <w:rPr>
                <w:rFonts w:cs="Arial"/>
              </w:rPr>
            </w:pPr>
            <w:r>
              <w:rPr>
                <w:rFonts w:cs="Arial"/>
              </w:rPr>
              <w:t xml:space="preserve">FFD 1.05 - yes </w:t>
            </w:r>
            <w:r>
              <w:rPr>
                <w:rFonts w:cs="Arial"/>
              </w:rPr>
              <w:br/>
              <w:t>FFD 1.2 - yes</w:t>
            </w:r>
          </w:p>
        </w:tc>
      </w:tr>
      <w:tr w:rsidR="00E11C0E" w:rsidRPr="008F4F86" w14:paraId="33AACE1A" w14:textId="6AAF79BD" w:rsidTr="00645216">
        <w:tc>
          <w:tcPr>
            <w:tcW w:w="2820" w:type="dxa"/>
          </w:tcPr>
          <w:p w14:paraId="2634071E" w14:textId="77777777" w:rsidR="00E11C0E" w:rsidRDefault="00E11C0E" w:rsidP="00171765">
            <w:pPr>
              <w:rPr>
                <w:rFonts w:cs="Arial"/>
                <w:lang w:val="en-US"/>
              </w:rPr>
            </w:pPr>
            <w:proofErr w:type="spellStart"/>
            <w:r w:rsidRPr="001A16A0">
              <w:rPr>
                <w:rFonts w:cs="Arial"/>
              </w:rPr>
              <w:t>paymentSubjectType</w:t>
            </w:r>
            <w:proofErr w:type="spellEnd"/>
          </w:p>
        </w:tc>
        <w:tc>
          <w:tcPr>
            <w:tcW w:w="3129" w:type="dxa"/>
          </w:tcPr>
          <w:p w14:paraId="3501D966" w14:textId="77777777" w:rsidR="00E11C0E" w:rsidRDefault="00E11C0E" w:rsidP="00171765">
            <w:pPr>
              <w:rPr>
                <w:rFonts w:cs="Arial"/>
              </w:rPr>
            </w:pPr>
            <w:bookmarkStart w:id="308" w:name="OLE_LINK361"/>
            <w:bookmarkStart w:id="309" w:name="OLE_LINK362"/>
            <w:r>
              <w:rPr>
                <w:rFonts w:cs="Arial"/>
              </w:rPr>
              <w:t>Settlement subject attribute, 1212:</w:t>
            </w:r>
          </w:p>
          <w:p w14:paraId="22FDED2E" w14:textId="77777777" w:rsidR="00E11C0E" w:rsidRDefault="00E11C0E" w:rsidP="00171765">
            <w:pPr>
              <w:rPr>
                <w:rFonts w:cs="Arial"/>
              </w:rPr>
            </w:pPr>
            <w:r>
              <w:rPr>
                <w:rFonts w:cs="Arial"/>
              </w:rPr>
              <w:t>1 - Product</w:t>
            </w:r>
          </w:p>
          <w:p w14:paraId="0280D05C" w14:textId="77777777" w:rsidR="00E11C0E" w:rsidRDefault="00E11C0E" w:rsidP="00171765">
            <w:pPr>
              <w:rPr>
                <w:rFonts w:cs="Arial"/>
              </w:rPr>
            </w:pPr>
            <w:r>
              <w:rPr>
                <w:rFonts w:cs="Arial"/>
              </w:rPr>
              <w:t>2 - Excisable goods</w:t>
            </w:r>
          </w:p>
          <w:p w14:paraId="22C61A50" w14:textId="77777777" w:rsidR="00E11C0E" w:rsidRDefault="00E11C0E" w:rsidP="00171765">
            <w:pPr>
              <w:rPr>
                <w:rFonts w:cs="Arial"/>
              </w:rPr>
            </w:pPr>
            <w:r>
              <w:rPr>
                <w:rFonts w:cs="Arial"/>
              </w:rPr>
              <w:t>3 - Work</w:t>
            </w:r>
          </w:p>
          <w:p w14:paraId="24EC2E15" w14:textId="77777777" w:rsidR="00E11C0E" w:rsidRDefault="00E11C0E" w:rsidP="00171765">
            <w:pPr>
              <w:rPr>
                <w:rFonts w:cs="Arial"/>
              </w:rPr>
            </w:pPr>
            <w:r>
              <w:rPr>
                <w:rFonts w:cs="Arial"/>
              </w:rPr>
              <w:t>4 - Service</w:t>
            </w:r>
          </w:p>
          <w:p w14:paraId="13B09CE5" w14:textId="77777777" w:rsidR="00E11C0E" w:rsidRDefault="00E11C0E" w:rsidP="00171765">
            <w:pPr>
              <w:rPr>
                <w:rFonts w:cs="Arial"/>
              </w:rPr>
            </w:pPr>
            <w:r>
              <w:rPr>
                <w:rFonts w:cs="Arial"/>
              </w:rPr>
              <w:t>5 – Gambling bet</w:t>
            </w:r>
          </w:p>
          <w:p w14:paraId="797FB8AE" w14:textId="77777777" w:rsidR="00E11C0E" w:rsidRDefault="00E11C0E" w:rsidP="00171765">
            <w:pPr>
              <w:rPr>
                <w:rFonts w:cs="Arial"/>
              </w:rPr>
            </w:pPr>
            <w:r>
              <w:rPr>
                <w:rFonts w:cs="Arial"/>
              </w:rPr>
              <w:t>6 - Winning a game of chance</w:t>
            </w:r>
          </w:p>
          <w:p w14:paraId="33DCF3F5" w14:textId="77777777" w:rsidR="00E11C0E" w:rsidRDefault="00E11C0E" w:rsidP="00171765">
            <w:pPr>
              <w:rPr>
                <w:rFonts w:cs="Arial"/>
              </w:rPr>
            </w:pPr>
            <w:r>
              <w:rPr>
                <w:rFonts w:cs="Arial"/>
              </w:rPr>
              <w:t>7 - Lottery ticket</w:t>
            </w:r>
          </w:p>
          <w:p w14:paraId="3E87C483" w14:textId="77777777" w:rsidR="00E11C0E" w:rsidRDefault="00E11C0E" w:rsidP="00171765">
            <w:pPr>
              <w:rPr>
                <w:rFonts w:cs="Arial"/>
              </w:rPr>
            </w:pPr>
            <w:r>
              <w:rPr>
                <w:rFonts w:cs="Arial"/>
              </w:rPr>
              <w:t>8 - Winning the lottery</w:t>
            </w:r>
          </w:p>
          <w:p w14:paraId="798AAC81" w14:textId="77777777" w:rsidR="00E11C0E" w:rsidRDefault="00E11C0E" w:rsidP="00171765">
            <w:pPr>
              <w:rPr>
                <w:rFonts w:cs="Arial"/>
              </w:rPr>
            </w:pPr>
            <w:r>
              <w:rPr>
                <w:rFonts w:cs="Arial"/>
              </w:rPr>
              <w:t>9 - Provision of RIA</w:t>
            </w:r>
          </w:p>
          <w:p w14:paraId="5808C5AD" w14:textId="77777777" w:rsidR="00E11C0E" w:rsidRDefault="00E11C0E" w:rsidP="00171765">
            <w:pPr>
              <w:rPr>
                <w:rFonts w:cs="Arial"/>
              </w:rPr>
            </w:pPr>
            <w:r>
              <w:rPr>
                <w:rFonts w:cs="Arial"/>
              </w:rPr>
              <w:t>10 - Payment</w:t>
            </w:r>
          </w:p>
          <w:p w14:paraId="63945E94" w14:textId="77777777" w:rsidR="00E11C0E" w:rsidRDefault="00E11C0E" w:rsidP="00171765">
            <w:pPr>
              <w:rPr>
                <w:rFonts w:cs="Arial"/>
              </w:rPr>
            </w:pPr>
            <w:r>
              <w:rPr>
                <w:rFonts w:cs="Arial"/>
              </w:rPr>
              <w:t>11 - Agency fee</w:t>
            </w:r>
          </w:p>
          <w:p w14:paraId="4DFD40B6" w14:textId="77777777" w:rsidR="00E11C0E" w:rsidRDefault="00E11C0E" w:rsidP="00171765">
            <w:pPr>
              <w:rPr>
                <w:rFonts w:cs="Arial"/>
              </w:rPr>
            </w:pPr>
            <w:r>
              <w:rPr>
                <w:rFonts w:cs="Arial"/>
              </w:rPr>
              <w:t>12 - Payout</w:t>
            </w:r>
          </w:p>
          <w:p w14:paraId="07A86402" w14:textId="77777777" w:rsidR="00E11C0E" w:rsidRDefault="00E11C0E" w:rsidP="00171765">
            <w:pPr>
              <w:rPr>
                <w:rFonts w:cs="Arial"/>
              </w:rPr>
            </w:pPr>
            <w:r>
              <w:rPr>
                <w:rFonts w:cs="Arial"/>
              </w:rPr>
              <w:t>13 - Other subject of calculation</w:t>
            </w:r>
            <w:bookmarkEnd w:id="308"/>
            <w:bookmarkEnd w:id="309"/>
          </w:p>
          <w:p w14:paraId="621144B1" w14:textId="77777777" w:rsidR="00E11C0E" w:rsidRDefault="00E11C0E" w:rsidP="00171765">
            <w:pPr>
              <w:rPr>
                <w:rFonts w:cs="Arial"/>
              </w:rPr>
            </w:pPr>
            <w:r>
              <w:rPr>
                <w:rFonts w:cs="Arial"/>
              </w:rPr>
              <w:t xml:space="preserve">14 - </w:t>
            </w:r>
            <w:r>
              <w:t>Property law</w:t>
            </w:r>
          </w:p>
          <w:p w14:paraId="4B851B55" w14:textId="4CD52F10" w:rsidR="00E11C0E" w:rsidRDefault="00E11C0E" w:rsidP="00171765">
            <w:pPr>
              <w:rPr>
                <w:rFonts w:cs="Arial"/>
              </w:rPr>
            </w:pPr>
            <w:r>
              <w:rPr>
                <w:rFonts w:cs="Arial"/>
              </w:rPr>
              <w:t xml:space="preserve">15 – To </w:t>
            </w:r>
            <w:r w:rsidRPr="00A11B0A">
              <w:t>non-operating income</w:t>
            </w:r>
          </w:p>
          <w:p w14:paraId="4C766E56" w14:textId="6B5E6681" w:rsidR="00E11C0E" w:rsidRPr="00CA4CE9" w:rsidRDefault="00E11C0E" w:rsidP="00171765">
            <w:pPr>
              <w:rPr>
                <w:rFonts w:cs="Arial"/>
                <w:lang w:val="en-US"/>
              </w:rPr>
            </w:pPr>
            <w:r>
              <w:rPr>
                <w:rFonts w:cs="Arial"/>
              </w:rPr>
              <w:t xml:space="preserve">16 - Other payments and contributions </w:t>
            </w:r>
          </w:p>
          <w:p w14:paraId="7673A6A4" w14:textId="77777777" w:rsidR="00E11C0E" w:rsidRDefault="00E11C0E" w:rsidP="00171765">
            <w:pPr>
              <w:rPr>
                <w:rFonts w:cs="Arial"/>
              </w:rPr>
            </w:pPr>
            <w:r>
              <w:rPr>
                <w:rFonts w:cs="Arial"/>
              </w:rPr>
              <w:t xml:space="preserve">17 – </w:t>
            </w:r>
            <w:r w:rsidRPr="00A11B0A">
              <w:t>Sales tax</w:t>
            </w:r>
          </w:p>
          <w:p w14:paraId="4DCCD3C5" w14:textId="77777777" w:rsidR="00E11C0E" w:rsidRDefault="00E11C0E" w:rsidP="00171765">
            <w:pPr>
              <w:rPr>
                <w:rFonts w:cs="Arial"/>
              </w:rPr>
            </w:pPr>
            <w:r>
              <w:rPr>
                <w:rFonts w:cs="Arial"/>
              </w:rPr>
              <w:t xml:space="preserve">18 - </w:t>
            </w:r>
            <w:r w:rsidRPr="00A11B0A">
              <w:t>Resort fee</w:t>
            </w:r>
          </w:p>
          <w:p w14:paraId="45E4FF83" w14:textId="77777777" w:rsidR="00E11C0E" w:rsidRDefault="00E11C0E" w:rsidP="00171765">
            <w:r>
              <w:rPr>
                <w:rFonts w:cs="Arial"/>
              </w:rPr>
              <w:t xml:space="preserve">19 - </w:t>
            </w:r>
            <w:r w:rsidRPr="00A11B0A">
              <w:t>Pledge</w:t>
            </w:r>
          </w:p>
          <w:p w14:paraId="7D2B2159" w14:textId="77777777" w:rsidR="00E11C0E" w:rsidRPr="00B57E6D" w:rsidRDefault="00E11C0E" w:rsidP="00171765">
            <w:pPr>
              <w:rPr>
                <w:rFonts w:cs="Arial"/>
              </w:rPr>
            </w:pPr>
            <w:r>
              <w:rPr>
                <w:rFonts w:cs="Arial"/>
              </w:rPr>
              <w:t>20 - Consumption</w:t>
            </w:r>
          </w:p>
          <w:p w14:paraId="7AAB4E96" w14:textId="77777777" w:rsidR="00E11C0E" w:rsidRPr="00B57E6D" w:rsidRDefault="00E11C0E" w:rsidP="00171765">
            <w:pPr>
              <w:rPr>
                <w:rFonts w:cs="Arial"/>
              </w:rPr>
            </w:pPr>
            <w:r w:rsidRPr="00B57E6D">
              <w:rPr>
                <w:rFonts w:cs="Arial"/>
              </w:rPr>
              <w:t>21 - Contributions for compulsory pension insurance for individual entrepreneurs</w:t>
            </w:r>
          </w:p>
          <w:p w14:paraId="18F2C90E" w14:textId="77777777" w:rsidR="00E11C0E" w:rsidRDefault="00E11C0E" w:rsidP="00171765">
            <w:pPr>
              <w:rPr>
                <w:rFonts w:cs="Arial"/>
              </w:rPr>
            </w:pPr>
            <w:r w:rsidRPr="00B57E6D">
              <w:rPr>
                <w:rFonts w:cs="Arial"/>
              </w:rPr>
              <w:t>22 - Contributions for compulsory pension insurance</w:t>
            </w:r>
          </w:p>
          <w:p w14:paraId="3517DB9A" w14:textId="77777777" w:rsidR="00E11C0E" w:rsidRDefault="00E11C0E" w:rsidP="00171765">
            <w:pPr>
              <w:rPr>
                <w:rFonts w:cs="Arial"/>
              </w:rPr>
            </w:pPr>
            <w:r w:rsidRPr="00B57E6D">
              <w:rPr>
                <w:rFonts w:cs="Arial"/>
              </w:rPr>
              <w:lastRenderedPageBreak/>
              <w:t>23 - Contributions for compulsory health insurance for individual entrepreneurs</w:t>
            </w:r>
          </w:p>
          <w:p w14:paraId="6F5081A7" w14:textId="77777777" w:rsidR="00E11C0E" w:rsidRDefault="00E11C0E" w:rsidP="00171765">
            <w:pPr>
              <w:rPr>
                <w:rFonts w:cs="Arial"/>
              </w:rPr>
            </w:pPr>
            <w:r w:rsidRPr="00B57E6D">
              <w:rPr>
                <w:rFonts w:cs="Arial"/>
              </w:rPr>
              <w:t>24 – Compulsory health insurance contributions</w:t>
            </w:r>
          </w:p>
          <w:p w14:paraId="7E8AD448" w14:textId="77777777" w:rsidR="00E11C0E" w:rsidRDefault="00E11C0E" w:rsidP="00171765">
            <w:pPr>
              <w:rPr>
                <w:rFonts w:cs="Arial"/>
              </w:rPr>
            </w:pPr>
            <w:r w:rsidRPr="00B57E6D">
              <w:rPr>
                <w:rFonts w:cs="Arial"/>
              </w:rPr>
              <w:t xml:space="preserve">25 </w:t>
            </w:r>
            <w:r>
              <w:rPr>
                <w:rFonts w:cs="Arial"/>
              </w:rPr>
              <w:t>– Compulsory social insurance contributions</w:t>
            </w:r>
          </w:p>
          <w:p w14:paraId="7D0EA3EA" w14:textId="77777777" w:rsidR="00E11C0E" w:rsidRDefault="00E11C0E" w:rsidP="00171765">
            <w:pPr>
              <w:rPr>
                <w:rFonts w:cs="Arial"/>
              </w:rPr>
            </w:pPr>
            <w:r w:rsidRPr="00B57E6D">
              <w:rPr>
                <w:rFonts w:cs="Arial"/>
              </w:rPr>
              <w:t>26 - Casino payment</w:t>
            </w:r>
          </w:p>
          <w:p w14:paraId="5717EDA4" w14:textId="77777777" w:rsidR="00E11C0E" w:rsidRDefault="00E11C0E" w:rsidP="001B370A">
            <w:pPr>
              <w:rPr>
                <w:rFonts w:cs="Arial"/>
              </w:rPr>
            </w:pPr>
            <w:r>
              <w:rPr>
                <w:rFonts w:cs="Arial"/>
              </w:rPr>
              <w:t>27 - Issuance of funds</w:t>
            </w:r>
          </w:p>
          <w:p w14:paraId="075F3E3D" w14:textId="264AEB05" w:rsidR="00E11C0E" w:rsidRDefault="00E11C0E" w:rsidP="001B370A">
            <w:r>
              <w:rPr>
                <w:rFonts w:cs="Arial"/>
              </w:rPr>
              <w:t xml:space="preserve">30 - </w:t>
            </w:r>
            <w:r>
              <w:t>ATNM (not having a marking code)</w:t>
            </w:r>
          </w:p>
          <w:p w14:paraId="09D4ABE0" w14:textId="249D6A91" w:rsidR="00E11C0E" w:rsidRDefault="00E11C0E" w:rsidP="001B370A">
            <w:r>
              <w:t xml:space="preserve">31 </w:t>
            </w:r>
            <w:r>
              <w:rPr>
                <w:rFonts w:cs="Arial"/>
              </w:rPr>
              <w:t xml:space="preserve">- ATM ( </w:t>
            </w:r>
            <w:r>
              <w:t>having a marking code)</w:t>
            </w:r>
          </w:p>
          <w:p w14:paraId="3AF20E53" w14:textId="731C4B15" w:rsidR="00E11C0E" w:rsidRDefault="00E11C0E" w:rsidP="001B370A">
            <w:r>
              <w:t xml:space="preserve">32 </w:t>
            </w:r>
            <w:r>
              <w:rPr>
                <w:rFonts w:cs="Arial"/>
              </w:rPr>
              <w:t xml:space="preserve">- </w:t>
            </w:r>
            <w:r>
              <w:t>TNM</w:t>
            </w:r>
          </w:p>
          <w:p w14:paraId="2EFECEA9" w14:textId="1EE5D7FC" w:rsidR="00E11C0E" w:rsidRPr="00CC0C9A" w:rsidRDefault="00E11C0E" w:rsidP="001B370A">
            <w:pPr>
              <w:rPr>
                <w:rFonts w:cs="Arial"/>
              </w:rPr>
            </w:pPr>
            <w:r>
              <w:rPr>
                <w:rFonts w:cs="Arial"/>
              </w:rPr>
              <w:t xml:space="preserve">33 - </w:t>
            </w:r>
            <w:r>
              <w:t>TM</w:t>
            </w:r>
          </w:p>
        </w:tc>
        <w:tc>
          <w:tcPr>
            <w:tcW w:w="2225" w:type="dxa"/>
          </w:tcPr>
          <w:p w14:paraId="004AF0A8" w14:textId="462EB933" w:rsidR="00E11C0E" w:rsidRDefault="00E11C0E" w:rsidP="00171765">
            <w:pPr>
              <w:rPr>
                <w:rFonts w:cs="Arial"/>
              </w:rPr>
            </w:pPr>
            <w:r>
              <w:rPr>
                <w:rFonts w:cs="Arial"/>
              </w:rPr>
              <w:lastRenderedPageBreak/>
              <w:t xml:space="preserve">A number from 1 to 33, or </w:t>
            </w:r>
            <w:proofErr w:type="gramStart"/>
            <w:r>
              <w:rPr>
                <w:rFonts w:cs="Arial"/>
                <w:lang w:val="en-US"/>
              </w:rPr>
              <w:t xml:space="preserve">null </w:t>
            </w:r>
            <w:r w:rsidRPr="00E364AB">
              <w:rPr>
                <w:rFonts w:cs="Arial"/>
              </w:rPr>
              <w:t>.</w:t>
            </w:r>
            <w:proofErr w:type="gramEnd"/>
            <w:r w:rsidRPr="00E364AB">
              <w:rPr>
                <w:rFonts w:cs="Arial"/>
              </w:rPr>
              <w:t xml:space="preserve"> If </w:t>
            </w:r>
            <w:r>
              <w:rPr>
                <w:rFonts w:cs="Arial"/>
                <w:lang w:val="en-US"/>
              </w:rPr>
              <w:t xml:space="preserve">null is </w:t>
            </w:r>
            <w:proofErr w:type="gramStart"/>
            <w:r>
              <w:rPr>
                <w:rFonts w:cs="Arial"/>
                <w:lang w:val="en-US"/>
              </w:rPr>
              <w:t xml:space="preserve">passed </w:t>
            </w:r>
            <w:r w:rsidRPr="00E364AB">
              <w:rPr>
                <w:rFonts w:cs="Arial"/>
              </w:rPr>
              <w:t>,</w:t>
            </w:r>
            <w:proofErr w:type="gramEnd"/>
            <w:r w:rsidRPr="00E364AB">
              <w:rPr>
                <w:rFonts w:cs="Arial"/>
              </w:rPr>
              <w:t xml:space="preserve"> then </w:t>
            </w:r>
            <w:proofErr w:type="gramStart"/>
            <w:r w:rsidRPr="00E364AB">
              <w:rPr>
                <w:rFonts w:cs="Arial"/>
              </w:rPr>
              <w:t>the value</w:t>
            </w:r>
            <w:proofErr w:type="gramEnd"/>
            <w:r w:rsidRPr="00E364AB">
              <w:rPr>
                <w:rFonts w:cs="Arial"/>
              </w:rPr>
              <w:t xml:space="preserve"> 1, Goods, will be passed to the subject of calculation.</w:t>
            </w:r>
          </w:p>
          <w:p w14:paraId="55FF068A" w14:textId="64E1D17B" w:rsidR="00E11C0E" w:rsidRPr="00E364AB" w:rsidRDefault="00E11C0E" w:rsidP="005546B5">
            <w:pPr>
              <w:rPr>
                <w:rFonts w:cs="Arial"/>
              </w:rPr>
            </w:pPr>
            <w:r>
              <w:rPr>
                <w:rFonts w:cs="Arial"/>
              </w:rPr>
              <w:t>For values 15 and 16 see note.</w:t>
            </w:r>
          </w:p>
        </w:tc>
        <w:tc>
          <w:tcPr>
            <w:tcW w:w="1294" w:type="dxa"/>
          </w:tcPr>
          <w:p w14:paraId="4D663644" w14:textId="092BC63C" w:rsidR="00E11C0E" w:rsidRDefault="00E11C0E" w:rsidP="00171765">
            <w:pPr>
              <w:rPr>
                <w:rFonts w:cs="Arial"/>
              </w:rPr>
            </w:pPr>
            <w:r>
              <w:rPr>
                <w:rFonts w:cs="Arial"/>
              </w:rPr>
              <w:t>Yes</w:t>
            </w:r>
          </w:p>
        </w:tc>
        <w:tc>
          <w:tcPr>
            <w:tcW w:w="1294" w:type="dxa"/>
          </w:tcPr>
          <w:p w14:paraId="092CE5DB" w14:textId="72110E9A" w:rsidR="00E11C0E" w:rsidRDefault="00E11C0E" w:rsidP="00171765">
            <w:pPr>
              <w:rPr>
                <w:rFonts w:cs="Arial"/>
              </w:rPr>
            </w:pPr>
            <w:r>
              <w:rPr>
                <w:rFonts w:cs="Arial"/>
              </w:rPr>
              <w:t>Yes</w:t>
            </w:r>
          </w:p>
        </w:tc>
        <w:tc>
          <w:tcPr>
            <w:tcW w:w="3125" w:type="dxa"/>
          </w:tcPr>
          <w:p w14:paraId="68DE4AC8" w14:textId="1C8481CB" w:rsidR="00E11C0E" w:rsidRDefault="00700858" w:rsidP="005546B5">
            <w:pPr>
              <w:rPr>
                <w:rFonts w:cs="Arial"/>
              </w:rPr>
            </w:pPr>
            <w:r>
              <w:rPr>
                <w:rFonts w:cs="Arial"/>
              </w:rPr>
              <w:t xml:space="preserve">FFD 1.05 - yes </w:t>
            </w:r>
            <w:r>
              <w:rPr>
                <w:rFonts w:cs="Arial"/>
              </w:rPr>
              <w:br/>
              <w:t>FFD 1.2 - yes</w:t>
            </w:r>
          </w:p>
        </w:tc>
      </w:tr>
      <w:tr w:rsidR="00E11C0E" w:rsidRPr="008F4F86" w14:paraId="611519BB" w14:textId="32E7D5EA" w:rsidTr="00645216">
        <w:tc>
          <w:tcPr>
            <w:tcW w:w="2820" w:type="dxa"/>
          </w:tcPr>
          <w:p w14:paraId="3AB187DF" w14:textId="6BE365BA" w:rsidR="00E11C0E" w:rsidRPr="005A63D2" w:rsidRDefault="00E11C0E" w:rsidP="00171765">
            <w:pPr>
              <w:rPr>
                <w:rFonts w:cs="Arial"/>
                <w:lang w:val="en-US"/>
              </w:rPr>
            </w:pPr>
            <w:bookmarkStart w:id="310" w:name="OLE_LINK169"/>
            <w:bookmarkStart w:id="311" w:name="OLE_LINK170"/>
            <w:bookmarkStart w:id="312" w:name="OLE_LINK171"/>
            <w:r w:rsidRPr="00ED41EC">
              <w:rPr>
                <w:rFonts w:cs="Arial"/>
                <w:lang w:val="en-US"/>
              </w:rPr>
              <w:t xml:space="preserve">nomenclature </w:t>
            </w:r>
            <w:r>
              <w:rPr>
                <w:rFonts w:cs="Arial"/>
                <w:lang w:val="en-US"/>
              </w:rPr>
              <w:t>code</w:t>
            </w:r>
            <w:bookmarkEnd w:id="310"/>
            <w:bookmarkEnd w:id="311"/>
            <w:bookmarkEnd w:id="312"/>
          </w:p>
        </w:tc>
        <w:tc>
          <w:tcPr>
            <w:tcW w:w="3129" w:type="dxa"/>
          </w:tcPr>
          <w:p w14:paraId="47B65A57" w14:textId="77777777" w:rsidR="00E11C0E" w:rsidRDefault="00E11C0E" w:rsidP="00171765">
            <w:pPr>
              <w:rPr>
                <w:rFonts w:cs="Arial"/>
              </w:rPr>
            </w:pPr>
            <w:bookmarkStart w:id="313" w:name="OLE_LINK363"/>
            <w:bookmarkStart w:id="314" w:name="OLE_LINK364"/>
            <w:bookmarkStart w:id="315" w:name="OLE_LINK365"/>
            <w:r>
              <w:rPr>
                <w:rFonts w:cs="Arial"/>
              </w:rPr>
              <w:t>Commodity item code, 1162</w:t>
            </w:r>
            <w:bookmarkEnd w:id="313"/>
            <w:bookmarkEnd w:id="314"/>
            <w:bookmarkEnd w:id="315"/>
          </w:p>
        </w:tc>
        <w:tc>
          <w:tcPr>
            <w:tcW w:w="2225" w:type="dxa"/>
          </w:tcPr>
          <w:p w14:paraId="39B49DC3" w14:textId="1A9AF9EB" w:rsidR="00E11C0E" w:rsidRPr="00B114E2" w:rsidRDefault="00E11C0E" w:rsidP="00171765">
            <w:pPr>
              <w:rPr>
                <w:rFonts w:cs="Arial"/>
              </w:rPr>
            </w:pPr>
            <w:r>
              <w:rPr>
                <w:rFonts w:cs="Arial"/>
              </w:rPr>
              <w:t xml:space="preserve">A string containing a </w:t>
            </w:r>
            <w:r w:rsidRPr="009D5B7E">
              <w:rPr>
                <w:rFonts w:cs="Arial"/>
                <w:b/>
                <w:lang w:val="en-US"/>
              </w:rPr>
              <w:t xml:space="preserve">base </w:t>
            </w:r>
            <w:r w:rsidRPr="009D5B7E">
              <w:rPr>
                <w:rFonts w:cs="Arial"/>
                <w:b/>
              </w:rPr>
              <w:t xml:space="preserve">64 </w:t>
            </w:r>
            <w:r w:rsidRPr="00061D7F">
              <w:rPr>
                <w:rFonts w:cs="Arial"/>
              </w:rPr>
              <w:t xml:space="preserve">encoded array of 8 to 32 bytes, or </w:t>
            </w:r>
            <w:proofErr w:type="gramStart"/>
            <w:r>
              <w:rPr>
                <w:rFonts w:cs="Arial"/>
                <w:lang w:val="en-US"/>
              </w:rPr>
              <w:t xml:space="preserve">null </w:t>
            </w:r>
            <w:r>
              <w:rPr>
                <w:rFonts w:cs="Arial"/>
              </w:rPr>
              <w:t>.</w:t>
            </w:r>
            <w:proofErr w:type="gramEnd"/>
          </w:p>
        </w:tc>
        <w:tc>
          <w:tcPr>
            <w:tcW w:w="1294" w:type="dxa"/>
          </w:tcPr>
          <w:p w14:paraId="62CA31CA" w14:textId="6F60A231" w:rsidR="00E11C0E" w:rsidRDefault="00E11C0E" w:rsidP="00171765">
            <w:pPr>
              <w:rPr>
                <w:rFonts w:cs="Arial"/>
              </w:rPr>
            </w:pPr>
            <w:r>
              <w:rPr>
                <w:rFonts w:cs="Arial"/>
              </w:rPr>
              <w:t>Yes</w:t>
            </w:r>
          </w:p>
        </w:tc>
        <w:tc>
          <w:tcPr>
            <w:tcW w:w="1294" w:type="dxa"/>
          </w:tcPr>
          <w:p w14:paraId="6EAF3F92" w14:textId="52C7E871" w:rsidR="00E11C0E" w:rsidRDefault="0073592E" w:rsidP="00171765">
            <w:pPr>
              <w:rPr>
                <w:rFonts w:cs="Arial"/>
              </w:rPr>
            </w:pPr>
            <w:r>
              <w:rPr>
                <w:rFonts w:cs="Arial"/>
              </w:rPr>
              <w:t>No</w:t>
            </w:r>
          </w:p>
        </w:tc>
        <w:tc>
          <w:tcPr>
            <w:tcW w:w="3125" w:type="dxa"/>
          </w:tcPr>
          <w:p w14:paraId="03064422" w14:textId="0FBF778D" w:rsidR="00E11C0E" w:rsidRDefault="0073592E" w:rsidP="005546B5">
            <w:pPr>
              <w:rPr>
                <w:rFonts w:cs="Arial"/>
              </w:rPr>
            </w:pPr>
            <w:r>
              <w:rPr>
                <w:rFonts w:cs="Arial"/>
              </w:rPr>
              <w:t xml:space="preserve">FFD 1.05 - </w:t>
            </w:r>
            <w:r>
              <w:rPr>
                <w:rFonts w:cs="Arial"/>
                <w:lang w:val="en-US"/>
              </w:rPr>
              <w:t>No</w:t>
            </w:r>
            <w:r>
              <w:rPr>
                <w:rFonts w:cs="Arial"/>
              </w:rPr>
              <w:br/>
              <w:t>FFD 1.2 - No</w:t>
            </w:r>
          </w:p>
        </w:tc>
      </w:tr>
      <w:tr w:rsidR="00E11C0E" w:rsidRPr="008F4F86" w14:paraId="33FFC80C" w14:textId="227082D4" w:rsidTr="00645216">
        <w:tc>
          <w:tcPr>
            <w:tcW w:w="2820" w:type="dxa"/>
          </w:tcPr>
          <w:p w14:paraId="334F3196" w14:textId="37AAF79D" w:rsidR="00E11C0E" w:rsidRPr="00B114E2" w:rsidRDefault="00E11C0E" w:rsidP="00942435">
            <w:pPr>
              <w:rPr>
                <w:rFonts w:cs="Arial"/>
              </w:rPr>
            </w:pPr>
            <w:proofErr w:type="spellStart"/>
            <w:r>
              <w:rPr>
                <w:rFonts w:cs="Arial"/>
                <w:lang w:val="en-US"/>
              </w:rPr>
              <w:t>itemCode</w:t>
            </w:r>
            <w:proofErr w:type="spellEnd"/>
          </w:p>
        </w:tc>
        <w:tc>
          <w:tcPr>
            <w:tcW w:w="3129" w:type="dxa"/>
          </w:tcPr>
          <w:p w14:paraId="34EA00AD" w14:textId="77777777" w:rsidR="00E11C0E" w:rsidRDefault="00E11C0E" w:rsidP="00942435">
            <w:r w:rsidRPr="003F544B">
              <w:t>Marking code, 2000</w:t>
            </w:r>
          </w:p>
          <w:p w14:paraId="1028C0FF" w14:textId="77777777" w:rsidR="00E11C0E" w:rsidRDefault="00E11C0E" w:rsidP="00942435">
            <w:pPr>
              <w:rPr>
                <w:rFonts w:cs="Arial"/>
              </w:rPr>
            </w:pPr>
          </w:p>
          <w:p w14:paraId="0680A971" w14:textId="77777777" w:rsidR="00E11C0E" w:rsidRDefault="00E11C0E" w:rsidP="00942435">
            <w:pPr>
              <w:overflowPunct w:val="0"/>
              <w:autoSpaceDE w:val="0"/>
              <w:autoSpaceDN w:val="0"/>
              <w:adjustRightInd w:val="0"/>
              <w:textAlignment w:val="baseline"/>
              <w:rPr>
                <w:rFonts w:cs="Arial"/>
              </w:rPr>
            </w:pPr>
            <w:r w:rsidRPr="003F544B">
              <w:rPr>
                <w:rFonts w:cs="Arial"/>
              </w:rPr>
              <w:t>The KM itself, as it was read by the scanner.</w:t>
            </w:r>
          </w:p>
          <w:p w14:paraId="002E2010" w14:textId="10F10D60" w:rsidR="00E11C0E" w:rsidRDefault="00E11C0E" w:rsidP="00942435">
            <w:pPr>
              <w:rPr>
                <w:rFonts w:cs="Arial"/>
              </w:rPr>
            </w:pPr>
            <w:r>
              <w:rPr>
                <w:rFonts w:cs="Arial"/>
              </w:rPr>
              <w:t>After verification, it will be added to 1163 as one of the tags "KT GS1.M" (tag 1305), or "KT KMK" (tag 1306), or "unrecognized product code" (tag 1300).</w:t>
            </w:r>
          </w:p>
        </w:tc>
        <w:tc>
          <w:tcPr>
            <w:tcW w:w="2225" w:type="dxa"/>
          </w:tcPr>
          <w:p w14:paraId="0490ADC1" w14:textId="5F1F58AD" w:rsidR="00E11C0E" w:rsidRDefault="00E11C0E" w:rsidP="005546B5">
            <w:pPr>
              <w:rPr>
                <w:rFonts w:cs="Arial"/>
              </w:rPr>
            </w:pPr>
            <w:r>
              <w:rPr>
                <w:rFonts w:cs="Arial"/>
              </w:rPr>
              <w:t>String from 1 to 223 characters.</w:t>
            </w:r>
          </w:p>
        </w:tc>
        <w:tc>
          <w:tcPr>
            <w:tcW w:w="1294" w:type="dxa"/>
          </w:tcPr>
          <w:p w14:paraId="3D667179" w14:textId="007770E8" w:rsidR="00E11C0E" w:rsidRDefault="0073592E" w:rsidP="00942435">
            <w:pPr>
              <w:rPr>
                <w:rFonts w:cs="Arial"/>
              </w:rPr>
            </w:pPr>
            <w:r>
              <w:rPr>
                <w:rFonts w:cs="Arial"/>
              </w:rPr>
              <w:t>No</w:t>
            </w:r>
          </w:p>
        </w:tc>
        <w:tc>
          <w:tcPr>
            <w:tcW w:w="1294" w:type="dxa"/>
          </w:tcPr>
          <w:p w14:paraId="1E1C0530" w14:textId="0249490F" w:rsidR="00E11C0E" w:rsidRDefault="00E11C0E" w:rsidP="00942435">
            <w:pPr>
              <w:rPr>
                <w:rFonts w:cs="Arial"/>
              </w:rPr>
            </w:pPr>
            <w:r>
              <w:rPr>
                <w:rFonts w:cs="Arial"/>
              </w:rPr>
              <w:t>Yes</w:t>
            </w:r>
          </w:p>
        </w:tc>
        <w:tc>
          <w:tcPr>
            <w:tcW w:w="3125" w:type="dxa"/>
          </w:tcPr>
          <w:p w14:paraId="5157B484" w14:textId="1F7D7ECD" w:rsidR="00E11C0E" w:rsidRDefault="0073592E" w:rsidP="005546B5">
            <w:pPr>
              <w:rPr>
                <w:rFonts w:cs="Arial"/>
              </w:rPr>
            </w:pPr>
            <w:r>
              <w:rPr>
                <w:rFonts w:cs="Arial"/>
              </w:rPr>
              <w:t xml:space="preserve">FFD 1.05 - </w:t>
            </w:r>
            <w:r>
              <w:rPr>
                <w:rFonts w:cs="Arial"/>
                <w:lang w:val="en-US"/>
              </w:rPr>
              <w:t>No</w:t>
            </w:r>
            <w:r>
              <w:rPr>
                <w:rFonts w:cs="Arial"/>
              </w:rPr>
              <w:br/>
              <w:t>FFD 1.2 - No</w:t>
            </w:r>
          </w:p>
        </w:tc>
      </w:tr>
      <w:tr w:rsidR="00FE2A61" w:rsidRPr="008F4F86" w14:paraId="0CC900BC" w14:textId="77777777" w:rsidTr="00645216">
        <w:tc>
          <w:tcPr>
            <w:tcW w:w="2820" w:type="dxa"/>
          </w:tcPr>
          <w:p w14:paraId="68A7E14F" w14:textId="46DB2C19" w:rsidR="00FE2A61" w:rsidRDefault="00FE2A61" w:rsidP="00DB7DCA">
            <w:pPr>
              <w:rPr>
                <w:rFonts w:cs="Arial"/>
                <w:lang w:val="en-US"/>
              </w:rPr>
            </w:pPr>
            <w:bookmarkStart w:id="316" w:name="OLE_LINK236"/>
            <w:bookmarkStart w:id="317" w:name="OLE_LINK237"/>
            <w:bookmarkStart w:id="318" w:name="OLE_LINK238"/>
            <w:proofErr w:type="spellStart"/>
            <w:r>
              <w:rPr>
                <w:lang w:val="en-US"/>
              </w:rPr>
              <w:t>supplierInfo</w:t>
            </w:r>
            <w:bookmarkEnd w:id="316"/>
            <w:bookmarkEnd w:id="317"/>
            <w:bookmarkEnd w:id="318"/>
            <w:proofErr w:type="spellEnd"/>
          </w:p>
        </w:tc>
        <w:tc>
          <w:tcPr>
            <w:tcW w:w="3129" w:type="dxa"/>
          </w:tcPr>
          <w:p w14:paraId="0B7B78C8" w14:textId="2E1C3F1A" w:rsidR="00FE2A61" w:rsidRPr="003F544B" w:rsidRDefault="00FE2A61" w:rsidP="00DB7DCA">
            <w:bookmarkStart w:id="319" w:name="OLE_LINK227"/>
            <w:bookmarkStart w:id="320" w:name="OLE_LINK228"/>
            <w:bookmarkStart w:id="321" w:name="OLE_LINK229"/>
            <w:bookmarkStart w:id="322" w:name="OLE_LINK366"/>
            <w:bookmarkStart w:id="323" w:name="OLE_LINK367"/>
            <w:bookmarkStart w:id="324" w:name="OLE_LINK368"/>
            <w:r>
              <w:t xml:space="preserve">Vendor data </w:t>
            </w:r>
            <w:bookmarkEnd w:id="319"/>
            <w:bookmarkEnd w:id="320"/>
            <w:bookmarkEnd w:id="321"/>
            <w:r>
              <w:t>, 1224</w:t>
            </w:r>
            <w:bookmarkEnd w:id="322"/>
            <w:bookmarkEnd w:id="323"/>
            <w:bookmarkEnd w:id="324"/>
          </w:p>
        </w:tc>
        <w:tc>
          <w:tcPr>
            <w:tcW w:w="2225" w:type="dxa"/>
          </w:tcPr>
          <w:p w14:paraId="1AD54569" w14:textId="7CECB40A" w:rsidR="00FE2A61" w:rsidRDefault="00FE2A61" w:rsidP="00DB7DCA">
            <w:pPr>
              <w:rPr>
                <w:rFonts w:cs="Arial"/>
              </w:rPr>
            </w:pPr>
            <w:bookmarkStart w:id="325" w:name="OLE_LINK422"/>
            <w:bookmarkStart w:id="326" w:name="OLE_LINK423"/>
            <w:r>
              <w:rPr>
                <w:rFonts w:cs="Arial"/>
              </w:rPr>
              <w:t xml:space="preserve">Structure p.2.1.1.6, or </w:t>
            </w:r>
            <w:r>
              <w:rPr>
                <w:rFonts w:cs="Arial"/>
                <w:lang w:val="en-US"/>
              </w:rPr>
              <w:t>null</w:t>
            </w:r>
            <w:bookmarkEnd w:id="325"/>
            <w:bookmarkEnd w:id="326"/>
          </w:p>
        </w:tc>
        <w:tc>
          <w:tcPr>
            <w:tcW w:w="1294" w:type="dxa"/>
          </w:tcPr>
          <w:p w14:paraId="02D47BD4" w14:textId="3A4D2BCD" w:rsidR="00FE2A61" w:rsidRPr="00DB7DCA" w:rsidRDefault="00FE2A61" w:rsidP="00DB7DCA">
            <w:pPr>
              <w:rPr>
                <w:rFonts w:cs="Arial"/>
                <w:lang w:val="en-US"/>
              </w:rPr>
            </w:pPr>
            <w:r>
              <w:rPr>
                <w:rFonts w:cs="Arial"/>
              </w:rPr>
              <w:t>Yes</w:t>
            </w:r>
          </w:p>
        </w:tc>
        <w:tc>
          <w:tcPr>
            <w:tcW w:w="1294" w:type="dxa"/>
          </w:tcPr>
          <w:p w14:paraId="2C9F2DB6" w14:textId="451145B1" w:rsidR="00FE2A61" w:rsidRDefault="00FE2A61" w:rsidP="00DB7DCA">
            <w:pPr>
              <w:rPr>
                <w:rFonts w:cs="Arial"/>
              </w:rPr>
            </w:pPr>
            <w:r>
              <w:rPr>
                <w:rFonts w:cs="Arial"/>
              </w:rPr>
              <w:t>Yes</w:t>
            </w:r>
          </w:p>
        </w:tc>
        <w:tc>
          <w:tcPr>
            <w:tcW w:w="3125" w:type="dxa"/>
          </w:tcPr>
          <w:p w14:paraId="71A973B6" w14:textId="42AB7B1B" w:rsidR="00FE2A61" w:rsidRDefault="00FE2A61" w:rsidP="00DB7DCA">
            <w:pPr>
              <w:rPr>
                <w:rFonts w:cs="Arial"/>
              </w:rPr>
            </w:pPr>
          </w:p>
        </w:tc>
      </w:tr>
      <w:tr w:rsidR="00FE2A61" w:rsidRPr="008F4F86" w14:paraId="511D15B2" w14:textId="2CB510F5" w:rsidTr="00645216">
        <w:tc>
          <w:tcPr>
            <w:tcW w:w="2820" w:type="dxa"/>
          </w:tcPr>
          <w:p w14:paraId="0188F740" w14:textId="2968F999" w:rsidR="00FE2A61" w:rsidRPr="00B114E2" w:rsidRDefault="00FE2A61" w:rsidP="00DB7DCA">
            <w:bookmarkStart w:id="327" w:name="OLE_LINK230"/>
            <w:bookmarkStart w:id="328" w:name="OLE_LINK231"/>
            <w:bookmarkStart w:id="329" w:name="OLE_LINK232"/>
            <w:proofErr w:type="spellStart"/>
            <w:r>
              <w:rPr>
                <w:lang w:val="en-US"/>
              </w:rPr>
              <w:t>supplierINN</w:t>
            </w:r>
            <w:bookmarkEnd w:id="327"/>
            <w:bookmarkEnd w:id="328"/>
            <w:bookmarkEnd w:id="329"/>
            <w:proofErr w:type="spellEnd"/>
          </w:p>
        </w:tc>
        <w:tc>
          <w:tcPr>
            <w:tcW w:w="3129" w:type="dxa"/>
          </w:tcPr>
          <w:p w14:paraId="7E81FD55" w14:textId="10E10D2B" w:rsidR="00FE2A61" w:rsidRDefault="00FE2A61" w:rsidP="00DB7DCA">
            <w:pPr>
              <w:overflowPunct w:val="0"/>
              <w:autoSpaceDE w:val="0"/>
              <w:autoSpaceDN w:val="0"/>
              <w:adjustRightInd w:val="0"/>
              <w:textAlignment w:val="baseline"/>
            </w:pPr>
            <w:bookmarkStart w:id="330" w:name="OLE_LINK233"/>
            <w:bookmarkStart w:id="331" w:name="OLE_LINK234"/>
            <w:bookmarkStart w:id="332" w:name="OLE_LINK235"/>
            <w:bookmarkStart w:id="333" w:name="OLE_LINK369"/>
            <w:bookmarkStart w:id="334" w:name="OLE_LINK370"/>
            <w:bookmarkStart w:id="335" w:name="OLE_LINK371"/>
            <w:r w:rsidRPr="00C427A1">
              <w:t xml:space="preserve">Supplier TIN </w:t>
            </w:r>
            <w:bookmarkEnd w:id="330"/>
            <w:bookmarkEnd w:id="331"/>
            <w:bookmarkEnd w:id="332"/>
            <w:r w:rsidRPr="00B114E2">
              <w:t>, 1226</w:t>
            </w:r>
            <w:bookmarkEnd w:id="333"/>
            <w:bookmarkEnd w:id="334"/>
            <w:bookmarkEnd w:id="335"/>
          </w:p>
        </w:tc>
        <w:tc>
          <w:tcPr>
            <w:tcW w:w="2225" w:type="dxa"/>
          </w:tcPr>
          <w:p w14:paraId="5BE090BA" w14:textId="63FA294D" w:rsidR="00FE2A61" w:rsidRDefault="00FE2A61" w:rsidP="00DB7DCA">
            <w:pPr>
              <w:overflowPunct w:val="0"/>
              <w:autoSpaceDE w:val="0"/>
              <w:autoSpaceDN w:val="0"/>
              <w:adjustRightInd w:val="0"/>
              <w:textAlignment w:val="baseline"/>
              <w:rPr>
                <w:rFonts w:cs="Arial"/>
              </w:rPr>
            </w:pPr>
            <w:r>
              <w:rPr>
                <w:rFonts w:cs="Arial"/>
              </w:rPr>
              <w:t>A string of 10 to 12 characters, format DDDDDDDDDDDD</w:t>
            </w:r>
          </w:p>
        </w:tc>
        <w:tc>
          <w:tcPr>
            <w:tcW w:w="1294" w:type="dxa"/>
          </w:tcPr>
          <w:p w14:paraId="464158A3" w14:textId="5D1AAF2D"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6D09FE70" w14:textId="38671C6B"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39585B26" w14:textId="66BA18C0"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007C34F1" w14:textId="0DAD99F9" w:rsidTr="00645216">
        <w:tc>
          <w:tcPr>
            <w:tcW w:w="2820" w:type="dxa"/>
          </w:tcPr>
          <w:p w14:paraId="63D63D9B" w14:textId="1B6BE520" w:rsidR="00FE2A61" w:rsidRPr="00B114E2" w:rsidRDefault="00FE2A61" w:rsidP="00DB7DCA">
            <w:proofErr w:type="spellStart"/>
            <w:r>
              <w:rPr>
                <w:rFonts w:cs="Arial"/>
                <w:lang w:val="en-US"/>
              </w:rPr>
              <w:t>agentType</w:t>
            </w:r>
            <w:proofErr w:type="spellEnd"/>
          </w:p>
        </w:tc>
        <w:tc>
          <w:tcPr>
            <w:tcW w:w="3129" w:type="dxa"/>
          </w:tcPr>
          <w:p w14:paraId="141646BB" w14:textId="77777777" w:rsidR="00FE2A61" w:rsidRDefault="00FE2A61" w:rsidP="00DB7DCA">
            <w:bookmarkStart w:id="336" w:name="OLE_LINK446"/>
            <w:bookmarkStart w:id="337" w:name="OLE_LINK447"/>
            <w:bookmarkStart w:id="338" w:name="OLE_LINK460"/>
            <w:r>
              <w:t xml:space="preserve">Sign of the agent on the subject of calculation, </w:t>
            </w:r>
            <w:proofErr w:type="gramStart"/>
            <w:r>
              <w:t xml:space="preserve">1222 </w:t>
            </w:r>
            <w:bookmarkEnd w:id="336"/>
            <w:bookmarkEnd w:id="337"/>
            <w:bookmarkEnd w:id="338"/>
            <w:r>
              <w:t>.</w:t>
            </w:r>
            <w:proofErr w:type="gramEnd"/>
            <w:r>
              <w:t xml:space="preserve"> </w:t>
            </w:r>
            <w:r w:rsidRPr="005546B5">
              <w:rPr>
                <w:b/>
              </w:rPr>
              <w:t xml:space="preserve">A bit </w:t>
            </w:r>
            <w:r>
              <w:t xml:space="preserve">field where the bit number indicates </w:t>
            </w:r>
            <w:r>
              <w:lastRenderedPageBreak/>
              <w:t xml:space="preserve">that the user providing the service to the </w:t>
            </w:r>
            <w:r w:rsidRPr="00C427A1">
              <w:t xml:space="preserve">buyer (client) </w:t>
            </w:r>
            <w:r>
              <w:t>is:</w:t>
            </w:r>
          </w:p>
          <w:p w14:paraId="35A440F6" w14:textId="77777777" w:rsidR="00FE2A61" w:rsidRDefault="00FE2A61" w:rsidP="00DB7DCA">
            <w:r>
              <w:t>0 (1) – bank paying agent</w:t>
            </w:r>
          </w:p>
          <w:p w14:paraId="795CECB7" w14:textId="77777777" w:rsidR="00FE2A61" w:rsidRDefault="00FE2A61" w:rsidP="00DB7DCA">
            <w:r>
              <w:t>1 (2) – bank payment subagent</w:t>
            </w:r>
          </w:p>
          <w:p w14:paraId="7CF21007" w14:textId="77777777" w:rsidR="00FE2A61" w:rsidRDefault="00FE2A61" w:rsidP="00DB7DCA">
            <w:r>
              <w:t>2 (4) - paying agent</w:t>
            </w:r>
          </w:p>
          <w:p w14:paraId="6D5DDDF1" w14:textId="77777777" w:rsidR="00FE2A61" w:rsidRDefault="00FE2A61" w:rsidP="00DB7DCA">
            <w:r>
              <w:t>3 (8) – payment subagent</w:t>
            </w:r>
          </w:p>
          <w:p w14:paraId="45185B10" w14:textId="77777777" w:rsidR="00FE2A61" w:rsidRDefault="00FE2A61" w:rsidP="00DB7DCA">
            <w:r>
              <w:t>4 (16) - attorney</w:t>
            </w:r>
          </w:p>
          <w:p w14:paraId="526A6009" w14:textId="77777777" w:rsidR="00FE2A61" w:rsidRDefault="00FE2A61" w:rsidP="00DB7DCA">
            <w:r>
              <w:t>5 (32) - commission agent</w:t>
            </w:r>
          </w:p>
          <w:p w14:paraId="2D064B63" w14:textId="55F31056" w:rsidR="00FE2A61" w:rsidRPr="00B114E2" w:rsidRDefault="00FE2A61" w:rsidP="00DB7DCA">
            <w:pPr>
              <w:overflowPunct w:val="0"/>
              <w:autoSpaceDE w:val="0"/>
              <w:autoSpaceDN w:val="0"/>
              <w:adjustRightInd w:val="0"/>
              <w:textAlignment w:val="baseline"/>
              <w:rPr>
                <w:b/>
              </w:rPr>
            </w:pPr>
            <w:r>
              <w:t>6 (64) - other agent</w:t>
            </w:r>
          </w:p>
        </w:tc>
        <w:tc>
          <w:tcPr>
            <w:tcW w:w="2225" w:type="dxa"/>
          </w:tcPr>
          <w:p w14:paraId="6586D3E7" w14:textId="2480EBE8" w:rsidR="00FE2A61" w:rsidRPr="00C427A1" w:rsidRDefault="00FE2A61" w:rsidP="00DB7DCA">
            <w:pPr>
              <w:overflowPunct w:val="0"/>
              <w:autoSpaceDE w:val="0"/>
              <w:autoSpaceDN w:val="0"/>
              <w:adjustRightInd w:val="0"/>
              <w:textAlignment w:val="baseline"/>
            </w:pPr>
            <w:r>
              <w:rPr>
                <w:rFonts w:cs="Arial"/>
              </w:rPr>
              <w:lastRenderedPageBreak/>
              <w:t>Number from 1 to 127</w:t>
            </w:r>
          </w:p>
        </w:tc>
        <w:tc>
          <w:tcPr>
            <w:tcW w:w="1294" w:type="dxa"/>
          </w:tcPr>
          <w:p w14:paraId="1094D750" w14:textId="34B80BE8"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60682EA4" w14:textId="03A2EBC5"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57F89EC7" w14:textId="3690B0BB"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27AD3893" w14:textId="77F01068" w:rsidTr="00645216">
        <w:tc>
          <w:tcPr>
            <w:tcW w:w="2820" w:type="dxa"/>
          </w:tcPr>
          <w:p w14:paraId="3807A3DE" w14:textId="041EFB47" w:rsidR="00FE2A61" w:rsidRDefault="00FE2A61" w:rsidP="00DB7DCA">
            <w:pPr>
              <w:rPr>
                <w:lang w:val="en-US"/>
              </w:rPr>
            </w:pPr>
            <w:bookmarkStart w:id="339" w:name="OLE_LINK448"/>
            <w:bookmarkStart w:id="340" w:name="OLE_LINK449"/>
            <w:proofErr w:type="spellStart"/>
            <w:r>
              <w:rPr>
                <w:rFonts w:cs="Arial"/>
                <w:lang w:val="en-US"/>
              </w:rPr>
              <w:t>agentInfo</w:t>
            </w:r>
            <w:bookmarkEnd w:id="339"/>
            <w:bookmarkEnd w:id="340"/>
            <w:proofErr w:type="spellEnd"/>
          </w:p>
        </w:tc>
        <w:tc>
          <w:tcPr>
            <w:tcW w:w="3129" w:type="dxa"/>
          </w:tcPr>
          <w:p w14:paraId="3860ADA1" w14:textId="47F02FD4" w:rsidR="00FE2A61" w:rsidRPr="00C427A1" w:rsidRDefault="00FE2A61" w:rsidP="00DB7DCA">
            <w:pPr>
              <w:tabs>
                <w:tab w:val="center" w:pos="2467"/>
              </w:tabs>
            </w:pPr>
            <w:bookmarkStart w:id="341" w:name="OLE_LINK454"/>
            <w:bookmarkStart w:id="342" w:name="OLE_LINK455"/>
            <w:bookmarkStart w:id="343" w:name="OLE_LINK461"/>
            <w:r>
              <w:t>Agent data, 1223</w:t>
            </w:r>
            <w:bookmarkEnd w:id="341"/>
            <w:bookmarkEnd w:id="342"/>
            <w:bookmarkEnd w:id="343"/>
          </w:p>
        </w:tc>
        <w:tc>
          <w:tcPr>
            <w:tcW w:w="2225" w:type="dxa"/>
          </w:tcPr>
          <w:p w14:paraId="6FF1BB59" w14:textId="7821FB9C" w:rsidR="00FE2A61" w:rsidRDefault="00FE2A61" w:rsidP="00DB7DCA">
            <w:pPr>
              <w:overflowPunct w:val="0"/>
              <w:autoSpaceDE w:val="0"/>
              <w:autoSpaceDN w:val="0"/>
              <w:adjustRightInd w:val="0"/>
              <w:textAlignment w:val="baseline"/>
              <w:rPr>
                <w:rFonts w:cs="Arial"/>
              </w:rPr>
            </w:pPr>
            <w:r>
              <w:rPr>
                <w:rFonts w:cs="Arial"/>
              </w:rPr>
              <w:t xml:space="preserve">Structure p.2.1.1.7, or </w:t>
            </w:r>
            <w:proofErr w:type="gramStart"/>
            <w:r>
              <w:rPr>
                <w:rFonts w:cs="Arial"/>
                <w:lang w:val="en-US"/>
              </w:rPr>
              <w:t xml:space="preserve">null </w:t>
            </w:r>
            <w:r>
              <w:rPr>
                <w:rFonts w:cs="Arial"/>
              </w:rPr>
              <w:t>.</w:t>
            </w:r>
            <w:proofErr w:type="gramEnd"/>
            <w:r>
              <w:rPr>
                <w:rFonts w:cs="Arial"/>
              </w:rPr>
              <w:t xml:space="preserve"> Currently, serialized tag data must be limited to 243 bytes.</w:t>
            </w:r>
          </w:p>
        </w:tc>
        <w:tc>
          <w:tcPr>
            <w:tcW w:w="1294" w:type="dxa"/>
          </w:tcPr>
          <w:p w14:paraId="7126F864" w14:textId="086C3B1D"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73C5301E" w14:textId="00F1DAE1"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4FB256FF" w14:textId="5011BF82"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154B4831" w14:textId="07C0602A" w:rsidTr="00645216">
        <w:tc>
          <w:tcPr>
            <w:tcW w:w="2820" w:type="dxa"/>
          </w:tcPr>
          <w:p w14:paraId="3B6020F7" w14:textId="3B417724" w:rsidR="00FE2A61" w:rsidRDefault="00FE2A61" w:rsidP="00DB7DCA">
            <w:pPr>
              <w:rPr>
                <w:rFonts w:cs="Arial"/>
                <w:lang w:val="en-US"/>
              </w:rPr>
            </w:pPr>
            <w:bookmarkStart w:id="344" w:name="OLE_LINK450"/>
            <w:bookmarkStart w:id="345" w:name="OLE_LINK451"/>
            <w:bookmarkStart w:id="346" w:name="OLE_LINK462"/>
            <w:proofErr w:type="spellStart"/>
            <w:r>
              <w:rPr>
                <w:rFonts w:cs="Arial"/>
                <w:lang w:val="en-US"/>
              </w:rPr>
              <w:t>unitOfMeasurement</w:t>
            </w:r>
            <w:bookmarkEnd w:id="344"/>
            <w:bookmarkEnd w:id="345"/>
            <w:bookmarkEnd w:id="346"/>
            <w:proofErr w:type="spellEnd"/>
          </w:p>
        </w:tc>
        <w:tc>
          <w:tcPr>
            <w:tcW w:w="3129" w:type="dxa"/>
          </w:tcPr>
          <w:p w14:paraId="71DD7B18" w14:textId="4AA1F9E7" w:rsidR="00FE2A61" w:rsidRPr="00C427A1" w:rsidRDefault="00FE2A61" w:rsidP="00DB7DCA">
            <w:pPr>
              <w:overflowPunct w:val="0"/>
              <w:autoSpaceDE w:val="0"/>
              <w:autoSpaceDN w:val="0"/>
              <w:adjustRightInd w:val="0"/>
              <w:textAlignment w:val="baseline"/>
            </w:pPr>
            <w:bookmarkStart w:id="347" w:name="OLE_LINK456"/>
            <w:bookmarkStart w:id="348" w:name="OLE_LINK457"/>
            <w:bookmarkStart w:id="349" w:name="OLE_LINK463"/>
            <w:r>
              <w:t>Unit of measurement of the subject of calculation, 1197</w:t>
            </w:r>
            <w:bookmarkEnd w:id="347"/>
            <w:bookmarkEnd w:id="348"/>
            <w:bookmarkEnd w:id="349"/>
          </w:p>
        </w:tc>
        <w:tc>
          <w:tcPr>
            <w:tcW w:w="2225" w:type="dxa"/>
          </w:tcPr>
          <w:p w14:paraId="58C83FFA" w14:textId="7F3E3BAD" w:rsidR="00FE2A61" w:rsidRPr="000B0080" w:rsidRDefault="00FE2A61" w:rsidP="00DB7DCA">
            <w:pPr>
              <w:overflowPunct w:val="0"/>
              <w:autoSpaceDE w:val="0"/>
              <w:autoSpaceDN w:val="0"/>
              <w:adjustRightInd w:val="0"/>
              <w:textAlignment w:val="baseline"/>
            </w:pPr>
            <w:bookmarkStart w:id="350" w:name="OLE_LINK434"/>
            <w:bookmarkStart w:id="351" w:name="OLE_LINK435"/>
            <w:bookmarkStart w:id="352" w:name="OLE_LINK436"/>
            <w:r>
              <w:rPr>
                <w:rFonts w:cs="Arial"/>
              </w:rPr>
              <w:t>String from 1 to 16 characters</w:t>
            </w:r>
            <w:bookmarkEnd w:id="350"/>
            <w:bookmarkEnd w:id="351"/>
            <w:bookmarkEnd w:id="352"/>
          </w:p>
        </w:tc>
        <w:tc>
          <w:tcPr>
            <w:tcW w:w="1294" w:type="dxa"/>
          </w:tcPr>
          <w:p w14:paraId="40E011AB" w14:textId="1C0BC4A6"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526BF6EB" w14:textId="7C29BA1C" w:rsidR="00FE2A61" w:rsidRDefault="00FE2A61" w:rsidP="00DB7DCA">
            <w:pPr>
              <w:overflowPunct w:val="0"/>
              <w:autoSpaceDE w:val="0"/>
              <w:autoSpaceDN w:val="0"/>
              <w:adjustRightInd w:val="0"/>
              <w:textAlignment w:val="baseline"/>
              <w:rPr>
                <w:rFonts w:cs="Arial"/>
              </w:rPr>
            </w:pPr>
            <w:r>
              <w:rPr>
                <w:rFonts w:cs="Arial"/>
              </w:rPr>
              <w:t>No</w:t>
            </w:r>
          </w:p>
        </w:tc>
        <w:tc>
          <w:tcPr>
            <w:tcW w:w="3125" w:type="dxa"/>
          </w:tcPr>
          <w:p w14:paraId="7A35D178" w14:textId="0EA4CB02"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7E48FDEC" w14:textId="7DB1DADB" w:rsidTr="00645216">
        <w:tc>
          <w:tcPr>
            <w:tcW w:w="2820" w:type="dxa"/>
          </w:tcPr>
          <w:p w14:paraId="041D48A3" w14:textId="7B3B1D9F" w:rsidR="00FE2A61" w:rsidRPr="000B0080" w:rsidRDefault="00FE2A61" w:rsidP="00DB7DCA">
            <w:pPr>
              <w:rPr>
                <w:rFonts w:cs="Arial"/>
              </w:rPr>
            </w:pPr>
            <w:proofErr w:type="spellStart"/>
            <w:r>
              <w:rPr>
                <w:rFonts w:cs="Arial"/>
                <w:lang w:val="en-US"/>
              </w:rPr>
              <w:t>quantityMeasurementUnit</w:t>
            </w:r>
            <w:proofErr w:type="spellEnd"/>
          </w:p>
        </w:tc>
        <w:tc>
          <w:tcPr>
            <w:tcW w:w="3129" w:type="dxa"/>
          </w:tcPr>
          <w:p w14:paraId="7278379B" w14:textId="74224AA8" w:rsidR="00FE2A61" w:rsidRPr="005D1A78" w:rsidRDefault="00FE2A61" w:rsidP="00DB7DCA">
            <w:pPr>
              <w:overflowPunct w:val="0"/>
              <w:autoSpaceDE w:val="0"/>
              <w:autoSpaceDN w:val="0"/>
              <w:adjustRightInd w:val="0"/>
              <w:textAlignment w:val="baseline"/>
            </w:pPr>
            <w:r>
              <w:t>Measure of the quantity of the subject of calculation, 2108</w:t>
            </w:r>
          </w:p>
        </w:tc>
        <w:tc>
          <w:tcPr>
            <w:tcW w:w="2225" w:type="dxa"/>
          </w:tcPr>
          <w:p w14:paraId="08FA1D76" w14:textId="519111A5" w:rsidR="00FE2A61" w:rsidRPr="00C427A1" w:rsidRDefault="00FE2A61" w:rsidP="00DB7DCA">
            <w:pPr>
              <w:overflowPunct w:val="0"/>
              <w:autoSpaceDE w:val="0"/>
              <w:autoSpaceDN w:val="0"/>
              <w:adjustRightInd w:val="0"/>
              <w:textAlignment w:val="baseline"/>
            </w:pPr>
            <w:r>
              <w:rPr>
                <w:rFonts w:cs="Arial"/>
              </w:rPr>
              <w:t>A number from 0 to 255</w:t>
            </w:r>
            <w:ins w:id="353" w:author="Шило Николай" w:date="2023-12-12T19:38:00Z">
              <w:r w:rsidR="001B4183">
                <w:rPr>
                  <w:rFonts w:cs="Arial"/>
                  <w:lang w:val="ru-RU"/>
                </w:rPr>
                <w:t>.</w:t>
              </w:r>
            </w:ins>
            <w:del w:id="354" w:author="Шило Николай" w:date="2023-12-12T19:38:00Z">
              <w:r w:rsidDel="001B4183">
                <w:rPr>
                  <w:rFonts w:cs="Arial"/>
                </w:rPr>
                <w:delText>, if not specified - 0.</w:delText>
              </w:r>
            </w:del>
          </w:p>
        </w:tc>
        <w:tc>
          <w:tcPr>
            <w:tcW w:w="1294" w:type="dxa"/>
          </w:tcPr>
          <w:p w14:paraId="38150EA1" w14:textId="1974DE4D"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170B12E8" w14:textId="763D3AEF"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2B2603EA" w14:textId="07DD1616"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8AB281A" w14:textId="6C70E153" w:rsidTr="00645216">
        <w:tc>
          <w:tcPr>
            <w:tcW w:w="2820" w:type="dxa"/>
          </w:tcPr>
          <w:p w14:paraId="0436D319" w14:textId="22A7B338" w:rsidR="00FE2A61" w:rsidRDefault="00FE2A61" w:rsidP="00DB7DCA">
            <w:pPr>
              <w:rPr>
                <w:rFonts w:cs="Arial"/>
                <w:lang w:val="en-US"/>
              </w:rPr>
            </w:pPr>
            <w:bookmarkStart w:id="355" w:name="OLE_LINK452"/>
            <w:bookmarkStart w:id="356" w:name="OLE_LINK453"/>
            <w:bookmarkStart w:id="357" w:name="OLE_LINK464"/>
            <w:proofErr w:type="spellStart"/>
            <w:r>
              <w:rPr>
                <w:rFonts w:cs="Arial"/>
                <w:lang w:val="en-US"/>
              </w:rPr>
              <w:t>additionalAttribute</w:t>
            </w:r>
            <w:bookmarkEnd w:id="355"/>
            <w:bookmarkEnd w:id="356"/>
            <w:bookmarkEnd w:id="357"/>
            <w:proofErr w:type="spellEnd"/>
          </w:p>
        </w:tc>
        <w:tc>
          <w:tcPr>
            <w:tcW w:w="3129" w:type="dxa"/>
          </w:tcPr>
          <w:p w14:paraId="464D2A57" w14:textId="2A1CD5E5" w:rsidR="00FE2A61" w:rsidRDefault="00FE2A61" w:rsidP="00DB7DCA">
            <w:pPr>
              <w:overflowPunct w:val="0"/>
              <w:autoSpaceDE w:val="0"/>
              <w:autoSpaceDN w:val="0"/>
              <w:adjustRightInd w:val="0"/>
              <w:textAlignment w:val="baseline"/>
            </w:pPr>
            <w:bookmarkStart w:id="358" w:name="OLE_LINK458"/>
            <w:bookmarkStart w:id="359" w:name="OLE_LINK459"/>
            <w:bookmarkStart w:id="360" w:name="OLE_LINK465"/>
            <w:r>
              <w:t>Additional details of the subject of calculation, 1191</w:t>
            </w:r>
            <w:bookmarkEnd w:id="358"/>
            <w:bookmarkEnd w:id="359"/>
            <w:bookmarkEnd w:id="360"/>
          </w:p>
        </w:tc>
        <w:tc>
          <w:tcPr>
            <w:tcW w:w="2225" w:type="dxa"/>
          </w:tcPr>
          <w:p w14:paraId="195E37A8" w14:textId="3F0F90BF" w:rsidR="00FE2A61" w:rsidRDefault="00FE2A61" w:rsidP="00DB7DCA">
            <w:pPr>
              <w:overflowPunct w:val="0"/>
              <w:autoSpaceDE w:val="0"/>
              <w:autoSpaceDN w:val="0"/>
              <w:adjustRightInd w:val="0"/>
              <w:textAlignment w:val="baseline"/>
              <w:rPr>
                <w:rFonts w:cs="Arial"/>
              </w:rPr>
            </w:pPr>
            <w:bookmarkStart w:id="361" w:name="OLE_LINK418"/>
            <w:bookmarkStart w:id="362" w:name="OLE_LINK420"/>
            <w:bookmarkStart w:id="363" w:name="OLE_LINK421"/>
            <w:r>
              <w:rPr>
                <w:rFonts w:cs="Arial"/>
              </w:rPr>
              <w:t>String from 1 to 64 characters</w:t>
            </w:r>
            <w:del w:id="364" w:author="Шило Николай" w:date="2023-12-12T19:38:00Z">
              <w:r w:rsidDel="001B4183">
                <w:rPr>
                  <w:rFonts w:cs="Arial"/>
                </w:rPr>
                <w:delText xml:space="preserve"> </w:delText>
              </w:r>
            </w:del>
            <w:bookmarkEnd w:id="361"/>
            <w:bookmarkEnd w:id="362"/>
            <w:bookmarkEnd w:id="363"/>
            <w:r>
              <w:rPr>
                <w:rFonts w:cs="Arial"/>
              </w:rPr>
              <w:t>.</w:t>
            </w:r>
          </w:p>
        </w:tc>
        <w:tc>
          <w:tcPr>
            <w:tcW w:w="1294" w:type="dxa"/>
          </w:tcPr>
          <w:p w14:paraId="4E89D8A9" w14:textId="0E490E6A"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1949A0D1" w14:textId="4C02CD1B"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41812BA2" w14:textId="2548B2AD"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2FEA50FC" w14:textId="1373B0B5" w:rsidTr="00645216">
        <w:tc>
          <w:tcPr>
            <w:tcW w:w="2820" w:type="dxa"/>
          </w:tcPr>
          <w:p w14:paraId="51424091" w14:textId="76BA9D27" w:rsidR="00FE2A61" w:rsidRPr="00B114E2" w:rsidRDefault="00FE2A61" w:rsidP="00DB7DCA">
            <w:pPr>
              <w:rPr>
                <w:rFonts w:cs="Arial"/>
              </w:rPr>
            </w:pPr>
            <w:proofErr w:type="spellStart"/>
            <w:r>
              <w:rPr>
                <w:rFonts w:cs="Arial"/>
                <w:lang w:val="en-US"/>
              </w:rPr>
              <w:t>manufacturerCountryCode</w:t>
            </w:r>
            <w:proofErr w:type="spellEnd"/>
          </w:p>
        </w:tc>
        <w:tc>
          <w:tcPr>
            <w:tcW w:w="3129" w:type="dxa"/>
          </w:tcPr>
          <w:p w14:paraId="75B3E200" w14:textId="5DB413CB" w:rsidR="00FE2A61" w:rsidRPr="00B114E2" w:rsidRDefault="00FE2A61" w:rsidP="00DB7DCA">
            <w:pPr>
              <w:overflowPunct w:val="0"/>
              <w:autoSpaceDE w:val="0"/>
              <w:autoSpaceDN w:val="0"/>
              <w:adjustRightInd w:val="0"/>
              <w:textAlignment w:val="baseline"/>
            </w:pPr>
            <w:r w:rsidRPr="00733FB4">
              <w:t>Code of the country of origin of goods, 1230</w:t>
            </w:r>
          </w:p>
        </w:tc>
        <w:tc>
          <w:tcPr>
            <w:tcW w:w="2225" w:type="dxa"/>
          </w:tcPr>
          <w:p w14:paraId="190476D6" w14:textId="77777777" w:rsidR="00FE2A61" w:rsidRPr="00733FB4" w:rsidRDefault="00FE2A61" w:rsidP="00DB7DCA">
            <w:pPr>
              <w:rPr>
                <w:rFonts w:cs="Arial"/>
              </w:rPr>
            </w:pPr>
            <w:r>
              <w:rPr>
                <w:rFonts w:cs="Arial"/>
              </w:rPr>
              <w:t>A string with a length of 1 to 3 characters, CCC format.</w:t>
            </w:r>
          </w:p>
          <w:p w14:paraId="10F20659" w14:textId="5B4FB9FF" w:rsidR="00FE2A61" w:rsidRDefault="00FE2A61" w:rsidP="00DB7DCA">
            <w:pPr>
              <w:overflowPunct w:val="0"/>
              <w:autoSpaceDE w:val="0"/>
              <w:autoSpaceDN w:val="0"/>
              <w:adjustRightInd w:val="0"/>
              <w:textAlignment w:val="baseline"/>
              <w:rPr>
                <w:rFonts w:cs="Arial"/>
              </w:rPr>
            </w:pPr>
            <w:r>
              <w:rPr>
                <w:rFonts w:cs="Arial"/>
              </w:rPr>
              <w:t>The service will automatically pad the string up to 3 characters with spaces.</w:t>
            </w:r>
          </w:p>
        </w:tc>
        <w:tc>
          <w:tcPr>
            <w:tcW w:w="1294" w:type="dxa"/>
          </w:tcPr>
          <w:p w14:paraId="7837D291" w14:textId="2541CA9B"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3C93D88A" w14:textId="5903D797"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584ED4D6" w14:textId="5FF3A7AB"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E177435" w14:textId="634801B6" w:rsidTr="00645216">
        <w:tc>
          <w:tcPr>
            <w:tcW w:w="2820" w:type="dxa"/>
          </w:tcPr>
          <w:p w14:paraId="4B31A66B" w14:textId="01A08D30" w:rsidR="00FE2A61" w:rsidRDefault="00FE2A61" w:rsidP="00DB7DCA">
            <w:pPr>
              <w:rPr>
                <w:rFonts w:cs="Arial"/>
                <w:lang w:val="en-US"/>
              </w:rPr>
            </w:pPr>
            <w:proofErr w:type="spellStart"/>
            <w:r>
              <w:rPr>
                <w:rFonts w:cs="Arial"/>
                <w:lang w:val="en-US"/>
              </w:rPr>
              <w:t>customsDeclarationNumber</w:t>
            </w:r>
            <w:proofErr w:type="spellEnd"/>
          </w:p>
        </w:tc>
        <w:tc>
          <w:tcPr>
            <w:tcW w:w="3129" w:type="dxa"/>
          </w:tcPr>
          <w:p w14:paraId="4ACA2CAA" w14:textId="667516AC" w:rsidR="00FE2A61" w:rsidRDefault="00FE2A61" w:rsidP="00DB7DCA">
            <w:pPr>
              <w:overflowPunct w:val="0"/>
              <w:autoSpaceDE w:val="0"/>
              <w:autoSpaceDN w:val="0"/>
              <w:adjustRightInd w:val="0"/>
              <w:textAlignment w:val="baseline"/>
            </w:pPr>
            <w:r w:rsidRPr="00733FB4">
              <w:t>Customs declaration number, 1231</w:t>
            </w:r>
          </w:p>
        </w:tc>
        <w:tc>
          <w:tcPr>
            <w:tcW w:w="2225" w:type="dxa"/>
          </w:tcPr>
          <w:p w14:paraId="777AD3AC" w14:textId="03763C0D" w:rsidR="00FE2A61" w:rsidRPr="00733FB4" w:rsidRDefault="00FE2A61" w:rsidP="00DB7DCA">
            <w:pPr>
              <w:rPr>
                <w:rFonts w:cs="Arial"/>
              </w:rPr>
            </w:pPr>
            <w:r>
              <w:rPr>
                <w:rFonts w:cs="Arial"/>
              </w:rPr>
              <w:t>String from 1 to 32 characters.</w:t>
            </w:r>
          </w:p>
        </w:tc>
        <w:tc>
          <w:tcPr>
            <w:tcW w:w="1294" w:type="dxa"/>
          </w:tcPr>
          <w:p w14:paraId="65B643F3" w14:textId="615729C5" w:rsidR="00FE2A61" w:rsidRDefault="00FE2A61" w:rsidP="00DB7DCA">
            <w:pPr>
              <w:rPr>
                <w:rFonts w:cs="Arial"/>
              </w:rPr>
            </w:pPr>
            <w:r>
              <w:rPr>
                <w:rFonts w:cs="Arial"/>
              </w:rPr>
              <w:t>Yes</w:t>
            </w:r>
          </w:p>
        </w:tc>
        <w:tc>
          <w:tcPr>
            <w:tcW w:w="1294" w:type="dxa"/>
          </w:tcPr>
          <w:p w14:paraId="5072340F" w14:textId="20F31F98" w:rsidR="00FE2A61" w:rsidRDefault="00FE2A61" w:rsidP="00DB7DCA">
            <w:pPr>
              <w:rPr>
                <w:rFonts w:cs="Arial"/>
              </w:rPr>
            </w:pPr>
            <w:r>
              <w:rPr>
                <w:rFonts w:cs="Arial"/>
              </w:rPr>
              <w:t>Yes</w:t>
            </w:r>
          </w:p>
        </w:tc>
        <w:tc>
          <w:tcPr>
            <w:tcW w:w="3125" w:type="dxa"/>
          </w:tcPr>
          <w:p w14:paraId="5C769981" w14:textId="3B5FCB25" w:rsidR="00FE2A61" w:rsidRDefault="00FE2A61" w:rsidP="00DB7DCA">
            <w:pPr>
              <w:rPr>
                <w:rFonts w:cs="Arial"/>
              </w:rPr>
            </w:pPr>
            <w:r>
              <w:rPr>
                <w:rFonts w:cs="Arial"/>
              </w:rPr>
              <w:t xml:space="preserve">FFD 1.05 - </w:t>
            </w:r>
            <w:r>
              <w:rPr>
                <w:rFonts w:cs="Arial"/>
                <w:lang w:val="en-US"/>
              </w:rPr>
              <w:t>No</w:t>
            </w:r>
            <w:r>
              <w:rPr>
                <w:rFonts w:cs="Arial"/>
              </w:rPr>
              <w:br/>
              <w:t>FFD 1.2 - No</w:t>
            </w:r>
          </w:p>
        </w:tc>
      </w:tr>
      <w:tr w:rsidR="00FE2A61" w:rsidRPr="008F4F86" w14:paraId="13D87CE6" w14:textId="4CEBC367" w:rsidTr="00645216">
        <w:tc>
          <w:tcPr>
            <w:tcW w:w="2820" w:type="dxa"/>
          </w:tcPr>
          <w:p w14:paraId="24D1DF83" w14:textId="75614C47" w:rsidR="00FE2A61" w:rsidRDefault="00FE2A61" w:rsidP="00DB7DCA">
            <w:pPr>
              <w:rPr>
                <w:rFonts w:cs="Arial"/>
                <w:lang w:val="en-US"/>
              </w:rPr>
            </w:pPr>
            <w:r>
              <w:rPr>
                <w:rFonts w:cs="Arial"/>
                <w:lang w:val="en-US"/>
              </w:rPr>
              <w:t>excise</w:t>
            </w:r>
          </w:p>
        </w:tc>
        <w:tc>
          <w:tcPr>
            <w:tcW w:w="3129" w:type="dxa"/>
          </w:tcPr>
          <w:p w14:paraId="2278584B" w14:textId="254E447A" w:rsidR="00FE2A61" w:rsidRDefault="00FE2A61" w:rsidP="00DB7DCA">
            <w:pPr>
              <w:overflowPunct w:val="0"/>
              <w:autoSpaceDE w:val="0"/>
              <w:autoSpaceDN w:val="0"/>
              <w:adjustRightInd w:val="0"/>
              <w:textAlignment w:val="baseline"/>
            </w:pPr>
            <w:r w:rsidRPr="00733FB4">
              <w:t>Excise, 1229</w:t>
            </w:r>
          </w:p>
        </w:tc>
        <w:tc>
          <w:tcPr>
            <w:tcW w:w="2225" w:type="dxa"/>
          </w:tcPr>
          <w:p w14:paraId="7DDFF575" w14:textId="5D645622" w:rsidR="00FE2A61" w:rsidRDefault="00FE2A61" w:rsidP="00DB7DCA">
            <w:pPr>
              <w:overflowPunct w:val="0"/>
              <w:autoSpaceDE w:val="0"/>
              <w:autoSpaceDN w:val="0"/>
              <w:adjustRightInd w:val="0"/>
              <w:textAlignment w:val="baseline"/>
              <w:rPr>
                <w:rFonts w:cs="Arial"/>
              </w:rPr>
            </w:pPr>
            <w:r>
              <w:rPr>
                <w:rFonts w:cs="Arial"/>
              </w:rPr>
              <w:t>Decimal number accurate to 2 characters after the dot.</w:t>
            </w:r>
          </w:p>
        </w:tc>
        <w:tc>
          <w:tcPr>
            <w:tcW w:w="1294" w:type="dxa"/>
          </w:tcPr>
          <w:p w14:paraId="37BCDBBF" w14:textId="2E629B9A"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723F1E3A" w14:textId="2483B345"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0BB42295" w14:textId="53623DF5"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0F3A721D" w14:textId="189F71A4" w:rsidTr="00645216">
        <w:tc>
          <w:tcPr>
            <w:tcW w:w="2820" w:type="dxa"/>
          </w:tcPr>
          <w:p w14:paraId="733C2C8A" w14:textId="5BE14C4F" w:rsidR="00FE2A61" w:rsidRPr="00733FB4" w:rsidRDefault="00FE2A61" w:rsidP="00DB7DCA">
            <w:pPr>
              <w:rPr>
                <w:rFonts w:cs="Arial"/>
                <w:lang w:val="en-US"/>
              </w:rPr>
            </w:pPr>
            <w:bookmarkStart w:id="365" w:name="OLE_LINK519"/>
            <w:proofErr w:type="spellStart"/>
            <w:r>
              <w:rPr>
                <w:rFonts w:cs="Arial"/>
                <w:lang w:val="en-US"/>
              </w:rPr>
              <w:t>unitTaxSum</w:t>
            </w:r>
            <w:bookmarkEnd w:id="365"/>
            <w:proofErr w:type="spellEnd"/>
          </w:p>
        </w:tc>
        <w:tc>
          <w:tcPr>
            <w:tcW w:w="3129" w:type="dxa"/>
          </w:tcPr>
          <w:p w14:paraId="668591AF" w14:textId="4C56837E" w:rsidR="00FE2A61" w:rsidRPr="00733FB4" w:rsidRDefault="00FE2A61" w:rsidP="00DB7DCA">
            <w:pPr>
              <w:overflowPunct w:val="0"/>
              <w:autoSpaceDE w:val="0"/>
              <w:autoSpaceDN w:val="0"/>
              <w:adjustRightInd w:val="0"/>
              <w:textAlignment w:val="baseline"/>
            </w:pPr>
            <w:bookmarkStart w:id="366" w:name="OLE_LINK520"/>
            <w:bookmarkStart w:id="367" w:name="OLE_LINK521"/>
            <w:r>
              <w:t>The amount of VAT per unit of the subject of calculation, 1198</w:t>
            </w:r>
            <w:bookmarkEnd w:id="366"/>
            <w:bookmarkEnd w:id="367"/>
          </w:p>
        </w:tc>
        <w:tc>
          <w:tcPr>
            <w:tcW w:w="2225" w:type="dxa"/>
          </w:tcPr>
          <w:p w14:paraId="2D32C19D" w14:textId="35E63028" w:rsidR="00FE2A61" w:rsidRPr="007A08DB" w:rsidRDefault="00FE2A61" w:rsidP="00DB7DCA">
            <w:pPr>
              <w:overflowPunct w:val="0"/>
              <w:autoSpaceDE w:val="0"/>
              <w:autoSpaceDN w:val="0"/>
              <w:adjustRightInd w:val="0"/>
              <w:textAlignment w:val="baseline"/>
              <w:rPr>
                <w:rFonts w:cs="Arial"/>
              </w:rPr>
            </w:pPr>
            <w:r>
              <w:rPr>
                <w:rFonts w:cs="Arial"/>
              </w:rPr>
              <w:t xml:space="preserve">Decimal number accurate to 2 </w:t>
            </w:r>
            <w:r>
              <w:rPr>
                <w:rFonts w:cs="Arial"/>
              </w:rPr>
              <w:lastRenderedPageBreak/>
              <w:t>characters after the dot.</w:t>
            </w:r>
          </w:p>
        </w:tc>
        <w:tc>
          <w:tcPr>
            <w:tcW w:w="1294" w:type="dxa"/>
          </w:tcPr>
          <w:p w14:paraId="38697B5A" w14:textId="511AEB94" w:rsidR="00FE2A61" w:rsidRDefault="00FE2A61" w:rsidP="00DB7DCA">
            <w:pPr>
              <w:overflowPunct w:val="0"/>
              <w:autoSpaceDE w:val="0"/>
              <w:autoSpaceDN w:val="0"/>
              <w:adjustRightInd w:val="0"/>
              <w:textAlignment w:val="baseline"/>
              <w:rPr>
                <w:rFonts w:cs="Arial"/>
              </w:rPr>
            </w:pPr>
            <w:r>
              <w:rPr>
                <w:rFonts w:cs="Arial"/>
              </w:rPr>
              <w:lastRenderedPageBreak/>
              <w:t>Yes</w:t>
            </w:r>
          </w:p>
        </w:tc>
        <w:tc>
          <w:tcPr>
            <w:tcW w:w="1294" w:type="dxa"/>
          </w:tcPr>
          <w:p w14:paraId="562A4A40" w14:textId="0D918E16"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37D76D4E" w14:textId="5F822748"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5FB25DC5" w14:textId="5E89232C" w:rsidTr="00645216">
        <w:tc>
          <w:tcPr>
            <w:tcW w:w="2820" w:type="dxa"/>
          </w:tcPr>
          <w:p w14:paraId="5C7788B7" w14:textId="230AD1E5" w:rsidR="00FE2A61" w:rsidRPr="00F879F2" w:rsidRDefault="00FE2A61" w:rsidP="00DB7DCA">
            <w:pPr>
              <w:rPr>
                <w:rFonts w:cs="Arial"/>
                <w:lang w:val="en-US"/>
              </w:rPr>
            </w:pPr>
            <w:proofErr w:type="spellStart"/>
            <w:r>
              <w:rPr>
                <w:rFonts w:cs="Arial"/>
                <w:lang w:val="en-US"/>
              </w:rPr>
              <w:t>fractionalQuantity</w:t>
            </w:r>
            <w:proofErr w:type="spellEnd"/>
            <w:r>
              <w:rPr>
                <w:rFonts w:cs="Arial"/>
                <w:lang w:val="en-US"/>
              </w:rPr>
              <w:t xml:space="preserve"> </w:t>
            </w:r>
          </w:p>
        </w:tc>
        <w:tc>
          <w:tcPr>
            <w:tcW w:w="3129" w:type="dxa"/>
          </w:tcPr>
          <w:p w14:paraId="70C4BFA0" w14:textId="6880920B" w:rsidR="00FE2A61" w:rsidRDefault="00FE2A61" w:rsidP="00DB7DCA">
            <w:pPr>
              <w:overflowPunct w:val="0"/>
              <w:autoSpaceDE w:val="0"/>
              <w:autoSpaceDN w:val="0"/>
              <w:adjustRightInd w:val="0"/>
              <w:textAlignment w:val="baseline"/>
            </w:pPr>
            <w:bookmarkStart w:id="368" w:name="OLE_LINK588"/>
            <w:bookmarkStart w:id="369" w:name="OLE_LINK589"/>
            <w:r>
              <w:t>Fractional quantity of marked goods, 1291</w:t>
            </w:r>
            <w:bookmarkEnd w:id="368"/>
            <w:bookmarkEnd w:id="369"/>
          </w:p>
        </w:tc>
        <w:tc>
          <w:tcPr>
            <w:tcW w:w="2225" w:type="dxa"/>
          </w:tcPr>
          <w:p w14:paraId="46F85396" w14:textId="01BEF21A" w:rsidR="00FE2A61" w:rsidRDefault="00FE2A61" w:rsidP="00DB7DCA">
            <w:pPr>
              <w:overflowPunct w:val="0"/>
              <w:autoSpaceDE w:val="0"/>
              <w:autoSpaceDN w:val="0"/>
              <w:adjustRightInd w:val="0"/>
              <w:textAlignment w:val="baseline"/>
              <w:rPr>
                <w:rFonts w:cs="Arial"/>
              </w:rPr>
            </w:pPr>
            <w:r>
              <w:rPr>
                <w:rFonts w:cs="Arial"/>
              </w:rPr>
              <w:t>The structure of clause 2.1.1.12.</w:t>
            </w:r>
          </w:p>
        </w:tc>
        <w:tc>
          <w:tcPr>
            <w:tcW w:w="1294" w:type="dxa"/>
          </w:tcPr>
          <w:p w14:paraId="3FAB8213" w14:textId="4B9FB1F2"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31A9F1EA" w14:textId="1983F520"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4E174705" w14:textId="4CDB67EA"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4D3DDA78" w14:textId="6E0C6434" w:rsidTr="00645216">
        <w:tc>
          <w:tcPr>
            <w:tcW w:w="2820" w:type="dxa"/>
          </w:tcPr>
          <w:p w14:paraId="63C6904E" w14:textId="435E45FD" w:rsidR="00FE2A61" w:rsidRPr="00DA2AFB" w:rsidRDefault="00FE2A61" w:rsidP="00DB7DCA">
            <w:pPr>
              <w:rPr>
                <w:rFonts w:cs="Arial"/>
                <w:lang w:val="en-US"/>
              </w:rPr>
            </w:pPr>
            <w:proofErr w:type="spellStart"/>
            <w:r>
              <w:rPr>
                <w:lang w:val="en-US"/>
              </w:rPr>
              <w:t>industryAttribute</w:t>
            </w:r>
            <w:proofErr w:type="spellEnd"/>
          </w:p>
        </w:tc>
        <w:tc>
          <w:tcPr>
            <w:tcW w:w="3129" w:type="dxa"/>
          </w:tcPr>
          <w:p w14:paraId="539AE184" w14:textId="7E9E5A20" w:rsidR="00FE2A61" w:rsidRPr="00254A56" w:rsidRDefault="00FE2A61" w:rsidP="00DB7DCA">
            <w:pPr>
              <w:overflowPunct w:val="0"/>
              <w:autoSpaceDE w:val="0"/>
              <w:autoSpaceDN w:val="0"/>
              <w:adjustRightInd w:val="0"/>
              <w:textAlignment w:val="baseline"/>
            </w:pPr>
            <w:bookmarkStart w:id="370" w:name="OLE_LINK472"/>
            <w:r>
              <w:t>Industry requisite of the subject of calculation, 1260</w:t>
            </w:r>
            <w:bookmarkEnd w:id="370"/>
          </w:p>
        </w:tc>
        <w:tc>
          <w:tcPr>
            <w:tcW w:w="2225" w:type="dxa"/>
          </w:tcPr>
          <w:p w14:paraId="77CA7558" w14:textId="0D0D8575" w:rsidR="00FE2A61" w:rsidRDefault="00FE2A61" w:rsidP="00DB7DCA">
            <w:pPr>
              <w:overflowPunct w:val="0"/>
              <w:autoSpaceDE w:val="0"/>
              <w:autoSpaceDN w:val="0"/>
              <w:adjustRightInd w:val="0"/>
              <w:textAlignment w:val="baseline"/>
              <w:rPr>
                <w:rFonts w:cs="Arial"/>
              </w:rPr>
            </w:pPr>
            <w:r>
              <w:rPr>
                <w:rFonts w:cs="Arial"/>
              </w:rPr>
              <w:t>The structure of clause 2.1.1.10.</w:t>
            </w:r>
          </w:p>
        </w:tc>
        <w:tc>
          <w:tcPr>
            <w:tcW w:w="1294" w:type="dxa"/>
          </w:tcPr>
          <w:p w14:paraId="2D049C7E" w14:textId="6725F1B5"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24F45A6D" w14:textId="3A4179C2"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6C6D137A" w14:textId="0A35F357"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0EDAF3A" w14:textId="2F912170" w:rsidTr="00645216">
        <w:tc>
          <w:tcPr>
            <w:tcW w:w="2820" w:type="dxa"/>
          </w:tcPr>
          <w:p w14:paraId="4B86EBCC" w14:textId="68EA45F1" w:rsidR="00FE2A61" w:rsidRDefault="00FE2A61" w:rsidP="00DB7DCA">
            <w:pPr>
              <w:rPr>
                <w:rFonts w:cs="Arial"/>
                <w:lang w:val="en-US"/>
              </w:rPr>
            </w:pPr>
            <w:bookmarkStart w:id="371" w:name="OLE_LINK584"/>
            <w:r>
              <w:rPr>
                <w:lang w:val="en-US"/>
              </w:rPr>
              <w:t>barcodes</w:t>
            </w:r>
            <w:bookmarkEnd w:id="371"/>
          </w:p>
        </w:tc>
        <w:tc>
          <w:tcPr>
            <w:tcW w:w="3129" w:type="dxa"/>
          </w:tcPr>
          <w:p w14:paraId="1210BF30" w14:textId="111D2E3E" w:rsidR="00FE2A61" w:rsidRDefault="00FE2A61" w:rsidP="00DB7DCA">
            <w:pPr>
              <w:overflowPunct w:val="0"/>
              <w:autoSpaceDE w:val="0"/>
              <w:autoSpaceDN w:val="0"/>
              <w:adjustRightInd w:val="0"/>
              <w:textAlignment w:val="baseline"/>
            </w:pPr>
            <w:bookmarkStart w:id="372" w:name="OLE_LINK585"/>
            <w:bookmarkStart w:id="373" w:name="OLE_LINK586"/>
            <w:r>
              <w:t>Barcodes of the subject of calculation</w:t>
            </w:r>
            <w:bookmarkEnd w:id="372"/>
            <w:bookmarkEnd w:id="373"/>
          </w:p>
        </w:tc>
        <w:tc>
          <w:tcPr>
            <w:tcW w:w="2225" w:type="dxa"/>
          </w:tcPr>
          <w:p w14:paraId="27835241" w14:textId="05C21177" w:rsidR="00FE2A61" w:rsidRDefault="00FE2A61" w:rsidP="00DB7DCA">
            <w:pPr>
              <w:overflowPunct w:val="0"/>
              <w:autoSpaceDE w:val="0"/>
              <w:autoSpaceDN w:val="0"/>
              <w:adjustRightInd w:val="0"/>
              <w:textAlignment w:val="baseline"/>
              <w:rPr>
                <w:rFonts w:cs="Arial"/>
              </w:rPr>
            </w:pPr>
            <w:r>
              <w:rPr>
                <w:rFonts w:cs="Arial"/>
              </w:rPr>
              <w:t>The structure of clause 2.1.1.11.</w:t>
            </w:r>
          </w:p>
        </w:tc>
        <w:tc>
          <w:tcPr>
            <w:tcW w:w="1294" w:type="dxa"/>
          </w:tcPr>
          <w:p w14:paraId="73F75BD4" w14:textId="77D7785F"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738ADA82" w14:textId="3252D26C"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6DBC91BD" w14:textId="1A1130EE"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1BF673B" w14:textId="762FE782" w:rsidTr="00645216">
        <w:trPr>
          <w:trHeight w:val="156"/>
        </w:trPr>
        <w:tc>
          <w:tcPr>
            <w:tcW w:w="2820" w:type="dxa"/>
          </w:tcPr>
          <w:p w14:paraId="43605388" w14:textId="288BBC54" w:rsidR="00FE2A61" w:rsidRPr="00BB64CF" w:rsidRDefault="00FE2A61" w:rsidP="00DB7DCA">
            <w:pPr>
              <w:rPr>
                <w:lang w:val="en-US"/>
              </w:rPr>
            </w:pPr>
          </w:p>
        </w:tc>
        <w:tc>
          <w:tcPr>
            <w:tcW w:w="3129" w:type="dxa"/>
          </w:tcPr>
          <w:p w14:paraId="6171610B" w14:textId="2C71E5DB" w:rsidR="00FE2A61" w:rsidRDefault="00FE2A61" w:rsidP="00DB7DCA">
            <w:pPr>
              <w:overflowPunct w:val="0"/>
              <w:autoSpaceDE w:val="0"/>
              <w:autoSpaceDN w:val="0"/>
              <w:adjustRightInd w:val="0"/>
              <w:textAlignment w:val="baseline"/>
            </w:pPr>
          </w:p>
        </w:tc>
        <w:tc>
          <w:tcPr>
            <w:tcW w:w="2225" w:type="dxa"/>
          </w:tcPr>
          <w:p w14:paraId="55A4DEA0" w14:textId="6B54BA09" w:rsidR="00FE2A61" w:rsidRDefault="00FE2A61" w:rsidP="00DB7DCA">
            <w:pPr>
              <w:overflowPunct w:val="0"/>
              <w:autoSpaceDE w:val="0"/>
              <w:autoSpaceDN w:val="0"/>
              <w:adjustRightInd w:val="0"/>
              <w:textAlignment w:val="baseline"/>
              <w:rPr>
                <w:rFonts w:cs="Arial"/>
              </w:rPr>
            </w:pPr>
          </w:p>
        </w:tc>
        <w:tc>
          <w:tcPr>
            <w:tcW w:w="1294" w:type="dxa"/>
          </w:tcPr>
          <w:p w14:paraId="30FD9517" w14:textId="22BA978D" w:rsidR="00FE2A61" w:rsidRDefault="00FE2A61" w:rsidP="00DB7DCA">
            <w:pPr>
              <w:overflowPunct w:val="0"/>
              <w:autoSpaceDE w:val="0"/>
              <w:autoSpaceDN w:val="0"/>
              <w:adjustRightInd w:val="0"/>
              <w:textAlignment w:val="baseline"/>
              <w:rPr>
                <w:rFonts w:cs="Arial"/>
              </w:rPr>
            </w:pPr>
          </w:p>
        </w:tc>
        <w:tc>
          <w:tcPr>
            <w:tcW w:w="1294" w:type="dxa"/>
          </w:tcPr>
          <w:p w14:paraId="0B4D5B97" w14:textId="2E9845CD" w:rsidR="00FE2A61" w:rsidRDefault="00FE2A61" w:rsidP="00DB7DCA">
            <w:pPr>
              <w:overflowPunct w:val="0"/>
              <w:autoSpaceDE w:val="0"/>
              <w:autoSpaceDN w:val="0"/>
              <w:adjustRightInd w:val="0"/>
              <w:textAlignment w:val="baseline"/>
              <w:rPr>
                <w:rFonts w:cs="Arial"/>
              </w:rPr>
            </w:pPr>
          </w:p>
        </w:tc>
        <w:tc>
          <w:tcPr>
            <w:tcW w:w="3125" w:type="dxa"/>
          </w:tcPr>
          <w:p w14:paraId="26D15D24" w14:textId="1DFA83A0" w:rsidR="00FE2A61" w:rsidRDefault="00FE2A61" w:rsidP="00DB7DCA">
            <w:pPr>
              <w:overflowPunct w:val="0"/>
              <w:autoSpaceDE w:val="0"/>
              <w:autoSpaceDN w:val="0"/>
              <w:adjustRightInd w:val="0"/>
              <w:textAlignment w:val="baseline"/>
              <w:rPr>
                <w:rFonts w:cs="Arial"/>
              </w:rPr>
            </w:pPr>
          </w:p>
        </w:tc>
      </w:tr>
    </w:tbl>
    <w:p w14:paraId="5038805A" w14:textId="120AD487" w:rsidR="00171765" w:rsidRDefault="00171765" w:rsidP="00171765">
      <w:bookmarkStart w:id="374" w:name="OLE_LINK131"/>
      <w:bookmarkEnd w:id="252"/>
      <w:bookmarkEnd w:id="257"/>
      <w:bookmarkEnd w:id="258"/>
      <w:bookmarkEnd w:id="290"/>
    </w:p>
    <w:p w14:paraId="5554FFDA" w14:textId="77777777" w:rsidR="00DB7DCA" w:rsidRDefault="00DB7DCA" w:rsidP="00171765">
      <w:pPr>
        <w:pStyle w:val="ConsPlusNormal"/>
        <w:spacing w:before="240"/>
        <w:ind w:firstLine="540"/>
        <w:jc w:val="both"/>
      </w:pPr>
    </w:p>
    <w:p w14:paraId="6A5A3D2F" w14:textId="5F3AC256" w:rsidR="00942435" w:rsidRDefault="00942435" w:rsidP="00B114E2">
      <w:pPr>
        <w:pStyle w:val="ConsPlusNormal"/>
        <w:spacing w:before="240"/>
        <w:ind w:firstLine="540"/>
        <w:rPr>
          <w:rFonts w:cs="Arial"/>
        </w:rPr>
      </w:pPr>
      <w:r>
        <w:t xml:space="preserve">The </w:t>
      </w:r>
      <w:proofErr w:type="spellStart"/>
      <w:r w:rsidRPr="00942435">
        <w:rPr>
          <w:rFonts w:cs="Arial"/>
          <w:b/>
          <w:lang w:val="en-US"/>
        </w:rPr>
        <w:t>nomenclatureCode</w:t>
      </w:r>
      <w:proofErr w:type="spellEnd"/>
      <w:r w:rsidRPr="00942435">
        <w:rPr>
          <w:rFonts w:cs="Arial"/>
          <w:b/>
          <w:lang w:val="en-US"/>
        </w:rPr>
        <w:t xml:space="preserve"> parameter </w:t>
      </w:r>
      <w:r>
        <w:rPr>
          <w:rFonts w:cs="Arial"/>
        </w:rPr>
        <w:t xml:space="preserve">is used for </w:t>
      </w:r>
      <w:r w:rsidRPr="00942435">
        <w:rPr>
          <w:rFonts w:cs="Arial"/>
          <w:b/>
        </w:rPr>
        <w:t xml:space="preserve">FFD </w:t>
      </w:r>
      <w:proofErr w:type="gramStart"/>
      <w:r w:rsidRPr="00942435">
        <w:rPr>
          <w:rFonts w:cs="Arial"/>
          <w:b/>
        </w:rPr>
        <w:t xml:space="preserve">1.05 </w:t>
      </w:r>
      <w:r>
        <w:rPr>
          <w:rFonts w:cs="Arial"/>
        </w:rPr>
        <w:t>,</w:t>
      </w:r>
      <w:proofErr w:type="gramEnd"/>
      <w:r>
        <w:rPr>
          <w:rFonts w:cs="Arial"/>
        </w:rPr>
        <w:t xml:space="preserve"> </w:t>
      </w:r>
      <w:proofErr w:type="spellStart"/>
      <w:r w:rsidRPr="00942435">
        <w:rPr>
          <w:rFonts w:cs="Arial"/>
          <w:b/>
          <w:lang w:val="en-US"/>
        </w:rPr>
        <w:t>itemCode</w:t>
      </w:r>
      <w:proofErr w:type="spellEnd"/>
      <w:r w:rsidRPr="00942435">
        <w:rPr>
          <w:rFonts w:cs="Arial"/>
          <w:b/>
          <w:lang w:val="en-US"/>
        </w:rPr>
        <w:t xml:space="preserve"> </w:t>
      </w:r>
      <w:r>
        <w:rPr>
          <w:rFonts w:cs="Arial"/>
        </w:rPr>
        <w:t xml:space="preserve">is used for </w:t>
      </w:r>
      <w:r w:rsidRPr="00942435">
        <w:rPr>
          <w:rFonts w:cs="Arial"/>
          <w:b/>
        </w:rPr>
        <w:t>FFD 1.2.</w:t>
      </w:r>
      <w:r>
        <w:rPr>
          <w:rFonts w:cs="Arial"/>
        </w:rPr>
        <w:t xml:space="preserve"> </w:t>
      </w:r>
    </w:p>
    <w:p w14:paraId="6C3E36C7" w14:textId="7B67F8FF" w:rsidR="00942435" w:rsidRPr="00B114E2" w:rsidRDefault="00942435" w:rsidP="00B114E2">
      <w:pPr>
        <w:pStyle w:val="ConsPlusNormal"/>
        <w:spacing w:before="240"/>
        <w:ind w:firstLine="540"/>
      </w:pPr>
      <w:r>
        <w:t xml:space="preserve">The </w:t>
      </w:r>
      <w:proofErr w:type="spellStart"/>
      <w:r w:rsidRPr="00B114E2">
        <w:rPr>
          <w:b/>
        </w:rPr>
        <w:t>unitOfMeasurement</w:t>
      </w:r>
      <w:proofErr w:type="spellEnd"/>
      <w:r w:rsidRPr="00B114E2">
        <w:rPr>
          <w:b/>
        </w:rPr>
        <w:t xml:space="preserve"> parameter is </w:t>
      </w:r>
      <w:r>
        <w:t xml:space="preserve">used for </w:t>
      </w:r>
      <w:r w:rsidRPr="00B114E2">
        <w:rPr>
          <w:b/>
        </w:rPr>
        <w:t xml:space="preserve">FFD </w:t>
      </w:r>
      <w:proofErr w:type="gramStart"/>
      <w:r w:rsidRPr="00B114E2">
        <w:rPr>
          <w:b/>
        </w:rPr>
        <w:t xml:space="preserve">1.05 </w:t>
      </w:r>
      <w:r>
        <w:t>,</w:t>
      </w:r>
      <w:proofErr w:type="gramEnd"/>
      <w:r>
        <w:t xml:space="preserve"> </w:t>
      </w:r>
      <w:proofErr w:type="spellStart"/>
      <w:r w:rsidR="00B114E2" w:rsidRPr="00B114E2">
        <w:rPr>
          <w:rFonts w:cs="Arial"/>
          <w:b/>
          <w:lang w:val="en-US"/>
        </w:rPr>
        <w:t>quantityMeasurementUnit</w:t>
      </w:r>
      <w:proofErr w:type="spellEnd"/>
      <w:r w:rsidR="00B114E2" w:rsidRPr="00B114E2">
        <w:rPr>
          <w:rFonts w:cs="Arial"/>
          <w:b/>
          <w:lang w:val="en-US"/>
        </w:rPr>
        <w:t xml:space="preserve"> </w:t>
      </w:r>
      <w:r w:rsidR="00B114E2">
        <w:rPr>
          <w:rFonts w:cs="Arial"/>
        </w:rPr>
        <w:t xml:space="preserve">is used for </w:t>
      </w:r>
      <w:r w:rsidR="00B114E2" w:rsidRPr="00B114E2">
        <w:rPr>
          <w:rFonts w:cs="Arial"/>
          <w:b/>
        </w:rPr>
        <w:t>FFD 1.2</w:t>
      </w:r>
      <w:r w:rsidR="00B114E2">
        <w:rPr>
          <w:rFonts w:cs="Arial"/>
        </w:rPr>
        <w:t xml:space="preserve"> </w:t>
      </w:r>
    </w:p>
    <w:p w14:paraId="727BF511" w14:textId="77777777" w:rsidR="00171765" w:rsidRDefault="00171765" w:rsidP="00171765">
      <w:r>
        <w:t xml:space="preserve"> </w:t>
      </w:r>
    </w:p>
    <w:p w14:paraId="18757AE0" w14:textId="77777777" w:rsidR="00171765" w:rsidRDefault="00171765" w:rsidP="00171765">
      <w:r>
        <w:t>2.1.1.2.1 Name of the subject of calculation</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Props value</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The attribute "name of the subject of calculation" (tag 1030) contains information</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PF format</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545C9F42" w:rsidR="00171765" w:rsidRPr="00A11B0A" w:rsidRDefault="00171765" w:rsidP="0073592E">
            <w:pPr>
              <w:pStyle w:val="ConsPlusNormal"/>
              <w:jc w:val="center"/>
            </w:pPr>
            <w:r w:rsidRPr="00A11B0A">
              <w:t>"</w:t>
            </w:r>
            <w:r w:rsidR="0073592E">
              <w:t>1</w:t>
            </w:r>
            <w:r w:rsidRPr="00A11B0A">
              <w:t>"</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income from equity participation in other organizations, with the exception of income directed to pay for additional shares (stakes) placed among shareholders (members) of the organization</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income from equity participation in other organizations</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income in the form of a positive (negative) exchange rate difference resulting from the deviation of the sale (purchase) rate of foreign currency from the official rate established by the Central Bank of the Russian Federation on the date of transfer of ownership of foreign currency (the specifics of determining banks' income from these operations are established by Article 290 of the Tax Code Russian Federation)</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income in the form of a foreign exchange difference resulting from the deviation of the selling (purchasing) rate of foreign currency from the official rate</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 xml:space="preserve">income in the form of fines, penalties and (or) other </w:t>
            </w:r>
            <w:r w:rsidRPr="00A11B0A">
              <w:lastRenderedPageBreak/>
              <w:t>sanctions recognized by the debtor or payable by the debtor on the basis of a court decision that has entered into force, for violation of contractual obligations, as well as amounts of compensation for losses or damage</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lastRenderedPageBreak/>
              <w:t xml:space="preserve">income in the form of fines, </w:t>
            </w:r>
            <w:r w:rsidRPr="00A11B0A">
              <w:lastRenderedPageBreak/>
              <w:t>penalties and (or) other sanctions payable by the debtor for breach of contractual obligations</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lastRenderedPageBreak/>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income from the lease of property (including land plots) (sublease), if such income is not determined by the taxpayer in the manner prescribed by Article 249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income from the lease of property (including land plots) (sublease)</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143F0514" w:rsidR="00171765" w:rsidRPr="00A11B0A" w:rsidRDefault="00171765" w:rsidP="0073592E">
            <w:pPr>
              <w:pStyle w:val="ConsPlusNormal"/>
              <w:jc w:val="center"/>
            </w:pPr>
            <w:r w:rsidRPr="00A11B0A">
              <w:t>"</w:t>
            </w:r>
            <w:r w:rsidR="0073592E">
              <w:t>5</w:t>
            </w:r>
            <w:r w:rsidRPr="00A11B0A">
              <w:t>"</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income from the granting for use of rights to the results of intellectual activity and rights to equivalent means of individualization (in particular, from granting for use of rights arising from patents for inventions, utility models, industrial designs), if such income is not determined by the taxpayer in the manner established by Article 249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t>income from the granting of rights to the results of intellectual activity</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income in the form of interest received under loan, credit, bank account, bank deposit agreements, as well as on securities and other debt obligations (the specifics for determining bank income in the form of interest are established by Article 290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t>income in the form of interest received under loan agreements and other debt obligations</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income in the form of amounts of restored reserves, the expenses for the formation of which were accepted as expenses in the manner and on the conditions established by Articles 266, 267, 267.2, 267.4, 292, 294, 294.1, 297.3, 300, 324 and 324.1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income in the form of recoverable reserves</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income in the form of gratuitously received property (works, services) or property rights, except for the cases specified in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income in the form of gratuitously received property (works, services) or property rights</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0B4417E9" w:rsidR="00171765" w:rsidRPr="00A11B0A" w:rsidRDefault="00171765" w:rsidP="0073592E">
            <w:pPr>
              <w:pStyle w:val="ConsPlusNormal"/>
              <w:jc w:val="center"/>
            </w:pPr>
            <w:r w:rsidRPr="00A11B0A">
              <w:lastRenderedPageBreak/>
              <w:t>"</w:t>
            </w:r>
            <w:r w:rsidR="0073592E">
              <w:t>9</w:t>
            </w:r>
            <w:r w:rsidRPr="00A11B0A">
              <w:t>"</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income in the form of income distributed in favor of the taxpayer with his participation in a simple partnership, accounted for in the manner prescribed by Article 278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t>income in the form of income distributed in favor of the taxpayer with his participation in a simple partnership</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income in the form of income of previous years, revealed in the reporting (tax) period</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income in the form of income of previous years, revealed in the reporting (tax) period</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6F1E05E6" w:rsidR="00171765" w:rsidRPr="00A11B0A" w:rsidRDefault="00171765" w:rsidP="0073592E">
            <w:pPr>
              <w:pStyle w:val="ConsPlusNormal"/>
              <w:jc w:val="center"/>
            </w:pPr>
            <w:r w:rsidRPr="00A11B0A">
              <w:t>"</w:t>
            </w:r>
            <w:r w:rsidR="0073592E">
              <w:t>11</w:t>
            </w:r>
            <w:r w:rsidRPr="00A11B0A">
              <w:t>"</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income in the form of a positive foreign exchange difference, except for a positive foreign exchange difference arising from the revaluation of issued (received) advances</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t>foreign exchange gain</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income in the form of fixed assets and intangible assets received free of charge in accordance with international treaties of the Russian Federation or with the legislation of the Russian Federation by nuclear power plants to improve their safety, used not for production purposes</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t>income in the form of fixed assets and intangible assets received free of charge by nuclear power plants</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income in the form of the value of materials or other property received during dismantling or dismantling during the liquidation of fixed assets being decommissioned (except as provided for by subparagraph 18 of paragraph 1 of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t>income in the form of the cost of materials received upon liquidation of decommissioned fixed assets</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2A9CE8EB" w:rsidR="00171765" w:rsidRPr="00A11B0A" w:rsidRDefault="00171765" w:rsidP="0073592E">
            <w:pPr>
              <w:pStyle w:val="ConsPlusNormal"/>
              <w:jc w:val="center"/>
            </w:pPr>
            <w:r w:rsidRPr="00A11B0A">
              <w:t>"</w:t>
            </w:r>
            <w:r w:rsidR="0073592E">
              <w:t>14</w:t>
            </w:r>
            <w:r w:rsidRPr="00A11B0A">
              <w:t>"</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income in the form of property (including funds) used for other purposes, works, services received as part of charitable activities (including in the form of charitable assistance, donations), earmarked receipts, earmarked financing, with the exception of budgetary funds. With regard to budgetary funds used for other than their intended purpose, the norms of the budgetary legislation of the Russian Federation are applied.</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t>income in the form of property, works, services used for other purposes</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 xml:space="preserve">income in the form of funds used not for their intended </w:t>
            </w:r>
            <w:r w:rsidRPr="00A11B0A">
              <w:lastRenderedPageBreak/>
              <w:t>purpose by enterprises and organizations that include especially radiation hazardous and nuclear hazardous industries and facilities, funds intended for the formation of reserves to ensure the safety of these industries and facilities at all stages of their life cycle and development in accordance with legislation of the Russian Federation on the use of atomic energy</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lastRenderedPageBreak/>
              <w:t xml:space="preserve">income in the form of funds not </w:t>
            </w:r>
            <w:r w:rsidRPr="00A11B0A">
              <w:lastRenderedPageBreak/>
              <w:t>used for their intended purpose, intended for the formation of reserves to ensure the safety of production</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lastRenderedPageBreak/>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income in the form of amounts by which in the reporting (tax) period there was a decrease in the authorized (share) capital (fund) of the organization, if such a decrease was carried out with a simultaneous refusal to return the value of the corresponding part of the contributions (contributions) to shareholders (participants) of the organization ( except for cases provided for by subparagraph 17 of paragraph 1 of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t>income in the form of amounts by which the authorized (share) capital (fund) of the organization is reduced</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income in the form of refunds from a non-profit organization of previously paid contributions (contributions) in the event that such contributions (contributions) were previously taken into account as expenses when forming the tax base</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income in the form of refunds from a non-profit organization of previously paid contributions (contributions)</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E8BEC53" w:rsidR="00171765" w:rsidRPr="00A11B0A" w:rsidRDefault="00171765" w:rsidP="0073592E">
            <w:pPr>
              <w:pStyle w:val="ConsPlusNormal"/>
              <w:jc w:val="center"/>
            </w:pPr>
            <w:r w:rsidRPr="00A11B0A">
              <w:t>"</w:t>
            </w:r>
            <w:r w:rsidR="0073592E">
              <w:t>18</w:t>
            </w:r>
            <w:r w:rsidRPr="00A11B0A">
              <w:t>"</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income in the form of amounts of accounts payable (obligations to creditors) written off due to the expiration of the limitation period or on other grounds, with the exception of cases provided for by subparagraph 21 of paragraph 1 of article 251 of the Tax Code of the Russian Federation. The provisions of this paragraph do not apply to the write-off of accounts payable by a mortgage agent in the form of obligations to the owners of mortgage-backed bonds, as well as to the write-off of accounts payable by a specialized company in the form of obligations to the owners of bonds issued by it.</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t>income in the form of amounts of accounts payable written off due to the expiration of the limitation period or on other grounds</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 xml:space="preserve">income in the form of income received from operations </w:t>
            </w:r>
            <w:r w:rsidRPr="00A11B0A">
              <w:lastRenderedPageBreak/>
              <w:t>with derivative financial instruments, taking into account the provisions of Articles 301 - 305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lastRenderedPageBreak/>
              <w:t xml:space="preserve">income in the form of income </w:t>
            </w:r>
            <w:r w:rsidRPr="00A11B0A">
              <w:lastRenderedPageBreak/>
              <w:t>received from operations with derivative financial instruments</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863A18B" w:rsidR="00171765" w:rsidRPr="00A11B0A" w:rsidRDefault="00171765" w:rsidP="0073592E">
            <w:pPr>
              <w:pStyle w:val="ConsPlusNormal"/>
              <w:jc w:val="center"/>
            </w:pPr>
            <w:r w:rsidRPr="00A11B0A">
              <w:lastRenderedPageBreak/>
              <w:t>"</w:t>
            </w:r>
            <w:r w:rsidR="0073592E">
              <w:t>20</w:t>
            </w:r>
            <w:r w:rsidRPr="00A11B0A">
              <w:t>"</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income in the form of the value of surplus inventories and other property that are identified as a result of the inventory</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income in the form of the value of surplus inventories and other property that are identified as a result of the inventory</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income in the form of the cost of media products and book products subject to replacement upon return or write-off of such products on the grounds provided for in subparagraphs 43 and 44 of paragraph 1 of Article 264 of the Tax Code of the Russian Federation. The assessment of the value specified in this paragraph of the products is carried out in accordance with the procedure for assessing the balance of finished products established by Article 319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t>income in the form of the cost of media products and book products, subject to replacement upon return or write-off</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income in the form of adjustments to the taxpayer's profit due to the application of methods for determining, for tax purposes, the conformity of prices used in transactions with market prices (profitability) provided for in Articles 105.12 and 105.13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t>income in the form of taxpayer profit adjustment amounts</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income in the form of the monetary equivalent of real estate and (or) securities returned to the donor or his successors, transferred to replenish the target capital of a non-profit organization in the manner established by Federal Law No. organizations" (</w:t>
            </w:r>
            <w:proofErr w:type="spellStart"/>
            <w:r w:rsidRPr="00A11B0A">
              <w:t>Sobraniye</w:t>
            </w:r>
            <w:proofErr w:type="spellEnd"/>
            <w:r w:rsidRPr="00A11B0A">
              <w:t xml:space="preserve"> </w:t>
            </w:r>
            <w:proofErr w:type="spellStart"/>
            <w:r w:rsidRPr="00A11B0A">
              <w:t>zakonodatelstva</w:t>
            </w:r>
            <w:proofErr w:type="spellEnd"/>
            <w:r w:rsidRPr="00A11B0A">
              <w:t xml:space="preserve"> </w:t>
            </w:r>
            <w:proofErr w:type="spellStart"/>
            <w:r w:rsidRPr="00A11B0A">
              <w:t>Rossiyskoy</w:t>
            </w:r>
            <w:proofErr w:type="spellEnd"/>
            <w:r w:rsidRPr="00A11B0A">
              <w:t xml:space="preserve"> </w:t>
            </w:r>
            <w:proofErr w:type="spellStart"/>
            <w:r w:rsidRPr="00A11B0A">
              <w:t>Federatsii</w:t>
            </w:r>
            <w:proofErr w:type="spellEnd"/>
            <w:r w:rsidRPr="00A11B0A">
              <w:t>, 2006, N 1 (part 1), art. 38; 2013, N 30 (part 1), art.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t>income in the form of a returned cash equivalent of real estate and (or) securities transferred to replenish the target capital of a non-profit organization</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 xml:space="preserve">income in the form of the difference between the amount of tax deductions from the excise amounts accrued when performing the transactions specified in subparagraphs </w:t>
            </w:r>
            <w:r w:rsidRPr="00A11B0A">
              <w:lastRenderedPageBreak/>
              <w:t>21, 23 - 33 of paragraph 1 of Article 182 of the Tax Code of the Russian Federation, and the indicated excise amounts</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lastRenderedPageBreak/>
              <w:t xml:space="preserve">income in the form of the difference between the amount of tax deductions from excise </w:t>
            </w:r>
            <w:r w:rsidRPr="00A11B0A">
              <w:lastRenderedPageBreak/>
              <w:t>amounts and the specified excise amounts</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lastRenderedPageBreak/>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income in the form of profit of a controlled foreign company, determined in accordance with the Tax Code of the Russian Federation - for organizations recognized in accordance with the Tax Code of the Russian Federation as controlling persons of this foreign company</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t>income in the form of profits of a controlled foreign company</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insurance premiums for compulsory pension insurance</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contributions to the OPS</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insurance premiums for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contributions to the OSS due to disability</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compulsory health insurance premiums</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contributions to compulsory health insurance</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insurance premiums for compulsory social insurance against accidents at work and occupational diseases</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contributions to OSS from accidents</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2C179332" w:rsidR="00171765" w:rsidRPr="00A11B0A" w:rsidRDefault="00171765" w:rsidP="0073592E">
            <w:pPr>
              <w:pStyle w:val="ConsPlusNormal"/>
              <w:jc w:val="center"/>
            </w:pPr>
            <w:r w:rsidRPr="00A11B0A">
              <w:t>"</w:t>
            </w:r>
            <w:r w:rsidR="0073592E">
              <w:t>30</w:t>
            </w:r>
            <w:r w:rsidRPr="00A11B0A">
              <w:t>"</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expenses for the payment in accordance with the legislation of the Russian Federation of temporary disability benefits (with the exception of accidents at work and occupational diseases) for the days of temporary disability of the employee, which are paid at the expense of the employer and the number of which is established by Federal Law of December 29, 2006 N 255- Federal Law "On compulsory social insurance in case of temporary disability and in connection with motherhood" (</w:t>
            </w:r>
            <w:proofErr w:type="spellStart"/>
            <w:r w:rsidRPr="00A11B0A">
              <w:t>Sobraniye</w:t>
            </w:r>
            <w:proofErr w:type="spellEnd"/>
            <w:r w:rsidRPr="00A11B0A">
              <w:t xml:space="preserve"> </w:t>
            </w:r>
            <w:proofErr w:type="spellStart"/>
            <w:r w:rsidRPr="00A11B0A">
              <w:t>Zakonodatelstva</w:t>
            </w:r>
            <w:proofErr w:type="spellEnd"/>
            <w:r w:rsidRPr="00A11B0A">
              <w:t xml:space="preserve"> </w:t>
            </w:r>
            <w:proofErr w:type="spellStart"/>
            <w:r w:rsidRPr="00A11B0A">
              <w:t>Rossiyskoy</w:t>
            </w:r>
            <w:proofErr w:type="spellEnd"/>
            <w:r w:rsidRPr="00A11B0A">
              <w:t xml:space="preserve"> </w:t>
            </w:r>
            <w:proofErr w:type="spellStart"/>
            <w:r w:rsidRPr="00A11B0A">
              <w:t>Federatsii</w:t>
            </w:r>
            <w:proofErr w:type="spellEnd"/>
            <w:r w:rsidRPr="00A11B0A">
              <w:t xml:space="preserve">, 2007, N 1 (part 1), art. 18; 2018, N 11, art. 1591), in part, not covered by insurance payments made to employees by insurance organizations that have licenses issued in accordance with the legislation of the </w:t>
            </w:r>
            <w:r w:rsidRPr="00A11B0A">
              <w:lastRenderedPageBreak/>
              <w:t>Russian Federation to carry out the relevant type of activity, under contracts with employers in favor of employees in case of their temporary disability (with the exception of accidents at work and occupational diseases) for days of times disability, which are paid at the expense of the employer and the number of which is established by the Federal Law of December 29, 2006 N 255-FZ "On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lastRenderedPageBreak/>
              <w:t>temporary disability benefit</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payments (contributions) under voluntary personal insurance contracts concluded with insurance organizations that have licenses issued in accordance with the legislation of the Russian Federation to carry out the relevant type of activity, in favor of employees in case of their temporary disability (except for accidents at work and occupational diseases ) for days of temporary disability, which are paid at the expense of the employer and the number of which is established by the Federal Law of December 29, 2006 N 255-FZ "On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t>voluntary personal insurance payments</w:t>
            </w:r>
          </w:p>
        </w:tc>
      </w:tr>
    </w:tbl>
    <w:p w14:paraId="03CABB54" w14:textId="77777777" w:rsidR="00171765" w:rsidRDefault="00171765" w:rsidP="00171765"/>
    <w:p w14:paraId="13813061" w14:textId="77777777" w:rsidR="00171765" w:rsidRPr="00C16811" w:rsidRDefault="00171765" w:rsidP="00705CE0">
      <w:pPr>
        <w:pStyle w:val="4"/>
      </w:pPr>
      <w:bookmarkStart w:id="375" w:name="_Toc507539854"/>
      <w:bookmarkStart w:id="376" w:name="_Toc27489459"/>
      <w:bookmarkStart w:id="377" w:name="_Toc184326822"/>
      <w:r>
        <w:rPr>
          <w:rFonts w:cs="Arial"/>
        </w:rPr>
        <w:t xml:space="preserve">2.1.1.3 </w:t>
      </w:r>
      <w:r>
        <w:t>Check closing parameters</w:t>
      </w:r>
      <w:bookmarkEnd w:id="375"/>
      <w:bookmarkEnd w:id="376"/>
      <w:bookmarkEnd w:id="377"/>
    </w:p>
    <w:tbl>
      <w:tblPr>
        <w:tblStyle w:val="ab"/>
        <w:tblW w:w="13603" w:type="dxa"/>
        <w:tblLook w:val="04A0" w:firstRow="1" w:lastRow="0" w:firstColumn="1" w:lastColumn="0" w:noHBand="0" w:noVBand="1"/>
      </w:tblPr>
      <w:tblGrid>
        <w:gridCol w:w="1813"/>
        <w:gridCol w:w="5150"/>
        <w:gridCol w:w="3320"/>
        <w:gridCol w:w="3320"/>
      </w:tblGrid>
      <w:tr w:rsidR="005546B5" w:rsidRPr="008F4F86" w14:paraId="7F4148B4" w14:textId="5257E1F9" w:rsidTr="005546B5">
        <w:tc>
          <w:tcPr>
            <w:tcW w:w="1813" w:type="dxa"/>
          </w:tcPr>
          <w:p w14:paraId="5E29A8D1" w14:textId="77777777" w:rsidR="005546B5" w:rsidRPr="00562159" w:rsidRDefault="005546B5" w:rsidP="00171765">
            <w:pPr>
              <w:rPr>
                <w:rFonts w:cs="Arial"/>
              </w:rPr>
            </w:pPr>
            <w:r>
              <w:rPr>
                <w:rFonts w:cs="Arial"/>
                <w:lang w:val="en-US"/>
              </w:rPr>
              <w:t>payments</w:t>
            </w:r>
          </w:p>
        </w:tc>
        <w:tc>
          <w:tcPr>
            <w:tcW w:w="5150" w:type="dxa"/>
          </w:tcPr>
          <w:p w14:paraId="7F3E40E0" w14:textId="77777777" w:rsidR="005546B5" w:rsidRPr="00D74811" w:rsidRDefault="005546B5" w:rsidP="00171765">
            <w:pPr>
              <w:rPr>
                <w:rFonts w:cs="Arial"/>
              </w:rPr>
            </w:pPr>
            <w:bookmarkStart w:id="378" w:name="OLE_LINK336"/>
            <w:bookmarkStart w:id="379" w:name="OLE_LINK337"/>
            <w:bookmarkStart w:id="380" w:name="OLE_LINK338"/>
            <w:r>
              <w:rPr>
                <w:rFonts w:cs="Arial"/>
              </w:rPr>
              <w:t>Payments</w:t>
            </w:r>
            <w:bookmarkEnd w:id="378"/>
            <w:bookmarkEnd w:id="379"/>
            <w:bookmarkEnd w:id="380"/>
          </w:p>
        </w:tc>
        <w:tc>
          <w:tcPr>
            <w:tcW w:w="3320" w:type="dxa"/>
          </w:tcPr>
          <w:p w14:paraId="124BC13F" w14:textId="77777777" w:rsidR="005546B5" w:rsidRDefault="005546B5" w:rsidP="00171765">
            <w:pPr>
              <w:rPr>
                <w:rFonts w:cs="Arial"/>
              </w:rPr>
            </w:pPr>
            <w:r>
              <w:rPr>
                <w:rFonts w:cs="Arial"/>
              </w:rPr>
              <w:t>Array of structures p.2.1.1.4</w:t>
            </w:r>
          </w:p>
        </w:tc>
        <w:tc>
          <w:tcPr>
            <w:tcW w:w="3320" w:type="dxa"/>
          </w:tcPr>
          <w:p w14:paraId="1084E221" w14:textId="7C0AAB48" w:rsidR="005546B5" w:rsidRDefault="005546B5" w:rsidP="00171765">
            <w:pPr>
              <w:rPr>
                <w:rFonts w:cs="Arial"/>
              </w:rPr>
            </w:pPr>
            <w:r>
              <w:rPr>
                <w:rFonts w:cs="Arial"/>
              </w:rPr>
              <w:t>obligatory</w:t>
            </w:r>
          </w:p>
        </w:tc>
      </w:tr>
      <w:tr w:rsidR="005546B5" w:rsidRPr="008F4F86" w14:paraId="4B527395" w14:textId="54E3C934" w:rsidTr="005546B5">
        <w:tc>
          <w:tcPr>
            <w:tcW w:w="1813" w:type="dxa"/>
          </w:tcPr>
          <w:p w14:paraId="068F11C9" w14:textId="1C1E28D0" w:rsidR="005546B5" w:rsidRPr="00A25067" w:rsidRDefault="005546B5" w:rsidP="00171765">
            <w:pPr>
              <w:rPr>
                <w:rFonts w:cs="Arial"/>
              </w:rPr>
            </w:pPr>
            <w:proofErr w:type="spellStart"/>
            <w:r>
              <w:rPr>
                <w:rFonts w:cs="Arial"/>
                <w:lang w:val="en-US"/>
              </w:rPr>
              <w:t>taxationSystem</w:t>
            </w:r>
            <w:proofErr w:type="spellEnd"/>
            <w:r>
              <w:rPr>
                <w:rFonts w:cs="Arial"/>
                <w:lang w:val="en-US"/>
              </w:rPr>
              <w:t xml:space="preserve"> </w:t>
            </w:r>
          </w:p>
        </w:tc>
        <w:tc>
          <w:tcPr>
            <w:tcW w:w="5150" w:type="dxa"/>
          </w:tcPr>
          <w:p w14:paraId="39AA112E" w14:textId="77777777" w:rsidR="005546B5" w:rsidRPr="0002624B" w:rsidRDefault="005546B5" w:rsidP="00171765">
            <w:pPr>
              <w:rPr>
                <w:rFonts w:cs="Arial"/>
              </w:rPr>
            </w:pPr>
            <w:bookmarkStart w:id="381" w:name="OLE_LINK334"/>
            <w:bookmarkStart w:id="382" w:name="OLE_LINK335"/>
            <w:r w:rsidRPr="00E40114">
              <w:rPr>
                <w:rFonts w:cs="Arial"/>
              </w:rPr>
              <w:t>Taxation system, 1055:</w:t>
            </w:r>
          </w:p>
          <w:p w14:paraId="4C61DE4A" w14:textId="77777777" w:rsidR="005546B5" w:rsidRPr="00DD5EDD" w:rsidRDefault="005546B5" w:rsidP="00171765">
            <w:pPr>
              <w:rPr>
                <w:rFonts w:cs="Arial"/>
              </w:rPr>
            </w:pPr>
            <w:r w:rsidRPr="00DD5EDD">
              <w:rPr>
                <w:rFonts w:cs="Arial"/>
              </w:rPr>
              <w:t>0 - General, DOS</w:t>
            </w:r>
          </w:p>
          <w:p w14:paraId="619988C9" w14:textId="77777777" w:rsidR="005546B5" w:rsidRPr="00DD5EDD" w:rsidRDefault="005546B5" w:rsidP="00171765">
            <w:pPr>
              <w:rPr>
                <w:rFonts w:cs="Arial"/>
              </w:rPr>
            </w:pPr>
            <w:r w:rsidRPr="00DD5EDD">
              <w:rPr>
                <w:rFonts w:cs="Arial"/>
              </w:rPr>
              <w:t>1 - Simplified income, STS income</w:t>
            </w:r>
          </w:p>
          <w:p w14:paraId="5A2160EF" w14:textId="77777777" w:rsidR="005546B5" w:rsidRPr="00DD5EDD" w:rsidRDefault="005546B5" w:rsidP="00171765">
            <w:pPr>
              <w:rPr>
                <w:rFonts w:cs="Arial"/>
              </w:rPr>
            </w:pPr>
            <w:r w:rsidRPr="00DD5EDD">
              <w:rPr>
                <w:rFonts w:cs="Arial"/>
              </w:rPr>
              <w:t>2 - Simplified income minus expense, STS income - expense</w:t>
            </w:r>
          </w:p>
          <w:p w14:paraId="4D908977" w14:textId="77777777" w:rsidR="005546B5" w:rsidRPr="00DD5EDD" w:rsidRDefault="005546B5" w:rsidP="00171765">
            <w:pPr>
              <w:rPr>
                <w:rFonts w:cs="Arial"/>
              </w:rPr>
            </w:pPr>
            <w:r w:rsidRPr="00DD5EDD">
              <w:rPr>
                <w:rFonts w:cs="Arial"/>
              </w:rPr>
              <w:t>3 - Single tax on imputed income, UTII</w:t>
            </w:r>
          </w:p>
          <w:p w14:paraId="3CF66F80" w14:textId="77777777" w:rsidR="005546B5" w:rsidRPr="00E41E42" w:rsidRDefault="005546B5" w:rsidP="00171765">
            <w:pPr>
              <w:rPr>
                <w:rFonts w:cs="Arial"/>
              </w:rPr>
            </w:pPr>
            <w:r w:rsidRPr="00E41E42">
              <w:rPr>
                <w:rFonts w:cs="Arial"/>
              </w:rPr>
              <w:t>4 - Single agricultural tax, UST</w:t>
            </w:r>
          </w:p>
          <w:p w14:paraId="55205019" w14:textId="77777777" w:rsidR="005546B5" w:rsidRPr="00E41E42" w:rsidRDefault="005546B5" w:rsidP="00171765">
            <w:pPr>
              <w:rPr>
                <w:rFonts w:cs="Arial"/>
              </w:rPr>
            </w:pPr>
            <w:r w:rsidRPr="00E41E42">
              <w:rPr>
                <w:rFonts w:cs="Arial"/>
              </w:rPr>
              <w:t>5 - Patent Taxation System, Patent</w:t>
            </w:r>
            <w:bookmarkEnd w:id="381"/>
            <w:bookmarkEnd w:id="382"/>
          </w:p>
        </w:tc>
        <w:tc>
          <w:tcPr>
            <w:tcW w:w="3320" w:type="dxa"/>
          </w:tcPr>
          <w:p w14:paraId="53ADBDAD" w14:textId="17ED79EC" w:rsidR="005546B5" w:rsidRDefault="005546B5" w:rsidP="005546B5">
            <w:pPr>
              <w:rPr>
                <w:rFonts w:cs="Arial"/>
              </w:rPr>
            </w:pPr>
            <w:r>
              <w:rPr>
                <w:rFonts w:cs="Arial"/>
              </w:rPr>
              <w:t>Number from 0 to 5.</w:t>
            </w:r>
          </w:p>
        </w:tc>
        <w:tc>
          <w:tcPr>
            <w:tcW w:w="3320" w:type="dxa"/>
          </w:tcPr>
          <w:p w14:paraId="41AAB917" w14:textId="2B537300" w:rsidR="005546B5" w:rsidRDefault="0073592E" w:rsidP="005546B5">
            <w:pPr>
              <w:rPr>
                <w:rFonts w:cs="Arial"/>
              </w:rPr>
            </w:pPr>
            <w:r>
              <w:rPr>
                <w:rFonts w:cs="Arial"/>
              </w:rPr>
              <w:t>FFD 1.05 - Yes</w:t>
            </w:r>
            <w:r>
              <w:rPr>
                <w:rFonts w:cs="Arial"/>
              </w:rPr>
              <w:br/>
              <w:t>FFD 1.2 - Yes</w:t>
            </w:r>
          </w:p>
        </w:tc>
      </w:tr>
      <w:bookmarkEnd w:id="374"/>
    </w:tbl>
    <w:p w14:paraId="3528FDE3" w14:textId="77777777" w:rsidR="00171765" w:rsidRDefault="00171765" w:rsidP="00171765"/>
    <w:p w14:paraId="3CEE92C9" w14:textId="43B566EC" w:rsidR="00892177" w:rsidRDefault="00892177" w:rsidP="00171765">
      <w:r>
        <w:lastRenderedPageBreak/>
        <w:t xml:space="preserve">Note: </w:t>
      </w:r>
      <w:r>
        <w:br/>
      </w:r>
      <w:proofErr w:type="gramStart"/>
      <w:r w:rsidRPr="00B114E2">
        <w:rPr>
          <w:b/>
          <w:sz w:val="24"/>
        </w:rPr>
        <w:t>Attention !</w:t>
      </w:r>
      <w:proofErr w:type="gramEnd"/>
      <w:r w:rsidRPr="00B114E2">
        <w:rPr>
          <w:b/>
          <w:sz w:val="24"/>
        </w:rPr>
        <w:t xml:space="preserve"> </w:t>
      </w:r>
      <w:r w:rsidRPr="002930F0">
        <w:t xml:space="preserve">From 01/01/2021 UTII has been cancelled. To select a suitable tax regime, you can use a special </w:t>
      </w:r>
      <w:hyperlink r:id="rId41" w:tgtFrame="blank" w:history="1">
        <w:r>
          <w:rPr>
            <w:rStyle w:val="a5"/>
            <w:rFonts w:ascii="Arial" w:hAnsi="Arial" w:cs="Arial"/>
            <w:color w:val="0066B3"/>
          </w:rPr>
          <w:t xml:space="preserve">service </w:t>
        </w:r>
      </w:hyperlink>
      <w:r w:rsidRPr="002930F0">
        <w:t>.</w:t>
      </w:r>
    </w:p>
    <w:p w14:paraId="00A0B061" w14:textId="77777777" w:rsidR="00171765" w:rsidRPr="00D74811" w:rsidRDefault="00171765" w:rsidP="00705CE0">
      <w:pPr>
        <w:pStyle w:val="4"/>
        <w:rPr>
          <w:lang w:val="en-US"/>
        </w:rPr>
      </w:pPr>
      <w:bookmarkStart w:id="383" w:name="_Toc507539855"/>
      <w:bookmarkStart w:id="384" w:name="_Toc27489460"/>
      <w:bookmarkStart w:id="385" w:name="_Toc184326823"/>
      <w:r>
        <w:rPr>
          <w:rFonts w:cs="Arial"/>
        </w:rPr>
        <w:t xml:space="preserve">2.1.1. </w:t>
      </w:r>
      <w:r>
        <w:rPr>
          <w:rFonts w:cs="Arial"/>
          <w:lang w:val="en-US"/>
        </w:rPr>
        <w:t xml:space="preserve">4 </w:t>
      </w:r>
      <w:r>
        <w:t>Payment</w:t>
      </w:r>
      <w:bookmarkEnd w:id="383"/>
      <w:bookmarkEnd w:id="384"/>
      <w:bookmarkEnd w:id="385"/>
    </w:p>
    <w:tbl>
      <w:tblPr>
        <w:tblStyle w:val="ab"/>
        <w:tblW w:w="13603" w:type="dxa"/>
        <w:tblLook w:val="04A0" w:firstRow="1" w:lastRow="0" w:firstColumn="1" w:lastColumn="0" w:noHBand="0" w:noVBand="1"/>
      </w:tblPr>
      <w:tblGrid>
        <w:gridCol w:w="1813"/>
        <w:gridCol w:w="5150"/>
        <w:gridCol w:w="3320"/>
        <w:gridCol w:w="3320"/>
      </w:tblGrid>
      <w:tr w:rsidR="005546B5" w:rsidRPr="008F4F86" w14:paraId="76DABCD1" w14:textId="1D530398" w:rsidTr="005546B5">
        <w:tc>
          <w:tcPr>
            <w:tcW w:w="1813" w:type="dxa"/>
          </w:tcPr>
          <w:p w14:paraId="2F9B3495" w14:textId="77777777" w:rsidR="005546B5" w:rsidRPr="00DF451F" w:rsidRDefault="005546B5" w:rsidP="00171765">
            <w:pPr>
              <w:rPr>
                <w:rFonts w:cs="Arial"/>
                <w:lang w:val="en-US"/>
              </w:rPr>
            </w:pPr>
            <w:r>
              <w:rPr>
                <w:rFonts w:cs="Arial"/>
                <w:lang w:val="en-US"/>
              </w:rPr>
              <w:t>type</w:t>
            </w:r>
          </w:p>
        </w:tc>
        <w:tc>
          <w:tcPr>
            <w:tcW w:w="5150" w:type="dxa"/>
          </w:tcPr>
          <w:p w14:paraId="703D0C92" w14:textId="77777777" w:rsidR="005546B5" w:rsidRPr="00E41E42" w:rsidRDefault="005546B5" w:rsidP="00171765">
            <w:pPr>
              <w:rPr>
                <w:rFonts w:cs="Arial"/>
              </w:rPr>
            </w:pPr>
            <w:bookmarkStart w:id="386" w:name="OLE_LINK339"/>
            <w:bookmarkStart w:id="387" w:name="OLE_LINK340"/>
            <w:r>
              <w:rPr>
                <w:rFonts w:cs="Arial"/>
              </w:rPr>
              <w:t>Payment type:</w:t>
            </w:r>
          </w:p>
          <w:p w14:paraId="71183D93" w14:textId="77777777" w:rsidR="005546B5" w:rsidRPr="00B334D5" w:rsidRDefault="005546B5" w:rsidP="00171765">
            <w:pPr>
              <w:rPr>
                <w:rFonts w:cs="Arial"/>
              </w:rPr>
            </w:pPr>
            <w:r>
              <w:rPr>
                <w:rFonts w:cs="Arial"/>
              </w:rPr>
              <w:t xml:space="preserve">1 - </w:t>
            </w:r>
            <w:r>
              <w:t>cash check amount, 1031</w:t>
            </w:r>
          </w:p>
          <w:p w14:paraId="49FF34A7" w14:textId="77777777" w:rsidR="005546B5" w:rsidRPr="00B334D5" w:rsidRDefault="005546B5" w:rsidP="00171765">
            <w:pPr>
              <w:rPr>
                <w:rFonts w:cs="Arial"/>
              </w:rPr>
            </w:pPr>
            <w:r w:rsidRPr="00721334">
              <w:rPr>
                <w:rFonts w:cs="Arial"/>
              </w:rPr>
              <w:t xml:space="preserve">2 – </w:t>
            </w:r>
            <w:r>
              <w:t>cashless check amount, 1081</w:t>
            </w:r>
          </w:p>
          <w:p w14:paraId="5E93B512" w14:textId="77777777" w:rsidR="005546B5" w:rsidRPr="00B334D5" w:rsidRDefault="005546B5" w:rsidP="00171765">
            <w:pPr>
              <w:rPr>
                <w:rFonts w:cs="Arial"/>
              </w:rPr>
            </w:pPr>
            <w:r w:rsidRPr="00721334">
              <w:rPr>
                <w:rFonts w:cs="Arial"/>
              </w:rPr>
              <w:t xml:space="preserve">14 - </w:t>
            </w:r>
            <w:r>
              <w:t>the amount of the check in advance (setting off the advance and (or) previous payments), 1215</w:t>
            </w:r>
          </w:p>
          <w:p w14:paraId="63965B8A" w14:textId="77777777" w:rsidR="005546B5" w:rsidRPr="00B334D5" w:rsidRDefault="005546B5" w:rsidP="00171765">
            <w:pPr>
              <w:rPr>
                <w:rFonts w:cs="Arial"/>
              </w:rPr>
            </w:pPr>
            <w:r w:rsidRPr="00721334">
              <w:rPr>
                <w:rFonts w:cs="Arial"/>
              </w:rPr>
              <w:t xml:space="preserve">15 – </w:t>
            </w:r>
            <w:r>
              <w:t>postpaid check amount (on credit), 1216</w:t>
            </w:r>
          </w:p>
          <w:p w14:paraId="1A429B78" w14:textId="77777777" w:rsidR="005546B5" w:rsidRPr="00B334D5" w:rsidRDefault="005546B5" w:rsidP="00171765">
            <w:pPr>
              <w:rPr>
                <w:rFonts w:cs="Arial"/>
              </w:rPr>
            </w:pPr>
            <w:r w:rsidRPr="0002624B">
              <w:rPr>
                <w:rFonts w:cs="Arial"/>
              </w:rPr>
              <w:t xml:space="preserve">16 - </w:t>
            </w:r>
            <w:r>
              <w:t>the amount of the check (BSO) with a counter provision, 1217</w:t>
            </w:r>
            <w:bookmarkEnd w:id="386"/>
            <w:bookmarkEnd w:id="387"/>
          </w:p>
        </w:tc>
        <w:tc>
          <w:tcPr>
            <w:tcW w:w="3320" w:type="dxa"/>
          </w:tcPr>
          <w:p w14:paraId="0853185F" w14:textId="3B4A3196" w:rsidR="005546B5" w:rsidRDefault="005546B5" w:rsidP="005546B5">
            <w:pPr>
              <w:rPr>
                <w:rFonts w:cs="Arial"/>
              </w:rPr>
            </w:pPr>
            <w:r>
              <w:rPr>
                <w:rFonts w:cs="Arial"/>
              </w:rPr>
              <w:t>Number from 1 to 16.</w:t>
            </w:r>
          </w:p>
        </w:tc>
        <w:tc>
          <w:tcPr>
            <w:tcW w:w="3320" w:type="dxa"/>
          </w:tcPr>
          <w:p w14:paraId="14BD8DA7" w14:textId="5863A402" w:rsidR="005546B5" w:rsidRDefault="0073592E" w:rsidP="005546B5">
            <w:pPr>
              <w:rPr>
                <w:rFonts w:cs="Arial"/>
              </w:rPr>
            </w:pPr>
            <w:r>
              <w:rPr>
                <w:rFonts w:cs="Arial"/>
              </w:rPr>
              <w:t>FFD 1.05 - Yes</w:t>
            </w:r>
            <w:r>
              <w:rPr>
                <w:rFonts w:cs="Arial"/>
              </w:rPr>
              <w:br/>
              <w:t>FFD 1.2 - Yes</w:t>
            </w:r>
          </w:p>
        </w:tc>
      </w:tr>
      <w:tr w:rsidR="005546B5" w:rsidRPr="008F4F86" w14:paraId="0B381FD5" w14:textId="46EFF252" w:rsidTr="005546B5">
        <w:tc>
          <w:tcPr>
            <w:tcW w:w="1813" w:type="dxa"/>
          </w:tcPr>
          <w:p w14:paraId="408A82A1" w14:textId="77777777" w:rsidR="005546B5" w:rsidRPr="0000532B" w:rsidRDefault="005546B5" w:rsidP="00171765">
            <w:pPr>
              <w:rPr>
                <w:rFonts w:cs="Arial"/>
              </w:rPr>
            </w:pPr>
            <w:r>
              <w:rPr>
                <w:rFonts w:cs="Arial"/>
                <w:lang w:val="en-US"/>
              </w:rPr>
              <w:t xml:space="preserve">a </w:t>
            </w:r>
            <w:r w:rsidRPr="00E40114">
              <w:rPr>
                <w:rFonts w:cs="Arial"/>
              </w:rPr>
              <w:t>mount</w:t>
            </w:r>
          </w:p>
        </w:tc>
        <w:tc>
          <w:tcPr>
            <w:tcW w:w="5150" w:type="dxa"/>
          </w:tcPr>
          <w:p w14:paraId="1CC23920" w14:textId="77777777" w:rsidR="005546B5" w:rsidRPr="00E40114" w:rsidRDefault="005546B5" w:rsidP="00171765">
            <w:pPr>
              <w:rPr>
                <w:rFonts w:cs="Arial"/>
              </w:rPr>
            </w:pPr>
            <w:bookmarkStart w:id="388" w:name="OLE_LINK341"/>
            <w:bookmarkStart w:id="389" w:name="OLE_LINK342"/>
            <w:bookmarkStart w:id="390" w:name="OLE_LINK343"/>
            <w:r>
              <w:rPr>
                <w:rFonts w:cs="Arial"/>
              </w:rPr>
              <w:t>Payment amount</w:t>
            </w:r>
            <w:bookmarkEnd w:id="388"/>
            <w:bookmarkEnd w:id="389"/>
            <w:bookmarkEnd w:id="390"/>
          </w:p>
        </w:tc>
        <w:tc>
          <w:tcPr>
            <w:tcW w:w="3320" w:type="dxa"/>
          </w:tcPr>
          <w:p w14:paraId="621643E9" w14:textId="77777777" w:rsidR="005546B5" w:rsidRPr="00525F22" w:rsidRDefault="005546B5" w:rsidP="00171765">
            <w:pPr>
              <w:rPr>
                <w:rFonts w:cs="Arial"/>
              </w:rPr>
            </w:pPr>
            <w:bookmarkStart w:id="391" w:name="OLE_LINK285"/>
            <w:bookmarkStart w:id="392" w:name="OLE_LINK286"/>
            <w:r>
              <w:rPr>
                <w:rFonts w:cs="Arial"/>
              </w:rPr>
              <w:t xml:space="preserve">Decimal number accurate to 2 characters after the dot </w:t>
            </w:r>
            <w:bookmarkEnd w:id="391"/>
            <w:bookmarkEnd w:id="392"/>
            <w:r>
              <w:rPr>
                <w:rFonts w:cs="Arial"/>
              </w:rPr>
              <w:t>*. The parameter is required.</w:t>
            </w:r>
          </w:p>
        </w:tc>
        <w:tc>
          <w:tcPr>
            <w:tcW w:w="3320" w:type="dxa"/>
          </w:tcPr>
          <w:p w14:paraId="7E300588" w14:textId="7AE9B33E" w:rsidR="005546B5" w:rsidRDefault="0073592E" w:rsidP="005546B5">
            <w:pPr>
              <w:rPr>
                <w:rFonts w:cs="Arial"/>
              </w:rPr>
            </w:pPr>
            <w:r>
              <w:rPr>
                <w:rFonts w:cs="Arial"/>
              </w:rPr>
              <w:t>FFD 1.05 - Yes</w:t>
            </w:r>
            <w:r>
              <w:rPr>
                <w:rFonts w:cs="Arial"/>
              </w:rPr>
              <w:br/>
              <w:t>FFD 1.2 - Yes</w:t>
            </w:r>
          </w:p>
        </w:tc>
      </w:tr>
    </w:tbl>
    <w:p w14:paraId="0329EE39" w14:textId="77777777" w:rsidR="00171765" w:rsidRDefault="00171765" w:rsidP="00171765">
      <w:r>
        <w:t xml:space="preserve">* The maximum check amount is </w:t>
      </w:r>
      <w:bookmarkStart w:id="393" w:name="OLE_LINK49"/>
      <w:bookmarkStart w:id="394" w:name="OLE_LINK50"/>
      <w:bookmarkStart w:id="395" w:name="OLE_LINK51"/>
      <w:bookmarkStart w:id="396" w:name="OLE_LINK52"/>
      <w:bookmarkStart w:id="397" w:name="OLE_LINK173"/>
      <w:bookmarkStart w:id="398" w:name="OLE_LINK174"/>
      <w:bookmarkStart w:id="399" w:name="OLE_LINK175"/>
      <w:r>
        <w:t xml:space="preserve">99,999,999.99 </w:t>
      </w:r>
      <w:bookmarkEnd w:id="393"/>
      <w:bookmarkEnd w:id="394"/>
      <w:proofErr w:type="gramStart"/>
      <w:r>
        <w:t xml:space="preserve">rubles </w:t>
      </w:r>
      <w:bookmarkEnd w:id="395"/>
      <w:bookmarkEnd w:id="396"/>
      <w:bookmarkEnd w:id="397"/>
      <w:bookmarkEnd w:id="398"/>
      <w:bookmarkEnd w:id="399"/>
      <w:r>
        <w:t>.</w:t>
      </w:r>
      <w:proofErr w:type="gramEnd"/>
      <w:r>
        <w:t xml:space="preserve"> The maximum amount of the </w:t>
      </w:r>
      <w:r>
        <w:rPr>
          <w:rFonts w:cs="Arial"/>
          <w:lang w:val="en-US"/>
        </w:rPr>
        <w:t xml:space="preserve">quantity </w:t>
      </w:r>
      <w:r>
        <w:rPr>
          <w:rFonts w:cs="Arial"/>
        </w:rPr>
        <w:t xml:space="preserve">* </w:t>
      </w:r>
      <w:r>
        <w:rPr>
          <w:rFonts w:cs="Arial"/>
          <w:lang w:val="en-US"/>
        </w:rPr>
        <w:t xml:space="preserve">price position </w:t>
      </w:r>
      <w:r>
        <w:rPr>
          <w:rFonts w:cs="Arial"/>
        </w:rPr>
        <w:t xml:space="preserve">after rounding is also </w:t>
      </w:r>
      <w:r>
        <w:t xml:space="preserve">99,999,999.99 rubles. The maximum price per unit of the settlement item is 99,999,999.99 rubles, the maximum quantity of the settlement item </w:t>
      </w:r>
      <w:bookmarkStart w:id="400" w:name="OLE_LINK195"/>
      <w:bookmarkStart w:id="401" w:name="OLE_LINK196"/>
      <w:bookmarkStart w:id="402" w:name="OLE_LINK197"/>
      <w:bookmarkStart w:id="403" w:name="OLE_LINK198"/>
      <w:bookmarkStart w:id="404" w:name="OLE_LINK199"/>
      <w:r w:rsidRPr="00F33DE0">
        <w:t>is 281,474,976.710,</w:t>
      </w:r>
      <w:proofErr w:type="gramStart"/>
      <w:r w:rsidRPr="00F33DE0">
        <w:t xml:space="preserve">655 </w:t>
      </w:r>
      <w:bookmarkEnd w:id="400"/>
      <w:bookmarkEnd w:id="401"/>
      <w:bookmarkEnd w:id="402"/>
      <w:bookmarkEnd w:id="403"/>
      <w:bookmarkEnd w:id="404"/>
      <w:r>
        <w:t>.</w:t>
      </w:r>
      <w:proofErr w:type="gramEnd"/>
    </w:p>
    <w:p w14:paraId="7AA4AAE3" w14:textId="77777777" w:rsidR="00171765" w:rsidRPr="00D74AB1" w:rsidRDefault="00171765" w:rsidP="00171765">
      <w:bookmarkStart w:id="405" w:name="OLE_LINK215"/>
      <w:bookmarkStart w:id="406" w:name="OLE_LINK216"/>
    </w:p>
    <w:p w14:paraId="1A3CD0CA" w14:textId="77777777" w:rsidR="00171765" w:rsidRPr="007B0FC3" w:rsidRDefault="00171765" w:rsidP="00705CE0">
      <w:pPr>
        <w:pStyle w:val="4"/>
      </w:pPr>
      <w:bookmarkStart w:id="407" w:name="_Toc507539856"/>
      <w:bookmarkStart w:id="408" w:name="_Toc27489461"/>
      <w:bookmarkStart w:id="409" w:name="_Toc184326824"/>
      <w:r>
        <w:rPr>
          <w:rFonts w:cs="Arial"/>
        </w:rPr>
        <w:t xml:space="preserve">2.1.1. </w:t>
      </w:r>
      <w:r>
        <w:rPr>
          <w:rFonts w:cs="Arial"/>
          <w:lang w:val="en-US"/>
        </w:rPr>
        <w:t xml:space="preserve">5 </w:t>
      </w:r>
      <w:r>
        <w:t>Additional user details</w:t>
      </w:r>
      <w:bookmarkEnd w:id="407"/>
      <w:bookmarkEnd w:id="408"/>
      <w:bookmarkEnd w:id="409"/>
    </w:p>
    <w:tbl>
      <w:tblPr>
        <w:tblStyle w:val="ab"/>
        <w:tblW w:w="13466" w:type="dxa"/>
        <w:tblLook w:val="04A0" w:firstRow="1" w:lastRow="0" w:firstColumn="1" w:lastColumn="0" w:noHBand="0" w:noVBand="1"/>
      </w:tblPr>
      <w:tblGrid>
        <w:gridCol w:w="2162"/>
        <w:gridCol w:w="4938"/>
        <w:gridCol w:w="3183"/>
        <w:gridCol w:w="3183"/>
      </w:tblGrid>
      <w:tr w:rsidR="005546B5" w:rsidRPr="008F4F86" w14:paraId="642FDB55" w14:textId="634C604C" w:rsidTr="005546B5">
        <w:tc>
          <w:tcPr>
            <w:tcW w:w="2162" w:type="dxa"/>
          </w:tcPr>
          <w:p w14:paraId="2A22856A" w14:textId="77777777" w:rsidR="005546B5" w:rsidRPr="00AE6B24" w:rsidRDefault="005546B5" w:rsidP="00171765">
            <w:pPr>
              <w:rPr>
                <w:rFonts w:cs="Arial"/>
              </w:rPr>
            </w:pPr>
            <w:r>
              <w:rPr>
                <w:rFonts w:cs="Arial"/>
                <w:lang w:val="en-US"/>
              </w:rPr>
              <w:t>name</w:t>
            </w:r>
          </w:p>
        </w:tc>
        <w:tc>
          <w:tcPr>
            <w:tcW w:w="4938" w:type="dxa"/>
          </w:tcPr>
          <w:p w14:paraId="0964F78C" w14:textId="77777777" w:rsidR="005546B5" w:rsidRPr="002D76D1" w:rsidRDefault="005546B5" w:rsidP="00171765">
            <w:pPr>
              <w:rPr>
                <w:rFonts w:cs="Arial"/>
              </w:rPr>
            </w:pPr>
            <w:bookmarkStart w:id="410" w:name="OLE_LINK302"/>
            <w:bookmarkStart w:id="411" w:name="OLE_LINK303"/>
            <w:r>
              <w:t>Name of additional user attribute, 1085</w:t>
            </w:r>
            <w:bookmarkEnd w:id="410"/>
            <w:bookmarkEnd w:id="411"/>
          </w:p>
        </w:tc>
        <w:tc>
          <w:tcPr>
            <w:tcW w:w="3183" w:type="dxa"/>
          </w:tcPr>
          <w:p w14:paraId="017966A4" w14:textId="77777777" w:rsidR="005546B5" w:rsidRDefault="005546B5" w:rsidP="00171765">
            <w:pPr>
              <w:rPr>
                <w:rFonts w:cs="Arial"/>
              </w:rPr>
            </w:pPr>
            <w:r>
              <w:rPr>
                <w:rFonts w:cs="Arial"/>
              </w:rPr>
              <w:t>String from 1 to 64 characters.</w:t>
            </w:r>
          </w:p>
          <w:p w14:paraId="29635E92" w14:textId="77777777" w:rsidR="005546B5" w:rsidRPr="003C11F4" w:rsidRDefault="005546B5" w:rsidP="00171765">
            <w:pPr>
              <w:rPr>
                <w:rFonts w:cs="Arial"/>
              </w:rPr>
            </w:pPr>
            <w:r w:rsidRPr="003C11F4">
              <w:rPr>
                <w:i/>
                <w:lang w:val="en-US"/>
              </w:rPr>
              <w:t xml:space="preserve">name </w:t>
            </w:r>
            <w:r w:rsidRPr="003C11F4">
              <w:rPr>
                <w:i/>
              </w:rPr>
              <w:t xml:space="preserve">+ </w:t>
            </w:r>
            <w:r w:rsidRPr="003C11F4">
              <w:rPr>
                <w:i/>
                <w:lang w:val="en-US"/>
              </w:rPr>
              <w:t xml:space="preserve">value </w:t>
            </w:r>
            <w:r w:rsidRPr="003C11F4">
              <w:rPr>
                <w:i/>
              </w:rPr>
              <w:t>attributes must not exceed 235 characters in total.</w:t>
            </w:r>
          </w:p>
        </w:tc>
        <w:tc>
          <w:tcPr>
            <w:tcW w:w="3183" w:type="dxa"/>
          </w:tcPr>
          <w:p w14:paraId="0417385A" w14:textId="28738795" w:rsidR="005546B5" w:rsidRDefault="0073592E" w:rsidP="005546B5">
            <w:pPr>
              <w:rPr>
                <w:rFonts w:cs="Arial"/>
              </w:rPr>
            </w:pPr>
            <w:r>
              <w:rPr>
                <w:rFonts w:cs="Arial"/>
              </w:rPr>
              <w:t xml:space="preserve">FFD 1.05 - </w:t>
            </w:r>
            <w:r>
              <w:rPr>
                <w:rFonts w:cs="Arial"/>
                <w:lang w:val="en-US"/>
              </w:rPr>
              <w:t>No</w:t>
            </w:r>
            <w:r>
              <w:rPr>
                <w:rFonts w:cs="Arial"/>
              </w:rPr>
              <w:br/>
              <w:t>FFD 1.2 - No</w:t>
            </w:r>
          </w:p>
        </w:tc>
      </w:tr>
      <w:tr w:rsidR="005546B5" w:rsidRPr="008F4F86" w14:paraId="0AFE0546" w14:textId="09D98806" w:rsidTr="005546B5">
        <w:tc>
          <w:tcPr>
            <w:tcW w:w="2162" w:type="dxa"/>
          </w:tcPr>
          <w:p w14:paraId="1AFE3E7C" w14:textId="77777777" w:rsidR="005546B5" w:rsidRPr="003C11F4" w:rsidRDefault="005546B5" w:rsidP="00171765">
            <w:pPr>
              <w:rPr>
                <w:rFonts w:cs="Arial"/>
              </w:rPr>
            </w:pPr>
            <w:r>
              <w:rPr>
                <w:rFonts w:cs="Arial"/>
                <w:lang w:val="en-US"/>
              </w:rPr>
              <w:t>value</w:t>
            </w:r>
          </w:p>
        </w:tc>
        <w:tc>
          <w:tcPr>
            <w:tcW w:w="4938" w:type="dxa"/>
          </w:tcPr>
          <w:p w14:paraId="26AFDABD" w14:textId="77777777" w:rsidR="005546B5" w:rsidRPr="00B2081D" w:rsidRDefault="005546B5" w:rsidP="00171765">
            <w:pPr>
              <w:rPr>
                <w:rFonts w:cs="Arial"/>
              </w:rPr>
            </w:pPr>
            <w:bookmarkStart w:id="412" w:name="OLE_LINK304"/>
            <w:bookmarkStart w:id="413" w:name="OLE_LINK305"/>
            <w:r>
              <w:t>The value of the additional user attribute, 1086</w:t>
            </w:r>
            <w:bookmarkEnd w:id="412"/>
            <w:bookmarkEnd w:id="413"/>
          </w:p>
        </w:tc>
        <w:tc>
          <w:tcPr>
            <w:tcW w:w="3183" w:type="dxa"/>
          </w:tcPr>
          <w:p w14:paraId="43674746" w14:textId="77777777" w:rsidR="005546B5" w:rsidRDefault="005546B5" w:rsidP="00171765">
            <w:pPr>
              <w:rPr>
                <w:rFonts w:cs="Arial"/>
              </w:rPr>
            </w:pPr>
            <w:r>
              <w:rPr>
                <w:rFonts w:cs="Arial"/>
              </w:rPr>
              <w:t>String from 1 to 234 characters.</w:t>
            </w:r>
          </w:p>
          <w:p w14:paraId="6C260E43" w14:textId="77777777" w:rsidR="005546B5" w:rsidRPr="00525F22" w:rsidRDefault="005546B5" w:rsidP="00171765">
            <w:pPr>
              <w:rPr>
                <w:rFonts w:cs="Arial"/>
              </w:rPr>
            </w:pPr>
            <w:r w:rsidRPr="003C11F4">
              <w:rPr>
                <w:i/>
                <w:lang w:val="en-US"/>
              </w:rPr>
              <w:t xml:space="preserve">name </w:t>
            </w:r>
            <w:r w:rsidRPr="003C11F4">
              <w:rPr>
                <w:i/>
              </w:rPr>
              <w:t xml:space="preserve">+ </w:t>
            </w:r>
            <w:r w:rsidRPr="003C11F4">
              <w:rPr>
                <w:i/>
                <w:lang w:val="en-US"/>
              </w:rPr>
              <w:t xml:space="preserve">value </w:t>
            </w:r>
            <w:r w:rsidRPr="003C11F4">
              <w:rPr>
                <w:i/>
              </w:rPr>
              <w:t>attributes must not exceed 235 characters in total.</w:t>
            </w:r>
          </w:p>
        </w:tc>
        <w:tc>
          <w:tcPr>
            <w:tcW w:w="3183" w:type="dxa"/>
          </w:tcPr>
          <w:p w14:paraId="794411E9" w14:textId="72A05AF3" w:rsidR="005546B5" w:rsidRDefault="0073592E" w:rsidP="005546B5">
            <w:pPr>
              <w:rPr>
                <w:rFonts w:cs="Arial"/>
              </w:rPr>
            </w:pPr>
            <w:r>
              <w:rPr>
                <w:rFonts w:cs="Arial"/>
              </w:rPr>
              <w:t xml:space="preserve">FFD 1.05 - </w:t>
            </w:r>
            <w:r>
              <w:rPr>
                <w:rFonts w:cs="Arial"/>
                <w:lang w:val="en-US"/>
              </w:rPr>
              <w:t>No</w:t>
            </w:r>
            <w:r>
              <w:rPr>
                <w:rFonts w:cs="Arial"/>
              </w:rPr>
              <w:br/>
              <w:t>FFD 1.2 - No</w:t>
            </w:r>
          </w:p>
        </w:tc>
      </w:tr>
      <w:bookmarkEnd w:id="405"/>
      <w:bookmarkEnd w:id="406"/>
    </w:tbl>
    <w:p w14:paraId="4E1CF551" w14:textId="77777777" w:rsidR="00171765" w:rsidRPr="003C11F4" w:rsidRDefault="00171765" w:rsidP="00171765"/>
    <w:p w14:paraId="47FC08AE" w14:textId="77777777" w:rsidR="00171765" w:rsidRPr="007B0FC3" w:rsidRDefault="00171765" w:rsidP="00705CE0">
      <w:pPr>
        <w:pStyle w:val="4"/>
      </w:pPr>
      <w:bookmarkStart w:id="414" w:name="_Toc507539857"/>
      <w:bookmarkStart w:id="415" w:name="_Toc27489462"/>
      <w:bookmarkStart w:id="416" w:name="OLE_LINK437"/>
      <w:bookmarkStart w:id="417" w:name="OLE_LINK438"/>
      <w:bookmarkStart w:id="418" w:name="_Toc184326825"/>
      <w:r>
        <w:rPr>
          <w:rFonts w:cs="Arial"/>
        </w:rPr>
        <w:t xml:space="preserve">2.1.1.6 </w:t>
      </w:r>
      <w:r>
        <w:t>Supplier details</w:t>
      </w:r>
      <w:bookmarkEnd w:id="414"/>
      <w:bookmarkEnd w:id="415"/>
      <w:bookmarkEnd w:id="418"/>
    </w:p>
    <w:tbl>
      <w:tblPr>
        <w:tblStyle w:val="ab"/>
        <w:tblW w:w="13413" w:type="dxa"/>
        <w:tblLook w:val="04A0" w:firstRow="1" w:lastRow="0" w:firstColumn="1" w:lastColumn="0" w:noHBand="0" w:noVBand="1"/>
      </w:tblPr>
      <w:tblGrid>
        <w:gridCol w:w="2328"/>
        <w:gridCol w:w="4825"/>
        <w:gridCol w:w="3130"/>
        <w:gridCol w:w="3130"/>
      </w:tblGrid>
      <w:tr w:rsidR="005546B5" w:rsidRPr="008F4F86" w14:paraId="2C313081" w14:textId="5A33BB4E" w:rsidTr="005546B5">
        <w:tc>
          <w:tcPr>
            <w:tcW w:w="2328" w:type="dxa"/>
          </w:tcPr>
          <w:p w14:paraId="2AE5D666" w14:textId="21C39116" w:rsidR="005546B5" w:rsidRPr="00EA41AF" w:rsidRDefault="00FD27DE" w:rsidP="00171765">
            <w:bookmarkStart w:id="419" w:name="OLE_LINK239"/>
            <w:bookmarkStart w:id="420" w:name="OLE_LINK240"/>
            <w:bookmarkStart w:id="421" w:name="OLE_LINK244"/>
            <w:bookmarkStart w:id="422" w:name="OLE_LINK245"/>
            <w:proofErr w:type="spellStart"/>
            <w:r>
              <w:t>p</w:t>
            </w:r>
            <w:r w:rsidR="005546B5" w:rsidRPr="00EA41AF">
              <w:t>honeNumbers</w:t>
            </w:r>
            <w:bookmarkEnd w:id="419"/>
            <w:bookmarkEnd w:id="420"/>
            <w:bookmarkEnd w:id="421"/>
            <w:bookmarkEnd w:id="422"/>
            <w:proofErr w:type="spellEnd"/>
          </w:p>
        </w:tc>
        <w:tc>
          <w:tcPr>
            <w:tcW w:w="4825" w:type="dxa"/>
          </w:tcPr>
          <w:p w14:paraId="4E5EE311" w14:textId="77777777" w:rsidR="005546B5" w:rsidRDefault="005546B5" w:rsidP="00171765">
            <w:bookmarkStart w:id="423" w:name="OLE_LINK246"/>
            <w:bookmarkStart w:id="424" w:name="OLE_LINK247"/>
            <w:bookmarkStart w:id="425" w:name="OLE_LINK248"/>
            <w:bookmarkStart w:id="426" w:name="OLE_LINK372"/>
            <w:bookmarkStart w:id="427" w:name="OLE_LINK373"/>
            <w:bookmarkStart w:id="428" w:name="OLE_LINK374"/>
            <w:r>
              <w:t xml:space="preserve">Supplier phone number </w:t>
            </w:r>
            <w:bookmarkEnd w:id="423"/>
            <w:bookmarkEnd w:id="424"/>
            <w:bookmarkEnd w:id="425"/>
            <w:r>
              <w:t>1171</w:t>
            </w:r>
            <w:bookmarkEnd w:id="426"/>
            <w:bookmarkEnd w:id="427"/>
            <w:bookmarkEnd w:id="428"/>
          </w:p>
        </w:tc>
        <w:tc>
          <w:tcPr>
            <w:tcW w:w="3130" w:type="dxa"/>
          </w:tcPr>
          <w:p w14:paraId="2939DF1D" w14:textId="62A34BE8" w:rsidR="005546B5" w:rsidRDefault="005546B5" w:rsidP="005546B5">
            <w:pPr>
              <w:rPr>
                <w:rFonts w:cs="Arial"/>
              </w:rPr>
            </w:pPr>
            <w:r>
              <w:rPr>
                <w:rFonts w:cs="Arial"/>
              </w:rPr>
              <w:t>Array of strings from 1 to 19 characters long, format +{C}.</w:t>
            </w:r>
          </w:p>
        </w:tc>
        <w:tc>
          <w:tcPr>
            <w:tcW w:w="3130" w:type="dxa"/>
          </w:tcPr>
          <w:p w14:paraId="0DA5756F" w14:textId="57810AF3" w:rsidR="005546B5" w:rsidRDefault="0073592E" w:rsidP="005546B5">
            <w:pPr>
              <w:rPr>
                <w:rFonts w:cs="Arial"/>
              </w:rPr>
            </w:pPr>
            <w:r>
              <w:rPr>
                <w:rFonts w:cs="Arial"/>
              </w:rPr>
              <w:t xml:space="preserve">FFD 1.05 - </w:t>
            </w:r>
            <w:r>
              <w:rPr>
                <w:rFonts w:cs="Arial"/>
                <w:lang w:val="en-US"/>
              </w:rPr>
              <w:t>No</w:t>
            </w:r>
            <w:r>
              <w:rPr>
                <w:rFonts w:cs="Arial"/>
              </w:rPr>
              <w:br/>
              <w:t>FFD 1.2 - No</w:t>
            </w:r>
          </w:p>
        </w:tc>
      </w:tr>
      <w:tr w:rsidR="005546B5" w:rsidRPr="008F4F86" w14:paraId="729A7494" w14:textId="1F96CB7D" w:rsidTr="005546B5">
        <w:tc>
          <w:tcPr>
            <w:tcW w:w="2328" w:type="dxa"/>
          </w:tcPr>
          <w:p w14:paraId="761E9DF3" w14:textId="77777777" w:rsidR="005546B5" w:rsidRPr="005546B5" w:rsidRDefault="005546B5" w:rsidP="00171765">
            <w:bookmarkStart w:id="429" w:name="OLE_LINK241"/>
            <w:bookmarkStart w:id="430" w:name="OLE_LINK242"/>
            <w:bookmarkStart w:id="431" w:name="OLE_LINK243"/>
            <w:r>
              <w:rPr>
                <w:lang w:val="en-US"/>
              </w:rPr>
              <w:t>name</w:t>
            </w:r>
            <w:bookmarkEnd w:id="429"/>
            <w:bookmarkEnd w:id="430"/>
            <w:bookmarkEnd w:id="431"/>
          </w:p>
        </w:tc>
        <w:tc>
          <w:tcPr>
            <w:tcW w:w="4825" w:type="dxa"/>
          </w:tcPr>
          <w:p w14:paraId="0F9E725C" w14:textId="77777777" w:rsidR="005546B5" w:rsidRPr="005546B5" w:rsidRDefault="005546B5" w:rsidP="00171765">
            <w:pPr>
              <w:overflowPunct w:val="0"/>
              <w:autoSpaceDE w:val="0"/>
              <w:autoSpaceDN w:val="0"/>
              <w:adjustRightInd w:val="0"/>
              <w:textAlignment w:val="baseline"/>
            </w:pPr>
            <w:bookmarkStart w:id="432" w:name="OLE_LINK249"/>
            <w:bookmarkStart w:id="433" w:name="OLE_LINK250"/>
            <w:bookmarkStart w:id="434" w:name="OLE_LINK251"/>
            <w:bookmarkStart w:id="435" w:name="OLE_LINK375"/>
            <w:bookmarkStart w:id="436" w:name="OLE_LINK376"/>
            <w:bookmarkStart w:id="437" w:name="OLE_LINK377"/>
            <w:r>
              <w:t xml:space="preserve">Name of supplier </w:t>
            </w:r>
            <w:bookmarkEnd w:id="432"/>
            <w:bookmarkEnd w:id="433"/>
            <w:bookmarkEnd w:id="434"/>
            <w:r>
              <w:t>, 1225</w:t>
            </w:r>
            <w:bookmarkEnd w:id="435"/>
            <w:bookmarkEnd w:id="436"/>
            <w:bookmarkEnd w:id="437"/>
          </w:p>
        </w:tc>
        <w:tc>
          <w:tcPr>
            <w:tcW w:w="3130" w:type="dxa"/>
          </w:tcPr>
          <w:p w14:paraId="4C95E94B" w14:textId="77777777" w:rsidR="005546B5" w:rsidRDefault="005546B5" w:rsidP="00171765">
            <w:pPr>
              <w:overflowPunct w:val="0"/>
              <w:autoSpaceDE w:val="0"/>
              <w:autoSpaceDN w:val="0"/>
              <w:adjustRightInd w:val="0"/>
              <w:textAlignment w:val="baseline"/>
              <w:rPr>
                <w:rFonts w:cs="Arial"/>
              </w:rPr>
            </w:pPr>
            <w:r>
              <w:rPr>
                <w:rFonts w:cs="Arial"/>
              </w:rPr>
              <w:t>String up to 239 characters.</w:t>
            </w:r>
          </w:p>
          <w:p w14:paraId="2E23D317" w14:textId="77777777" w:rsidR="005546B5" w:rsidRPr="00562159" w:rsidRDefault="005546B5" w:rsidP="00171765">
            <w:pPr>
              <w:overflowPunct w:val="0"/>
              <w:autoSpaceDE w:val="0"/>
              <w:autoSpaceDN w:val="0"/>
              <w:adjustRightInd w:val="0"/>
              <w:textAlignment w:val="baseline"/>
              <w:rPr>
                <w:rFonts w:cs="Arial"/>
                <w:i/>
              </w:rPr>
            </w:pPr>
            <w:r w:rsidRPr="00562159">
              <w:rPr>
                <w:rFonts w:cs="Arial"/>
                <w:i/>
              </w:rPr>
              <w:t>Attention: 243 characters data includes supplier's phones + 4 characters per phone.</w:t>
            </w:r>
          </w:p>
          <w:p w14:paraId="2F65E1F6" w14:textId="77777777" w:rsidR="005546B5" w:rsidRPr="00562159" w:rsidRDefault="005546B5" w:rsidP="00171765">
            <w:pPr>
              <w:overflowPunct w:val="0"/>
              <w:autoSpaceDE w:val="0"/>
              <w:autoSpaceDN w:val="0"/>
              <w:adjustRightInd w:val="0"/>
              <w:textAlignment w:val="baseline"/>
              <w:rPr>
                <w:rFonts w:cs="Arial"/>
              </w:rPr>
            </w:pPr>
            <w:r>
              <w:rPr>
                <w:rFonts w:cs="Arial"/>
              </w:rPr>
              <w:t xml:space="preserve">For example, if 2 supplier's phone numbers are 12 and 14 </w:t>
            </w:r>
            <w:r>
              <w:rPr>
                <w:rFonts w:cs="Arial"/>
              </w:rPr>
              <w:lastRenderedPageBreak/>
              <w:t>characters long, then the maximum length of the supplier's name will be 239 - (12 + 4) - (14 + 4 ) = 205 characters</w:t>
            </w:r>
          </w:p>
        </w:tc>
        <w:tc>
          <w:tcPr>
            <w:tcW w:w="3130" w:type="dxa"/>
          </w:tcPr>
          <w:p w14:paraId="77093BAB" w14:textId="3DC15C0A" w:rsidR="005546B5" w:rsidRDefault="0073592E" w:rsidP="005546B5">
            <w:pPr>
              <w:overflowPunct w:val="0"/>
              <w:autoSpaceDE w:val="0"/>
              <w:autoSpaceDN w:val="0"/>
              <w:adjustRightInd w:val="0"/>
              <w:textAlignment w:val="baseline"/>
              <w:rPr>
                <w:rFonts w:cs="Arial"/>
              </w:rPr>
            </w:pPr>
            <w:r>
              <w:rPr>
                <w:rFonts w:cs="Arial"/>
              </w:rPr>
              <w:lastRenderedPageBreak/>
              <w:t xml:space="preserve">FFD 1.05 - </w:t>
            </w:r>
            <w:r>
              <w:rPr>
                <w:rFonts w:cs="Arial"/>
                <w:lang w:val="en-US"/>
              </w:rPr>
              <w:t>No</w:t>
            </w:r>
            <w:r>
              <w:rPr>
                <w:rFonts w:cs="Arial"/>
              </w:rPr>
              <w:br/>
              <w:t>FFD 1.2 - No</w:t>
            </w:r>
          </w:p>
        </w:tc>
      </w:tr>
    </w:tbl>
    <w:p w14:paraId="2A774648" w14:textId="77777777" w:rsidR="00171765" w:rsidRDefault="00171765" w:rsidP="00171765"/>
    <w:p w14:paraId="3CCFFD04" w14:textId="77777777" w:rsidR="00171765" w:rsidRPr="007B0FC3" w:rsidRDefault="00171765" w:rsidP="00705CE0">
      <w:pPr>
        <w:pStyle w:val="4"/>
      </w:pPr>
      <w:bookmarkStart w:id="438" w:name="_Toc27489463"/>
      <w:bookmarkStart w:id="439" w:name="_Toc184326826"/>
      <w:r>
        <w:rPr>
          <w:rFonts w:cs="Arial"/>
        </w:rPr>
        <w:t xml:space="preserve">2.1.1.7 </w:t>
      </w:r>
      <w:r>
        <w:t>Agent data</w:t>
      </w:r>
      <w:bookmarkEnd w:id="438"/>
      <w:bookmarkEnd w:id="439"/>
    </w:p>
    <w:tbl>
      <w:tblPr>
        <w:tblStyle w:val="ab"/>
        <w:tblW w:w="12946" w:type="dxa"/>
        <w:tblLook w:val="04A0" w:firstRow="1" w:lastRow="0" w:firstColumn="1" w:lastColumn="0" w:noHBand="0" w:noVBand="1"/>
      </w:tblPr>
      <w:tblGrid>
        <w:gridCol w:w="4163"/>
        <w:gridCol w:w="3567"/>
        <w:gridCol w:w="2626"/>
        <w:gridCol w:w="2590"/>
      </w:tblGrid>
      <w:tr w:rsidR="00A30465" w:rsidRPr="008F4F86" w14:paraId="64E50990" w14:textId="5EEA2683" w:rsidTr="00A30465">
        <w:tc>
          <w:tcPr>
            <w:tcW w:w="3966" w:type="dxa"/>
          </w:tcPr>
          <w:p w14:paraId="122A5986" w14:textId="66A1B4DC" w:rsidR="00A30465" w:rsidRPr="00AE6B24" w:rsidRDefault="00A30465" w:rsidP="00171765">
            <w:pPr>
              <w:rPr>
                <w:rFonts w:cs="Arial"/>
              </w:rPr>
            </w:pPr>
            <w:proofErr w:type="spellStart"/>
            <w:r>
              <w:rPr>
                <w:lang w:val="en-US"/>
              </w:rPr>
              <w:t>applicationTransferOperatorPhoneNumbers</w:t>
            </w:r>
            <w:proofErr w:type="spellEnd"/>
            <w:r>
              <w:rPr>
                <w:lang w:val="en-US"/>
              </w:rPr>
              <w:t xml:space="preserve"> </w:t>
            </w:r>
          </w:p>
        </w:tc>
        <w:tc>
          <w:tcPr>
            <w:tcW w:w="3654" w:type="dxa"/>
          </w:tcPr>
          <w:p w14:paraId="7DB91FB3" w14:textId="77777777" w:rsidR="00A30465" w:rsidRPr="008B35C0" w:rsidRDefault="00A30465" w:rsidP="00171765">
            <w:r>
              <w:t>Phone number of transfer operator, 1075</w:t>
            </w:r>
          </w:p>
        </w:tc>
        <w:tc>
          <w:tcPr>
            <w:tcW w:w="2663" w:type="dxa"/>
          </w:tcPr>
          <w:p w14:paraId="420214CE" w14:textId="69747097" w:rsidR="00A30465" w:rsidRDefault="00A30465" w:rsidP="00A30465">
            <w:pPr>
              <w:rPr>
                <w:rFonts w:cs="Arial"/>
              </w:rPr>
            </w:pPr>
            <w:r>
              <w:rPr>
                <w:rFonts w:cs="Arial"/>
              </w:rPr>
              <w:t xml:space="preserve">Array of strings from 1 to 19 characters, format </w:t>
            </w:r>
            <w:proofErr w:type="gramStart"/>
            <w:r>
              <w:rPr>
                <w:rFonts w:cs="Arial"/>
              </w:rPr>
              <w:t>+{</w:t>
            </w:r>
            <w:proofErr w:type="gramEnd"/>
            <w:r>
              <w:rPr>
                <w:rFonts w:cs="Arial"/>
              </w:rPr>
              <w:t xml:space="preserve">C </w:t>
            </w:r>
            <w:bookmarkStart w:id="440" w:name="OLE_LINK443"/>
            <w:bookmarkStart w:id="441" w:name="OLE_LINK444"/>
            <w:r w:rsidRPr="008B35C0">
              <w:rPr>
                <w:rFonts w:cs="Arial"/>
              </w:rPr>
              <w:t xml:space="preserve">} </w:t>
            </w:r>
            <w:bookmarkEnd w:id="440"/>
            <w:bookmarkEnd w:id="441"/>
            <w:r>
              <w:rPr>
                <w:rFonts w:cs="Arial"/>
              </w:rPr>
              <w:t>.</w:t>
            </w:r>
          </w:p>
        </w:tc>
        <w:tc>
          <w:tcPr>
            <w:tcW w:w="2663" w:type="dxa"/>
          </w:tcPr>
          <w:p w14:paraId="57D45724" w14:textId="4DE7E964"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3920E667" w14:textId="081FDAF8" w:rsidTr="00A30465">
        <w:tc>
          <w:tcPr>
            <w:tcW w:w="3966" w:type="dxa"/>
          </w:tcPr>
          <w:p w14:paraId="41ACB447" w14:textId="64A43AC7" w:rsidR="00A30465" w:rsidRPr="00AE6B24" w:rsidRDefault="00A30465" w:rsidP="00171765">
            <w:pPr>
              <w:rPr>
                <w:rFonts w:cs="Arial"/>
              </w:rPr>
            </w:pPr>
            <w:proofErr w:type="spellStart"/>
            <w:r>
              <w:rPr>
                <w:lang w:val="en-US"/>
              </w:rPr>
              <w:t>applicationAgentOperation</w:t>
            </w:r>
            <w:proofErr w:type="spellEnd"/>
            <w:r>
              <w:rPr>
                <w:lang w:val="en-US"/>
              </w:rPr>
              <w:t xml:space="preserve"> </w:t>
            </w:r>
          </w:p>
        </w:tc>
        <w:tc>
          <w:tcPr>
            <w:tcW w:w="3654" w:type="dxa"/>
          </w:tcPr>
          <w:p w14:paraId="198CCEE7" w14:textId="77777777" w:rsidR="00A30465" w:rsidRPr="008B35C0" w:rsidRDefault="00A30465" w:rsidP="00171765">
            <w:pPr>
              <w:rPr>
                <w:lang w:val="en-US"/>
              </w:rPr>
            </w:pPr>
            <w:r>
              <w:t>Operation</w:t>
            </w:r>
            <w:r w:rsidRPr="00D13808">
              <w:rPr>
                <w:lang w:val="en-US"/>
              </w:rPr>
              <w:t xml:space="preserve"> </w:t>
            </w:r>
            <w:r>
              <w:t>payment</w:t>
            </w:r>
            <w:r w:rsidRPr="00D13808">
              <w:rPr>
                <w:lang w:val="en-US"/>
              </w:rPr>
              <w:t xml:space="preserve"> </w:t>
            </w:r>
            <w:r>
              <w:t xml:space="preserve">agent, </w:t>
            </w:r>
            <w:r w:rsidRPr="00D13808">
              <w:rPr>
                <w:lang w:val="en-US"/>
              </w:rPr>
              <w:t>1044</w:t>
            </w:r>
          </w:p>
        </w:tc>
        <w:tc>
          <w:tcPr>
            <w:tcW w:w="2663" w:type="dxa"/>
          </w:tcPr>
          <w:p w14:paraId="49EA35DB" w14:textId="3B9A2B2A" w:rsidR="00A30465" w:rsidRDefault="00A30465" w:rsidP="00A30465">
            <w:pPr>
              <w:rPr>
                <w:rFonts w:cs="Arial"/>
              </w:rPr>
            </w:pPr>
            <w:r>
              <w:rPr>
                <w:rFonts w:cs="Arial"/>
              </w:rPr>
              <w:t>A string with a length of 1 to 24 characters.</w:t>
            </w:r>
          </w:p>
        </w:tc>
        <w:tc>
          <w:tcPr>
            <w:tcW w:w="2663" w:type="dxa"/>
          </w:tcPr>
          <w:p w14:paraId="49201C3B" w14:textId="4DD5A064"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0CF0A74" w14:textId="6FE7EFDA" w:rsidTr="00A30465">
        <w:tc>
          <w:tcPr>
            <w:tcW w:w="3966" w:type="dxa"/>
          </w:tcPr>
          <w:p w14:paraId="3E33E113" w14:textId="0B6FE2DA" w:rsidR="00A30465" w:rsidRPr="00EA41AF" w:rsidRDefault="00A30465" w:rsidP="00171765">
            <w:proofErr w:type="spellStart"/>
            <w:r>
              <w:rPr>
                <w:lang w:val="en-US"/>
              </w:rPr>
              <w:t>paymentAgentPhoneNumbers</w:t>
            </w:r>
            <w:proofErr w:type="spellEnd"/>
            <w:r>
              <w:rPr>
                <w:lang w:val="en-US"/>
              </w:rPr>
              <w:t xml:space="preserve"> </w:t>
            </w:r>
          </w:p>
        </w:tc>
        <w:tc>
          <w:tcPr>
            <w:tcW w:w="3654" w:type="dxa"/>
          </w:tcPr>
          <w:p w14:paraId="674E5FB4" w14:textId="77777777" w:rsidR="00A30465" w:rsidRDefault="00A30465" w:rsidP="00171765">
            <w:r>
              <w:t>Payment agent phone number, 1073</w:t>
            </w:r>
          </w:p>
        </w:tc>
        <w:tc>
          <w:tcPr>
            <w:tcW w:w="2663" w:type="dxa"/>
          </w:tcPr>
          <w:p w14:paraId="44BA795F" w14:textId="5DA3451D" w:rsidR="00A30465" w:rsidRDefault="00A30465" w:rsidP="00A30465">
            <w:pPr>
              <w:rPr>
                <w:rFonts w:cs="Arial"/>
              </w:rPr>
            </w:pPr>
            <w:r>
              <w:rPr>
                <w:rFonts w:cs="Arial"/>
              </w:rPr>
              <w:t>Array of strings from 1 to 19 characters long, format +{C}.</w:t>
            </w:r>
          </w:p>
        </w:tc>
        <w:tc>
          <w:tcPr>
            <w:tcW w:w="2663" w:type="dxa"/>
          </w:tcPr>
          <w:p w14:paraId="2FE97808" w14:textId="48111557"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FA3B0C0" w14:textId="2AAE8BDF" w:rsidTr="00A30465">
        <w:tc>
          <w:tcPr>
            <w:tcW w:w="3966" w:type="dxa"/>
          </w:tcPr>
          <w:p w14:paraId="61D0CEEB" w14:textId="5E5E70A7" w:rsidR="00A30465" w:rsidRPr="00EA41AF" w:rsidRDefault="00A30465" w:rsidP="00171765">
            <w:proofErr w:type="spellStart"/>
            <w:r>
              <w:rPr>
                <w:lang w:val="en-US"/>
              </w:rPr>
              <w:t>paymentOperatorPhoneNumbers</w:t>
            </w:r>
            <w:proofErr w:type="spellEnd"/>
            <w:r>
              <w:rPr>
                <w:lang w:val="en-US"/>
              </w:rPr>
              <w:t xml:space="preserve"> </w:t>
            </w:r>
          </w:p>
        </w:tc>
        <w:tc>
          <w:tcPr>
            <w:tcW w:w="3654" w:type="dxa"/>
          </w:tcPr>
          <w:p w14:paraId="229EF1DA" w14:textId="77777777" w:rsidR="00A30465" w:rsidRDefault="00A30465" w:rsidP="00171765">
            <w:r>
              <w:t>Phone number of payment acceptance operator, 1074</w:t>
            </w:r>
          </w:p>
        </w:tc>
        <w:tc>
          <w:tcPr>
            <w:tcW w:w="2663" w:type="dxa"/>
          </w:tcPr>
          <w:p w14:paraId="46B101ED" w14:textId="0B80622B" w:rsidR="00A30465" w:rsidRDefault="00A30465" w:rsidP="00A30465">
            <w:pPr>
              <w:rPr>
                <w:rFonts w:cs="Arial"/>
              </w:rPr>
            </w:pPr>
            <w:r>
              <w:rPr>
                <w:rFonts w:cs="Arial"/>
              </w:rPr>
              <w:t>Array of strings from 1 to 19 characters long, format +{C}.</w:t>
            </w:r>
          </w:p>
        </w:tc>
        <w:tc>
          <w:tcPr>
            <w:tcW w:w="2663" w:type="dxa"/>
          </w:tcPr>
          <w:p w14:paraId="0538B000" w14:textId="260E1303"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15C41274" w14:textId="6AC49623" w:rsidTr="00A30465">
        <w:tc>
          <w:tcPr>
            <w:tcW w:w="3966" w:type="dxa"/>
          </w:tcPr>
          <w:p w14:paraId="15C06C73" w14:textId="68149DFE" w:rsidR="00A30465" w:rsidRPr="00EA41AF" w:rsidRDefault="00A30465" w:rsidP="00171765">
            <w:proofErr w:type="spellStart"/>
            <w:r>
              <w:rPr>
                <w:lang w:val="en-US"/>
              </w:rPr>
              <w:t>paymentOperatorName</w:t>
            </w:r>
            <w:proofErr w:type="spellEnd"/>
            <w:r>
              <w:rPr>
                <w:lang w:val="en-US"/>
              </w:rPr>
              <w:t xml:space="preserve"> </w:t>
            </w:r>
          </w:p>
        </w:tc>
        <w:tc>
          <w:tcPr>
            <w:tcW w:w="3654" w:type="dxa"/>
          </w:tcPr>
          <w:p w14:paraId="120D422F" w14:textId="77777777" w:rsidR="00A30465" w:rsidRDefault="00A30465" w:rsidP="00171765">
            <w:r>
              <w:t>Name of transfer operator, 1026</w:t>
            </w:r>
          </w:p>
        </w:tc>
        <w:tc>
          <w:tcPr>
            <w:tcW w:w="2663" w:type="dxa"/>
          </w:tcPr>
          <w:p w14:paraId="21B0C6B7" w14:textId="3470CD5D" w:rsidR="00A30465" w:rsidRDefault="00A30465" w:rsidP="00A30465">
            <w:pPr>
              <w:rPr>
                <w:rFonts w:cs="Arial"/>
              </w:rPr>
            </w:pPr>
            <w:r>
              <w:rPr>
                <w:rFonts w:cs="Arial"/>
              </w:rPr>
              <w:t>A string from 1 to 64 characters long.</w:t>
            </w:r>
          </w:p>
        </w:tc>
        <w:tc>
          <w:tcPr>
            <w:tcW w:w="2663" w:type="dxa"/>
          </w:tcPr>
          <w:p w14:paraId="12C0A804" w14:textId="5994EC50"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5D3C0DC" w14:textId="03FA5921" w:rsidTr="00A30465">
        <w:tc>
          <w:tcPr>
            <w:tcW w:w="3966" w:type="dxa"/>
          </w:tcPr>
          <w:p w14:paraId="1E04B9EB" w14:textId="79FE059E" w:rsidR="00A30465" w:rsidRPr="00EA41AF" w:rsidRDefault="00A30465" w:rsidP="00171765">
            <w:proofErr w:type="spellStart"/>
            <w:r>
              <w:rPr>
                <w:lang w:val="en-US"/>
              </w:rPr>
              <w:t>paymentOperatorAddress</w:t>
            </w:r>
            <w:proofErr w:type="spellEnd"/>
            <w:r>
              <w:rPr>
                <w:lang w:val="en-US"/>
              </w:rPr>
              <w:t xml:space="preserve"> </w:t>
            </w:r>
          </w:p>
        </w:tc>
        <w:tc>
          <w:tcPr>
            <w:tcW w:w="3654" w:type="dxa"/>
          </w:tcPr>
          <w:p w14:paraId="365D34AE" w14:textId="77777777" w:rsidR="00A30465" w:rsidRDefault="00A30465" w:rsidP="00171765">
            <w:r>
              <w:t>Transfer operator address, 1005</w:t>
            </w:r>
          </w:p>
        </w:tc>
        <w:tc>
          <w:tcPr>
            <w:tcW w:w="2663" w:type="dxa"/>
          </w:tcPr>
          <w:p w14:paraId="30BAB58D" w14:textId="505B76F1" w:rsidR="00A30465" w:rsidRDefault="00A30465" w:rsidP="00A30465">
            <w:pPr>
              <w:rPr>
                <w:rFonts w:cs="Arial"/>
              </w:rPr>
            </w:pPr>
            <w:r>
              <w:rPr>
                <w:rFonts w:cs="Arial"/>
              </w:rPr>
              <w:t>A string from 1 to 243 characters long.</w:t>
            </w:r>
          </w:p>
        </w:tc>
        <w:tc>
          <w:tcPr>
            <w:tcW w:w="2663" w:type="dxa"/>
          </w:tcPr>
          <w:p w14:paraId="3639F8E4" w14:textId="02ABF0DB"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5111F60" w14:textId="690E1B9E" w:rsidTr="00A30465">
        <w:tc>
          <w:tcPr>
            <w:tcW w:w="3966" w:type="dxa"/>
          </w:tcPr>
          <w:p w14:paraId="279A7B36" w14:textId="212A7144" w:rsidR="00A30465" w:rsidRPr="00EA41AF" w:rsidRDefault="00A30465" w:rsidP="00171765">
            <w:proofErr w:type="spellStart"/>
            <w:r>
              <w:rPr>
                <w:lang w:val="en-US"/>
              </w:rPr>
              <w:t>paymentOperatorINN</w:t>
            </w:r>
            <w:proofErr w:type="spellEnd"/>
            <w:r>
              <w:rPr>
                <w:lang w:val="en-US"/>
              </w:rPr>
              <w:t xml:space="preserve"> </w:t>
            </w:r>
          </w:p>
        </w:tc>
        <w:tc>
          <w:tcPr>
            <w:tcW w:w="3654" w:type="dxa"/>
          </w:tcPr>
          <w:p w14:paraId="6C757E70" w14:textId="77777777" w:rsidR="00A30465" w:rsidRDefault="00A30465" w:rsidP="00171765">
            <w:r w:rsidRPr="00A8468B">
              <w:t>TIN of the transfer operator, 1016</w:t>
            </w:r>
          </w:p>
        </w:tc>
        <w:tc>
          <w:tcPr>
            <w:tcW w:w="2663" w:type="dxa"/>
          </w:tcPr>
          <w:p w14:paraId="728074E3" w14:textId="4905157E" w:rsidR="00A30465" w:rsidRDefault="00A30465" w:rsidP="00A30465">
            <w:pPr>
              <w:rPr>
                <w:rFonts w:cs="Arial"/>
              </w:rPr>
            </w:pPr>
            <w:r>
              <w:rPr>
                <w:rFonts w:cs="Arial"/>
              </w:rPr>
              <w:t>A string of 10 to 12 characters, format DDDDDDDDDD.</w:t>
            </w:r>
          </w:p>
        </w:tc>
        <w:tc>
          <w:tcPr>
            <w:tcW w:w="2663" w:type="dxa"/>
          </w:tcPr>
          <w:p w14:paraId="5D465F9A" w14:textId="566241FC" w:rsidR="00A30465" w:rsidRDefault="0073592E" w:rsidP="00A30465">
            <w:pPr>
              <w:rPr>
                <w:rFonts w:cs="Arial"/>
              </w:rPr>
            </w:pPr>
            <w:r>
              <w:rPr>
                <w:rFonts w:cs="Arial"/>
              </w:rPr>
              <w:t xml:space="preserve">FFD 1.05 - </w:t>
            </w:r>
            <w:r>
              <w:rPr>
                <w:rFonts w:cs="Arial"/>
                <w:lang w:val="en-US"/>
              </w:rPr>
              <w:t>No</w:t>
            </w:r>
            <w:r>
              <w:rPr>
                <w:rFonts w:cs="Arial"/>
              </w:rPr>
              <w:br/>
              <w:t>FFD 1.2 - No</w:t>
            </w:r>
          </w:p>
        </w:tc>
      </w:tr>
      <w:bookmarkEnd w:id="416"/>
      <w:bookmarkEnd w:id="417"/>
    </w:tbl>
    <w:p w14:paraId="3CED89E8" w14:textId="5C6BB65C" w:rsidR="00171765" w:rsidRDefault="00171765" w:rsidP="00171765"/>
    <w:p w14:paraId="3AA52201" w14:textId="4980C09E" w:rsidR="005E0D92" w:rsidRPr="003272D0" w:rsidRDefault="005E0D92" w:rsidP="005E0D92">
      <w:pPr>
        <w:pStyle w:val="4"/>
        <w:rPr>
          <w:lang w:val="en-US"/>
        </w:rPr>
      </w:pPr>
      <w:bookmarkStart w:id="442" w:name="_Toc184326827"/>
      <w:r>
        <w:rPr>
          <w:rFonts w:cs="Arial"/>
        </w:rPr>
        <w:t xml:space="preserve">2.1.1. </w:t>
      </w:r>
      <w:r>
        <w:rPr>
          <w:rFonts w:cs="Arial"/>
          <w:lang w:val="en-US"/>
        </w:rPr>
        <w:t xml:space="preserve">8 </w:t>
      </w:r>
      <w:r>
        <w:t>Information about the buyer (client</w:t>
      </w:r>
      <w:proofErr w:type="gramStart"/>
      <w:r>
        <w:t xml:space="preserve">) </w:t>
      </w:r>
      <w:r w:rsidR="003272D0">
        <w:rPr>
          <w:lang w:val="en-US"/>
        </w:rPr>
        <w:t>,</w:t>
      </w:r>
      <w:proofErr w:type="gramEnd"/>
      <w:r w:rsidR="003272D0">
        <w:rPr>
          <w:lang w:val="en-US"/>
        </w:rPr>
        <w:t xml:space="preserve"> 1256</w:t>
      </w:r>
      <w:bookmarkEnd w:id="442"/>
    </w:p>
    <w:tbl>
      <w:tblPr>
        <w:tblStyle w:val="ab"/>
        <w:tblW w:w="11314" w:type="dxa"/>
        <w:tblLook w:val="04A0" w:firstRow="1" w:lastRow="0" w:firstColumn="1" w:lastColumn="0" w:noHBand="0" w:noVBand="1"/>
      </w:tblPr>
      <w:tblGrid>
        <w:gridCol w:w="2317"/>
        <w:gridCol w:w="3759"/>
        <w:gridCol w:w="2619"/>
        <w:gridCol w:w="2619"/>
      </w:tblGrid>
      <w:tr w:rsidR="00A30465" w:rsidRPr="008F4F86" w14:paraId="03C53BC8" w14:textId="0E0B0A6F" w:rsidTr="00A30465">
        <w:tc>
          <w:tcPr>
            <w:tcW w:w="2317" w:type="dxa"/>
          </w:tcPr>
          <w:p w14:paraId="6C165927" w14:textId="5AA85234" w:rsidR="00A30465" w:rsidRPr="00EA41AF" w:rsidRDefault="00A30465" w:rsidP="00A60F13">
            <w:r>
              <w:rPr>
                <w:lang w:val="en-US"/>
              </w:rPr>
              <w:t>name</w:t>
            </w:r>
          </w:p>
        </w:tc>
        <w:tc>
          <w:tcPr>
            <w:tcW w:w="3759" w:type="dxa"/>
          </w:tcPr>
          <w:p w14:paraId="30671060" w14:textId="59BBFC09" w:rsidR="00A30465" w:rsidRDefault="00A30465" w:rsidP="00A60F13">
            <w:r>
              <w:t>Buyer (client), 1227</w:t>
            </w:r>
          </w:p>
        </w:tc>
        <w:tc>
          <w:tcPr>
            <w:tcW w:w="2619" w:type="dxa"/>
          </w:tcPr>
          <w:p w14:paraId="7CEBF93B" w14:textId="497E80A5" w:rsidR="00A30465" w:rsidRDefault="00A30465" w:rsidP="00A30465">
            <w:pPr>
              <w:rPr>
                <w:rFonts w:cs="Arial"/>
              </w:rPr>
            </w:pPr>
            <w:r>
              <w:rPr>
                <w:rFonts w:cs="Arial"/>
              </w:rPr>
              <w:t xml:space="preserve">String from 1 to </w:t>
            </w:r>
            <w:bookmarkStart w:id="443" w:name="OLE_LINK559"/>
            <w:bookmarkStart w:id="444" w:name="OLE_LINK560"/>
            <w:r>
              <w:rPr>
                <w:rFonts w:cs="Arial"/>
              </w:rPr>
              <w:t xml:space="preserve">239 </w:t>
            </w:r>
            <w:bookmarkEnd w:id="443"/>
            <w:bookmarkEnd w:id="444"/>
            <w:r>
              <w:rPr>
                <w:rFonts w:cs="Arial"/>
              </w:rPr>
              <w:t>characters.</w:t>
            </w:r>
          </w:p>
        </w:tc>
        <w:tc>
          <w:tcPr>
            <w:tcW w:w="2619" w:type="dxa"/>
          </w:tcPr>
          <w:p w14:paraId="589BF972" w14:textId="2D350D80"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09A974C" w14:textId="72BD824C" w:rsidTr="00A30465">
        <w:tc>
          <w:tcPr>
            <w:tcW w:w="2317" w:type="dxa"/>
          </w:tcPr>
          <w:p w14:paraId="40931823" w14:textId="6B994DEB" w:rsidR="00A30465" w:rsidRPr="00A60F13" w:rsidRDefault="00A30465" w:rsidP="00A60F13">
            <w:pPr>
              <w:rPr>
                <w:lang w:val="en-US"/>
              </w:rPr>
            </w:pPr>
            <w:r>
              <w:rPr>
                <w:lang w:val="en-US"/>
              </w:rPr>
              <w:t>inn</w:t>
            </w:r>
          </w:p>
        </w:tc>
        <w:tc>
          <w:tcPr>
            <w:tcW w:w="3759" w:type="dxa"/>
          </w:tcPr>
          <w:p w14:paraId="6611BE32" w14:textId="5F31BB4B" w:rsidR="00A30465" w:rsidRPr="00562159" w:rsidRDefault="00A30465" w:rsidP="00A60F13">
            <w:pPr>
              <w:overflowPunct w:val="0"/>
              <w:autoSpaceDE w:val="0"/>
              <w:autoSpaceDN w:val="0"/>
              <w:adjustRightInd w:val="0"/>
              <w:textAlignment w:val="baseline"/>
              <w:rPr>
                <w:lang w:val="en-US"/>
              </w:rPr>
            </w:pPr>
            <w:r>
              <w:t xml:space="preserve">TIN of the buyer (client), 12 </w:t>
            </w:r>
            <w:r>
              <w:rPr>
                <w:lang w:val="en-US"/>
              </w:rPr>
              <w:t>28</w:t>
            </w:r>
          </w:p>
        </w:tc>
        <w:tc>
          <w:tcPr>
            <w:tcW w:w="2619" w:type="dxa"/>
          </w:tcPr>
          <w:p w14:paraId="24767CB3" w14:textId="25CBC1F1" w:rsidR="00A30465" w:rsidRPr="00562159" w:rsidRDefault="00A30465" w:rsidP="00A30465">
            <w:pPr>
              <w:overflowPunct w:val="0"/>
              <w:autoSpaceDE w:val="0"/>
              <w:autoSpaceDN w:val="0"/>
              <w:adjustRightInd w:val="0"/>
              <w:textAlignment w:val="baseline"/>
              <w:rPr>
                <w:rFonts w:cs="Arial"/>
              </w:rPr>
            </w:pPr>
            <w:r>
              <w:rPr>
                <w:rFonts w:cs="Arial"/>
              </w:rPr>
              <w:t>A string of 10 to 12 characters, format DDDDDDDDDD.</w:t>
            </w:r>
          </w:p>
        </w:tc>
        <w:tc>
          <w:tcPr>
            <w:tcW w:w="2619" w:type="dxa"/>
          </w:tcPr>
          <w:p w14:paraId="6B3C8F6C" w14:textId="13B6F21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7732EC4" w14:textId="0D571F25" w:rsidTr="00A30465">
        <w:tc>
          <w:tcPr>
            <w:tcW w:w="2317" w:type="dxa"/>
          </w:tcPr>
          <w:p w14:paraId="6D71302A" w14:textId="037DC729" w:rsidR="00A30465" w:rsidRDefault="00A30465" w:rsidP="00A60F13">
            <w:pPr>
              <w:rPr>
                <w:lang w:val="en-US"/>
              </w:rPr>
            </w:pPr>
            <w:proofErr w:type="spellStart"/>
            <w:r>
              <w:rPr>
                <w:lang w:val="en-US"/>
              </w:rPr>
              <w:t>birthDate</w:t>
            </w:r>
            <w:proofErr w:type="spellEnd"/>
          </w:p>
        </w:tc>
        <w:tc>
          <w:tcPr>
            <w:tcW w:w="3759" w:type="dxa"/>
          </w:tcPr>
          <w:p w14:paraId="2A51B877" w14:textId="30EEA81C" w:rsidR="00A30465" w:rsidRDefault="00A30465" w:rsidP="00A60F13">
            <w:pPr>
              <w:overflowPunct w:val="0"/>
              <w:autoSpaceDE w:val="0"/>
              <w:autoSpaceDN w:val="0"/>
              <w:adjustRightInd w:val="0"/>
              <w:textAlignment w:val="baseline"/>
            </w:pPr>
            <w:r w:rsidRPr="00F71EA8">
              <w:t>Date of birth of the buyer (client), 1243</w:t>
            </w:r>
          </w:p>
        </w:tc>
        <w:tc>
          <w:tcPr>
            <w:tcW w:w="2619" w:type="dxa"/>
          </w:tcPr>
          <w:p w14:paraId="1C1E74CA" w14:textId="557526A2" w:rsidR="00A30465" w:rsidRPr="00F71EA8" w:rsidRDefault="00A30465" w:rsidP="00A30465">
            <w:pPr>
              <w:overflowPunct w:val="0"/>
              <w:autoSpaceDE w:val="0"/>
              <w:autoSpaceDN w:val="0"/>
              <w:adjustRightInd w:val="0"/>
              <w:textAlignment w:val="baseline"/>
              <w:rPr>
                <w:rFonts w:cs="Arial"/>
              </w:rPr>
            </w:pPr>
            <w:r>
              <w:rPr>
                <w:rFonts w:cs="Arial"/>
              </w:rPr>
              <w:t xml:space="preserve">String of 10 characters, format </w:t>
            </w:r>
            <w:bookmarkStart w:id="445" w:name="OLE_LINK561"/>
            <w:proofErr w:type="gramStart"/>
            <w:r w:rsidRPr="00F71EA8">
              <w:rPr>
                <w:rFonts w:cs="Arial"/>
              </w:rPr>
              <w:t xml:space="preserve">DD.MM.YYYY </w:t>
            </w:r>
            <w:bookmarkEnd w:id="445"/>
            <w:r>
              <w:rPr>
                <w:rFonts w:cs="Arial"/>
              </w:rPr>
              <w:t>.</w:t>
            </w:r>
            <w:proofErr w:type="gramEnd"/>
          </w:p>
        </w:tc>
        <w:tc>
          <w:tcPr>
            <w:tcW w:w="2619" w:type="dxa"/>
          </w:tcPr>
          <w:p w14:paraId="62527A1F" w14:textId="56E00408"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B114E2" w14:paraId="4942A770" w14:textId="1123F37F" w:rsidTr="00A30465">
        <w:tc>
          <w:tcPr>
            <w:tcW w:w="2317" w:type="dxa"/>
          </w:tcPr>
          <w:p w14:paraId="21406DDB" w14:textId="5095BAD6" w:rsidR="00A30465" w:rsidRDefault="00A30465" w:rsidP="00A60F13">
            <w:pPr>
              <w:rPr>
                <w:lang w:val="en-US"/>
              </w:rPr>
            </w:pPr>
            <w:r>
              <w:rPr>
                <w:lang w:val="en-US"/>
              </w:rPr>
              <w:lastRenderedPageBreak/>
              <w:t>citizenship</w:t>
            </w:r>
          </w:p>
        </w:tc>
        <w:tc>
          <w:tcPr>
            <w:tcW w:w="3759" w:type="dxa"/>
          </w:tcPr>
          <w:p w14:paraId="3FC337BC" w14:textId="1C8FCB0F" w:rsidR="00A30465" w:rsidRPr="00F71EA8" w:rsidRDefault="00A30465" w:rsidP="00A60F13">
            <w:pPr>
              <w:overflowPunct w:val="0"/>
              <w:autoSpaceDE w:val="0"/>
              <w:autoSpaceDN w:val="0"/>
              <w:adjustRightInd w:val="0"/>
              <w:textAlignment w:val="baseline"/>
            </w:pPr>
            <w:r w:rsidRPr="00086E5C">
              <w:t>Citizenship, 1244</w:t>
            </w:r>
          </w:p>
        </w:tc>
        <w:tc>
          <w:tcPr>
            <w:tcW w:w="2619" w:type="dxa"/>
          </w:tcPr>
          <w:p w14:paraId="79295263" w14:textId="6E803F06" w:rsidR="00A30465" w:rsidRPr="00733FB4" w:rsidRDefault="00A30465" w:rsidP="00086E5C">
            <w:pPr>
              <w:rPr>
                <w:rFonts w:cs="Arial"/>
              </w:rPr>
            </w:pPr>
            <w:r>
              <w:rPr>
                <w:rFonts w:cs="Arial"/>
              </w:rPr>
              <w:t>A string with a length of 1 to 3 characters, CCC format.</w:t>
            </w:r>
          </w:p>
          <w:p w14:paraId="3F3E0495" w14:textId="414AA7A9" w:rsidR="00A30465" w:rsidRDefault="00A30465" w:rsidP="00086E5C">
            <w:pPr>
              <w:overflowPunct w:val="0"/>
              <w:autoSpaceDE w:val="0"/>
              <w:autoSpaceDN w:val="0"/>
              <w:adjustRightInd w:val="0"/>
              <w:textAlignment w:val="baseline"/>
              <w:rPr>
                <w:rFonts w:cs="Arial"/>
              </w:rPr>
            </w:pPr>
            <w:r>
              <w:rPr>
                <w:rFonts w:cs="Arial"/>
              </w:rPr>
              <w:t>The service will automatically pad the string up to 3 characters with spaces.</w:t>
            </w:r>
          </w:p>
        </w:tc>
        <w:tc>
          <w:tcPr>
            <w:tcW w:w="2619" w:type="dxa"/>
          </w:tcPr>
          <w:p w14:paraId="2B4108C2" w14:textId="1B30620F"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230E267" w14:textId="78F9C819" w:rsidTr="00A30465">
        <w:tc>
          <w:tcPr>
            <w:tcW w:w="2317" w:type="dxa"/>
          </w:tcPr>
          <w:p w14:paraId="31B2CFE8" w14:textId="3D7C34AD" w:rsidR="00A30465" w:rsidRPr="00086E5C" w:rsidRDefault="00A30465" w:rsidP="00A60F13">
            <w:pPr>
              <w:rPr>
                <w:lang w:val="en-US"/>
              </w:rPr>
            </w:pPr>
            <w:proofErr w:type="spellStart"/>
            <w:r>
              <w:rPr>
                <w:lang w:val="en-US"/>
              </w:rPr>
              <w:t>identityDocumentCode</w:t>
            </w:r>
            <w:proofErr w:type="spellEnd"/>
          </w:p>
        </w:tc>
        <w:tc>
          <w:tcPr>
            <w:tcW w:w="3759" w:type="dxa"/>
          </w:tcPr>
          <w:p w14:paraId="33DECAD4" w14:textId="3C03E878" w:rsidR="00A30465" w:rsidRPr="00086E5C" w:rsidRDefault="00A30465" w:rsidP="00A60F13">
            <w:pPr>
              <w:overflowPunct w:val="0"/>
              <w:autoSpaceDE w:val="0"/>
              <w:autoSpaceDN w:val="0"/>
              <w:adjustRightInd w:val="0"/>
              <w:textAlignment w:val="baseline"/>
            </w:pPr>
            <w:r w:rsidRPr="00086E5C">
              <w:t>Identity document type code, 1245</w:t>
            </w:r>
          </w:p>
        </w:tc>
        <w:tc>
          <w:tcPr>
            <w:tcW w:w="2619" w:type="dxa"/>
          </w:tcPr>
          <w:p w14:paraId="0517EECD" w14:textId="7177E6A9" w:rsidR="00A30465" w:rsidRPr="00086E5C" w:rsidRDefault="00A30465" w:rsidP="00A30465">
            <w:pPr>
              <w:rPr>
                <w:rFonts w:cs="Arial"/>
              </w:rPr>
            </w:pPr>
            <w:r>
              <w:rPr>
                <w:rFonts w:cs="Arial"/>
              </w:rPr>
              <w:t>2-character string, CC format.</w:t>
            </w:r>
          </w:p>
        </w:tc>
        <w:tc>
          <w:tcPr>
            <w:tcW w:w="2619" w:type="dxa"/>
          </w:tcPr>
          <w:p w14:paraId="217E6E2E" w14:textId="59EF0E97"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4EC6EC0" w14:textId="0A55A15F" w:rsidTr="00A30465">
        <w:tc>
          <w:tcPr>
            <w:tcW w:w="2317" w:type="dxa"/>
          </w:tcPr>
          <w:p w14:paraId="75CAB2AE" w14:textId="4DB5441B" w:rsidR="00A30465" w:rsidRDefault="00A30465" w:rsidP="00A60F13">
            <w:pPr>
              <w:rPr>
                <w:lang w:val="en-US"/>
              </w:rPr>
            </w:pPr>
            <w:proofErr w:type="spellStart"/>
            <w:r>
              <w:rPr>
                <w:lang w:val="en-US"/>
              </w:rPr>
              <w:t>identityDocumentData</w:t>
            </w:r>
            <w:proofErr w:type="spellEnd"/>
          </w:p>
        </w:tc>
        <w:tc>
          <w:tcPr>
            <w:tcW w:w="3759" w:type="dxa"/>
          </w:tcPr>
          <w:p w14:paraId="7C35B997" w14:textId="5BB35C56" w:rsidR="00A30465" w:rsidRPr="001B466E" w:rsidRDefault="00A30465" w:rsidP="00A60F13">
            <w:pPr>
              <w:overflowPunct w:val="0"/>
              <w:autoSpaceDE w:val="0"/>
              <w:autoSpaceDN w:val="0"/>
              <w:adjustRightInd w:val="0"/>
              <w:textAlignment w:val="baseline"/>
              <w:rPr>
                <w:lang w:val="en-US"/>
              </w:rPr>
            </w:pPr>
            <w:r>
              <w:t>Data of the identity document, 1246</w:t>
            </w:r>
          </w:p>
        </w:tc>
        <w:tc>
          <w:tcPr>
            <w:tcW w:w="2619" w:type="dxa"/>
          </w:tcPr>
          <w:p w14:paraId="341DC3C7" w14:textId="5A5CCA0E" w:rsidR="00A30465" w:rsidRPr="00536C5F" w:rsidRDefault="00A30465" w:rsidP="00A30465">
            <w:pPr>
              <w:rPr>
                <w:rFonts w:cs="Arial"/>
              </w:rPr>
            </w:pPr>
            <w:r>
              <w:rPr>
                <w:rFonts w:cs="Arial"/>
              </w:rPr>
              <w:t>String up to 64 characters.</w:t>
            </w:r>
          </w:p>
        </w:tc>
        <w:tc>
          <w:tcPr>
            <w:tcW w:w="2619" w:type="dxa"/>
          </w:tcPr>
          <w:p w14:paraId="121C7801" w14:textId="4B9B5B62"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9F17A50" w14:textId="69348492" w:rsidTr="00A30465">
        <w:tc>
          <w:tcPr>
            <w:tcW w:w="2317" w:type="dxa"/>
          </w:tcPr>
          <w:p w14:paraId="487937D8" w14:textId="220D8B8E" w:rsidR="00A30465" w:rsidRPr="00086E5C" w:rsidRDefault="00A30465" w:rsidP="00A60F13">
            <w:r w:rsidRPr="00086E5C">
              <w:t>address</w:t>
            </w:r>
          </w:p>
        </w:tc>
        <w:tc>
          <w:tcPr>
            <w:tcW w:w="3759" w:type="dxa"/>
          </w:tcPr>
          <w:p w14:paraId="6D60400B" w14:textId="49724AEB" w:rsidR="00A30465" w:rsidRPr="00086E5C" w:rsidRDefault="00A30465" w:rsidP="00A60F13">
            <w:pPr>
              <w:overflowPunct w:val="0"/>
              <w:autoSpaceDE w:val="0"/>
              <w:autoSpaceDN w:val="0"/>
              <w:adjustRightInd w:val="0"/>
              <w:textAlignment w:val="baseline"/>
            </w:pPr>
            <w:r w:rsidRPr="00086E5C">
              <w:t>Buyer (client) address, 1254</w:t>
            </w:r>
          </w:p>
        </w:tc>
        <w:tc>
          <w:tcPr>
            <w:tcW w:w="2619" w:type="dxa"/>
          </w:tcPr>
          <w:p w14:paraId="2085D963" w14:textId="531667CB" w:rsidR="00A30465" w:rsidRDefault="00A30465" w:rsidP="00A30465">
            <w:pPr>
              <w:rPr>
                <w:rFonts w:cs="Arial"/>
              </w:rPr>
            </w:pPr>
            <w:r>
              <w:rPr>
                <w:rFonts w:cs="Arial"/>
              </w:rPr>
              <w:t>String from 1 to 239 characters.</w:t>
            </w:r>
          </w:p>
        </w:tc>
        <w:tc>
          <w:tcPr>
            <w:tcW w:w="2619" w:type="dxa"/>
          </w:tcPr>
          <w:p w14:paraId="1ECEB673" w14:textId="760C8566" w:rsidR="00A30465" w:rsidRDefault="0073592E" w:rsidP="00A30465">
            <w:pPr>
              <w:rPr>
                <w:rFonts w:cs="Arial"/>
              </w:rPr>
            </w:pPr>
            <w:r>
              <w:rPr>
                <w:rFonts w:cs="Arial"/>
              </w:rPr>
              <w:t xml:space="preserve">FFD 1.05 - </w:t>
            </w:r>
            <w:r>
              <w:rPr>
                <w:rFonts w:cs="Arial"/>
                <w:lang w:val="en-US"/>
              </w:rPr>
              <w:t>No</w:t>
            </w:r>
            <w:r>
              <w:rPr>
                <w:rFonts w:cs="Arial"/>
              </w:rPr>
              <w:br/>
              <w:t>FFD 1.2 - No</w:t>
            </w:r>
          </w:p>
        </w:tc>
      </w:tr>
    </w:tbl>
    <w:p w14:paraId="2B3FD2B9" w14:textId="2C9F0683" w:rsidR="005E0D92" w:rsidRDefault="005E0D92" w:rsidP="00171765"/>
    <w:p w14:paraId="625FE3D5" w14:textId="614231CA" w:rsidR="00677EEF" w:rsidRPr="003272D0" w:rsidRDefault="00677EEF" w:rsidP="00677EEF">
      <w:pPr>
        <w:pStyle w:val="4"/>
        <w:rPr>
          <w:lang w:val="en-US"/>
        </w:rPr>
      </w:pPr>
      <w:bookmarkStart w:id="446" w:name="_Toc184326828"/>
      <w:r>
        <w:rPr>
          <w:rFonts w:cs="Arial"/>
        </w:rPr>
        <w:t xml:space="preserve">2.1.1. </w:t>
      </w:r>
      <w:r>
        <w:rPr>
          <w:rFonts w:cs="Arial"/>
          <w:lang w:val="en-US"/>
        </w:rPr>
        <w:t xml:space="preserve">9 </w:t>
      </w:r>
      <w:r>
        <w:t xml:space="preserve">Transaction details of the </w:t>
      </w:r>
      <w:proofErr w:type="gramStart"/>
      <w:r>
        <w:t xml:space="preserve">check </w:t>
      </w:r>
      <w:r w:rsidR="003272D0">
        <w:rPr>
          <w:lang w:val="en-US"/>
        </w:rPr>
        <w:t>,</w:t>
      </w:r>
      <w:proofErr w:type="gramEnd"/>
      <w:r w:rsidR="003272D0">
        <w:rPr>
          <w:lang w:val="en-US"/>
        </w:rPr>
        <w:t xml:space="preserve"> 1270</w:t>
      </w:r>
      <w:bookmarkEnd w:id="446"/>
    </w:p>
    <w:tbl>
      <w:tblPr>
        <w:tblStyle w:val="ab"/>
        <w:tblW w:w="13413" w:type="dxa"/>
        <w:tblLook w:val="04A0" w:firstRow="1" w:lastRow="0" w:firstColumn="1" w:lastColumn="0" w:noHBand="0" w:noVBand="1"/>
      </w:tblPr>
      <w:tblGrid>
        <w:gridCol w:w="2328"/>
        <w:gridCol w:w="4825"/>
        <w:gridCol w:w="3130"/>
        <w:gridCol w:w="3130"/>
      </w:tblGrid>
      <w:tr w:rsidR="00A30465" w:rsidRPr="008F4F86" w14:paraId="4E1C7763" w14:textId="670138EF" w:rsidTr="00A30465">
        <w:tc>
          <w:tcPr>
            <w:tcW w:w="2328" w:type="dxa"/>
          </w:tcPr>
          <w:p w14:paraId="13B45F36" w14:textId="2861B9C6" w:rsidR="00A30465" w:rsidRPr="00EA41AF" w:rsidRDefault="00A30465" w:rsidP="00E61789">
            <w:r>
              <w:rPr>
                <w:lang w:val="en-US"/>
              </w:rPr>
              <w:t>date</w:t>
            </w:r>
          </w:p>
        </w:tc>
        <w:tc>
          <w:tcPr>
            <w:tcW w:w="4825" w:type="dxa"/>
          </w:tcPr>
          <w:p w14:paraId="09B565A0" w14:textId="0695C2E2" w:rsidR="00A30465" w:rsidRDefault="00A30465" w:rsidP="00E61789">
            <w:r w:rsidRPr="00677EEF">
              <w:t>Date, time of operation, 1273</w:t>
            </w:r>
          </w:p>
        </w:tc>
        <w:tc>
          <w:tcPr>
            <w:tcW w:w="3130" w:type="dxa"/>
          </w:tcPr>
          <w:p w14:paraId="0F0857C9" w14:textId="724BFAA6" w:rsidR="00A30465" w:rsidRDefault="00A30465" w:rsidP="00A30465">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130" w:type="dxa"/>
          </w:tcPr>
          <w:p w14:paraId="34F20C08" w14:textId="5055666E" w:rsidR="00A30465" w:rsidRPr="008F4F86"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17E6D917" w14:textId="44C45544" w:rsidTr="00A30465">
        <w:tc>
          <w:tcPr>
            <w:tcW w:w="2328" w:type="dxa"/>
          </w:tcPr>
          <w:p w14:paraId="351CE1BD" w14:textId="273D30AF" w:rsidR="00A30465" w:rsidRPr="00A60F13" w:rsidRDefault="00A30465" w:rsidP="00E61789">
            <w:pPr>
              <w:rPr>
                <w:lang w:val="en-US"/>
              </w:rPr>
            </w:pPr>
            <w:r>
              <w:rPr>
                <w:lang w:val="en-US"/>
              </w:rPr>
              <w:t>id</w:t>
            </w:r>
          </w:p>
        </w:tc>
        <w:tc>
          <w:tcPr>
            <w:tcW w:w="4825" w:type="dxa"/>
          </w:tcPr>
          <w:p w14:paraId="4E11A658" w14:textId="77777777" w:rsidR="00A30465" w:rsidRDefault="00A30465" w:rsidP="00E61789">
            <w:pPr>
              <w:overflowPunct w:val="0"/>
              <w:autoSpaceDE w:val="0"/>
              <w:autoSpaceDN w:val="0"/>
              <w:adjustRightInd w:val="0"/>
              <w:textAlignment w:val="baseline"/>
            </w:pPr>
            <w:r w:rsidRPr="00677EEF">
              <w:t>Operation ID, 1271</w:t>
            </w:r>
          </w:p>
          <w:p w14:paraId="01181294" w14:textId="77777777" w:rsidR="00A30465" w:rsidRPr="00E61789" w:rsidRDefault="00A30465" w:rsidP="00E61789">
            <w:pPr>
              <w:overflowPunct w:val="0"/>
              <w:autoSpaceDE w:val="0"/>
              <w:autoSpaceDN w:val="0"/>
              <w:adjustRightInd w:val="0"/>
              <w:textAlignment w:val="baseline"/>
            </w:pPr>
          </w:p>
          <w:p w14:paraId="300CE228" w14:textId="70B42C29" w:rsidR="00A30465" w:rsidRPr="00677EEF" w:rsidRDefault="00A30465" w:rsidP="00E61789">
            <w:pPr>
              <w:overflowPunct w:val="0"/>
              <w:autoSpaceDE w:val="0"/>
              <w:autoSpaceDN w:val="0"/>
              <w:adjustRightInd w:val="0"/>
              <w:textAlignment w:val="baseline"/>
              <w:rPr>
                <w:i/>
                <w:iCs/>
              </w:rPr>
            </w:pPr>
            <w:r w:rsidRPr="00677EEF">
              <w:rPr>
                <w:i/>
                <w:iCs/>
              </w:rPr>
              <w:t>Takes the value "0" until the value of the attribute of the Federal Tax Service of Russia is determined.</w:t>
            </w:r>
          </w:p>
        </w:tc>
        <w:tc>
          <w:tcPr>
            <w:tcW w:w="3130" w:type="dxa"/>
          </w:tcPr>
          <w:p w14:paraId="794CF1D8" w14:textId="6E7F2375" w:rsidR="00A30465" w:rsidRPr="00562159" w:rsidRDefault="00A30465" w:rsidP="00A30465">
            <w:pPr>
              <w:overflowPunct w:val="0"/>
              <w:autoSpaceDE w:val="0"/>
              <w:autoSpaceDN w:val="0"/>
              <w:adjustRightInd w:val="0"/>
              <w:textAlignment w:val="baseline"/>
              <w:rPr>
                <w:rFonts w:cs="Arial"/>
              </w:rPr>
            </w:pPr>
            <w:r>
              <w:rPr>
                <w:rFonts w:cs="Arial"/>
              </w:rPr>
              <w:t>A number from 0 to 255.</w:t>
            </w:r>
          </w:p>
        </w:tc>
        <w:tc>
          <w:tcPr>
            <w:tcW w:w="3130" w:type="dxa"/>
          </w:tcPr>
          <w:p w14:paraId="3B07DAAF" w14:textId="09595AD0"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0FA896E4" w14:textId="375D4244" w:rsidTr="0073592E">
        <w:trPr>
          <w:trHeight w:val="563"/>
        </w:trPr>
        <w:tc>
          <w:tcPr>
            <w:tcW w:w="2328" w:type="dxa"/>
          </w:tcPr>
          <w:p w14:paraId="0E23174F" w14:textId="0F2E3B9B" w:rsidR="00A30465" w:rsidRDefault="00A30465" w:rsidP="00E61789">
            <w:pPr>
              <w:rPr>
                <w:lang w:val="en-US"/>
              </w:rPr>
            </w:pPr>
            <w:r>
              <w:rPr>
                <w:lang w:val="en-US"/>
              </w:rPr>
              <w:t>value</w:t>
            </w:r>
          </w:p>
        </w:tc>
        <w:tc>
          <w:tcPr>
            <w:tcW w:w="4825" w:type="dxa"/>
          </w:tcPr>
          <w:p w14:paraId="7341DDE7" w14:textId="1F02BCE8" w:rsidR="00A30465" w:rsidRDefault="00A30465" w:rsidP="00E61789">
            <w:pPr>
              <w:overflowPunct w:val="0"/>
              <w:autoSpaceDE w:val="0"/>
              <w:autoSpaceDN w:val="0"/>
              <w:adjustRightInd w:val="0"/>
              <w:textAlignment w:val="baseline"/>
            </w:pPr>
            <w:r w:rsidRPr="005A2BA4">
              <w:t>Transaction data, 1272</w:t>
            </w:r>
          </w:p>
        </w:tc>
        <w:tc>
          <w:tcPr>
            <w:tcW w:w="3130" w:type="dxa"/>
          </w:tcPr>
          <w:p w14:paraId="40EAED90" w14:textId="2BF401D7" w:rsidR="00A30465" w:rsidRPr="00F71EA8" w:rsidRDefault="00A30465" w:rsidP="00A30465">
            <w:pPr>
              <w:overflowPunct w:val="0"/>
              <w:autoSpaceDE w:val="0"/>
              <w:autoSpaceDN w:val="0"/>
              <w:adjustRightInd w:val="0"/>
              <w:textAlignment w:val="baseline"/>
              <w:rPr>
                <w:rFonts w:cs="Arial"/>
              </w:rPr>
            </w:pPr>
            <w:r>
              <w:rPr>
                <w:rFonts w:cs="Arial"/>
              </w:rPr>
              <w:t>String from 1 to 64 characters.</w:t>
            </w:r>
          </w:p>
        </w:tc>
        <w:tc>
          <w:tcPr>
            <w:tcW w:w="3130" w:type="dxa"/>
          </w:tcPr>
          <w:p w14:paraId="0FC40A9D" w14:textId="4EA7395A"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2FEADAF8" w14:textId="77777777" w:rsidR="00546574" w:rsidRDefault="00546574" w:rsidP="00546574"/>
    <w:p w14:paraId="5FDF2599" w14:textId="6E322C56" w:rsidR="00546574" w:rsidRPr="003272D0" w:rsidRDefault="00546574" w:rsidP="00546574">
      <w:pPr>
        <w:pStyle w:val="4"/>
        <w:rPr>
          <w:lang w:val="en-US"/>
        </w:rPr>
      </w:pPr>
      <w:bookmarkStart w:id="447" w:name="_Toc184326829"/>
      <w:r>
        <w:rPr>
          <w:rFonts w:cs="Arial"/>
        </w:rPr>
        <w:t xml:space="preserve">2.1.1. </w:t>
      </w:r>
      <w:r>
        <w:rPr>
          <w:rFonts w:cs="Arial"/>
          <w:lang w:val="en-US"/>
        </w:rPr>
        <w:t xml:space="preserve">10 </w:t>
      </w:r>
      <w:r>
        <w:t>Branch details of the check, 1261</w:t>
      </w:r>
      <w:bookmarkEnd w:id="447"/>
    </w:p>
    <w:tbl>
      <w:tblPr>
        <w:tblStyle w:val="ab"/>
        <w:tblW w:w="13392" w:type="dxa"/>
        <w:tblLook w:val="04A0" w:firstRow="1" w:lastRow="0" w:firstColumn="1" w:lastColumn="0" w:noHBand="0" w:noVBand="1"/>
      </w:tblPr>
      <w:tblGrid>
        <w:gridCol w:w="2396"/>
        <w:gridCol w:w="4778"/>
        <w:gridCol w:w="3109"/>
        <w:gridCol w:w="3109"/>
      </w:tblGrid>
      <w:tr w:rsidR="00A30465" w:rsidRPr="008F4F86" w14:paraId="2CAB1961" w14:textId="34A350B8" w:rsidTr="00A30465">
        <w:tc>
          <w:tcPr>
            <w:tcW w:w="2396" w:type="dxa"/>
          </w:tcPr>
          <w:p w14:paraId="0EB23FB1" w14:textId="0A3405B8" w:rsidR="00A30465" w:rsidRPr="00EA41AF" w:rsidRDefault="00A30465" w:rsidP="00E61789">
            <w:proofErr w:type="spellStart"/>
            <w:r>
              <w:rPr>
                <w:lang w:val="en-US"/>
              </w:rPr>
              <w:t>foivId</w:t>
            </w:r>
            <w:proofErr w:type="spellEnd"/>
          </w:p>
        </w:tc>
        <w:tc>
          <w:tcPr>
            <w:tcW w:w="4778" w:type="dxa"/>
          </w:tcPr>
          <w:p w14:paraId="67422C5C" w14:textId="0FD7DA0D" w:rsidR="00A30465" w:rsidRDefault="00A30465" w:rsidP="00E61789">
            <w:r w:rsidRPr="00640C9A">
              <w:t>FOIV ID, 1262</w:t>
            </w:r>
          </w:p>
        </w:tc>
        <w:tc>
          <w:tcPr>
            <w:tcW w:w="3109" w:type="dxa"/>
          </w:tcPr>
          <w:p w14:paraId="70ACB510" w14:textId="7226E89E" w:rsidR="00A30465" w:rsidRDefault="00A30465" w:rsidP="00A30465">
            <w:pPr>
              <w:rPr>
                <w:rFonts w:cs="Arial"/>
              </w:rPr>
            </w:pPr>
            <w:r>
              <w:rPr>
                <w:rFonts w:cs="Arial"/>
              </w:rPr>
              <w:t>String from 1 to 3 characters.</w:t>
            </w:r>
          </w:p>
        </w:tc>
        <w:tc>
          <w:tcPr>
            <w:tcW w:w="3109" w:type="dxa"/>
          </w:tcPr>
          <w:p w14:paraId="785C745D" w14:textId="19EE5769"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54F6BE6E" w14:textId="0DE9059B" w:rsidTr="00A30465">
        <w:tc>
          <w:tcPr>
            <w:tcW w:w="2396" w:type="dxa"/>
          </w:tcPr>
          <w:p w14:paraId="3AF96DBD" w14:textId="17C180CF" w:rsidR="00A30465" w:rsidRPr="00A60F13" w:rsidRDefault="00A30465" w:rsidP="00E61789">
            <w:pPr>
              <w:rPr>
                <w:lang w:val="en-US"/>
              </w:rPr>
            </w:pPr>
            <w:proofErr w:type="spellStart"/>
            <w:r>
              <w:rPr>
                <w:lang w:val="en-US"/>
              </w:rPr>
              <w:t>causeDocumentDate</w:t>
            </w:r>
            <w:proofErr w:type="spellEnd"/>
          </w:p>
        </w:tc>
        <w:tc>
          <w:tcPr>
            <w:tcW w:w="4778" w:type="dxa"/>
          </w:tcPr>
          <w:p w14:paraId="0434F803" w14:textId="2540A358" w:rsidR="00A30465" w:rsidRPr="00677EEF" w:rsidRDefault="00A30465" w:rsidP="00E61789">
            <w:pPr>
              <w:overflowPunct w:val="0"/>
              <w:autoSpaceDE w:val="0"/>
              <w:autoSpaceDN w:val="0"/>
              <w:adjustRightInd w:val="0"/>
              <w:textAlignment w:val="baseline"/>
              <w:rPr>
                <w:i/>
                <w:iCs/>
              </w:rPr>
            </w:pPr>
            <w:r w:rsidRPr="00640C9A">
              <w:t>Date of founding document, 1263</w:t>
            </w:r>
          </w:p>
        </w:tc>
        <w:tc>
          <w:tcPr>
            <w:tcW w:w="3109" w:type="dxa"/>
          </w:tcPr>
          <w:p w14:paraId="7F1B4A1A" w14:textId="5A1E7085" w:rsidR="00A30465" w:rsidRPr="00562159" w:rsidRDefault="00A30465" w:rsidP="00A30465">
            <w:pPr>
              <w:overflowPunct w:val="0"/>
              <w:autoSpaceDE w:val="0"/>
              <w:autoSpaceDN w:val="0"/>
              <w:adjustRightInd w:val="0"/>
              <w:textAlignment w:val="baseline"/>
              <w:rPr>
                <w:rFonts w:cs="Arial"/>
              </w:rPr>
            </w:pPr>
            <w:r>
              <w:rPr>
                <w:rFonts w:cs="Arial"/>
              </w:rPr>
              <w:t>String of 10 characters, format DD.MM.YYYY.</w:t>
            </w:r>
          </w:p>
        </w:tc>
        <w:tc>
          <w:tcPr>
            <w:tcW w:w="3109" w:type="dxa"/>
          </w:tcPr>
          <w:p w14:paraId="3F88BB7D" w14:textId="690E0D4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0999CE8" w14:textId="7B8D7C61" w:rsidTr="00A30465">
        <w:tc>
          <w:tcPr>
            <w:tcW w:w="2396" w:type="dxa"/>
          </w:tcPr>
          <w:p w14:paraId="18F46CE3" w14:textId="7D1EAFFA" w:rsidR="00A30465" w:rsidRDefault="00A30465" w:rsidP="00E61789">
            <w:pPr>
              <w:rPr>
                <w:lang w:val="en-US"/>
              </w:rPr>
            </w:pPr>
            <w:r>
              <w:rPr>
                <w:lang w:val="en-US"/>
              </w:rPr>
              <w:t xml:space="preserve">with </w:t>
            </w:r>
            <w:proofErr w:type="spellStart"/>
            <w:r w:rsidRPr="00442F72">
              <w:rPr>
                <w:lang w:val="en-US"/>
              </w:rPr>
              <w:t>auseDocumentNumber</w:t>
            </w:r>
            <w:proofErr w:type="spellEnd"/>
          </w:p>
        </w:tc>
        <w:tc>
          <w:tcPr>
            <w:tcW w:w="4778" w:type="dxa"/>
          </w:tcPr>
          <w:p w14:paraId="7401FBA8" w14:textId="1DEE77CE" w:rsidR="00A30465" w:rsidRDefault="00A30465" w:rsidP="00E61789">
            <w:pPr>
              <w:overflowPunct w:val="0"/>
              <w:autoSpaceDE w:val="0"/>
              <w:autoSpaceDN w:val="0"/>
              <w:adjustRightInd w:val="0"/>
              <w:textAlignment w:val="baseline"/>
            </w:pPr>
            <w:r w:rsidRPr="00640C9A">
              <w:t>Founding document number, 1264</w:t>
            </w:r>
          </w:p>
        </w:tc>
        <w:tc>
          <w:tcPr>
            <w:tcW w:w="3109" w:type="dxa"/>
          </w:tcPr>
          <w:p w14:paraId="0B2048E8" w14:textId="202CF217" w:rsidR="00A30465" w:rsidRPr="00F71EA8" w:rsidRDefault="00A30465" w:rsidP="00A30465">
            <w:pPr>
              <w:overflowPunct w:val="0"/>
              <w:autoSpaceDE w:val="0"/>
              <w:autoSpaceDN w:val="0"/>
              <w:adjustRightInd w:val="0"/>
              <w:textAlignment w:val="baseline"/>
              <w:rPr>
                <w:rFonts w:cs="Arial"/>
              </w:rPr>
            </w:pPr>
            <w:r>
              <w:rPr>
                <w:rFonts w:cs="Arial"/>
              </w:rPr>
              <w:t>String from 1 to 32 characters.</w:t>
            </w:r>
          </w:p>
        </w:tc>
        <w:tc>
          <w:tcPr>
            <w:tcW w:w="3109" w:type="dxa"/>
          </w:tcPr>
          <w:p w14:paraId="7DE98A7F" w14:textId="6C7DDE97"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4338EFB" w14:textId="037334AF" w:rsidTr="00A30465">
        <w:tc>
          <w:tcPr>
            <w:tcW w:w="2396" w:type="dxa"/>
          </w:tcPr>
          <w:p w14:paraId="569F3A33" w14:textId="112905EC" w:rsidR="00A30465" w:rsidRDefault="00A30465" w:rsidP="00E61789">
            <w:pPr>
              <w:rPr>
                <w:lang w:val="en-US"/>
              </w:rPr>
            </w:pPr>
            <w:r>
              <w:rPr>
                <w:lang w:val="en-US"/>
              </w:rPr>
              <w:t>value</w:t>
            </w:r>
          </w:p>
        </w:tc>
        <w:tc>
          <w:tcPr>
            <w:tcW w:w="4778" w:type="dxa"/>
          </w:tcPr>
          <w:p w14:paraId="35889862" w14:textId="17E87BF8" w:rsidR="00A30465" w:rsidRPr="00640C9A" w:rsidRDefault="00A30465" w:rsidP="00E61789">
            <w:pPr>
              <w:overflowPunct w:val="0"/>
              <w:autoSpaceDE w:val="0"/>
              <w:autoSpaceDN w:val="0"/>
              <w:adjustRightInd w:val="0"/>
              <w:textAlignment w:val="baseline"/>
            </w:pPr>
            <w:r w:rsidRPr="00640C9A">
              <w:t>Industry attribute value, 1265</w:t>
            </w:r>
          </w:p>
        </w:tc>
        <w:tc>
          <w:tcPr>
            <w:tcW w:w="3109" w:type="dxa"/>
          </w:tcPr>
          <w:p w14:paraId="544AC9FB" w14:textId="590B670E" w:rsidR="00A30465" w:rsidRDefault="00A30465" w:rsidP="00A30465">
            <w:pPr>
              <w:overflowPunct w:val="0"/>
              <w:autoSpaceDE w:val="0"/>
              <w:autoSpaceDN w:val="0"/>
              <w:adjustRightInd w:val="0"/>
              <w:textAlignment w:val="baseline"/>
              <w:rPr>
                <w:rFonts w:cs="Arial"/>
              </w:rPr>
            </w:pPr>
            <w:r>
              <w:rPr>
                <w:rFonts w:cs="Arial"/>
              </w:rPr>
              <w:t>String from 1 to 239 characters.</w:t>
            </w:r>
          </w:p>
        </w:tc>
        <w:tc>
          <w:tcPr>
            <w:tcW w:w="3109" w:type="dxa"/>
          </w:tcPr>
          <w:p w14:paraId="75B8CB81" w14:textId="79DA333B"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314BE331" w14:textId="77777777" w:rsidR="009807C2" w:rsidRDefault="009807C2" w:rsidP="009807C2"/>
    <w:p w14:paraId="4757AC50" w14:textId="52B0CC39" w:rsidR="009807C2" w:rsidRPr="00AC7B16" w:rsidRDefault="009807C2" w:rsidP="009807C2">
      <w:pPr>
        <w:pStyle w:val="4"/>
        <w:rPr>
          <w:lang w:val="en-US"/>
        </w:rPr>
      </w:pPr>
      <w:bookmarkStart w:id="448" w:name="_Toc184326830"/>
      <w:r>
        <w:rPr>
          <w:rFonts w:cs="Arial"/>
        </w:rPr>
        <w:lastRenderedPageBreak/>
        <w:t xml:space="preserve">2.1.1. </w:t>
      </w:r>
      <w:r>
        <w:rPr>
          <w:rFonts w:cs="Arial"/>
          <w:lang w:val="en-US"/>
        </w:rPr>
        <w:t>eleven</w:t>
      </w:r>
      <w:r>
        <w:t xml:space="preserve"> </w:t>
      </w:r>
      <w:bookmarkStart w:id="449" w:name="OLE_LINK473"/>
      <w:r w:rsidR="007D4134">
        <w:t>Barcodes of the subject of calculation</w:t>
      </w:r>
      <w:bookmarkEnd w:id="448"/>
      <w:bookmarkEnd w:id="449"/>
    </w:p>
    <w:tbl>
      <w:tblPr>
        <w:tblStyle w:val="ab"/>
        <w:tblW w:w="13388" w:type="dxa"/>
        <w:tblLook w:val="04A0" w:firstRow="1" w:lastRow="0" w:firstColumn="1" w:lastColumn="0" w:noHBand="0" w:noVBand="1"/>
      </w:tblPr>
      <w:tblGrid>
        <w:gridCol w:w="2396"/>
        <w:gridCol w:w="4782"/>
        <w:gridCol w:w="3105"/>
        <w:gridCol w:w="3105"/>
      </w:tblGrid>
      <w:tr w:rsidR="00A30465" w:rsidRPr="008F4F86" w14:paraId="69422FA8" w14:textId="447D6C61" w:rsidTr="00A30465">
        <w:tc>
          <w:tcPr>
            <w:tcW w:w="2396" w:type="dxa"/>
          </w:tcPr>
          <w:p w14:paraId="6866533F" w14:textId="42C4C499" w:rsidR="00A30465" w:rsidRPr="00A60F13" w:rsidRDefault="00A30465" w:rsidP="001767CD">
            <w:pPr>
              <w:rPr>
                <w:lang w:val="en-US"/>
              </w:rPr>
            </w:pPr>
            <w:bookmarkStart w:id="450" w:name="OLE_LINK539"/>
            <w:bookmarkStart w:id="451" w:name="OLE_LINK540"/>
            <w:r>
              <w:rPr>
                <w:lang w:val="en-US"/>
              </w:rPr>
              <w:t>ean8</w:t>
            </w:r>
            <w:bookmarkEnd w:id="450"/>
            <w:bookmarkEnd w:id="451"/>
          </w:p>
        </w:tc>
        <w:tc>
          <w:tcPr>
            <w:tcW w:w="4782" w:type="dxa"/>
          </w:tcPr>
          <w:p w14:paraId="389487D5" w14:textId="585046AD" w:rsidR="00A30465" w:rsidRPr="00A81B2D" w:rsidRDefault="00A30465" w:rsidP="001767CD">
            <w:pPr>
              <w:overflowPunct w:val="0"/>
              <w:autoSpaceDE w:val="0"/>
              <w:autoSpaceDN w:val="0"/>
              <w:adjustRightInd w:val="0"/>
              <w:textAlignment w:val="baseline"/>
              <w:rPr>
                <w:i/>
                <w:iCs/>
                <w:lang w:val="en-US"/>
              </w:rPr>
            </w:pPr>
            <w:bookmarkStart w:id="452" w:name="OLE_LINK536"/>
            <w:bookmarkStart w:id="453" w:name="OLE_LINK538"/>
            <w:r w:rsidRPr="00A81B2D">
              <w:t xml:space="preserve">CT EAN-8, </w:t>
            </w:r>
            <w:r>
              <w:rPr>
                <w:lang w:val="en-US"/>
              </w:rPr>
              <w:t>1301</w:t>
            </w:r>
            <w:bookmarkEnd w:id="452"/>
            <w:bookmarkEnd w:id="453"/>
          </w:p>
        </w:tc>
        <w:tc>
          <w:tcPr>
            <w:tcW w:w="3105" w:type="dxa"/>
          </w:tcPr>
          <w:p w14:paraId="352BB818" w14:textId="4627E548" w:rsidR="00A30465" w:rsidRPr="00562159"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8 </w:t>
            </w:r>
            <w:r>
              <w:rPr>
                <w:rFonts w:cs="Arial"/>
              </w:rPr>
              <w:t>characters,</w:t>
            </w:r>
          </w:p>
        </w:tc>
        <w:tc>
          <w:tcPr>
            <w:tcW w:w="3105" w:type="dxa"/>
          </w:tcPr>
          <w:p w14:paraId="1AB39869" w14:textId="010004A7"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144B0F9" w14:textId="76EABF72" w:rsidTr="00A30465">
        <w:tc>
          <w:tcPr>
            <w:tcW w:w="2396" w:type="dxa"/>
          </w:tcPr>
          <w:p w14:paraId="2B2B300D" w14:textId="6608F013" w:rsidR="00A30465" w:rsidRDefault="00A30465" w:rsidP="001767CD">
            <w:pPr>
              <w:rPr>
                <w:lang w:val="en-US"/>
              </w:rPr>
            </w:pPr>
            <w:bookmarkStart w:id="454" w:name="OLE_LINK474"/>
            <w:bookmarkStart w:id="455" w:name="OLE_LINK562"/>
            <w:r>
              <w:rPr>
                <w:lang w:val="en-US"/>
              </w:rPr>
              <w:t>ean13</w:t>
            </w:r>
            <w:bookmarkEnd w:id="454"/>
            <w:bookmarkEnd w:id="455"/>
          </w:p>
        </w:tc>
        <w:tc>
          <w:tcPr>
            <w:tcW w:w="4782" w:type="dxa"/>
          </w:tcPr>
          <w:p w14:paraId="32DF2B67" w14:textId="46304325" w:rsidR="00A30465" w:rsidRPr="00A81B2D" w:rsidRDefault="00A30465" w:rsidP="001767CD">
            <w:pPr>
              <w:overflowPunct w:val="0"/>
              <w:autoSpaceDE w:val="0"/>
              <w:autoSpaceDN w:val="0"/>
              <w:adjustRightInd w:val="0"/>
              <w:textAlignment w:val="baseline"/>
              <w:rPr>
                <w:lang w:val="en-US"/>
              </w:rPr>
            </w:pPr>
            <w:r w:rsidRPr="00A81B2D">
              <w:t xml:space="preserve">CT EAN-13, </w:t>
            </w:r>
            <w:r>
              <w:rPr>
                <w:lang w:val="en-US"/>
              </w:rPr>
              <w:t>1302</w:t>
            </w:r>
          </w:p>
        </w:tc>
        <w:tc>
          <w:tcPr>
            <w:tcW w:w="3105" w:type="dxa"/>
          </w:tcPr>
          <w:p w14:paraId="3690EF9A" w14:textId="0393E1BD" w:rsidR="00A30465" w:rsidRPr="00F71EA8"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13 </w:t>
            </w:r>
            <w:r>
              <w:rPr>
                <w:rFonts w:cs="Arial"/>
              </w:rPr>
              <w:t>characters,</w:t>
            </w:r>
          </w:p>
        </w:tc>
        <w:tc>
          <w:tcPr>
            <w:tcW w:w="3105" w:type="dxa"/>
          </w:tcPr>
          <w:p w14:paraId="26BF674F" w14:textId="5985312C"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105E58B4" w14:textId="17EB14F3" w:rsidTr="00A30465">
        <w:tc>
          <w:tcPr>
            <w:tcW w:w="2396" w:type="dxa"/>
          </w:tcPr>
          <w:p w14:paraId="73462BFA" w14:textId="6E0D387C" w:rsidR="00A30465" w:rsidRDefault="00A30465" w:rsidP="001767CD">
            <w:pPr>
              <w:rPr>
                <w:lang w:val="en-US"/>
              </w:rPr>
            </w:pPr>
            <w:bookmarkStart w:id="456" w:name="OLE_LINK563"/>
            <w:r>
              <w:rPr>
                <w:lang w:val="en-US"/>
              </w:rPr>
              <w:t>itf14</w:t>
            </w:r>
            <w:bookmarkEnd w:id="456"/>
          </w:p>
        </w:tc>
        <w:tc>
          <w:tcPr>
            <w:tcW w:w="4782" w:type="dxa"/>
          </w:tcPr>
          <w:p w14:paraId="661208D5" w14:textId="1D28FB78" w:rsidR="00A30465" w:rsidRPr="00A81B2D" w:rsidRDefault="00A30465" w:rsidP="001767CD">
            <w:pPr>
              <w:overflowPunct w:val="0"/>
              <w:autoSpaceDE w:val="0"/>
              <w:autoSpaceDN w:val="0"/>
              <w:adjustRightInd w:val="0"/>
              <w:textAlignment w:val="baseline"/>
              <w:rPr>
                <w:lang w:val="en-US"/>
              </w:rPr>
            </w:pPr>
            <w:bookmarkStart w:id="457" w:name="OLE_LINK564"/>
            <w:bookmarkStart w:id="458" w:name="OLE_LINK565"/>
            <w:r w:rsidRPr="00A81B2D">
              <w:t xml:space="preserve">CT ITF-14, </w:t>
            </w:r>
            <w:r>
              <w:rPr>
                <w:lang w:val="en-US"/>
              </w:rPr>
              <w:t>1303</w:t>
            </w:r>
            <w:bookmarkEnd w:id="457"/>
            <w:bookmarkEnd w:id="458"/>
          </w:p>
        </w:tc>
        <w:tc>
          <w:tcPr>
            <w:tcW w:w="3105" w:type="dxa"/>
          </w:tcPr>
          <w:p w14:paraId="5CE9CCB0" w14:textId="5B47B652"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14 </w:t>
            </w:r>
            <w:r>
              <w:rPr>
                <w:rFonts w:cs="Arial"/>
              </w:rPr>
              <w:t>characters,</w:t>
            </w:r>
          </w:p>
        </w:tc>
        <w:tc>
          <w:tcPr>
            <w:tcW w:w="3105" w:type="dxa"/>
          </w:tcPr>
          <w:p w14:paraId="308F5A30" w14:textId="05AB495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2EF458D" w14:textId="0683A7DA" w:rsidTr="00A30465">
        <w:tc>
          <w:tcPr>
            <w:tcW w:w="2396" w:type="dxa"/>
          </w:tcPr>
          <w:p w14:paraId="1878288E" w14:textId="2876D82B" w:rsidR="00A30465" w:rsidRPr="00E54820" w:rsidRDefault="00A30465" w:rsidP="001767CD">
            <w:pPr>
              <w:rPr>
                <w:lang w:val="en-US"/>
              </w:rPr>
            </w:pPr>
            <w:bookmarkStart w:id="459" w:name="OLE_LINK566"/>
            <w:bookmarkStart w:id="460" w:name="OLE_LINK567"/>
            <w:bookmarkStart w:id="461" w:name="OLE_LINK591"/>
            <w:bookmarkStart w:id="462" w:name="OLE_LINK592"/>
            <w:r>
              <w:rPr>
                <w:lang w:val="en-US"/>
              </w:rPr>
              <w:t>gs1</w:t>
            </w:r>
            <w:bookmarkEnd w:id="459"/>
            <w:bookmarkEnd w:id="460"/>
            <w:bookmarkEnd w:id="461"/>
            <w:bookmarkEnd w:id="462"/>
          </w:p>
        </w:tc>
        <w:tc>
          <w:tcPr>
            <w:tcW w:w="4782" w:type="dxa"/>
          </w:tcPr>
          <w:p w14:paraId="54B8915F" w14:textId="6C3DAC6A" w:rsidR="00A30465" w:rsidRPr="00A81B2D" w:rsidRDefault="00A30465" w:rsidP="001767CD">
            <w:pPr>
              <w:overflowPunct w:val="0"/>
              <w:autoSpaceDE w:val="0"/>
              <w:autoSpaceDN w:val="0"/>
              <w:adjustRightInd w:val="0"/>
              <w:textAlignment w:val="baseline"/>
              <w:rPr>
                <w:lang w:val="en-US"/>
              </w:rPr>
            </w:pPr>
            <w:bookmarkStart w:id="463" w:name="OLE_LINK568"/>
            <w:bookmarkStart w:id="464" w:name="OLE_LINK569"/>
            <w:r w:rsidRPr="00A81B2D">
              <w:t xml:space="preserve">CT GS1.0 </w:t>
            </w:r>
            <w:r>
              <w:rPr>
                <w:lang w:val="en-US"/>
              </w:rPr>
              <w:t>, 1304</w:t>
            </w:r>
            <w:bookmarkEnd w:id="463"/>
            <w:bookmarkEnd w:id="464"/>
          </w:p>
        </w:tc>
        <w:tc>
          <w:tcPr>
            <w:tcW w:w="3105" w:type="dxa"/>
          </w:tcPr>
          <w:p w14:paraId="47ADD5C8" w14:textId="692A5D80" w:rsidR="00A30465" w:rsidRDefault="00A30465" w:rsidP="00A30465">
            <w:pPr>
              <w:overflowPunct w:val="0"/>
              <w:autoSpaceDE w:val="0"/>
              <w:autoSpaceDN w:val="0"/>
              <w:adjustRightInd w:val="0"/>
              <w:textAlignment w:val="baseline"/>
              <w:rPr>
                <w:rFonts w:cs="Arial"/>
              </w:rPr>
            </w:pPr>
            <w:r>
              <w:rPr>
                <w:rFonts w:cs="Arial"/>
              </w:rPr>
              <w:t>String from 1 to 38 characters,</w:t>
            </w:r>
          </w:p>
        </w:tc>
        <w:tc>
          <w:tcPr>
            <w:tcW w:w="3105" w:type="dxa"/>
          </w:tcPr>
          <w:p w14:paraId="03CB0375" w14:textId="0B95544A"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2DCEF59A" w14:textId="1E5047E5" w:rsidTr="00A30465">
        <w:tc>
          <w:tcPr>
            <w:tcW w:w="2396" w:type="dxa"/>
          </w:tcPr>
          <w:p w14:paraId="27993EA3" w14:textId="6E1ABB75" w:rsidR="00A30465" w:rsidRPr="00E54820" w:rsidRDefault="00A30465" w:rsidP="001767CD">
            <w:pPr>
              <w:rPr>
                <w:lang w:val="en-US"/>
              </w:rPr>
            </w:pPr>
            <w:bookmarkStart w:id="465" w:name="OLE_LINK570"/>
            <w:r>
              <w:rPr>
                <w:lang w:val="en-US"/>
              </w:rPr>
              <w:t>mi</w:t>
            </w:r>
            <w:bookmarkEnd w:id="465"/>
          </w:p>
        </w:tc>
        <w:tc>
          <w:tcPr>
            <w:tcW w:w="4782" w:type="dxa"/>
          </w:tcPr>
          <w:p w14:paraId="3D04AA4A" w14:textId="408E8DAD" w:rsidR="00A30465" w:rsidRPr="00A81B2D" w:rsidRDefault="00A30465" w:rsidP="001767CD">
            <w:pPr>
              <w:overflowPunct w:val="0"/>
              <w:autoSpaceDE w:val="0"/>
              <w:autoSpaceDN w:val="0"/>
              <w:adjustRightInd w:val="0"/>
              <w:textAlignment w:val="baseline"/>
              <w:rPr>
                <w:lang w:val="en-US"/>
              </w:rPr>
            </w:pPr>
            <w:bookmarkStart w:id="466" w:name="OLE_LINK571"/>
            <w:bookmarkStart w:id="467" w:name="OLE_LINK572"/>
            <w:r w:rsidRPr="00A81B2D">
              <w:t>CT MI, 1307</w:t>
            </w:r>
            <w:bookmarkEnd w:id="466"/>
            <w:bookmarkEnd w:id="467"/>
          </w:p>
        </w:tc>
        <w:tc>
          <w:tcPr>
            <w:tcW w:w="3105" w:type="dxa"/>
          </w:tcPr>
          <w:p w14:paraId="77059FC3" w14:textId="1951DF0E"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20 </w:t>
            </w:r>
            <w:r>
              <w:rPr>
                <w:rFonts w:cs="Arial"/>
              </w:rPr>
              <w:t>characters,</w:t>
            </w:r>
          </w:p>
        </w:tc>
        <w:tc>
          <w:tcPr>
            <w:tcW w:w="3105" w:type="dxa"/>
          </w:tcPr>
          <w:p w14:paraId="08E2CC00" w14:textId="0C4F193F"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0169DC7" w14:textId="7FB8CB20" w:rsidTr="00A30465">
        <w:tc>
          <w:tcPr>
            <w:tcW w:w="2396" w:type="dxa"/>
          </w:tcPr>
          <w:p w14:paraId="4DF84090" w14:textId="3F4EDA4C" w:rsidR="00A30465" w:rsidRPr="00E54820" w:rsidRDefault="00A30465" w:rsidP="001767CD">
            <w:pPr>
              <w:rPr>
                <w:lang w:val="en-US"/>
              </w:rPr>
            </w:pPr>
            <w:bookmarkStart w:id="468" w:name="OLE_LINK573"/>
            <w:r>
              <w:rPr>
                <w:lang w:val="en-US"/>
              </w:rPr>
              <w:t>egais20</w:t>
            </w:r>
            <w:bookmarkEnd w:id="468"/>
          </w:p>
        </w:tc>
        <w:tc>
          <w:tcPr>
            <w:tcW w:w="4782" w:type="dxa"/>
          </w:tcPr>
          <w:p w14:paraId="47D1B57F" w14:textId="2E924125" w:rsidR="00A30465" w:rsidRPr="00A81B2D" w:rsidRDefault="00A30465" w:rsidP="001767CD">
            <w:pPr>
              <w:overflowPunct w:val="0"/>
              <w:autoSpaceDE w:val="0"/>
              <w:autoSpaceDN w:val="0"/>
              <w:adjustRightInd w:val="0"/>
              <w:textAlignment w:val="baseline"/>
              <w:rPr>
                <w:lang w:val="en-US"/>
              </w:rPr>
            </w:pPr>
            <w:bookmarkStart w:id="469" w:name="OLE_LINK574"/>
            <w:bookmarkStart w:id="470" w:name="OLE_LINK575"/>
            <w:r w:rsidRPr="00A81B2D">
              <w:t>CT EGAIS-2.0, 1308</w:t>
            </w:r>
            <w:bookmarkEnd w:id="469"/>
            <w:bookmarkEnd w:id="470"/>
          </w:p>
        </w:tc>
        <w:tc>
          <w:tcPr>
            <w:tcW w:w="3105" w:type="dxa"/>
          </w:tcPr>
          <w:p w14:paraId="532C932A" w14:textId="74E6D09C"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23 </w:t>
            </w:r>
            <w:r>
              <w:rPr>
                <w:rFonts w:cs="Arial"/>
              </w:rPr>
              <w:t>characters,</w:t>
            </w:r>
          </w:p>
        </w:tc>
        <w:tc>
          <w:tcPr>
            <w:tcW w:w="3105" w:type="dxa"/>
          </w:tcPr>
          <w:p w14:paraId="6F55947E" w14:textId="28EBD946"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6105A788" w14:textId="412E8801" w:rsidTr="00A30465">
        <w:tc>
          <w:tcPr>
            <w:tcW w:w="2396" w:type="dxa"/>
          </w:tcPr>
          <w:p w14:paraId="745FD58C" w14:textId="4C20C747" w:rsidR="00A30465" w:rsidRPr="00E54820" w:rsidRDefault="00A30465" w:rsidP="001767CD">
            <w:pPr>
              <w:rPr>
                <w:lang w:val="en-US"/>
              </w:rPr>
            </w:pPr>
            <w:bookmarkStart w:id="471" w:name="OLE_LINK576"/>
            <w:bookmarkStart w:id="472" w:name="OLE_LINK577"/>
            <w:r>
              <w:rPr>
                <w:lang w:val="en-US"/>
              </w:rPr>
              <w:t>egais30</w:t>
            </w:r>
            <w:bookmarkEnd w:id="471"/>
            <w:bookmarkEnd w:id="472"/>
          </w:p>
        </w:tc>
        <w:tc>
          <w:tcPr>
            <w:tcW w:w="4782" w:type="dxa"/>
          </w:tcPr>
          <w:p w14:paraId="1B905399" w14:textId="0BAB3F5F" w:rsidR="00A30465" w:rsidRPr="00A81B2D" w:rsidRDefault="00A30465" w:rsidP="001767CD">
            <w:pPr>
              <w:overflowPunct w:val="0"/>
              <w:autoSpaceDE w:val="0"/>
              <w:autoSpaceDN w:val="0"/>
              <w:adjustRightInd w:val="0"/>
              <w:textAlignment w:val="baseline"/>
              <w:rPr>
                <w:lang w:val="en-US"/>
              </w:rPr>
            </w:pPr>
            <w:bookmarkStart w:id="473" w:name="OLE_LINK578"/>
            <w:bookmarkStart w:id="474" w:name="OLE_LINK579"/>
            <w:r w:rsidRPr="00A81B2D">
              <w:t>CT EGAIS-3.0, 1309</w:t>
            </w:r>
            <w:bookmarkEnd w:id="473"/>
            <w:bookmarkEnd w:id="474"/>
          </w:p>
        </w:tc>
        <w:tc>
          <w:tcPr>
            <w:tcW w:w="3105" w:type="dxa"/>
          </w:tcPr>
          <w:p w14:paraId="0AE3D240" w14:textId="55DDD72C"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14 </w:t>
            </w:r>
            <w:r>
              <w:rPr>
                <w:rFonts w:cs="Arial"/>
              </w:rPr>
              <w:t>characters,</w:t>
            </w:r>
          </w:p>
        </w:tc>
        <w:tc>
          <w:tcPr>
            <w:tcW w:w="3105" w:type="dxa"/>
          </w:tcPr>
          <w:p w14:paraId="31246D4C" w14:textId="0023CB26"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5FFAA9C" w14:textId="5D81DBC4" w:rsidTr="00A30465">
        <w:tc>
          <w:tcPr>
            <w:tcW w:w="2396" w:type="dxa"/>
          </w:tcPr>
          <w:p w14:paraId="2DC71798" w14:textId="2D59FFB9" w:rsidR="00A30465" w:rsidRPr="00E54820" w:rsidRDefault="00A30465" w:rsidP="00732349">
            <w:pPr>
              <w:rPr>
                <w:lang w:val="en-US"/>
              </w:rPr>
            </w:pPr>
            <w:bookmarkStart w:id="475" w:name="OLE_LINK582"/>
            <w:bookmarkStart w:id="476" w:name="OLE_LINK583"/>
            <w:r>
              <w:rPr>
                <w:lang w:val="en-US"/>
              </w:rPr>
              <w:t>f1</w:t>
            </w:r>
            <w:bookmarkEnd w:id="475"/>
            <w:bookmarkEnd w:id="476"/>
          </w:p>
        </w:tc>
        <w:tc>
          <w:tcPr>
            <w:tcW w:w="4782" w:type="dxa"/>
          </w:tcPr>
          <w:p w14:paraId="49E0EC53" w14:textId="349A1551" w:rsidR="00A30465" w:rsidRPr="00A81B2D" w:rsidRDefault="00A30465" w:rsidP="00732349">
            <w:pPr>
              <w:overflowPunct w:val="0"/>
              <w:autoSpaceDE w:val="0"/>
              <w:autoSpaceDN w:val="0"/>
              <w:adjustRightInd w:val="0"/>
              <w:textAlignment w:val="baseline"/>
              <w:rPr>
                <w:lang w:val="en-US"/>
              </w:rPr>
            </w:pPr>
            <w:bookmarkStart w:id="477" w:name="OLE_LINK580"/>
            <w:bookmarkStart w:id="478" w:name="OLE_LINK581"/>
            <w:r w:rsidRPr="00A81B2D">
              <w:t xml:space="preserve">KT F.1 </w:t>
            </w:r>
            <w:r>
              <w:rPr>
                <w:lang w:val="en-US"/>
              </w:rPr>
              <w:t>, 1320</w:t>
            </w:r>
            <w:bookmarkEnd w:id="477"/>
            <w:bookmarkEnd w:id="478"/>
          </w:p>
        </w:tc>
        <w:tc>
          <w:tcPr>
            <w:tcW w:w="3105" w:type="dxa"/>
          </w:tcPr>
          <w:p w14:paraId="54D6F847" w14:textId="3A949F68"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9D8E244" w14:textId="52C15A7C"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159B6C19" w14:textId="706D3267" w:rsidTr="00A30465">
        <w:tc>
          <w:tcPr>
            <w:tcW w:w="2396" w:type="dxa"/>
          </w:tcPr>
          <w:p w14:paraId="5623C7AA" w14:textId="22BE5873" w:rsidR="00A30465" w:rsidRPr="00E54820" w:rsidRDefault="00A30465" w:rsidP="00732349">
            <w:pPr>
              <w:rPr>
                <w:lang w:val="en-US"/>
              </w:rPr>
            </w:pPr>
            <w:r>
              <w:rPr>
                <w:lang w:val="en-US"/>
              </w:rPr>
              <w:t>f2</w:t>
            </w:r>
          </w:p>
        </w:tc>
        <w:tc>
          <w:tcPr>
            <w:tcW w:w="4782" w:type="dxa"/>
          </w:tcPr>
          <w:p w14:paraId="35AF990E" w14:textId="21D38234" w:rsidR="00A30465" w:rsidRPr="00A81B2D" w:rsidRDefault="00A30465" w:rsidP="00732349">
            <w:pPr>
              <w:overflowPunct w:val="0"/>
              <w:autoSpaceDE w:val="0"/>
              <w:autoSpaceDN w:val="0"/>
              <w:adjustRightInd w:val="0"/>
              <w:textAlignment w:val="baseline"/>
            </w:pPr>
            <w:r w:rsidRPr="00A81B2D">
              <w:t xml:space="preserve">KT F. </w:t>
            </w:r>
            <w:r>
              <w:rPr>
                <w:lang w:val="en-US"/>
              </w:rPr>
              <w:t>2, 1321</w:t>
            </w:r>
          </w:p>
        </w:tc>
        <w:tc>
          <w:tcPr>
            <w:tcW w:w="3105" w:type="dxa"/>
          </w:tcPr>
          <w:p w14:paraId="2C8F6ED3" w14:textId="72B42C40"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2833823F" w14:textId="5CA59D94"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6C2BAAEA" w14:textId="5B1862DB" w:rsidTr="00A30465">
        <w:tc>
          <w:tcPr>
            <w:tcW w:w="2396" w:type="dxa"/>
          </w:tcPr>
          <w:p w14:paraId="5D271B68" w14:textId="276ADF4D" w:rsidR="00A30465" w:rsidRPr="00E54820" w:rsidRDefault="00A30465" w:rsidP="00732349">
            <w:pPr>
              <w:rPr>
                <w:lang w:val="en-US"/>
              </w:rPr>
            </w:pPr>
            <w:r>
              <w:rPr>
                <w:lang w:val="en-US"/>
              </w:rPr>
              <w:t>f3</w:t>
            </w:r>
          </w:p>
        </w:tc>
        <w:tc>
          <w:tcPr>
            <w:tcW w:w="4782" w:type="dxa"/>
          </w:tcPr>
          <w:p w14:paraId="405359E5" w14:textId="51E14188" w:rsidR="00A30465" w:rsidRPr="00A81B2D" w:rsidRDefault="00A30465" w:rsidP="00732349">
            <w:pPr>
              <w:overflowPunct w:val="0"/>
              <w:autoSpaceDE w:val="0"/>
              <w:autoSpaceDN w:val="0"/>
              <w:adjustRightInd w:val="0"/>
              <w:textAlignment w:val="baseline"/>
            </w:pPr>
            <w:r w:rsidRPr="00A81B2D">
              <w:t xml:space="preserve">KT F. </w:t>
            </w:r>
            <w:r>
              <w:rPr>
                <w:lang w:val="en-US"/>
              </w:rPr>
              <w:t>3, 1322</w:t>
            </w:r>
          </w:p>
        </w:tc>
        <w:tc>
          <w:tcPr>
            <w:tcW w:w="3105" w:type="dxa"/>
          </w:tcPr>
          <w:p w14:paraId="58AC7C5C" w14:textId="05127A6E"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1955FB2" w14:textId="037D9A4B"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032E0F8" w14:textId="6A851E55" w:rsidTr="00A30465">
        <w:tc>
          <w:tcPr>
            <w:tcW w:w="2396" w:type="dxa"/>
          </w:tcPr>
          <w:p w14:paraId="3B783456" w14:textId="1CDD92AF" w:rsidR="00A30465" w:rsidRPr="00E54820" w:rsidRDefault="00A30465" w:rsidP="00732349">
            <w:pPr>
              <w:rPr>
                <w:lang w:val="en-US"/>
              </w:rPr>
            </w:pPr>
            <w:r>
              <w:rPr>
                <w:lang w:val="en-US"/>
              </w:rPr>
              <w:t>f4</w:t>
            </w:r>
          </w:p>
        </w:tc>
        <w:tc>
          <w:tcPr>
            <w:tcW w:w="4782" w:type="dxa"/>
          </w:tcPr>
          <w:p w14:paraId="0D7C9E9D" w14:textId="1DF583B1" w:rsidR="00A30465" w:rsidRPr="00A81B2D" w:rsidRDefault="00A30465" w:rsidP="00732349">
            <w:pPr>
              <w:overflowPunct w:val="0"/>
              <w:autoSpaceDE w:val="0"/>
              <w:autoSpaceDN w:val="0"/>
              <w:adjustRightInd w:val="0"/>
              <w:textAlignment w:val="baseline"/>
            </w:pPr>
            <w:r w:rsidRPr="00A81B2D">
              <w:t xml:space="preserve">KT F. </w:t>
            </w:r>
            <w:r>
              <w:rPr>
                <w:lang w:val="en-US"/>
              </w:rPr>
              <w:t>4, 1323</w:t>
            </w:r>
          </w:p>
        </w:tc>
        <w:tc>
          <w:tcPr>
            <w:tcW w:w="3105" w:type="dxa"/>
          </w:tcPr>
          <w:p w14:paraId="00DD9893" w14:textId="30EF8615"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0FE98796" w14:textId="02A685B0"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342EF7C" w14:textId="0D033DC4" w:rsidTr="00A30465">
        <w:tc>
          <w:tcPr>
            <w:tcW w:w="2396" w:type="dxa"/>
          </w:tcPr>
          <w:p w14:paraId="2ACFB7E5" w14:textId="4C032F76" w:rsidR="00A30465" w:rsidRPr="00E54820" w:rsidRDefault="00A30465" w:rsidP="00732349">
            <w:pPr>
              <w:rPr>
                <w:lang w:val="en-US"/>
              </w:rPr>
            </w:pPr>
            <w:r>
              <w:rPr>
                <w:lang w:val="en-US"/>
              </w:rPr>
              <w:t>f5</w:t>
            </w:r>
          </w:p>
        </w:tc>
        <w:tc>
          <w:tcPr>
            <w:tcW w:w="4782" w:type="dxa"/>
          </w:tcPr>
          <w:p w14:paraId="7DCE8E80" w14:textId="35D351C8" w:rsidR="00A30465" w:rsidRPr="00A81B2D" w:rsidRDefault="00A30465" w:rsidP="00732349">
            <w:pPr>
              <w:overflowPunct w:val="0"/>
              <w:autoSpaceDE w:val="0"/>
              <w:autoSpaceDN w:val="0"/>
              <w:adjustRightInd w:val="0"/>
              <w:textAlignment w:val="baseline"/>
            </w:pPr>
            <w:r w:rsidRPr="00A81B2D">
              <w:t xml:space="preserve">KT F. </w:t>
            </w:r>
            <w:r>
              <w:rPr>
                <w:lang w:val="en-US"/>
              </w:rPr>
              <w:t>5, 1324</w:t>
            </w:r>
          </w:p>
        </w:tc>
        <w:tc>
          <w:tcPr>
            <w:tcW w:w="3105" w:type="dxa"/>
          </w:tcPr>
          <w:p w14:paraId="783DBB2F" w14:textId="6FF7AF57"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0654B7D" w14:textId="7DC1486F"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E9145F5" w14:textId="590DD898" w:rsidTr="00A30465">
        <w:tc>
          <w:tcPr>
            <w:tcW w:w="2396" w:type="dxa"/>
          </w:tcPr>
          <w:p w14:paraId="37833F9B" w14:textId="5A4D6C18" w:rsidR="00A30465" w:rsidRPr="00E54820" w:rsidRDefault="00A30465" w:rsidP="00732349">
            <w:pPr>
              <w:rPr>
                <w:lang w:val="en-US"/>
              </w:rPr>
            </w:pPr>
            <w:r>
              <w:rPr>
                <w:lang w:val="en-US"/>
              </w:rPr>
              <w:t>f6</w:t>
            </w:r>
          </w:p>
        </w:tc>
        <w:tc>
          <w:tcPr>
            <w:tcW w:w="4782" w:type="dxa"/>
          </w:tcPr>
          <w:p w14:paraId="412BF859" w14:textId="1DD0BC09" w:rsidR="00A30465" w:rsidRPr="00A81B2D" w:rsidRDefault="00A30465" w:rsidP="00732349">
            <w:pPr>
              <w:overflowPunct w:val="0"/>
              <w:autoSpaceDE w:val="0"/>
              <w:autoSpaceDN w:val="0"/>
              <w:adjustRightInd w:val="0"/>
              <w:textAlignment w:val="baseline"/>
            </w:pPr>
            <w:r w:rsidRPr="00A81B2D">
              <w:t xml:space="preserve">KT F. </w:t>
            </w:r>
            <w:r>
              <w:rPr>
                <w:lang w:val="en-US"/>
              </w:rPr>
              <w:t>6, 1325</w:t>
            </w:r>
          </w:p>
        </w:tc>
        <w:tc>
          <w:tcPr>
            <w:tcW w:w="3105" w:type="dxa"/>
          </w:tcPr>
          <w:p w14:paraId="4EE33C68" w14:textId="0C0E8309"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033B256D" w14:textId="20504972"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43FE3843" w14:textId="77777777" w:rsidR="00DB3727" w:rsidRDefault="00DB3727" w:rsidP="00DB3727"/>
    <w:p w14:paraId="0AC13D28" w14:textId="6768E8A4" w:rsidR="00DB3727" w:rsidRPr="003272D0" w:rsidRDefault="00DB3727" w:rsidP="00DB3727">
      <w:pPr>
        <w:pStyle w:val="4"/>
        <w:rPr>
          <w:lang w:val="en-US"/>
        </w:rPr>
      </w:pPr>
      <w:bookmarkStart w:id="479" w:name="_Toc184326831"/>
      <w:r>
        <w:rPr>
          <w:rFonts w:cs="Arial"/>
        </w:rPr>
        <w:t xml:space="preserve">2.1.1. </w:t>
      </w:r>
      <w:r>
        <w:rPr>
          <w:rFonts w:cs="Arial"/>
          <w:lang w:val="en-US"/>
        </w:rPr>
        <w:t xml:space="preserve">12 </w:t>
      </w:r>
      <w:r>
        <w:t>Fractional quantity of marked goods, 1291</w:t>
      </w:r>
      <w:bookmarkEnd w:id="479"/>
    </w:p>
    <w:tbl>
      <w:tblPr>
        <w:tblStyle w:val="ab"/>
        <w:tblW w:w="13392" w:type="dxa"/>
        <w:tblLook w:val="04A0" w:firstRow="1" w:lastRow="0" w:firstColumn="1" w:lastColumn="0" w:noHBand="0" w:noVBand="1"/>
      </w:tblPr>
      <w:tblGrid>
        <w:gridCol w:w="2396"/>
        <w:gridCol w:w="4778"/>
        <w:gridCol w:w="3109"/>
        <w:gridCol w:w="3109"/>
      </w:tblGrid>
      <w:tr w:rsidR="00A30465" w:rsidRPr="008F4F86" w14:paraId="6A37E20C" w14:textId="22F6F424" w:rsidTr="00A30465">
        <w:tc>
          <w:tcPr>
            <w:tcW w:w="2396" w:type="dxa"/>
          </w:tcPr>
          <w:p w14:paraId="3253E0B4" w14:textId="2882C138" w:rsidR="00A30465" w:rsidRPr="00EA41AF" w:rsidRDefault="00A30465" w:rsidP="00E61789">
            <w:r w:rsidRPr="00FF6907">
              <w:rPr>
                <w:lang w:val="en-US"/>
              </w:rPr>
              <w:t>Numerator</w:t>
            </w:r>
          </w:p>
        </w:tc>
        <w:tc>
          <w:tcPr>
            <w:tcW w:w="4778" w:type="dxa"/>
          </w:tcPr>
          <w:p w14:paraId="56E02392" w14:textId="66309274" w:rsidR="00A30465" w:rsidRDefault="00A30465" w:rsidP="00E61789">
            <w:r w:rsidRPr="00FF6907">
              <w:t>Numerator, 1293</w:t>
            </w:r>
          </w:p>
        </w:tc>
        <w:tc>
          <w:tcPr>
            <w:tcW w:w="3109" w:type="dxa"/>
          </w:tcPr>
          <w:p w14:paraId="6FC16B22" w14:textId="7F97172C" w:rsidR="00A30465" w:rsidRDefault="00A30465" w:rsidP="00E61789">
            <w:pPr>
              <w:rPr>
                <w:rFonts w:cs="Arial"/>
              </w:rPr>
            </w:pPr>
            <w:r>
              <w:rPr>
                <w:rFonts w:cs="Arial"/>
              </w:rPr>
              <w:t>Unsigned integer 8 bytes</w:t>
            </w:r>
          </w:p>
        </w:tc>
        <w:tc>
          <w:tcPr>
            <w:tcW w:w="3109" w:type="dxa"/>
          </w:tcPr>
          <w:p w14:paraId="7700DFFE" w14:textId="079942C6"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713D877" w14:textId="779E0815" w:rsidTr="00A30465">
        <w:tc>
          <w:tcPr>
            <w:tcW w:w="2396" w:type="dxa"/>
          </w:tcPr>
          <w:p w14:paraId="7CE7D95F" w14:textId="02A2F33B" w:rsidR="00A30465" w:rsidRPr="00A60F13" w:rsidRDefault="00A30465" w:rsidP="00E61789">
            <w:pPr>
              <w:rPr>
                <w:lang w:val="en-US"/>
              </w:rPr>
            </w:pPr>
            <w:r w:rsidRPr="00FF6907">
              <w:rPr>
                <w:lang w:val="en-US"/>
              </w:rPr>
              <w:t>Denominator</w:t>
            </w:r>
          </w:p>
        </w:tc>
        <w:tc>
          <w:tcPr>
            <w:tcW w:w="4778" w:type="dxa"/>
          </w:tcPr>
          <w:p w14:paraId="658B0ABE" w14:textId="1359E81E" w:rsidR="00A30465" w:rsidRPr="00677EEF" w:rsidRDefault="00A30465" w:rsidP="00E61789">
            <w:pPr>
              <w:overflowPunct w:val="0"/>
              <w:autoSpaceDE w:val="0"/>
              <w:autoSpaceDN w:val="0"/>
              <w:adjustRightInd w:val="0"/>
              <w:textAlignment w:val="baseline"/>
              <w:rPr>
                <w:i/>
                <w:iCs/>
              </w:rPr>
            </w:pPr>
            <w:r w:rsidRPr="00FF6907">
              <w:t>Denominator, 1294</w:t>
            </w:r>
          </w:p>
        </w:tc>
        <w:tc>
          <w:tcPr>
            <w:tcW w:w="3109" w:type="dxa"/>
          </w:tcPr>
          <w:p w14:paraId="22281755" w14:textId="55464983" w:rsidR="00A30465" w:rsidRPr="00562159" w:rsidRDefault="00A30465" w:rsidP="00E61789">
            <w:pPr>
              <w:overflowPunct w:val="0"/>
              <w:autoSpaceDE w:val="0"/>
              <w:autoSpaceDN w:val="0"/>
              <w:adjustRightInd w:val="0"/>
              <w:textAlignment w:val="baseline"/>
              <w:rPr>
                <w:rFonts w:cs="Arial"/>
              </w:rPr>
            </w:pPr>
            <w:r>
              <w:rPr>
                <w:rFonts w:cs="Arial"/>
              </w:rPr>
              <w:t>Unsigned integer 8 bytes</w:t>
            </w:r>
          </w:p>
        </w:tc>
        <w:tc>
          <w:tcPr>
            <w:tcW w:w="3109" w:type="dxa"/>
          </w:tcPr>
          <w:p w14:paraId="04A914BB" w14:textId="7C3205C8"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6BC9AB13" w14:textId="77777777" w:rsidR="00677EEF" w:rsidRDefault="00677EEF" w:rsidP="00171765"/>
    <w:p w14:paraId="7FD04F8F" w14:textId="77777777" w:rsidR="00171765" w:rsidRDefault="00171765" w:rsidP="00171765">
      <w:r>
        <w:br w:type="page"/>
      </w:r>
    </w:p>
    <w:p w14:paraId="75892FAF" w14:textId="77777777" w:rsidR="00171765" w:rsidRDefault="00171765" w:rsidP="00171765">
      <w:bookmarkStart w:id="480" w:name="OLE_LINK163"/>
      <w:r>
        <w:lastRenderedPageBreak/>
        <w:t xml:space="preserve">In response: </w:t>
      </w:r>
      <w:r>
        <w:rPr>
          <w:lang w:val="en-US"/>
        </w:rPr>
        <w:t xml:space="preserve">api </w:t>
      </w:r>
      <w:r w:rsidRPr="00197C7F">
        <w:t xml:space="preserve">can return the following </w:t>
      </w:r>
      <w:r>
        <w:rPr>
          <w:lang w:val="en-US"/>
        </w:rPr>
        <w:t xml:space="preserve">http </w:t>
      </w:r>
      <w:r>
        <w:t>status codes</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6C717E3A" w14:textId="77777777" w:rsidR="00171765" w:rsidRPr="00B54A0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59046A75" w14:textId="77777777" w:rsidR="00171765" w:rsidRDefault="00171765" w:rsidP="00171765">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the transmitted data contains errors</w:t>
      </w:r>
      <w:bookmarkStart w:id="481" w:name="OLE_LINK119"/>
      <w:bookmarkStart w:id="482" w:name="OLE_LINK120"/>
      <w:bookmarkStart w:id="483" w:name="OLE_LINK129"/>
      <w:r>
        <w:t xml:space="preserve"> validation , or the signature did not pass the verification, the response body p.2.1.2</w:t>
      </w:r>
      <w:bookmarkEnd w:id="481"/>
      <w:bookmarkEnd w:id="482"/>
      <w:bookmarkEnd w:id="483"/>
    </w:p>
    <w:p w14:paraId="38962588" w14:textId="76ABC209" w:rsidR="00171765"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p.2.1.2.</w:t>
      </w:r>
    </w:p>
    <w:p w14:paraId="732AAD4B" w14:textId="24F2DE9B" w:rsidR="00171765" w:rsidRDefault="00171765" w:rsidP="00171765"/>
    <w:p w14:paraId="180DF799" w14:textId="77777777" w:rsidR="00EC6744" w:rsidRPr="00EC6744" w:rsidRDefault="00EC6744" w:rsidP="00EC6744">
      <w:pPr>
        <w:rPr>
          <w:lang w:val="en-US"/>
        </w:rPr>
      </w:pPr>
      <w:bookmarkStart w:id="484" w:name="OLE_LINK271"/>
      <w:r w:rsidRPr="00203D30">
        <w:t>Example</w:t>
      </w:r>
      <w:r w:rsidRPr="00EC6744">
        <w:rPr>
          <w:lang w:val="en-US"/>
        </w:rPr>
        <w:t xml:space="preserve"> </w:t>
      </w:r>
      <w:proofErr w:type="gramStart"/>
      <w:r w:rsidRPr="00203D30">
        <w:t xml:space="preserve">request </w:t>
      </w:r>
      <w:r w:rsidRPr="00EC6744">
        <w:rPr>
          <w:lang w:val="en-US"/>
        </w:rPr>
        <w:t>:</w:t>
      </w:r>
      <w:proofErr w:type="gramEnd"/>
    </w:p>
    <w:bookmarkEnd w:id="484"/>
    <w:p w14:paraId="6AE06C17" w14:textId="77777777" w:rsidR="00EC6744" w:rsidRPr="00EC6744" w:rsidRDefault="00EC6744" w:rsidP="00EC6744">
      <w:pPr>
        <w:rPr>
          <w:rFonts w:cs="Arial"/>
          <w:lang w:val="en-US"/>
        </w:rPr>
      </w:pPr>
    </w:p>
    <w:p w14:paraId="3E9FA17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w:t>
      </w:r>
    </w:p>
    <w:p w14:paraId="0D016C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id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"12345678990" </w:t>
      </w:r>
      <w:r w:rsidRPr="00EC6744">
        <w:rPr>
          <w:rFonts w:ascii="Consolas" w:hAnsi="Consolas" w:cs="Consolas"/>
          <w:color w:val="DFDFBF"/>
          <w:sz w:val="18"/>
          <w:szCs w:val="18"/>
          <w:lang w:val="en-US"/>
        </w:rPr>
        <w:t>,</w:t>
      </w:r>
    </w:p>
    <w:p w14:paraId="0AA2CB4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inn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"123456789012" </w:t>
      </w:r>
      <w:r w:rsidRPr="00EC6744">
        <w:rPr>
          <w:rFonts w:ascii="Consolas" w:hAnsi="Consolas" w:cs="Consolas"/>
          <w:color w:val="DFDFBF"/>
          <w:sz w:val="18"/>
          <w:szCs w:val="18"/>
          <w:lang w:val="en-US"/>
        </w:rPr>
        <w:t>,</w:t>
      </w:r>
    </w:p>
    <w:p w14:paraId="225D88E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group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"Main" </w:t>
      </w:r>
      <w:r w:rsidRPr="00EC6744">
        <w:rPr>
          <w:rFonts w:ascii="Consolas" w:hAnsi="Consolas" w:cs="Consolas"/>
          <w:color w:val="DFDFBF"/>
          <w:sz w:val="18"/>
          <w:szCs w:val="18"/>
          <w:lang w:val="en-US"/>
        </w:rPr>
        <w:t>,</w:t>
      </w:r>
    </w:p>
    <w:p w14:paraId="795A20DE"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content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
    <w:p w14:paraId="11ABD6C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type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DFDFBF"/>
          <w:sz w:val="18"/>
          <w:szCs w:val="18"/>
          <w:lang w:val="en-US"/>
        </w:rPr>
        <w:t>,</w:t>
      </w:r>
    </w:p>
    <w:p w14:paraId="085AE9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positions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
    <w:p w14:paraId="22B34A7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533C87A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quantity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1.000 </w:t>
      </w:r>
      <w:r w:rsidRPr="00EC6744">
        <w:rPr>
          <w:rFonts w:ascii="Consolas" w:hAnsi="Consolas" w:cs="Consolas"/>
          <w:color w:val="DFDFBF"/>
          <w:sz w:val="18"/>
          <w:szCs w:val="18"/>
          <w:lang w:val="en-US"/>
        </w:rPr>
        <w:t>,</w:t>
      </w:r>
    </w:p>
    <w:p w14:paraId="542C018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price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123.45 </w:t>
      </w:r>
      <w:r w:rsidRPr="00EC6744">
        <w:rPr>
          <w:rFonts w:ascii="Consolas" w:hAnsi="Consolas" w:cs="Consolas"/>
          <w:color w:val="DFDFBF"/>
          <w:sz w:val="18"/>
          <w:szCs w:val="18"/>
          <w:lang w:val="en-US"/>
        </w:rPr>
        <w:t>,</w:t>
      </w:r>
    </w:p>
    <w:p w14:paraId="37429FC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tax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6 </w:t>
      </w:r>
      <w:r w:rsidRPr="00EC6744">
        <w:rPr>
          <w:rFonts w:ascii="Consolas" w:hAnsi="Consolas" w:cs="Consolas"/>
          <w:color w:val="DFDFBF"/>
          <w:sz w:val="18"/>
          <w:szCs w:val="18"/>
          <w:lang w:val="en-US"/>
        </w:rPr>
        <w:t>,</w:t>
      </w:r>
    </w:p>
    <w:p w14:paraId="11F8A7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text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 </w:t>
      </w:r>
      <w:r>
        <w:rPr>
          <w:rFonts w:ascii="Consolas" w:hAnsi="Consolas" w:cs="Consolas"/>
          <w:color w:val="DFAF8F"/>
          <w:sz w:val="18"/>
          <w:szCs w:val="18"/>
        </w:rPr>
        <w:t xml:space="preserve">Bulka </w:t>
      </w:r>
      <w:r w:rsidRPr="00EC6744">
        <w:rPr>
          <w:rFonts w:ascii="Consolas" w:hAnsi="Consolas" w:cs="Consolas"/>
          <w:color w:val="DFAF8F"/>
          <w:sz w:val="18"/>
          <w:szCs w:val="18"/>
          <w:lang w:val="en-US"/>
        </w:rPr>
        <w:t xml:space="preserve">" </w:t>
      </w:r>
      <w:r w:rsidRPr="00EC6744">
        <w:rPr>
          <w:rFonts w:ascii="Consolas" w:hAnsi="Consolas" w:cs="Consolas"/>
          <w:color w:val="DFDFBF"/>
          <w:sz w:val="18"/>
          <w:szCs w:val="18"/>
          <w:lang w:val="en-US"/>
        </w:rPr>
        <w:t>,</w:t>
      </w:r>
    </w:p>
    <w:p w14:paraId="0B3AFBE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proofErr w:type="spellStart"/>
      <w:r w:rsidRPr="009D7C38">
        <w:rPr>
          <w:rFonts w:ascii="Consolas" w:hAnsi="Consolas" w:cs="Consolas"/>
          <w:color w:val="8ACCCF"/>
          <w:sz w:val="18"/>
          <w:szCs w:val="18"/>
          <w:lang w:val="en-US"/>
        </w:rPr>
        <w:t>paymentMethodType</w:t>
      </w:r>
      <w:proofErr w:type="spellEnd"/>
      <w:r w:rsidRPr="009D7C38">
        <w:rPr>
          <w:rFonts w:ascii="Consolas" w:hAnsi="Consolas" w:cs="Consolas"/>
          <w:color w:val="8ACCCF"/>
          <w:sz w:val="18"/>
          <w:szCs w:val="18"/>
          <w:lang w:val="en-US"/>
        </w:rPr>
        <w:t xml:space="preserv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4 </w:t>
      </w:r>
      <w:r w:rsidRPr="00EC6744">
        <w:rPr>
          <w:rFonts w:ascii="Consolas" w:hAnsi="Consolas" w:cs="Consolas"/>
          <w:color w:val="DFDFBF"/>
          <w:sz w:val="18"/>
          <w:szCs w:val="18"/>
          <w:lang w:val="en-US"/>
        </w:rPr>
        <w:t>,</w:t>
      </w:r>
    </w:p>
    <w:p w14:paraId="70DE8C7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spellStart"/>
      <w:proofErr w:type="gramStart"/>
      <w:r w:rsidRPr="009D7C38">
        <w:rPr>
          <w:rFonts w:ascii="Consolas" w:hAnsi="Consolas" w:cs="Consolas"/>
          <w:color w:val="8ACCCF"/>
          <w:sz w:val="18"/>
          <w:szCs w:val="18"/>
          <w:lang w:val="en-US"/>
        </w:rPr>
        <w:t>paymentSubjectType</w:t>
      </w:r>
      <w:proofErr w:type="spellEnd"/>
      <w:r w:rsidRPr="009D7C38">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8ACCCF"/>
          <w:sz w:val="18"/>
          <w:szCs w:val="18"/>
          <w:lang w:val="en-US"/>
        </w:rPr>
        <w:t>_ _</w:t>
      </w:r>
    </w:p>
    <w:p w14:paraId="24BF3F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57F585A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0114F61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quantity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2.000 </w:t>
      </w:r>
      <w:r w:rsidRPr="00EC6744">
        <w:rPr>
          <w:rFonts w:ascii="Consolas" w:hAnsi="Consolas" w:cs="Consolas"/>
          <w:color w:val="DFDFBF"/>
          <w:sz w:val="18"/>
          <w:szCs w:val="18"/>
          <w:lang w:val="en-US"/>
        </w:rPr>
        <w:t>,</w:t>
      </w:r>
    </w:p>
    <w:p w14:paraId="1C31A07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price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4.45 </w:t>
      </w:r>
      <w:r w:rsidRPr="00EC6744">
        <w:rPr>
          <w:rFonts w:ascii="Consolas" w:hAnsi="Consolas" w:cs="Consolas"/>
          <w:color w:val="DFDFBF"/>
          <w:sz w:val="18"/>
          <w:szCs w:val="18"/>
          <w:lang w:val="en-US"/>
        </w:rPr>
        <w:t>,</w:t>
      </w:r>
    </w:p>
    <w:p w14:paraId="36E562A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tax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4 </w:t>
      </w:r>
      <w:r w:rsidRPr="00EC6744">
        <w:rPr>
          <w:rFonts w:ascii="Consolas" w:hAnsi="Consolas" w:cs="Consolas"/>
          <w:color w:val="DFDFBF"/>
          <w:sz w:val="18"/>
          <w:szCs w:val="18"/>
          <w:lang w:val="en-US"/>
        </w:rPr>
        <w:t>,</w:t>
      </w:r>
    </w:p>
    <w:p w14:paraId="19065DD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DE4E08">
        <w:rPr>
          <w:rFonts w:ascii="Consolas" w:hAnsi="Consolas" w:cs="Consolas"/>
          <w:color w:val="8ACCCF"/>
          <w:sz w:val="18"/>
          <w:szCs w:val="18"/>
          <w:lang w:val="en-US"/>
        </w:rPr>
        <w:t xml:space="preserve">text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EC6744">
        <w:rPr>
          <w:rFonts w:ascii="Consolas" w:hAnsi="Consolas" w:cs="Consolas"/>
          <w:color w:val="DFAF8F"/>
          <w:sz w:val="18"/>
          <w:szCs w:val="18"/>
          <w:lang w:val="en-US"/>
        </w:rPr>
        <w:t xml:space="preserve">" </w:t>
      </w:r>
      <w:r w:rsidRPr="00EC6744">
        <w:rPr>
          <w:rFonts w:ascii="Consolas" w:hAnsi="Consolas" w:cs="Consolas"/>
          <w:color w:val="DFDFBF"/>
          <w:sz w:val="18"/>
          <w:szCs w:val="18"/>
          <w:lang w:val="en-US"/>
        </w:rPr>
        <w:t>,</w:t>
      </w:r>
    </w:p>
    <w:p w14:paraId="244B20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485" w:name="OLE_LINK53"/>
      <w:bookmarkStart w:id="486" w:name="OLE_LINK54"/>
      <w:r w:rsidRPr="00EC6744">
        <w:rPr>
          <w:rFonts w:ascii="Consolas" w:hAnsi="Consolas" w:cs="Consolas"/>
          <w:color w:val="8ACCCF"/>
          <w:sz w:val="18"/>
          <w:szCs w:val="18"/>
          <w:lang w:val="en-US"/>
        </w:rPr>
        <w:t xml:space="preserve">" </w:t>
      </w:r>
      <w:bookmarkStart w:id="487" w:name="OLE_LINK68"/>
      <w:bookmarkStart w:id="488" w:name="OLE_LINK69"/>
      <w:bookmarkStart w:id="489" w:name="OLE_LINK77"/>
      <w:proofErr w:type="spellStart"/>
      <w:r w:rsidRPr="00DE4E08">
        <w:rPr>
          <w:rFonts w:ascii="Consolas" w:hAnsi="Consolas" w:cs="Consolas"/>
          <w:color w:val="8ACCCF"/>
          <w:sz w:val="18"/>
          <w:szCs w:val="18"/>
          <w:lang w:val="en-US"/>
        </w:rPr>
        <w:t>paymentMethodType</w:t>
      </w:r>
      <w:proofErr w:type="spellEnd"/>
      <w:r w:rsidRPr="00DE4E08">
        <w:rPr>
          <w:rFonts w:ascii="Consolas" w:hAnsi="Consolas" w:cs="Consolas"/>
          <w:color w:val="8ACCCF"/>
          <w:sz w:val="18"/>
          <w:szCs w:val="18"/>
          <w:lang w:val="en-US"/>
        </w:rPr>
        <w:t xml:space="preserve"> </w:t>
      </w:r>
      <w:bookmarkEnd w:id="487"/>
      <w:bookmarkEnd w:id="488"/>
      <w:bookmarkEnd w:id="489"/>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3 </w:t>
      </w:r>
      <w:r w:rsidRPr="00EC6744">
        <w:rPr>
          <w:rFonts w:ascii="Consolas" w:hAnsi="Consolas" w:cs="Consolas"/>
          <w:color w:val="DFDFBF"/>
          <w:sz w:val="18"/>
          <w:szCs w:val="18"/>
          <w:lang w:val="en-US"/>
        </w:rPr>
        <w:t>,</w:t>
      </w:r>
    </w:p>
    <w:p w14:paraId="7126EFB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proofErr w:type="spellStart"/>
      <w:proofErr w:type="gramStart"/>
      <w:r w:rsidRPr="00DE4E08">
        <w:rPr>
          <w:rFonts w:ascii="Consolas" w:hAnsi="Consolas" w:cs="Consolas"/>
          <w:color w:val="8ACCCF"/>
          <w:sz w:val="18"/>
          <w:szCs w:val="18"/>
          <w:lang w:val="en-US"/>
        </w:rPr>
        <w:t>paymentSubjectType</w:t>
      </w:r>
      <w:proofErr w:type="spellEnd"/>
      <w:r w:rsidRPr="00DE4E08">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13 </w:t>
      </w:r>
      <w:bookmarkEnd w:id="485"/>
      <w:bookmarkEnd w:id="486"/>
      <w:r w:rsidRPr="00EC6744">
        <w:rPr>
          <w:rFonts w:ascii="Consolas" w:hAnsi="Consolas" w:cs="Consolas"/>
          <w:color w:val="8ACCCF"/>
          <w:sz w:val="18"/>
          <w:szCs w:val="18"/>
          <w:lang w:val="en-US"/>
        </w:rPr>
        <w:t>_ _</w:t>
      </w:r>
    </w:p>
    <w:p w14:paraId="7DC68F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w:t>
      </w:r>
    </w:p>
    <w:p w14:paraId="457CFE4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w:t>
      </w:r>
    </w:p>
    <w:p w14:paraId="67344B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proofErr w:type="spellStart"/>
      <w:r w:rsidRPr="00DE4E08">
        <w:rPr>
          <w:rFonts w:ascii="Consolas" w:hAnsi="Consolas" w:cs="Consolas"/>
          <w:color w:val="8ACCCF"/>
          <w:sz w:val="18"/>
          <w:szCs w:val="18"/>
          <w:lang w:val="en-US"/>
        </w:rPr>
        <w:t>checkClose</w:t>
      </w:r>
      <w:proofErr w:type="spellEnd"/>
      <w:r w:rsidRPr="00DE4E08">
        <w:rPr>
          <w:rFonts w:ascii="Consolas" w:hAnsi="Consolas" w:cs="Consolas"/>
          <w:color w:val="8ACCCF"/>
          <w:sz w:val="18"/>
          <w:szCs w:val="18"/>
          <w:lang w:val="en-US"/>
        </w:rPr>
        <w:t xml:space="preserv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
    <w:p w14:paraId="5C3D852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DE4E08">
        <w:rPr>
          <w:rFonts w:ascii="Consolas" w:hAnsi="Consolas" w:cs="Consolas"/>
          <w:color w:val="8ACCCF"/>
          <w:sz w:val="18"/>
          <w:szCs w:val="18"/>
          <w:lang w:val="en-US"/>
        </w:rPr>
        <w:t xml:space="preserve">payments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
    <w:p w14:paraId="3F2B42F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79B44D2C"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type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DFDFBF"/>
          <w:sz w:val="18"/>
          <w:szCs w:val="18"/>
          <w:lang w:val="en-US"/>
        </w:rPr>
        <w:t>,</w:t>
      </w:r>
    </w:p>
    <w:p w14:paraId="15019C9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amount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123.45</w:t>
      </w:r>
    </w:p>
    <w:p w14:paraId="79E09C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38E1BAD0"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46C89A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type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2 </w:t>
      </w:r>
      <w:r w:rsidRPr="00EC6744">
        <w:rPr>
          <w:rFonts w:ascii="Consolas" w:hAnsi="Consolas" w:cs="Consolas"/>
          <w:color w:val="DFDFBF"/>
          <w:sz w:val="18"/>
          <w:szCs w:val="18"/>
          <w:lang w:val="en-US"/>
        </w:rPr>
        <w:t>,</w:t>
      </w:r>
    </w:p>
    <w:p w14:paraId="18D816E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lastRenderedPageBreak/>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amount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8.90000</w:t>
      </w:r>
    </w:p>
    <w:p w14:paraId="34F4035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103230B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708401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proofErr w:type="spellStart"/>
      <w:r w:rsidRPr="006C0F21">
        <w:rPr>
          <w:rFonts w:ascii="Consolas" w:hAnsi="Consolas" w:cs="Consolas"/>
          <w:color w:val="8ACCCF"/>
          <w:sz w:val="18"/>
          <w:szCs w:val="18"/>
          <w:lang w:val="en-US"/>
        </w:rPr>
        <w:t>taxationSystem</w:t>
      </w:r>
      <w:proofErr w:type="spellEnd"/>
      <w:r w:rsidRPr="006C0F21">
        <w:rPr>
          <w:rFonts w:ascii="Consolas" w:hAnsi="Consolas" w:cs="Consolas"/>
          <w:color w:val="8ACCCF"/>
          <w:sz w:val="18"/>
          <w:szCs w:val="18"/>
          <w:lang w:val="en-US"/>
        </w:rPr>
        <w:t xml:space="preserv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1</w:t>
      </w:r>
    </w:p>
    <w:p w14:paraId="133C379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082E87A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proofErr w:type="spellStart"/>
      <w:r w:rsidRPr="00DE4E08">
        <w:rPr>
          <w:rFonts w:ascii="Consolas" w:hAnsi="Consolas" w:cs="Consolas"/>
          <w:color w:val="8ACCCF"/>
          <w:sz w:val="18"/>
          <w:szCs w:val="18"/>
          <w:lang w:val="en-US"/>
        </w:rPr>
        <w:t>customerContact</w:t>
      </w:r>
      <w:proofErr w:type="spellEnd"/>
      <w:r w:rsidRPr="00DE4E08">
        <w:rPr>
          <w:rFonts w:ascii="Consolas" w:hAnsi="Consolas" w:cs="Consolas"/>
          <w:color w:val="8ACCCF"/>
          <w:sz w:val="18"/>
          <w:szCs w:val="18"/>
          <w:lang w:val="en-US"/>
        </w:rPr>
        <w:t xml:space="preserv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"foo@example.com"</w:t>
      </w:r>
    </w:p>
    <w:p w14:paraId="7C162684" w14:textId="77777777" w:rsidR="00EC6744" w:rsidRPr="00D3414D" w:rsidRDefault="00EC6744" w:rsidP="00EC6744">
      <w:pPr>
        <w:pStyle w:val="HTML0"/>
        <w:shd w:val="clear" w:color="auto" w:fill="333333"/>
        <w:rPr>
          <w:rFonts w:ascii="Consolas" w:hAnsi="Consolas" w:cs="Consolas"/>
          <w:color w:val="DFDFBF"/>
          <w:sz w:val="18"/>
          <w:szCs w:val="18"/>
        </w:rPr>
      </w:pPr>
      <w:r w:rsidRPr="00DE4E08">
        <w:rPr>
          <w:rFonts w:ascii="Consolas" w:hAnsi="Consolas" w:cs="Consolas"/>
          <w:color w:val="DFDFBF"/>
          <w:sz w:val="18"/>
          <w:szCs w:val="18"/>
          <w:lang w:val="en-US"/>
        </w:rPr>
        <w:t>  </w:t>
      </w:r>
      <w:r w:rsidRPr="00D3414D">
        <w:rPr>
          <w:rFonts w:ascii="Consolas" w:hAnsi="Consolas" w:cs="Consolas"/>
          <w:color w:val="DFDFBF"/>
          <w:sz w:val="18"/>
          <w:szCs w:val="18"/>
        </w:rPr>
        <w:t>}</w:t>
      </w:r>
    </w:p>
    <w:p w14:paraId="78D09FE5" w14:textId="77777777" w:rsidR="00EC6744" w:rsidRDefault="00EC6744" w:rsidP="00EC6744">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7692FD76" w14:textId="77777777" w:rsidR="00EC6744" w:rsidRDefault="00EC6744" w:rsidP="00EC6744"/>
    <w:p w14:paraId="0012A004" w14:textId="77777777" w:rsidR="00EC6744" w:rsidRDefault="00EC6744" w:rsidP="00EC6744">
      <w:r w:rsidRPr="00817738">
        <w:t>An example of a request with agent data, additional user details, supplier data, vending machine number, billing address and billing place:</w:t>
      </w:r>
    </w:p>
    <w:p w14:paraId="65916E93" w14:textId="77777777" w:rsidR="00EC6744" w:rsidRPr="00722517" w:rsidRDefault="00EC6744" w:rsidP="00EC6744"/>
    <w:p w14:paraId="174BF54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580DF0F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id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"12345678990" </w:t>
      </w:r>
      <w:r w:rsidRPr="00966FB4">
        <w:rPr>
          <w:rFonts w:ascii="Consolas" w:eastAsia="Times New Roman" w:hAnsi="Consolas" w:cs="Consolas"/>
          <w:color w:val="DFDFBF"/>
          <w:sz w:val="18"/>
          <w:szCs w:val="18"/>
          <w:lang w:val="en-US"/>
        </w:rPr>
        <w:t>,</w:t>
      </w:r>
    </w:p>
    <w:p w14:paraId="29E2592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inn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"123456789012" </w:t>
      </w:r>
      <w:r w:rsidRPr="00966FB4">
        <w:rPr>
          <w:rFonts w:ascii="Consolas" w:eastAsia="Times New Roman" w:hAnsi="Consolas" w:cs="Consolas"/>
          <w:color w:val="DFDFBF"/>
          <w:sz w:val="18"/>
          <w:szCs w:val="18"/>
          <w:lang w:val="en-US"/>
        </w:rPr>
        <w:t>,</w:t>
      </w:r>
    </w:p>
    <w:p w14:paraId="6B83C93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group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"Main" </w:t>
      </w:r>
      <w:r w:rsidRPr="00966FB4">
        <w:rPr>
          <w:rFonts w:ascii="Consolas" w:eastAsia="Times New Roman" w:hAnsi="Consolas" w:cs="Consolas"/>
          <w:color w:val="DFDFBF"/>
          <w:sz w:val="18"/>
          <w:szCs w:val="18"/>
          <w:lang w:val="en-US"/>
        </w:rPr>
        <w:t>,</w:t>
      </w:r>
    </w:p>
    <w:p w14:paraId="39CB5A3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key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 </w:t>
      </w:r>
      <w:r w:rsidRPr="00966FB4">
        <w:rPr>
          <w:rFonts w:ascii="Consolas" w:eastAsia="Times New Roman" w:hAnsi="Consolas" w:cs="Consolas"/>
          <w:color w:val="DFDFBF"/>
          <w:sz w:val="18"/>
          <w:szCs w:val="18"/>
          <w:lang w:val="en-US"/>
        </w:rPr>
        <w:t>,</w:t>
      </w:r>
    </w:p>
    <w:p w14:paraId="494FAC3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content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108DBBF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type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
    <w:p w14:paraId="287045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positions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7628F7C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CB5968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quantity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1.000 </w:t>
      </w:r>
      <w:r w:rsidRPr="00966FB4">
        <w:rPr>
          <w:rFonts w:ascii="Consolas" w:eastAsia="Times New Roman" w:hAnsi="Consolas" w:cs="Consolas"/>
          <w:color w:val="DFDFBF"/>
          <w:sz w:val="18"/>
          <w:szCs w:val="18"/>
          <w:lang w:val="en-US"/>
        </w:rPr>
        <w:t>,</w:t>
      </w:r>
    </w:p>
    <w:p w14:paraId="7D5CBD2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price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123.45 </w:t>
      </w:r>
      <w:r w:rsidRPr="00966FB4">
        <w:rPr>
          <w:rFonts w:ascii="Consolas" w:eastAsia="Times New Roman" w:hAnsi="Consolas" w:cs="Consolas"/>
          <w:color w:val="DFDFBF"/>
          <w:sz w:val="18"/>
          <w:szCs w:val="18"/>
          <w:lang w:val="en-US"/>
        </w:rPr>
        <w:t>,</w:t>
      </w:r>
    </w:p>
    <w:p w14:paraId="69D0F0D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tax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6 </w:t>
      </w:r>
      <w:r w:rsidRPr="00966FB4">
        <w:rPr>
          <w:rFonts w:ascii="Consolas" w:eastAsia="Times New Roman" w:hAnsi="Consolas" w:cs="Consolas"/>
          <w:color w:val="DFDFBF"/>
          <w:sz w:val="18"/>
          <w:szCs w:val="18"/>
          <w:lang w:val="en-US"/>
        </w:rPr>
        <w:t>,</w:t>
      </w:r>
    </w:p>
    <w:p w14:paraId="0FB404C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text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Bulka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08291C1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paymentMethodType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4 </w:t>
      </w:r>
      <w:r w:rsidRPr="00966FB4">
        <w:rPr>
          <w:rFonts w:ascii="Consolas" w:eastAsia="Times New Roman" w:hAnsi="Consolas" w:cs="Consolas"/>
          <w:color w:val="DFDFBF"/>
          <w:sz w:val="18"/>
          <w:szCs w:val="18"/>
          <w:lang w:val="en-US"/>
        </w:rPr>
        <w:t>,</w:t>
      </w:r>
    </w:p>
    <w:p w14:paraId="2C2877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paymentSubjectType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
    <w:p w14:paraId="276DEFD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nomenclatureCode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"igQVAAADMTIzNDU2Nzg5MDEyMwAAAAAAAQ==" </w:t>
      </w:r>
      <w:r w:rsidRPr="00966FB4">
        <w:rPr>
          <w:rFonts w:ascii="Consolas" w:eastAsia="Times New Roman" w:hAnsi="Consolas" w:cs="Consolas"/>
          <w:color w:val="DFDFBF"/>
          <w:sz w:val="18"/>
          <w:szCs w:val="18"/>
          <w:lang w:val="en-US"/>
        </w:rPr>
        <w:t>,</w:t>
      </w:r>
    </w:p>
    <w:p w14:paraId="3F98062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127 </w:t>
      </w:r>
      <w:r w:rsidRPr="00966FB4">
        <w:rPr>
          <w:rFonts w:ascii="Consolas" w:eastAsia="Times New Roman" w:hAnsi="Consolas" w:cs="Consolas"/>
          <w:color w:val="DFDFBF"/>
          <w:sz w:val="18"/>
          <w:szCs w:val="18"/>
          <w:lang w:val="en-US"/>
        </w:rPr>
        <w:t>,</w:t>
      </w:r>
    </w:p>
    <w:p w14:paraId="4631766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agentInfo</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72979AD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paymentTransferOperatorPhoneNumbers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 xml:space="preserve">+79200000001"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"+74997870001" </w:t>
      </w:r>
      <w:r w:rsidRPr="00966FB4">
        <w:rPr>
          <w:rFonts w:ascii="Consolas" w:eastAsia="Times New Roman" w:hAnsi="Consolas" w:cs="Consolas"/>
          <w:color w:val="DFDFBF"/>
          <w:sz w:val="18"/>
          <w:szCs w:val="18"/>
          <w:lang w:val="en-US"/>
        </w:rPr>
        <w:t>],</w:t>
      </w:r>
    </w:p>
    <w:p w14:paraId="3D1C1301" w14:textId="630EAA68"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Some operation </w:t>
      </w:r>
      <w:r w:rsidRPr="00966FB4">
        <w:rPr>
          <w:rFonts w:ascii="Consolas" w:eastAsia="Times New Roman" w:hAnsi="Consolas" w:cs="Consolas"/>
          <w:color w:val="DFAF8F"/>
          <w:sz w:val="18"/>
          <w:szCs w:val="18"/>
          <w:lang w:val="en-US"/>
        </w:rPr>
        <w:t xml:space="preserve">1" </w:t>
      </w:r>
      <w:r w:rsidRPr="00966FB4">
        <w:rPr>
          <w:rFonts w:ascii="Consolas" w:eastAsia="Times New Roman" w:hAnsi="Consolas" w:cs="Consolas"/>
          <w:color w:val="DFDFBF"/>
          <w:sz w:val="18"/>
          <w:szCs w:val="18"/>
          <w:lang w:val="en-US"/>
        </w:rPr>
        <w:t>,</w:t>
      </w:r>
    </w:p>
    <w:p w14:paraId="7911F29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 xml:space="preserve">+79200000003" </w:t>
      </w:r>
      <w:r w:rsidRPr="00966FB4">
        <w:rPr>
          <w:rFonts w:ascii="Consolas" w:eastAsia="Times New Roman" w:hAnsi="Consolas" w:cs="Consolas"/>
          <w:color w:val="DFDFBF"/>
          <w:sz w:val="18"/>
          <w:szCs w:val="18"/>
          <w:lang w:val="en-US"/>
        </w:rPr>
        <w:t>],</w:t>
      </w:r>
    </w:p>
    <w:p w14:paraId="409473E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 xml:space="preserve">+79200000002"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"+74997870002" </w:t>
      </w:r>
      <w:r w:rsidRPr="00966FB4">
        <w:rPr>
          <w:rFonts w:ascii="Consolas" w:eastAsia="Times New Roman" w:hAnsi="Consolas" w:cs="Consolas"/>
          <w:color w:val="DFDFBF"/>
          <w:sz w:val="18"/>
          <w:szCs w:val="18"/>
          <w:lang w:val="en-US"/>
        </w:rPr>
        <w:t>],</w:t>
      </w:r>
    </w:p>
    <w:p w14:paraId="1A2F583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OOO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Atlant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2558BE2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Voronezh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Nedogonnaya</w:t>
      </w:r>
      <w:proofErr w:type="spellEnd"/>
      <w:r w:rsidRPr="00966FB4">
        <w:rPr>
          <w:rFonts w:ascii="Consolas" w:eastAsia="Times New Roman" w:hAnsi="Consolas" w:cs="Consolas"/>
          <w:color w:val="DFAF8F"/>
          <w:sz w:val="18"/>
          <w:szCs w:val="18"/>
        </w:rPr>
        <w:t xml:space="preserve"> st </w:t>
      </w:r>
      <w:r w:rsidRPr="00966FB4">
        <w:rPr>
          <w:rFonts w:ascii="Consolas" w:eastAsia="Times New Roman" w:hAnsi="Consolas" w:cs="Consolas"/>
          <w:color w:val="DFAF8F"/>
          <w:sz w:val="18"/>
          <w:szCs w:val="18"/>
          <w:lang w:val="en-US"/>
        </w:rPr>
        <w:t xml:space="preserve">. , 84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rPr>
        <w:t>,</w:t>
      </w:r>
    </w:p>
    <w:p w14:paraId="5884B0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"7727257386"</w:t>
      </w:r>
    </w:p>
    <w:p w14:paraId="75618A5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3A04A28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unitOfMeasurement</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kg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5EDC62DF" w14:textId="77777777" w:rsidR="00EC6744" w:rsidRPr="00D3414D"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D3414D">
        <w:rPr>
          <w:rFonts w:ascii="Consolas" w:eastAsia="Times New Roman" w:hAnsi="Consolas" w:cs="Consolas"/>
          <w:color w:val="8ACCCF"/>
          <w:sz w:val="18"/>
          <w:szCs w:val="18"/>
        </w:rPr>
        <w:t xml:space="preserve">" </w:t>
      </w:r>
      <w:proofErr w:type="spellStart"/>
      <w:r w:rsidRPr="00CA60BF">
        <w:rPr>
          <w:rFonts w:ascii="Consolas" w:eastAsia="Times New Roman" w:hAnsi="Consolas" w:cs="Consolas"/>
          <w:color w:val="8ACCCF"/>
          <w:sz w:val="18"/>
          <w:szCs w:val="18"/>
          <w:lang w:val="en-US"/>
        </w:rPr>
        <w:t>additionalAttribute</w:t>
      </w:r>
      <w:proofErr w:type="spellEnd"/>
      <w:r w:rsidRPr="00CA60BF">
        <w:rPr>
          <w:rFonts w:ascii="Consolas" w:eastAsia="Times New Roman" w:hAnsi="Consolas" w:cs="Consolas"/>
          <w:color w:val="8ACCCF"/>
          <w:sz w:val="18"/>
          <w:szCs w:val="18"/>
          <w:lang w:val="en-US"/>
        </w:rPr>
        <w:t xml:space="preserve"> </w:t>
      </w:r>
      <w:proofErr w:type="gramStart"/>
      <w:r w:rsidRPr="00D3414D">
        <w:rPr>
          <w:rFonts w:ascii="Consolas" w:eastAsia="Times New Roman" w:hAnsi="Consolas" w:cs="Consolas"/>
          <w:color w:val="8ACCCF"/>
          <w:sz w:val="18"/>
          <w:szCs w:val="18"/>
        </w:rPr>
        <w:t xml:space="preserve">" </w:t>
      </w:r>
      <w:r w:rsidRPr="00D3414D">
        <w:rPr>
          <w:rFonts w:ascii="Consolas" w:eastAsia="Times New Roman" w:hAnsi="Consolas" w:cs="Consolas"/>
          <w:color w:val="DFDFBF"/>
          <w:sz w:val="18"/>
          <w:szCs w:val="18"/>
        </w:rPr>
        <w:t>:</w:t>
      </w:r>
      <w:proofErr w:type="gramEnd"/>
      <w:r w:rsidRPr="00CA60BF">
        <w:rPr>
          <w:rFonts w:ascii="Consolas" w:eastAsia="Times New Roman" w:hAnsi="Consolas" w:cs="Consolas"/>
          <w:color w:val="DFDFBF"/>
          <w:sz w:val="18"/>
          <w:szCs w:val="18"/>
          <w:lang w:val="en-US"/>
        </w:rPr>
        <w:t> </w:t>
      </w:r>
      <w:r w:rsidRPr="00D3414D">
        <w:rPr>
          <w:rFonts w:ascii="Consolas" w:eastAsia="Times New Roman" w:hAnsi="Consolas" w:cs="Consolas"/>
          <w:color w:val="DFAF8F"/>
          <w:sz w:val="18"/>
          <w:szCs w:val="18"/>
        </w:rPr>
        <w:t>"Add.</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attribute</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And</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all</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here</w:t>
      </w:r>
      <w:proofErr w:type="gramStart"/>
      <w:r w:rsidRPr="00966FB4">
        <w:rPr>
          <w:rFonts w:ascii="Consolas" w:eastAsia="Times New Roman" w:hAnsi="Consolas" w:cs="Consolas"/>
          <w:color w:val="DFAF8F"/>
          <w:sz w:val="18"/>
          <w:szCs w:val="18"/>
        </w:rPr>
        <w:t xml:space="preserve">" </w:t>
      </w:r>
      <w:r w:rsidRPr="00D3414D">
        <w:rPr>
          <w:rFonts w:ascii="Consolas" w:eastAsia="Times New Roman" w:hAnsi="Consolas" w:cs="Consolas"/>
          <w:color w:val="DFDFBF"/>
          <w:sz w:val="18"/>
          <w:szCs w:val="18"/>
        </w:rPr>
        <w:t>,</w:t>
      </w:r>
      <w:proofErr w:type="gramEnd"/>
    </w:p>
    <w:p w14:paraId="47C9DD9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manufacturerCountryCode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"643" </w:t>
      </w:r>
      <w:r w:rsidRPr="00966FB4">
        <w:rPr>
          <w:rFonts w:ascii="Consolas" w:eastAsia="Times New Roman" w:hAnsi="Consolas" w:cs="Consolas"/>
          <w:color w:val="DFDFBF"/>
          <w:sz w:val="18"/>
          <w:szCs w:val="18"/>
          <w:lang w:val="en-US"/>
        </w:rPr>
        <w:t>,</w:t>
      </w:r>
    </w:p>
    <w:p w14:paraId="2646451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customsDeclarationNumber</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AD </w:t>
      </w:r>
      <w:r w:rsidRPr="00966FB4">
        <w:rPr>
          <w:rFonts w:ascii="Consolas" w:eastAsia="Times New Roman" w:hAnsi="Consolas" w:cs="Consolas"/>
          <w:color w:val="DFAF8F"/>
          <w:sz w:val="18"/>
          <w:szCs w:val="18"/>
          <w:lang w:val="en-US"/>
        </w:rPr>
        <w:t xml:space="preserve">11/77 </w:t>
      </w:r>
      <w:r w:rsidRPr="00966FB4">
        <w:rPr>
          <w:rFonts w:ascii="Consolas" w:eastAsia="Times New Roman" w:hAnsi="Consolas" w:cs="Consolas"/>
          <w:color w:val="DFAF8F"/>
          <w:sz w:val="18"/>
          <w:szCs w:val="18"/>
        </w:rPr>
        <w:t xml:space="preserve">of 08/01/2018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70D46FE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excise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23.45 </w:t>
      </w:r>
      <w:r w:rsidRPr="00966FB4">
        <w:rPr>
          <w:rFonts w:ascii="Consolas" w:eastAsia="Times New Roman" w:hAnsi="Consolas" w:cs="Consolas"/>
          <w:color w:val="8ACCCF"/>
          <w:sz w:val="18"/>
          <w:szCs w:val="18"/>
          <w:lang w:val="en-US"/>
        </w:rPr>
        <w:t>_ _</w:t>
      </w:r>
    </w:p>
    <w:p w14:paraId="20D5926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3C5EA77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64BCB4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quantity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2.000 </w:t>
      </w:r>
      <w:r w:rsidRPr="00966FB4">
        <w:rPr>
          <w:rFonts w:ascii="Consolas" w:eastAsia="Times New Roman" w:hAnsi="Consolas" w:cs="Consolas"/>
          <w:color w:val="DFDFBF"/>
          <w:sz w:val="18"/>
          <w:szCs w:val="18"/>
          <w:lang w:val="en-US"/>
        </w:rPr>
        <w:t>,</w:t>
      </w:r>
    </w:p>
    <w:p w14:paraId="74C292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price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4.45 </w:t>
      </w:r>
      <w:r w:rsidRPr="00966FB4">
        <w:rPr>
          <w:rFonts w:ascii="Consolas" w:eastAsia="Times New Roman" w:hAnsi="Consolas" w:cs="Consolas"/>
          <w:color w:val="DFDFBF"/>
          <w:sz w:val="18"/>
          <w:szCs w:val="18"/>
          <w:lang w:val="en-US"/>
        </w:rPr>
        <w:t>,</w:t>
      </w:r>
    </w:p>
    <w:p w14:paraId="67868F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tax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4 </w:t>
      </w:r>
      <w:r w:rsidRPr="00966FB4">
        <w:rPr>
          <w:rFonts w:ascii="Consolas" w:eastAsia="Times New Roman" w:hAnsi="Consolas" w:cs="Consolas"/>
          <w:color w:val="DFDFBF"/>
          <w:sz w:val="18"/>
          <w:szCs w:val="18"/>
          <w:lang w:val="en-US"/>
        </w:rPr>
        <w:t>,</w:t>
      </w:r>
    </w:p>
    <w:p w14:paraId="3047705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text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Matches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3FAD43F2"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paymentMethodType</w:t>
      </w:r>
      <w:proofErr w:type="spellEnd"/>
      <w:r w:rsidRPr="00CA60BF">
        <w:rPr>
          <w:rFonts w:ascii="Consolas" w:eastAsia="Times New Roman" w:hAnsi="Consolas" w:cs="Consolas"/>
          <w:color w:val="8ACCCF"/>
          <w:sz w:val="18"/>
          <w:szCs w:val="18"/>
          <w:lang w:val="en-US"/>
        </w:rPr>
        <w:t xml:space="preserve"> </w:t>
      </w:r>
      <w:proofErr w:type="gramStart"/>
      <w:r w:rsidRPr="00CA60BF">
        <w:rPr>
          <w:rFonts w:ascii="Consolas" w:eastAsia="Times New Roman" w:hAnsi="Consolas" w:cs="Consolas"/>
          <w:color w:val="8ACCCF"/>
          <w:sz w:val="18"/>
          <w:szCs w:val="18"/>
          <w:lang w:val="en-US"/>
        </w:rPr>
        <w:t xml:space="preserve">" </w:t>
      </w:r>
      <w:r w:rsidRPr="00CA60BF">
        <w:rPr>
          <w:rFonts w:ascii="Consolas" w:eastAsia="Times New Roman" w:hAnsi="Consolas" w:cs="Consolas"/>
          <w:color w:val="DFDFBF"/>
          <w:sz w:val="18"/>
          <w:szCs w:val="18"/>
          <w:lang w:val="en-US"/>
        </w:rPr>
        <w:t>:</w:t>
      </w:r>
      <w:proofErr w:type="gramEnd"/>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6E96BE"/>
          <w:sz w:val="18"/>
          <w:szCs w:val="18"/>
          <w:lang w:val="en-US"/>
        </w:rPr>
        <w:t xml:space="preserve">3 </w:t>
      </w:r>
      <w:r w:rsidRPr="00CA60BF">
        <w:rPr>
          <w:rFonts w:ascii="Consolas" w:eastAsia="Times New Roman" w:hAnsi="Consolas" w:cs="Consolas"/>
          <w:color w:val="DFDFBF"/>
          <w:sz w:val="18"/>
          <w:szCs w:val="18"/>
          <w:lang w:val="en-US"/>
        </w:rPr>
        <w:t>,</w:t>
      </w:r>
    </w:p>
    <w:p w14:paraId="7514774C"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paymentSubjectType</w:t>
      </w:r>
      <w:proofErr w:type="spellEnd"/>
      <w:r w:rsidRPr="00CA60BF">
        <w:rPr>
          <w:rFonts w:ascii="Consolas" w:eastAsia="Times New Roman" w:hAnsi="Consolas" w:cs="Consolas"/>
          <w:color w:val="8ACCCF"/>
          <w:sz w:val="18"/>
          <w:szCs w:val="18"/>
          <w:lang w:val="en-US"/>
        </w:rPr>
        <w:t xml:space="preserve"> </w:t>
      </w:r>
      <w:proofErr w:type="gramStart"/>
      <w:r w:rsidRPr="00CA60BF">
        <w:rPr>
          <w:rFonts w:ascii="Consolas" w:eastAsia="Times New Roman" w:hAnsi="Consolas" w:cs="Consolas"/>
          <w:color w:val="8ACCCF"/>
          <w:sz w:val="18"/>
          <w:szCs w:val="18"/>
          <w:lang w:val="en-US"/>
        </w:rPr>
        <w:t xml:space="preserve">" </w:t>
      </w:r>
      <w:r w:rsidRPr="00CA60BF">
        <w:rPr>
          <w:rFonts w:ascii="Consolas" w:eastAsia="Times New Roman" w:hAnsi="Consolas" w:cs="Consolas"/>
          <w:color w:val="DFDFBF"/>
          <w:sz w:val="18"/>
          <w:szCs w:val="18"/>
          <w:lang w:val="en-US"/>
        </w:rPr>
        <w:t>:</w:t>
      </w:r>
      <w:proofErr w:type="gramEnd"/>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6E96BE"/>
          <w:sz w:val="18"/>
          <w:szCs w:val="18"/>
          <w:lang w:val="en-US"/>
        </w:rPr>
        <w:t xml:space="preserve">13 </w:t>
      </w:r>
      <w:r w:rsidRPr="00CA60BF">
        <w:rPr>
          <w:rFonts w:ascii="Consolas" w:eastAsia="Times New Roman" w:hAnsi="Consolas" w:cs="Consolas"/>
          <w:color w:val="DFDFBF"/>
          <w:sz w:val="18"/>
          <w:szCs w:val="18"/>
          <w:lang w:val="en-US"/>
        </w:rPr>
        <w:t>,</w:t>
      </w:r>
    </w:p>
    <w:p w14:paraId="2D319D64"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supplierINN</w:t>
      </w:r>
      <w:proofErr w:type="spellEnd"/>
      <w:r w:rsidRPr="00CA60BF">
        <w:rPr>
          <w:rFonts w:ascii="Consolas" w:eastAsia="Times New Roman" w:hAnsi="Consolas" w:cs="Consolas"/>
          <w:color w:val="8ACCCF"/>
          <w:sz w:val="18"/>
          <w:szCs w:val="18"/>
          <w:lang w:val="en-US"/>
        </w:rPr>
        <w:t xml:space="preserve"> </w:t>
      </w:r>
      <w:proofErr w:type="gramStart"/>
      <w:r w:rsidRPr="00CA60BF">
        <w:rPr>
          <w:rFonts w:ascii="Consolas" w:eastAsia="Times New Roman" w:hAnsi="Consolas" w:cs="Consolas"/>
          <w:color w:val="8ACCCF"/>
          <w:sz w:val="18"/>
          <w:szCs w:val="18"/>
          <w:lang w:val="en-US"/>
        </w:rPr>
        <w:t xml:space="preserve">" </w:t>
      </w:r>
      <w:r w:rsidRPr="00CA60BF">
        <w:rPr>
          <w:rFonts w:ascii="Consolas" w:eastAsia="Times New Roman" w:hAnsi="Consolas" w:cs="Consolas"/>
          <w:color w:val="DFDFBF"/>
          <w:sz w:val="18"/>
          <w:szCs w:val="18"/>
          <w:lang w:val="en-US"/>
        </w:rPr>
        <w:t>:</w:t>
      </w:r>
      <w:proofErr w:type="gramEnd"/>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DFAF8F"/>
          <w:sz w:val="18"/>
          <w:szCs w:val="18"/>
          <w:lang w:val="en-US"/>
        </w:rPr>
        <w:t xml:space="preserve">"9715225506" </w:t>
      </w:r>
      <w:r w:rsidRPr="00CA60BF">
        <w:rPr>
          <w:rFonts w:ascii="Consolas" w:eastAsia="Times New Roman" w:hAnsi="Consolas" w:cs="Consolas"/>
          <w:color w:val="DFDFBF"/>
          <w:sz w:val="18"/>
          <w:szCs w:val="18"/>
          <w:lang w:val="en-US"/>
        </w:rPr>
        <w:t>,</w:t>
      </w:r>
    </w:p>
    <w:p w14:paraId="636FC5B1"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supplierInfo</w:t>
      </w:r>
      <w:proofErr w:type="spellEnd"/>
      <w:r w:rsidRPr="00CA60BF">
        <w:rPr>
          <w:rFonts w:ascii="Consolas" w:eastAsia="Times New Roman" w:hAnsi="Consolas" w:cs="Consolas"/>
          <w:color w:val="8ACCCF"/>
          <w:sz w:val="18"/>
          <w:szCs w:val="18"/>
          <w:lang w:val="en-US"/>
        </w:rPr>
        <w:t xml:space="preserve"> </w:t>
      </w:r>
      <w:proofErr w:type="gramStart"/>
      <w:r w:rsidRPr="00CA60BF">
        <w:rPr>
          <w:rFonts w:ascii="Consolas" w:eastAsia="Times New Roman" w:hAnsi="Consolas" w:cs="Consolas"/>
          <w:color w:val="8ACCCF"/>
          <w:sz w:val="18"/>
          <w:szCs w:val="18"/>
          <w:lang w:val="en-US"/>
        </w:rPr>
        <w:t xml:space="preserve">" </w:t>
      </w:r>
      <w:r w:rsidRPr="00CA60BF">
        <w:rPr>
          <w:rFonts w:ascii="Consolas" w:eastAsia="Times New Roman" w:hAnsi="Consolas" w:cs="Consolas"/>
          <w:color w:val="DFDFBF"/>
          <w:sz w:val="18"/>
          <w:szCs w:val="18"/>
          <w:lang w:val="en-US"/>
        </w:rPr>
        <w:t>:</w:t>
      </w:r>
      <w:proofErr w:type="gramEnd"/>
      <w:r w:rsidRPr="00CA60BF">
        <w:rPr>
          <w:rFonts w:ascii="Consolas" w:eastAsia="Times New Roman" w:hAnsi="Consolas" w:cs="Consolas"/>
          <w:color w:val="DFDFBF"/>
          <w:sz w:val="18"/>
          <w:szCs w:val="18"/>
          <w:lang w:val="en-US"/>
        </w:rPr>
        <w:t xml:space="preserve"> {</w:t>
      </w:r>
    </w:p>
    <w:p w14:paraId="51FFF24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 xml:space="preserve">+79266660011"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"+79266660022" </w:t>
      </w:r>
      <w:r w:rsidRPr="00966FB4">
        <w:rPr>
          <w:rFonts w:ascii="Consolas" w:eastAsia="Times New Roman" w:hAnsi="Consolas" w:cs="Consolas"/>
          <w:color w:val="DFDFBF"/>
          <w:sz w:val="18"/>
          <w:szCs w:val="18"/>
          <w:lang w:val="en-US"/>
        </w:rPr>
        <w:t>],</w:t>
      </w:r>
    </w:p>
    <w:p w14:paraId="62FDE1C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"name</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PAO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Adamas </w:t>
      </w:r>
      <w:r w:rsidRPr="00966FB4">
        <w:rPr>
          <w:rFonts w:ascii="Consolas" w:eastAsia="Times New Roman" w:hAnsi="Consolas" w:cs="Consolas"/>
          <w:color w:val="DFAF8F"/>
          <w:sz w:val="18"/>
          <w:szCs w:val="18"/>
          <w:lang w:val="en-US"/>
        </w:rPr>
        <w:t>\""</w:t>
      </w:r>
    </w:p>
    <w:p w14:paraId="40CCAA8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6B5C45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63A47A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w:t>
      </w:r>
    </w:p>
    <w:p w14:paraId="04DA8EE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checkClose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4FAA171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payments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4B44333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26D430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type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
    <w:p w14:paraId="04B16E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amount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123.45</w:t>
      </w:r>
    </w:p>
    <w:p w14:paraId="25E495B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4D4F9D5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252E32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type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 </w:t>
      </w:r>
      <w:r w:rsidRPr="00966FB4">
        <w:rPr>
          <w:rFonts w:ascii="Consolas" w:eastAsia="Times New Roman" w:hAnsi="Consolas" w:cs="Consolas"/>
          <w:color w:val="DFDFBF"/>
          <w:sz w:val="18"/>
          <w:szCs w:val="18"/>
          <w:lang w:val="en-US"/>
        </w:rPr>
        <w:t>,</w:t>
      </w:r>
    </w:p>
    <w:p w14:paraId="40E00D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amount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8.90000</w:t>
      </w:r>
    </w:p>
    <w:p w14:paraId="6E60AD8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DEEA2D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6E9B09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taxationSystem</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1</w:t>
      </w:r>
    </w:p>
    <w:p w14:paraId="1E28DB0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2066DE7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customerContact</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"foo@example.com" </w:t>
      </w:r>
      <w:r w:rsidRPr="00966FB4">
        <w:rPr>
          <w:rFonts w:ascii="Consolas" w:eastAsia="Times New Roman" w:hAnsi="Consolas" w:cs="Consolas"/>
          <w:color w:val="DFDFBF"/>
          <w:sz w:val="18"/>
          <w:szCs w:val="18"/>
          <w:lang w:val="en-US"/>
        </w:rPr>
        <w:t>,</w:t>
      </w:r>
    </w:p>
    <w:p w14:paraId="2571C6B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127 </w:t>
      </w:r>
      <w:r w:rsidRPr="00966FB4">
        <w:rPr>
          <w:rFonts w:ascii="Consolas" w:eastAsia="Times New Roman" w:hAnsi="Consolas" w:cs="Consolas"/>
          <w:color w:val="DFDFBF"/>
          <w:sz w:val="18"/>
          <w:szCs w:val="18"/>
          <w:lang w:val="en-US"/>
        </w:rPr>
        <w:t>,</w:t>
      </w:r>
    </w:p>
    <w:p w14:paraId="18E201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paymentTransferOperatorPhoneNumbers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 xml:space="preserve">+79260000001"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"+74957870001" </w:t>
      </w:r>
      <w:r w:rsidRPr="00966FB4">
        <w:rPr>
          <w:rFonts w:ascii="Consolas" w:eastAsia="Times New Roman" w:hAnsi="Consolas" w:cs="Consolas"/>
          <w:color w:val="DFDFBF"/>
          <w:sz w:val="18"/>
          <w:szCs w:val="18"/>
          <w:lang w:val="en-US"/>
        </w:rPr>
        <w:t>],</w:t>
      </w:r>
    </w:p>
    <w:p w14:paraId="314E1E25" w14:textId="44AC30F2"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Some operation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1CE738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 xml:space="preserve">+79260000003" </w:t>
      </w:r>
      <w:r w:rsidRPr="00966FB4">
        <w:rPr>
          <w:rFonts w:ascii="Consolas" w:eastAsia="Times New Roman" w:hAnsi="Consolas" w:cs="Consolas"/>
          <w:color w:val="DFDFBF"/>
          <w:sz w:val="18"/>
          <w:szCs w:val="18"/>
          <w:lang w:val="en-US"/>
        </w:rPr>
        <w:t>],</w:t>
      </w:r>
    </w:p>
    <w:p w14:paraId="6D713B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 xml:space="preserve">+79260000002"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"+74957870002" </w:t>
      </w:r>
      <w:r w:rsidRPr="00966FB4">
        <w:rPr>
          <w:rFonts w:ascii="Consolas" w:eastAsia="Times New Roman" w:hAnsi="Consolas" w:cs="Consolas"/>
          <w:color w:val="DFDFBF"/>
          <w:sz w:val="18"/>
          <w:szCs w:val="18"/>
          <w:lang w:val="en-US"/>
        </w:rPr>
        <w:t>],</w:t>
      </w:r>
    </w:p>
    <w:p w14:paraId="2BF767B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Ltd.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Dewdrop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4D53A1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Masterkova</w:t>
      </w:r>
      <w:proofErr w:type="spellEnd"/>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AF8F"/>
          <w:sz w:val="18"/>
          <w:szCs w:val="18"/>
          <w:lang w:val="en-US"/>
        </w:rPr>
        <w:t xml:space="preserve">4" </w:t>
      </w:r>
      <w:r w:rsidRPr="00966FB4">
        <w:rPr>
          <w:rFonts w:ascii="Consolas" w:eastAsia="Times New Roman" w:hAnsi="Consolas" w:cs="Consolas"/>
          <w:color w:val="DFDFBF"/>
          <w:sz w:val="18"/>
          <w:szCs w:val="18"/>
          <w:lang w:val="en-US"/>
        </w:rPr>
        <w:t>,</w:t>
      </w:r>
    </w:p>
    <w:p w14:paraId="1C634A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"9715225506" </w:t>
      </w:r>
      <w:r w:rsidRPr="00966FB4">
        <w:rPr>
          <w:rFonts w:ascii="Consolas" w:eastAsia="Times New Roman" w:hAnsi="Consolas" w:cs="Consolas"/>
          <w:color w:val="DFDFBF"/>
          <w:sz w:val="18"/>
          <w:szCs w:val="18"/>
          <w:lang w:val="en-US"/>
        </w:rPr>
        <w:t>,</w:t>
      </w:r>
    </w:p>
    <w:p w14:paraId="281E99F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supplierPhoneNumbers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 xml:space="preserve">+74957870004" </w:t>
      </w:r>
      <w:r w:rsidRPr="00966FB4">
        <w:rPr>
          <w:rFonts w:ascii="Consolas" w:eastAsia="Times New Roman" w:hAnsi="Consolas" w:cs="Consolas"/>
          <w:color w:val="DFDFBF"/>
          <w:sz w:val="18"/>
          <w:szCs w:val="18"/>
          <w:lang w:val="en-US"/>
        </w:rPr>
        <w:t>],</w:t>
      </w:r>
    </w:p>
    <w:p w14:paraId="39048BDE" w14:textId="77777777" w:rsidR="00EC6744" w:rsidRPr="00D23F37"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D23F37">
        <w:rPr>
          <w:rFonts w:ascii="Consolas" w:eastAsia="Times New Roman" w:hAnsi="Consolas" w:cs="Consolas"/>
          <w:color w:val="8ACCCF"/>
          <w:sz w:val="18"/>
          <w:szCs w:val="18"/>
        </w:rPr>
        <w:t xml:space="preserve">" </w:t>
      </w:r>
      <w:proofErr w:type="spellStart"/>
      <w:r w:rsidRPr="00D460A0">
        <w:rPr>
          <w:rFonts w:ascii="Consolas" w:eastAsia="Times New Roman" w:hAnsi="Consolas" w:cs="Consolas"/>
          <w:color w:val="8ACCCF"/>
          <w:sz w:val="18"/>
          <w:szCs w:val="18"/>
          <w:lang w:val="en-US"/>
        </w:rPr>
        <w:t>additionalUserAttribute</w:t>
      </w:r>
      <w:proofErr w:type="spellEnd"/>
      <w:r w:rsidRPr="00D460A0">
        <w:rPr>
          <w:rFonts w:ascii="Consolas" w:eastAsia="Times New Roman" w:hAnsi="Consolas" w:cs="Consolas"/>
          <w:color w:val="8ACCCF"/>
          <w:sz w:val="18"/>
          <w:szCs w:val="18"/>
          <w:lang w:val="en-US"/>
        </w:rPr>
        <w:t xml:space="preserve"> </w:t>
      </w:r>
      <w:proofErr w:type="gramStart"/>
      <w:r w:rsidRPr="00D23F37">
        <w:rPr>
          <w:rFonts w:ascii="Consolas" w:eastAsia="Times New Roman" w:hAnsi="Consolas" w:cs="Consolas"/>
          <w:color w:val="8ACCCF"/>
          <w:sz w:val="18"/>
          <w:szCs w:val="18"/>
        </w:rPr>
        <w:t xml:space="preserve">" </w:t>
      </w:r>
      <w:r w:rsidRPr="00D23F37">
        <w:rPr>
          <w:rFonts w:ascii="Consolas" w:eastAsia="Times New Roman" w:hAnsi="Consolas" w:cs="Consolas"/>
          <w:color w:val="DFDFBF"/>
          <w:sz w:val="18"/>
          <w:szCs w:val="18"/>
        </w:rPr>
        <w:t>:</w:t>
      </w:r>
      <w:proofErr w:type="gramEnd"/>
      <w:r w:rsidRPr="00D460A0">
        <w:rPr>
          <w:rFonts w:ascii="Consolas" w:eastAsia="Times New Roman" w:hAnsi="Consolas" w:cs="Consolas"/>
          <w:color w:val="DFDFBF"/>
          <w:sz w:val="18"/>
          <w:szCs w:val="18"/>
          <w:lang w:val="en-US"/>
        </w:rPr>
        <w:t> </w:t>
      </w:r>
      <w:r w:rsidRPr="00D23F37">
        <w:rPr>
          <w:rFonts w:ascii="Consolas" w:eastAsia="Times New Roman" w:hAnsi="Consolas" w:cs="Consolas"/>
          <w:color w:val="DFDFBF"/>
          <w:sz w:val="18"/>
          <w:szCs w:val="18"/>
        </w:rPr>
        <w:t>{</w:t>
      </w:r>
    </w:p>
    <w:p w14:paraId="7E768AE7" w14:textId="77777777" w:rsidR="00EC6744" w:rsidRPr="00070FA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 xml:space="preserve">" </w:t>
      </w:r>
      <w:r w:rsidRPr="000712C2">
        <w:rPr>
          <w:rFonts w:ascii="Consolas" w:eastAsia="Times New Roman" w:hAnsi="Consolas" w:cs="Consolas"/>
          <w:color w:val="8ACCCF"/>
          <w:sz w:val="18"/>
          <w:szCs w:val="18"/>
          <w:lang w:val="en-US"/>
        </w:rPr>
        <w:t xml:space="preserve">name </w:t>
      </w:r>
      <w:proofErr w:type="gramStart"/>
      <w:r w:rsidRPr="00070FA8">
        <w:rPr>
          <w:rFonts w:ascii="Consolas" w:eastAsia="Times New Roman" w:hAnsi="Consolas" w:cs="Consolas"/>
          <w:color w:val="8ACCCF"/>
          <w:sz w:val="18"/>
          <w:szCs w:val="18"/>
        </w:rPr>
        <w:t xml:space="preserve">" </w:t>
      </w:r>
      <w:r w:rsidRPr="00070FA8">
        <w:rPr>
          <w:rFonts w:ascii="Consolas" w:eastAsia="Times New Roman" w:hAnsi="Consolas" w:cs="Consolas"/>
          <w:color w:val="DFDFBF"/>
          <w:sz w:val="18"/>
          <w:szCs w:val="18"/>
        </w:rPr>
        <w:t>:</w:t>
      </w:r>
      <w:proofErr w:type="gramEnd"/>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"Darling</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 xml:space="preserve">quote" </w:t>
      </w:r>
      <w:r w:rsidRPr="00070FA8">
        <w:rPr>
          <w:rFonts w:ascii="Consolas" w:eastAsia="Times New Roman" w:hAnsi="Consolas" w:cs="Consolas"/>
          <w:color w:val="DFDFBF"/>
          <w:sz w:val="18"/>
          <w:szCs w:val="18"/>
        </w:rPr>
        <w:t>,</w:t>
      </w:r>
    </w:p>
    <w:p w14:paraId="24BBB6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rPr>
        <w:t>"value</w:t>
      </w:r>
      <w:proofErr w:type="gramStart"/>
      <w:r w:rsidRPr="00966FB4">
        <w:rPr>
          <w:rFonts w:ascii="Consolas" w:eastAsia="Times New Roman" w:hAnsi="Consolas" w:cs="Consolas"/>
          <w:color w:val="8ACCCF"/>
          <w:sz w:val="18"/>
          <w:szCs w:val="18"/>
        </w:rPr>
        <w:t xml:space="preserve">" </w:t>
      </w:r>
      <w:r w:rsidRPr="00966FB4">
        <w:rPr>
          <w:rFonts w:ascii="Consolas" w:eastAsia="Times New Roman" w:hAnsi="Consolas" w:cs="Consolas"/>
          <w:color w:val="DFDFBF"/>
          <w:sz w:val="18"/>
          <w:szCs w:val="18"/>
        </w:rPr>
        <w:t>:</w:t>
      </w:r>
      <w:proofErr w:type="gramEnd"/>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"A healthy mind in a healthy body, this slogan has not died out yet!"</w:t>
      </w:r>
    </w:p>
    <w:p w14:paraId="5047E84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71A7047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automatNumber</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"123456789" </w:t>
      </w:r>
      <w:r w:rsidRPr="00966FB4">
        <w:rPr>
          <w:rFonts w:ascii="Consolas" w:eastAsia="Times New Roman" w:hAnsi="Consolas" w:cs="Consolas"/>
          <w:color w:val="DFDFBF"/>
          <w:sz w:val="18"/>
          <w:szCs w:val="18"/>
          <w:lang w:val="en-US"/>
        </w:rPr>
        <w:t>,</w:t>
      </w:r>
    </w:p>
    <w:p w14:paraId="2F645D05" w14:textId="744802B6"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Krasnaya area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 </w:t>
      </w:r>
      <w:r w:rsidRPr="00966FB4">
        <w:rPr>
          <w:rFonts w:ascii="Consolas" w:eastAsia="Times New Roman" w:hAnsi="Consolas" w:cs="Consolas"/>
          <w:color w:val="DFAF8F"/>
          <w:sz w:val="18"/>
          <w:szCs w:val="18"/>
          <w:lang w:val="en-US"/>
        </w:rPr>
        <w:t xml:space="preserve">.1" </w:t>
      </w:r>
      <w:r w:rsidRPr="00966FB4">
        <w:rPr>
          <w:rFonts w:ascii="Consolas" w:eastAsia="Times New Roman" w:hAnsi="Consolas" w:cs="Consolas"/>
          <w:color w:val="DFDFBF"/>
          <w:sz w:val="18"/>
          <w:szCs w:val="18"/>
          <w:lang w:val="en-US"/>
        </w:rPr>
        <w:t>,</w:t>
      </w:r>
    </w:p>
    <w:p w14:paraId="38515D6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settlementPlace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Ward </w:t>
      </w:r>
      <w:r w:rsidRPr="00966FB4">
        <w:rPr>
          <w:rFonts w:ascii="Consolas" w:eastAsia="Times New Roman" w:hAnsi="Consolas" w:cs="Consolas"/>
          <w:color w:val="DFAF8F"/>
          <w:sz w:val="18"/>
          <w:szCs w:val="18"/>
          <w:lang w:val="en-US"/>
        </w:rPr>
        <w:t xml:space="preserve">#6" </w:t>
      </w:r>
      <w:r w:rsidRPr="00966FB4">
        <w:rPr>
          <w:rFonts w:ascii="Consolas" w:eastAsia="Times New Roman" w:hAnsi="Consolas" w:cs="Consolas"/>
          <w:color w:val="DFDFBF"/>
          <w:sz w:val="18"/>
          <w:szCs w:val="18"/>
          <w:lang w:val="en-US"/>
        </w:rPr>
        <w:t>,</w:t>
      </w:r>
    </w:p>
    <w:p w14:paraId="247961C2" w14:textId="1CDE939A"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additionalAttribute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Additional</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attribute</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 xml:space="preserve">check </w:t>
      </w:r>
      <w:r w:rsidRPr="00966FB4">
        <w:rPr>
          <w:rFonts w:ascii="Consolas" w:eastAsia="Times New Roman" w:hAnsi="Consolas" w:cs="Consolas"/>
          <w:color w:val="DFDFBF"/>
          <w:sz w:val="18"/>
          <w:szCs w:val="18"/>
          <w:lang w:val="en-US"/>
        </w:rPr>
        <w:t xml:space="preserve">, </w:t>
      </w:r>
    </w:p>
    <w:p w14:paraId="5FA8166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 xml:space="preserve">" customer </w:t>
      </w:r>
      <w:proofErr w:type="gramStart"/>
      <w:r w:rsidRPr="00966FB4">
        <w:rPr>
          <w:rFonts w:ascii="Consolas" w:eastAsia="Times New Roman" w:hAnsi="Consolas" w:cs="Consolas"/>
          <w:color w:val="8ACCCF"/>
          <w:sz w:val="18"/>
          <w:szCs w:val="18"/>
        </w:rPr>
        <w:t xml:space="preserve">" </w:t>
      </w:r>
      <w:r w:rsidRPr="00966FB4">
        <w:rPr>
          <w:rFonts w:ascii="Consolas" w:eastAsia="Times New Roman" w:hAnsi="Consolas" w:cs="Consolas"/>
          <w:color w:val="DFDFBF"/>
          <w:sz w:val="18"/>
          <w:szCs w:val="18"/>
        </w:rPr>
        <w:t>:</w:t>
      </w:r>
      <w:proofErr w:type="gramEnd"/>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 xml:space="preserve">"Kuznetsov Ivan Petrovich" </w:t>
      </w:r>
      <w:r w:rsidRPr="00966FB4">
        <w:rPr>
          <w:rFonts w:ascii="Consolas" w:eastAsia="Times New Roman" w:hAnsi="Consolas" w:cs="Consolas"/>
          <w:color w:val="DFDFBF"/>
          <w:sz w:val="18"/>
          <w:szCs w:val="18"/>
        </w:rPr>
        <w:t>,</w:t>
      </w:r>
    </w:p>
    <w:p w14:paraId="4E717AB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 xml:space="preserve">" </w:t>
      </w:r>
      <w:proofErr w:type="spellStart"/>
      <w:r w:rsidRPr="00966FB4">
        <w:rPr>
          <w:rFonts w:ascii="Consolas" w:eastAsia="Times New Roman" w:hAnsi="Consolas" w:cs="Consolas"/>
          <w:color w:val="8ACCCF"/>
          <w:sz w:val="18"/>
          <w:szCs w:val="18"/>
        </w:rPr>
        <w:t>customerINN</w:t>
      </w:r>
      <w:proofErr w:type="spellEnd"/>
      <w:r w:rsidRPr="00966FB4">
        <w:rPr>
          <w:rFonts w:ascii="Consolas" w:eastAsia="Times New Roman" w:hAnsi="Consolas" w:cs="Consolas"/>
          <w:color w:val="8ACCCF"/>
          <w:sz w:val="18"/>
          <w:szCs w:val="18"/>
        </w:rPr>
        <w:t xml:space="preserve"> </w:t>
      </w:r>
      <w:proofErr w:type="gramStart"/>
      <w:r w:rsidRPr="00966FB4">
        <w:rPr>
          <w:rFonts w:ascii="Consolas" w:eastAsia="Times New Roman" w:hAnsi="Consolas" w:cs="Consolas"/>
          <w:color w:val="8ACCCF"/>
          <w:sz w:val="18"/>
          <w:szCs w:val="18"/>
        </w:rPr>
        <w:t xml:space="preserve">" </w:t>
      </w:r>
      <w:r w:rsidRPr="00966FB4">
        <w:rPr>
          <w:rFonts w:ascii="Consolas" w:eastAsia="Times New Roman" w:hAnsi="Consolas" w:cs="Consolas"/>
          <w:color w:val="DFDFBF"/>
          <w:sz w:val="18"/>
          <w:szCs w:val="18"/>
        </w:rPr>
        <w:t>:</w:t>
      </w:r>
      <w:proofErr w:type="gramEnd"/>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"789456123488"</w:t>
      </w:r>
    </w:p>
    <w:p w14:paraId="727C8E0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2F615F1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45899FD7" w14:textId="77777777" w:rsidR="00EC6744" w:rsidRDefault="00EC6744" w:rsidP="00EC6744"/>
    <w:p w14:paraId="4BC5D492" w14:textId="77777777" w:rsidR="00EC6744" w:rsidRDefault="00EC6744" w:rsidP="00EC6744">
      <w:r>
        <w:t>An example of a request generated in accordance with FFD 1.2:</w:t>
      </w:r>
    </w:p>
    <w:p w14:paraId="7F78BA3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B4B4B4"/>
          <w:sz w:val="20"/>
          <w:szCs w:val="20"/>
          <w:lang w:val="en-US" w:eastAsia="ru-RU"/>
        </w:rPr>
        <w:t>{</w:t>
      </w:r>
    </w:p>
    <w:p w14:paraId="558D57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id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"12345678990" </w:t>
      </w:r>
      <w:r w:rsidRPr="009410FB">
        <w:rPr>
          <w:rFonts w:ascii="Consolas" w:eastAsia="Times New Roman" w:hAnsi="Consolas" w:cs="Courier New"/>
          <w:color w:val="B4B4B4"/>
          <w:sz w:val="20"/>
          <w:szCs w:val="20"/>
          <w:lang w:val="en-US" w:eastAsia="ru-RU"/>
        </w:rPr>
        <w:t>,</w:t>
      </w:r>
    </w:p>
    <w:p w14:paraId="2A5FE3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inn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"7725327863" </w:t>
      </w:r>
      <w:r w:rsidRPr="009410FB">
        <w:rPr>
          <w:rFonts w:ascii="Consolas" w:eastAsia="Times New Roman" w:hAnsi="Consolas" w:cs="Courier New"/>
          <w:color w:val="B4B4B4"/>
          <w:sz w:val="20"/>
          <w:szCs w:val="20"/>
          <w:lang w:val="en-US" w:eastAsia="ru-RU"/>
        </w:rPr>
        <w:t>,</w:t>
      </w:r>
    </w:p>
    <w:p w14:paraId="3BA0516C" w14:textId="63B6589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group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"Main</w:t>
      </w:r>
      <w:r w:rsidR="005E1874" w:rsidRPr="00F15879">
        <w:rPr>
          <w:rFonts w:ascii="Consolas" w:eastAsia="Times New Roman" w:hAnsi="Consolas" w:cs="Courier New"/>
          <w:color w:val="D69D85"/>
          <w:sz w:val="20"/>
          <w:szCs w:val="20"/>
          <w:lang w:val="en-US" w:eastAsia="ru-RU"/>
        </w:rPr>
        <w:t>_2</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
    <w:p w14:paraId="1060828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key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"1234567" </w:t>
      </w:r>
      <w:r w:rsidRPr="009410FB">
        <w:rPr>
          <w:rFonts w:ascii="Consolas" w:eastAsia="Times New Roman" w:hAnsi="Consolas" w:cs="Courier New"/>
          <w:color w:val="B4B4B4"/>
          <w:sz w:val="20"/>
          <w:szCs w:val="20"/>
          <w:lang w:val="en-US" w:eastAsia="ru-RU"/>
        </w:rPr>
        <w:t>,</w:t>
      </w:r>
    </w:p>
    <w:p w14:paraId="617BB31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content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192F2A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type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5D7363A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position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EC200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989B10" w14:textId="7582CE9F"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quantity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1.000 </w:t>
      </w:r>
    </w:p>
    <w:p w14:paraId="708199B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price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123.45 </w:t>
      </w:r>
      <w:r w:rsidRPr="009410FB">
        <w:rPr>
          <w:rFonts w:ascii="Consolas" w:eastAsia="Times New Roman" w:hAnsi="Consolas" w:cs="Courier New"/>
          <w:color w:val="B4B4B4"/>
          <w:sz w:val="20"/>
          <w:szCs w:val="20"/>
          <w:lang w:val="en-US" w:eastAsia="ru-RU"/>
        </w:rPr>
        <w:t>,</w:t>
      </w:r>
    </w:p>
    <w:p w14:paraId="36F3D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tax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6 </w:t>
      </w:r>
      <w:r w:rsidRPr="009410FB">
        <w:rPr>
          <w:rFonts w:ascii="Consolas" w:eastAsia="Times New Roman" w:hAnsi="Consolas" w:cs="Courier New"/>
          <w:color w:val="B4B4B4"/>
          <w:sz w:val="20"/>
          <w:szCs w:val="20"/>
          <w:lang w:val="en-US" w:eastAsia="ru-RU"/>
        </w:rPr>
        <w:t>,</w:t>
      </w:r>
    </w:p>
    <w:p w14:paraId="442D10F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text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Bulka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_</w:t>
      </w:r>
    </w:p>
    <w:p w14:paraId="0FF09A9E" w14:textId="761E80F1"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4 </w:t>
      </w:r>
      <w:r w:rsidRPr="009410FB">
        <w:rPr>
          <w:rFonts w:ascii="Consolas" w:eastAsia="Times New Roman" w:hAnsi="Consolas" w:cs="Courier New"/>
          <w:color w:val="B4B4B4"/>
          <w:sz w:val="20"/>
          <w:szCs w:val="20"/>
          <w:lang w:val="en-US" w:eastAsia="ru-RU"/>
        </w:rPr>
        <w:t>,</w:t>
      </w:r>
    </w:p>
    <w:p w14:paraId="1C684C6F" w14:textId="0B458C26"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6848F82B" w14:textId="719D0C8C"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agentType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127 </w:t>
      </w:r>
    </w:p>
    <w:p w14:paraId="52656C27" w14:textId="5250B21A"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agentInfo</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0073592E">
        <w:rPr>
          <w:rFonts w:ascii="Consolas" w:eastAsia="Times New Roman" w:hAnsi="Consolas" w:cs="Courier New"/>
          <w:color w:val="B4B4B4"/>
          <w:sz w:val="20"/>
          <w:szCs w:val="20"/>
          <w:lang w:val="en-US" w:eastAsia="ru-RU"/>
        </w:rPr>
        <w:t>{</w:t>
      </w:r>
    </w:p>
    <w:p w14:paraId="17F2E8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paymentTransferOperatorPhoneNumbers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 xml:space="preserve">+79200000001"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"+74997870001"</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CCFBDD6" w14:textId="52D32482"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paymentAgentOperation</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Some kind operation </w:t>
      </w:r>
      <w:r w:rsidRPr="009410FB">
        <w:rPr>
          <w:rFonts w:ascii="Consolas" w:eastAsia="Times New Roman" w:hAnsi="Consolas" w:cs="Courier New"/>
          <w:color w:val="D69D85"/>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28B2B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paymentAgentPhoneNumbers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+79200000003"</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AC092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paymentOperatorPhoneNumbers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 xml:space="preserve">+79200000002"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CE0264" w14:textId="1B04DBE0"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paymentOperatorName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LLC</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eastAsia="ru-RU"/>
        </w:rPr>
        <w:t xml:space="preserve">Atlanta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
    <w:p w14:paraId="123EB0B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paymentOperatorAddress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Voronezh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eastAsia="ru-RU"/>
        </w:rPr>
        <w:t>st</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 xml:space="preserve">. </w:t>
      </w:r>
      <w:proofErr w:type="spellStart"/>
      <w:proofErr w:type="gramStart"/>
      <w:r w:rsidRPr="009410FB">
        <w:rPr>
          <w:rFonts w:ascii="Consolas" w:eastAsia="Times New Roman" w:hAnsi="Consolas" w:cs="Courier New"/>
          <w:color w:val="D69D85"/>
          <w:sz w:val="20"/>
          <w:szCs w:val="20"/>
          <w:lang w:eastAsia="ru-RU"/>
        </w:rPr>
        <w:t>Nedogonnaya</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d </w:t>
      </w:r>
      <w:r w:rsidRPr="009410FB">
        <w:rPr>
          <w:rFonts w:ascii="Consolas" w:eastAsia="Times New Roman" w:hAnsi="Consolas" w:cs="Courier New"/>
          <w:color w:val="D69D85"/>
          <w:sz w:val="20"/>
          <w:szCs w:val="20"/>
          <w:lang w:val="en-US" w:eastAsia="ru-RU"/>
        </w:rPr>
        <w:t>. 84</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0A0D1B3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paymentOperatorINN</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"7727257386"</w:t>
      </w:r>
    </w:p>
    <w:p w14:paraId="33DAE2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F1F0654" w14:textId="092C66E5" w:rsidR="00EC6744" w:rsidRPr="00E15B84"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additionalAttribute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Additional attribute </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And</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all</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 xml:space="preserve">here </w:t>
      </w:r>
      <w:r w:rsidRPr="00E15B84">
        <w:rPr>
          <w:rFonts w:ascii="Consolas" w:eastAsia="Times New Roman" w:hAnsi="Consolas" w:cs="Courier New"/>
          <w:color w:val="D69D85"/>
          <w:sz w:val="20"/>
          <w:szCs w:val="20"/>
          <w:lang w:val="en-US" w:eastAsia="ru-RU"/>
        </w:rPr>
        <w:t xml:space="preserve">" </w:t>
      </w:r>
      <w:r w:rsidRPr="00E15B84">
        <w:rPr>
          <w:rFonts w:ascii="Consolas" w:eastAsia="Times New Roman" w:hAnsi="Consolas" w:cs="Courier New"/>
          <w:color w:val="B4B4B4"/>
          <w:sz w:val="20"/>
          <w:szCs w:val="20"/>
          <w:lang w:val="en-US" w:eastAsia="ru-RU"/>
        </w:rPr>
        <w:t>,</w:t>
      </w:r>
    </w:p>
    <w:p w14:paraId="1442BD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manufacturerCountryCode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"643" </w:t>
      </w:r>
      <w:r w:rsidRPr="009410FB">
        <w:rPr>
          <w:rFonts w:ascii="Consolas" w:eastAsia="Times New Roman" w:hAnsi="Consolas" w:cs="Courier New"/>
          <w:color w:val="B4B4B4"/>
          <w:sz w:val="20"/>
          <w:szCs w:val="20"/>
          <w:lang w:val="en-US" w:eastAsia="ru-RU"/>
        </w:rPr>
        <w:t>,</w:t>
      </w:r>
    </w:p>
    <w:p w14:paraId="5F5F45B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customsDeclarationNumber</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AD </w:t>
      </w:r>
      <w:r w:rsidRPr="009410FB">
        <w:rPr>
          <w:rFonts w:ascii="Consolas" w:eastAsia="Times New Roman" w:hAnsi="Consolas" w:cs="Courier New"/>
          <w:color w:val="D69D85"/>
          <w:sz w:val="20"/>
          <w:szCs w:val="20"/>
          <w:lang w:val="en-US" w:eastAsia="ru-RU"/>
        </w:rPr>
        <w:t xml:space="preserve">11/77 </w:t>
      </w:r>
      <w:r w:rsidRPr="009410FB">
        <w:rPr>
          <w:rFonts w:ascii="Consolas" w:eastAsia="Times New Roman" w:hAnsi="Consolas" w:cs="Courier New"/>
          <w:color w:val="D69D85"/>
          <w:sz w:val="20"/>
          <w:szCs w:val="20"/>
          <w:lang w:eastAsia="ru-RU"/>
        </w:rPr>
        <w:t xml:space="preserve">of 08/01/2018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
    <w:p w14:paraId="6502D22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excise</w:t>
      </w:r>
      <w:proofErr w:type="gram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23.45 </w:t>
      </w:r>
      <w:r w:rsidRPr="009410FB">
        <w:rPr>
          <w:rFonts w:ascii="Consolas" w:eastAsia="Times New Roman" w:hAnsi="Consolas" w:cs="Courier New"/>
          <w:color w:val="B4B4B4"/>
          <w:sz w:val="20"/>
          <w:szCs w:val="20"/>
          <w:lang w:val="en-US" w:eastAsia="ru-RU"/>
        </w:rPr>
        <w:t>,</w:t>
      </w:r>
    </w:p>
    <w:p w14:paraId="3844027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unitTaxSum</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0.23 </w:t>
      </w:r>
      <w:r w:rsidRPr="009410FB">
        <w:rPr>
          <w:rFonts w:ascii="Consolas" w:eastAsia="Times New Roman" w:hAnsi="Consolas" w:cs="Courier New"/>
          <w:color w:val="B4B4B4"/>
          <w:sz w:val="20"/>
          <w:szCs w:val="20"/>
          <w:lang w:val="en-US" w:eastAsia="ru-RU"/>
        </w:rPr>
        <w:t>,</w:t>
      </w:r>
    </w:p>
    <w:p w14:paraId="2420990E" w14:textId="68F7A11C"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itemCode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0073592E">
        <w:rPr>
          <w:rFonts w:ascii="Consolas" w:eastAsia="Times New Roman" w:hAnsi="Consolas" w:cs="Courier New"/>
          <w:color w:val="D69D85"/>
          <w:sz w:val="20"/>
          <w:szCs w:val="20"/>
          <w:lang w:val="en-US" w:eastAsia="ru-RU"/>
        </w:rPr>
        <w:t>010460406000600021N4N57RSCBUZTQ</w:t>
      </w:r>
      <w:r w:rsidR="0073592E">
        <w:rPr>
          <w:rFonts w:ascii="Consolas" w:eastAsia="Times New Roman" w:hAnsi="Consolas" w:cs="Courier New"/>
          <w:color w:val="E07A00"/>
          <w:sz w:val="20"/>
          <w:szCs w:val="20"/>
          <w:lang w:val="en-US" w:eastAsia="ru-RU"/>
        </w:rPr>
        <w:t>\u001d</w:t>
      </w:r>
      <w:r w:rsidR="0073592E">
        <w:rPr>
          <w:rFonts w:ascii="Consolas" w:eastAsia="Times New Roman" w:hAnsi="Consolas" w:cs="Courier New"/>
          <w:color w:val="D69D85"/>
          <w:sz w:val="20"/>
          <w:szCs w:val="20"/>
          <w:lang w:val="en-US" w:eastAsia="ru-RU"/>
        </w:rPr>
        <w:t>2403004002910161218</w:t>
      </w:r>
      <w:r w:rsidR="0073592E">
        <w:rPr>
          <w:rFonts w:ascii="Consolas" w:eastAsia="Times New Roman" w:hAnsi="Consolas" w:cs="Courier New"/>
          <w:color w:val="E07A00"/>
          <w:sz w:val="20"/>
          <w:szCs w:val="20"/>
          <w:lang w:val="en-US" w:eastAsia="ru-RU"/>
        </w:rPr>
        <w:t>\u001d1724010191ffd0\u001d</w:t>
      </w:r>
      <w:r w:rsidRPr="009410FB">
        <w:rPr>
          <w:rFonts w:ascii="Consolas" w:eastAsia="Times New Roman" w:hAnsi="Consolas" w:cs="Courier New"/>
          <w:color w:val="E07A00"/>
          <w:sz w:val="20"/>
          <w:szCs w:val="20"/>
          <w:lang w:val="en-US" w:eastAsia="ru-RU"/>
        </w:rPr>
        <w:t>9</w:t>
      </w:r>
      <w:r w:rsidR="0073592E">
        <w:rPr>
          <w:rFonts w:ascii="Consolas" w:eastAsia="Times New Roman" w:hAnsi="Consolas" w:cs="Courier New"/>
          <w:color w:val="E07A00"/>
          <w:sz w:val="20"/>
          <w:szCs w:val="20"/>
          <w:lang w:val="en-US" w:eastAsia="ru-RU"/>
        </w:rPr>
        <w:t>2tIAF/YVoU4roQS3M/m4z78yFq0fc/WsSmLeX5QkF/YVWwy8IMYAeiQ91Xa2z/fFSJcOkb2N+uUUmfr4n0mOX0Q</w:t>
      </w:r>
      <w:r w:rsidRPr="009410FB">
        <w:rPr>
          <w:rFonts w:ascii="Consolas" w:eastAsia="Times New Roman" w:hAnsi="Consolas" w:cs="Courier New"/>
          <w:color w:val="E07A00"/>
          <w:sz w:val="20"/>
          <w:szCs w:val="20"/>
          <w:lang w:val="en-US" w:eastAsia="ru-RU"/>
        </w:rPr>
        <w:t>==",</w:t>
      </w:r>
    </w:p>
    <w:p w14:paraId="119C7C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plannedStatus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 </w:t>
      </w:r>
      <w:r w:rsidRPr="009410FB">
        <w:rPr>
          <w:rFonts w:ascii="Consolas" w:eastAsia="Times New Roman" w:hAnsi="Consolas" w:cs="Courier New"/>
          <w:color w:val="B4B4B4"/>
          <w:sz w:val="20"/>
          <w:szCs w:val="20"/>
          <w:lang w:val="en-US" w:eastAsia="ru-RU"/>
        </w:rPr>
        <w:t>,</w:t>
      </w:r>
    </w:p>
    <w:p w14:paraId="3B627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fractionalQuantity</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B195F9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numerator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27746C69" w14:textId="2473D02E"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denominator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2</w:t>
      </w:r>
    </w:p>
    <w:p w14:paraId="386FC21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2761D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5BC6E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"012" </w:t>
      </w:r>
      <w:r w:rsidRPr="009410FB">
        <w:rPr>
          <w:rFonts w:ascii="Consolas" w:eastAsia="Times New Roman" w:hAnsi="Consolas" w:cs="Courier New"/>
          <w:color w:val="B4B4B4"/>
          <w:sz w:val="20"/>
          <w:szCs w:val="20"/>
          <w:lang w:val="en-US" w:eastAsia="ru-RU"/>
        </w:rPr>
        <w:t>,</w:t>
      </w:r>
    </w:p>
    <w:p w14:paraId="73EACA8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"12.08.2021" </w:t>
      </w:r>
      <w:r w:rsidRPr="009410FB">
        <w:rPr>
          <w:rFonts w:ascii="Consolas" w:eastAsia="Times New Roman" w:hAnsi="Consolas" w:cs="Courier New"/>
          <w:color w:val="B4B4B4"/>
          <w:sz w:val="20"/>
          <w:szCs w:val="20"/>
          <w:lang w:val="en-US" w:eastAsia="ru-RU"/>
        </w:rPr>
        <w:t>,</w:t>
      </w:r>
    </w:p>
    <w:p w14:paraId="1168C735" w14:textId="0A064A35"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"666" </w:t>
      </w:r>
      <w:r w:rsidRPr="009410FB">
        <w:rPr>
          <w:rFonts w:ascii="Consolas" w:eastAsia="Times New Roman" w:hAnsi="Consolas" w:cs="Courier New"/>
          <w:color w:val="B4B4B4"/>
          <w:sz w:val="20"/>
          <w:szCs w:val="20"/>
          <w:lang w:val="en-US" w:eastAsia="ru-RU"/>
        </w:rPr>
        <w:t>,</w:t>
      </w:r>
    </w:p>
    <w:p w14:paraId="7BAF03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value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position industry</w:t>
      </w:r>
    </w:p>
    <w:p w14:paraId="041B08F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C346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barcodes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08A36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"ean8</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"46198532" </w:t>
      </w:r>
      <w:r w:rsidRPr="009410FB">
        <w:rPr>
          <w:rFonts w:ascii="Consolas" w:eastAsia="Times New Roman" w:hAnsi="Consolas" w:cs="Courier New"/>
          <w:color w:val="B4B4B4"/>
          <w:sz w:val="20"/>
          <w:szCs w:val="20"/>
          <w:lang w:val="en-US" w:eastAsia="ru-RU"/>
        </w:rPr>
        <w:t>,</w:t>
      </w:r>
    </w:p>
    <w:p w14:paraId="7161D31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"ean13</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"4006670128002" </w:t>
      </w:r>
      <w:r w:rsidRPr="009410FB">
        <w:rPr>
          <w:rFonts w:ascii="Consolas" w:eastAsia="Times New Roman" w:hAnsi="Consolas" w:cs="Courier New"/>
          <w:color w:val="B4B4B4"/>
          <w:sz w:val="20"/>
          <w:szCs w:val="20"/>
          <w:lang w:val="en-US" w:eastAsia="ru-RU"/>
        </w:rPr>
        <w:t>,</w:t>
      </w:r>
    </w:p>
    <w:p w14:paraId="50EBCD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"itf14</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"14601234567890" </w:t>
      </w:r>
      <w:r w:rsidRPr="009410FB">
        <w:rPr>
          <w:rFonts w:ascii="Consolas" w:eastAsia="Times New Roman" w:hAnsi="Consolas" w:cs="Courier New"/>
          <w:color w:val="B4B4B4"/>
          <w:sz w:val="20"/>
          <w:szCs w:val="20"/>
          <w:lang w:val="en-US" w:eastAsia="ru-RU"/>
        </w:rPr>
        <w:t>,</w:t>
      </w:r>
    </w:p>
    <w:p w14:paraId="012C38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"gs1</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"010460043993125621JgXJ5.T" </w:t>
      </w:r>
      <w:r w:rsidRPr="009410FB">
        <w:rPr>
          <w:rFonts w:ascii="Consolas" w:eastAsia="Times New Roman" w:hAnsi="Consolas" w:cs="Courier New"/>
          <w:color w:val="B4B4B4"/>
          <w:sz w:val="20"/>
          <w:szCs w:val="20"/>
          <w:lang w:val="en-US" w:eastAsia="ru-RU"/>
        </w:rPr>
        <w:t>,</w:t>
      </w:r>
    </w:p>
    <w:p w14:paraId="187CB29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mi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"RU-401301-AAA0277031" </w:t>
      </w:r>
      <w:r w:rsidRPr="009410FB">
        <w:rPr>
          <w:rFonts w:ascii="Consolas" w:eastAsia="Times New Roman" w:hAnsi="Consolas" w:cs="Courier New"/>
          <w:color w:val="B4B4B4"/>
          <w:sz w:val="20"/>
          <w:szCs w:val="20"/>
          <w:lang w:val="en-US" w:eastAsia="ru-RU"/>
        </w:rPr>
        <w:t>,</w:t>
      </w:r>
    </w:p>
    <w:p w14:paraId="02DB34C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"egais20</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"NU5DBKYDOT17ID980726019" </w:t>
      </w:r>
      <w:r w:rsidRPr="009410FB">
        <w:rPr>
          <w:rFonts w:ascii="Consolas" w:eastAsia="Times New Roman" w:hAnsi="Consolas" w:cs="Courier New"/>
          <w:color w:val="B4B4B4"/>
          <w:sz w:val="20"/>
          <w:szCs w:val="20"/>
          <w:lang w:val="en-US" w:eastAsia="ru-RU"/>
        </w:rPr>
        <w:t>,</w:t>
      </w:r>
    </w:p>
    <w:p w14:paraId="2E847BF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"egais30</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"13622200005881" </w:t>
      </w:r>
      <w:r w:rsidRPr="009410FB">
        <w:rPr>
          <w:rFonts w:ascii="Consolas" w:eastAsia="Times New Roman" w:hAnsi="Consolas" w:cs="Courier New"/>
          <w:color w:val="B4B4B4"/>
          <w:sz w:val="20"/>
          <w:szCs w:val="20"/>
          <w:lang w:val="en-US" w:eastAsia="ru-RU"/>
        </w:rPr>
        <w:t>,</w:t>
      </w:r>
    </w:p>
    <w:p w14:paraId="2B938C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"f1</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56906F0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"f2</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7E00A5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"f3</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79E9EAE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"f4</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1DE5AB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"f5</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0EF1835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"f6</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p>
    <w:p w14:paraId="6248E7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1E49CE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A64B14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F286DA" w14:textId="7EEC98BE"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quantity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2.000 </w:t>
      </w:r>
    </w:p>
    <w:p w14:paraId="6A2C35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price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4.45 </w:t>
      </w:r>
      <w:r w:rsidRPr="009410FB">
        <w:rPr>
          <w:rFonts w:ascii="Consolas" w:eastAsia="Times New Roman" w:hAnsi="Consolas" w:cs="Courier New"/>
          <w:color w:val="B4B4B4"/>
          <w:sz w:val="20"/>
          <w:szCs w:val="20"/>
          <w:lang w:val="en-US" w:eastAsia="ru-RU"/>
        </w:rPr>
        <w:t>,</w:t>
      </w:r>
    </w:p>
    <w:p w14:paraId="3D134D6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tax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4 </w:t>
      </w:r>
      <w:r w:rsidRPr="009410FB">
        <w:rPr>
          <w:rFonts w:ascii="Consolas" w:eastAsia="Times New Roman" w:hAnsi="Consolas" w:cs="Courier New"/>
          <w:color w:val="B4B4B4"/>
          <w:sz w:val="20"/>
          <w:szCs w:val="20"/>
          <w:lang w:val="en-US" w:eastAsia="ru-RU"/>
        </w:rPr>
        <w:t>,</w:t>
      </w:r>
    </w:p>
    <w:p w14:paraId="288DBE1D" w14:textId="59E1E322"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text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Matches </w:t>
      </w:r>
      <w:r w:rsidRPr="009410FB">
        <w:rPr>
          <w:rFonts w:ascii="Consolas" w:eastAsia="Times New Roman" w:hAnsi="Consolas" w:cs="Courier New"/>
          <w:color w:val="D69D85"/>
          <w:sz w:val="20"/>
          <w:szCs w:val="20"/>
          <w:lang w:val="en-US" w:eastAsia="ru-RU"/>
        </w:rPr>
        <w:t xml:space="preserve">" </w:t>
      </w:r>
    </w:p>
    <w:p w14:paraId="60C339DF" w14:textId="49D379F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3 </w:t>
      </w:r>
      <w:r w:rsidRPr="009410FB">
        <w:rPr>
          <w:rFonts w:ascii="Consolas" w:eastAsia="Times New Roman" w:hAnsi="Consolas" w:cs="Courier New"/>
          <w:color w:val="B4B4B4"/>
          <w:sz w:val="20"/>
          <w:szCs w:val="20"/>
          <w:lang w:val="en-US" w:eastAsia="ru-RU"/>
        </w:rPr>
        <w:t>,</w:t>
      </w:r>
    </w:p>
    <w:p w14:paraId="3C9009F6" w14:textId="50FB3181"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proofErr w:type="spellStart"/>
      <w:proofErr w:type="gram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13 </w:t>
      </w:r>
      <w:r w:rsidRPr="009410FB">
        <w:rPr>
          <w:rFonts w:ascii="Consolas" w:eastAsia="Times New Roman" w:hAnsi="Consolas" w:cs="Courier New"/>
          <w:color w:val="B4B4B4"/>
          <w:sz w:val="20"/>
          <w:szCs w:val="20"/>
          <w:lang w:val="en-US" w:eastAsia="ru-RU"/>
        </w:rPr>
        <w:t>,</w:t>
      </w:r>
    </w:p>
    <w:p w14:paraId="7CDAF60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supplierINN</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"9715225506" </w:t>
      </w:r>
      <w:r w:rsidRPr="009410FB">
        <w:rPr>
          <w:rFonts w:ascii="Consolas" w:eastAsia="Times New Roman" w:hAnsi="Consolas" w:cs="Courier New"/>
          <w:color w:val="B4B4B4"/>
          <w:sz w:val="20"/>
          <w:szCs w:val="20"/>
          <w:lang w:val="en-US" w:eastAsia="ru-RU"/>
        </w:rPr>
        <w:t>,</w:t>
      </w:r>
    </w:p>
    <w:p w14:paraId="771E9987" w14:textId="4FA6F8DB"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supplierInfo</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p>
    <w:p w14:paraId="6BF4C87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phoneNumbers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 xml:space="preserve">+79266660011"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"+79266660022"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8BAE01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PAO</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eastAsia="ru-RU"/>
        </w:rPr>
        <w:t xml:space="preserve">Adamas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val="en-US" w:eastAsia="ru-RU"/>
        </w:rPr>
        <w:t>"</w:t>
      </w:r>
    </w:p>
    <w:p w14:paraId="24336C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DC39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quantityMeasurementUnit</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w:t>
      </w:r>
    </w:p>
    <w:p w14:paraId="1296E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222FC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342989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checkClose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CE576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payments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A04F62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63EC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type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037D0B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amount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p>
    <w:p w14:paraId="6F27C5F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E18C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EC9EF9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type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 </w:t>
      </w:r>
      <w:r w:rsidRPr="009410FB">
        <w:rPr>
          <w:rFonts w:ascii="Consolas" w:eastAsia="Times New Roman" w:hAnsi="Consolas" w:cs="Courier New"/>
          <w:color w:val="B4B4B4"/>
          <w:sz w:val="20"/>
          <w:szCs w:val="20"/>
          <w:lang w:val="en-US" w:eastAsia="ru-RU"/>
        </w:rPr>
        <w:t>,</w:t>
      </w:r>
    </w:p>
    <w:p w14:paraId="03FA05C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amount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8.90000</w:t>
      </w:r>
    </w:p>
    <w:p w14:paraId="29BD199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68B44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7E2924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taxationSystem</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one</w:t>
      </w:r>
    </w:p>
    <w:p w14:paraId="0A1264A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EABBF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customerContact</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"foo@example.com" </w:t>
      </w:r>
      <w:r w:rsidRPr="009410FB">
        <w:rPr>
          <w:rFonts w:ascii="Consolas" w:eastAsia="Times New Roman" w:hAnsi="Consolas" w:cs="Courier New"/>
          <w:color w:val="B4B4B4"/>
          <w:sz w:val="20"/>
          <w:szCs w:val="20"/>
          <w:lang w:val="en-US" w:eastAsia="ru-RU"/>
        </w:rPr>
        <w:t>,</w:t>
      </w:r>
    </w:p>
    <w:p w14:paraId="1DEE7A22" w14:textId="77777777" w:rsidR="00EC6744" w:rsidRPr="00D3414D"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8ACCCF"/>
          <w:sz w:val="20"/>
          <w:szCs w:val="20"/>
          <w:lang w:eastAsia="ru-RU"/>
        </w:rPr>
        <w:t xml:space="preserve">" </w:t>
      </w:r>
      <w:proofErr w:type="spellStart"/>
      <w:r w:rsidRPr="001B370A">
        <w:rPr>
          <w:rFonts w:ascii="Consolas" w:eastAsia="Times New Roman" w:hAnsi="Consolas" w:cs="Courier New"/>
          <w:color w:val="8ACCCF"/>
          <w:sz w:val="20"/>
          <w:szCs w:val="20"/>
          <w:lang w:val="en-US" w:eastAsia="ru-RU"/>
        </w:rPr>
        <w:t>additionalUserAttribute</w:t>
      </w:r>
      <w:proofErr w:type="spellEnd"/>
      <w:r w:rsidRPr="001B370A">
        <w:rPr>
          <w:rFonts w:ascii="Consolas" w:eastAsia="Times New Roman" w:hAnsi="Consolas" w:cs="Courier New"/>
          <w:color w:val="8ACCCF"/>
          <w:sz w:val="20"/>
          <w:szCs w:val="20"/>
          <w:lang w:val="en-US" w:eastAsia="ru-RU"/>
        </w:rPr>
        <w:t xml:space="preserve"> </w:t>
      </w:r>
      <w:proofErr w:type="gramStart"/>
      <w:r w:rsidRPr="00D3414D">
        <w:rPr>
          <w:rFonts w:ascii="Consolas" w:eastAsia="Times New Roman" w:hAnsi="Consolas" w:cs="Courier New"/>
          <w:color w:val="8ACCCF"/>
          <w:sz w:val="20"/>
          <w:szCs w:val="20"/>
          <w:lang w:eastAsia="ru-RU"/>
        </w:rPr>
        <w:t xml:space="preserve">" </w:t>
      </w:r>
      <w:r w:rsidRPr="00D3414D">
        <w:rPr>
          <w:rFonts w:ascii="Consolas" w:eastAsia="Times New Roman" w:hAnsi="Consolas" w:cs="Courier New"/>
          <w:color w:val="B4B4B4"/>
          <w:sz w:val="20"/>
          <w:szCs w:val="20"/>
          <w:lang w:eastAsia="ru-RU"/>
        </w:rPr>
        <w:t>:</w:t>
      </w:r>
      <w:proofErr w:type="gramEnd"/>
      <w:r w:rsidRPr="001B370A">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B4B4B4"/>
          <w:sz w:val="20"/>
          <w:szCs w:val="20"/>
          <w:lang w:eastAsia="ru-RU"/>
        </w:rPr>
        <w:t>{</w:t>
      </w:r>
    </w:p>
    <w:p w14:paraId="60D0233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 xml:space="preserve">" name </w:t>
      </w:r>
      <w:proofErr w:type="gramStart"/>
      <w:r w:rsidRPr="009410FB">
        <w:rPr>
          <w:rFonts w:ascii="Consolas" w:eastAsia="Times New Roman" w:hAnsi="Consolas" w:cs="Courier New"/>
          <w:color w:val="8ACCCF"/>
          <w:sz w:val="20"/>
          <w:szCs w:val="20"/>
          <w:lang w:eastAsia="ru-RU"/>
        </w:rPr>
        <w:t xml:space="preserve">" </w:t>
      </w:r>
      <w:r w:rsidRPr="009410FB">
        <w:rPr>
          <w:rFonts w:ascii="Consolas" w:eastAsia="Times New Roman" w:hAnsi="Consolas" w:cs="Courier New"/>
          <w:color w:val="B4B4B4"/>
          <w:sz w:val="20"/>
          <w:szCs w:val="20"/>
          <w:lang w:eastAsia="ru-RU"/>
        </w:rPr>
        <w:t>:</w:t>
      </w:r>
      <w:proofErr w:type="gramEnd"/>
      <w:r w:rsidRPr="009410FB">
        <w:rPr>
          <w:rFonts w:ascii="Consolas" w:eastAsia="Times New Roman" w:hAnsi="Consolas" w:cs="Courier New"/>
          <w:color w:val="DFDFBF"/>
          <w:sz w:val="20"/>
          <w:szCs w:val="20"/>
          <w:lang w:eastAsia="ru-RU"/>
        </w:rPr>
        <w:t xml:space="preserve"> " </w:t>
      </w:r>
      <w:r w:rsidRPr="009410FB">
        <w:rPr>
          <w:rFonts w:ascii="Consolas" w:eastAsia="Times New Roman" w:hAnsi="Consolas" w:cs="Courier New"/>
          <w:color w:val="B4B4B4"/>
          <w:sz w:val="20"/>
          <w:szCs w:val="20"/>
          <w:lang w:eastAsia="ru-RU"/>
        </w:rPr>
        <w:t xml:space="preserve">Favorite </w:t>
      </w:r>
      <w:r w:rsidRPr="009410FB">
        <w:rPr>
          <w:rFonts w:ascii="Consolas" w:eastAsia="Times New Roman" w:hAnsi="Consolas" w:cs="Courier New"/>
          <w:color w:val="D69D85"/>
          <w:sz w:val="20"/>
          <w:szCs w:val="20"/>
          <w:lang w:eastAsia="ru-RU"/>
        </w:rPr>
        <w:t>Quote"</w:t>
      </w:r>
    </w:p>
    <w:p w14:paraId="2BE416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"value</w:t>
      </w:r>
      <w:proofErr w:type="gramStart"/>
      <w:r w:rsidRPr="009410FB">
        <w:rPr>
          <w:rFonts w:ascii="Consolas" w:eastAsia="Times New Roman" w:hAnsi="Consolas" w:cs="Courier New"/>
          <w:color w:val="8ACCCF"/>
          <w:sz w:val="20"/>
          <w:szCs w:val="20"/>
          <w:lang w:eastAsia="ru-RU"/>
        </w:rPr>
        <w:t xml:space="preserve">" </w:t>
      </w:r>
      <w:r w:rsidRPr="009410FB">
        <w:rPr>
          <w:rFonts w:ascii="Consolas" w:eastAsia="Times New Roman" w:hAnsi="Consolas" w:cs="Courier New"/>
          <w:color w:val="B4B4B4"/>
          <w:sz w:val="20"/>
          <w:szCs w:val="20"/>
          <w:lang w:eastAsia="ru-RU"/>
        </w:rPr>
        <w:t>:</w:t>
      </w:r>
      <w:proofErr w:type="gramEnd"/>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"A healthy mind in a healthy body, this slogan has not gone out yet!"</w:t>
      </w:r>
    </w:p>
    <w:p w14:paraId="683B447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val="en-US" w:eastAsia="ru-RU"/>
        </w:rPr>
        <w:t>},</w:t>
      </w:r>
    </w:p>
    <w:p w14:paraId="44BDFF57" w14:textId="53A5BEFA"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automatNumber</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"123456789" </w:t>
      </w:r>
      <w:r w:rsidRPr="009410FB">
        <w:rPr>
          <w:rFonts w:ascii="Consolas" w:eastAsia="Times New Roman" w:hAnsi="Consolas" w:cs="Courier New"/>
          <w:color w:val="B4B4B4"/>
          <w:sz w:val="20"/>
          <w:szCs w:val="20"/>
          <w:lang w:val="en-US" w:eastAsia="ru-RU"/>
        </w:rPr>
        <w:t>,</w:t>
      </w:r>
    </w:p>
    <w:p w14:paraId="47F98758" w14:textId="56500D4D"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settlementAddress</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Moscow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Krasnaya area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d </w:t>
      </w:r>
      <w:r w:rsidRPr="009410FB">
        <w:rPr>
          <w:rFonts w:ascii="Consolas" w:eastAsia="Times New Roman" w:hAnsi="Consolas" w:cs="Courier New"/>
          <w:color w:val="D69D85"/>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4ACA1389" w14:textId="411CDE6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settlementPlace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Ward </w:t>
      </w:r>
      <w:r w:rsidRPr="009410FB">
        <w:rPr>
          <w:rFonts w:ascii="Consolas" w:eastAsia="Times New Roman" w:hAnsi="Consolas" w:cs="Courier New"/>
          <w:color w:val="D69D85"/>
          <w:sz w:val="20"/>
          <w:szCs w:val="20"/>
          <w:lang w:val="en-US" w:eastAsia="ru-RU"/>
        </w:rPr>
        <w:t xml:space="preserve">#6" </w:t>
      </w:r>
      <w:r w:rsidRPr="009410FB">
        <w:rPr>
          <w:rFonts w:ascii="Consolas" w:eastAsia="Times New Roman" w:hAnsi="Consolas" w:cs="Courier New"/>
          <w:color w:val="B4B4B4"/>
          <w:sz w:val="20"/>
          <w:szCs w:val="20"/>
          <w:lang w:val="en-US" w:eastAsia="ru-RU"/>
        </w:rPr>
        <w:t>,</w:t>
      </w:r>
    </w:p>
    <w:p w14:paraId="455C3D12" w14:textId="1135C194"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additionalAttribute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Extra</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attribute</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 xml:space="preserve">check </w:t>
      </w:r>
      <w:r w:rsidRPr="009410FB">
        <w:rPr>
          <w:rFonts w:ascii="Consolas" w:eastAsia="Times New Roman" w:hAnsi="Consolas" w:cs="Courier New"/>
          <w:color w:val="B4B4B4"/>
          <w:sz w:val="20"/>
          <w:szCs w:val="20"/>
          <w:lang w:val="en-US" w:eastAsia="ru-RU"/>
        </w:rPr>
        <w:t xml:space="preserve">, </w:t>
      </w:r>
    </w:p>
    <w:p w14:paraId="7E9FAE42" w14:textId="44F53C33"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cashier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Cashier </w:t>
      </w:r>
      <w:r w:rsidRPr="009410FB">
        <w:rPr>
          <w:rFonts w:ascii="Consolas" w:eastAsia="Times New Roman" w:hAnsi="Consolas" w:cs="Courier New"/>
          <w:color w:val="D69D85"/>
          <w:sz w:val="20"/>
          <w:szCs w:val="20"/>
          <w:lang w:val="en-US" w:eastAsia="ru-RU"/>
        </w:rPr>
        <w:t xml:space="preserve">" </w:t>
      </w:r>
    </w:p>
    <w:p w14:paraId="4EED0832" w14:textId="0F1356F5"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senderEmail</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val="en-US" w:eastAsia="ru-RU"/>
        </w:rPr>
        <w:t>en@example.mail</w:t>
      </w:r>
      <w:proofErr w:type="spellEnd"/>
      <w:r w:rsidRPr="009410FB">
        <w:rPr>
          <w:rFonts w:ascii="Consolas" w:eastAsia="Times New Roman" w:hAnsi="Consolas" w:cs="Courier New"/>
          <w:color w:val="D69D85"/>
          <w:sz w:val="20"/>
          <w:szCs w:val="20"/>
          <w:lang w:val="en-US" w:eastAsia="ru-RU"/>
        </w:rPr>
        <w:t xml:space="preserve"> " </w:t>
      </w:r>
      <w:r w:rsidRPr="009410FB">
        <w:rPr>
          <w:rFonts w:ascii="Consolas" w:eastAsia="Times New Roman" w:hAnsi="Consolas" w:cs="Courier New"/>
          <w:color w:val="B4B4B4"/>
          <w:sz w:val="20"/>
          <w:szCs w:val="20"/>
          <w:lang w:val="en-US" w:eastAsia="ru-RU"/>
        </w:rPr>
        <w:t>,</w:t>
      </w:r>
    </w:p>
    <w:p w14:paraId="7660477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customer info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6A3AB1A" w14:textId="1A38D450"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name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Kuznetsov</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Ivan</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 xml:space="preserve">Petrovich </w:t>
      </w:r>
      <w:r w:rsidRPr="009410FB">
        <w:rPr>
          <w:rFonts w:ascii="Consolas" w:eastAsia="Times New Roman" w:hAnsi="Consolas" w:cs="Courier New"/>
          <w:color w:val="B4B4B4"/>
          <w:sz w:val="20"/>
          <w:szCs w:val="20"/>
          <w:lang w:val="en-US" w:eastAsia="ru-RU"/>
        </w:rPr>
        <w:t xml:space="preserve">, </w:t>
      </w:r>
    </w:p>
    <w:p w14:paraId="2FE7E7E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inn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"7725327863" </w:t>
      </w:r>
      <w:r w:rsidRPr="009410FB">
        <w:rPr>
          <w:rFonts w:ascii="Consolas" w:eastAsia="Times New Roman" w:hAnsi="Consolas" w:cs="Courier New"/>
          <w:color w:val="B4B4B4"/>
          <w:sz w:val="20"/>
          <w:szCs w:val="20"/>
          <w:lang w:val="en-US" w:eastAsia="ru-RU"/>
        </w:rPr>
        <w:t>,</w:t>
      </w:r>
    </w:p>
    <w:p w14:paraId="6EB757A3" w14:textId="73FBB41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birthDate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"15.09.1988" </w:t>
      </w:r>
      <w:r w:rsidRPr="009410FB">
        <w:rPr>
          <w:rFonts w:ascii="Consolas" w:eastAsia="Times New Roman" w:hAnsi="Consolas" w:cs="Courier New"/>
          <w:color w:val="B4B4B4"/>
          <w:sz w:val="20"/>
          <w:szCs w:val="20"/>
          <w:lang w:val="en-US" w:eastAsia="ru-RU"/>
        </w:rPr>
        <w:t>,</w:t>
      </w:r>
    </w:p>
    <w:p w14:paraId="0AA9E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citizenship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"643" </w:t>
      </w:r>
      <w:r w:rsidRPr="009410FB">
        <w:rPr>
          <w:rFonts w:ascii="Consolas" w:eastAsia="Times New Roman" w:hAnsi="Consolas" w:cs="Courier New"/>
          <w:color w:val="B4B4B4"/>
          <w:sz w:val="20"/>
          <w:szCs w:val="20"/>
          <w:lang w:val="en-US" w:eastAsia="ru-RU"/>
        </w:rPr>
        <w:t>,</w:t>
      </w:r>
    </w:p>
    <w:p w14:paraId="33B0B5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identityDocumentCode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 </w:t>
      </w:r>
      <w:r w:rsidRPr="009410FB">
        <w:rPr>
          <w:rFonts w:ascii="Consolas" w:eastAsia="Times New Roman" w:hAnsi="Consolas" w:cs="Courier New"/>
          <w:color w:val="B4B4B4"/>
          <w:sz w:val="20"/>
          <w:szCs w:val="20"/>
          <w:lang w:val="en-US" w:eastAsia="ru-RU"/>
        </w:rPr>
        <w:t>,</w:t>
      </w:r>
    </w:p>
    <w:p w14:paraId="1D1EB66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identityDocumentData</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val="en-US" w:eastAsia="ru-RU"/>
        </w:rPr>
        <w:t>multipassport</w:t>
      </w:r>
      <w:proofErr w:type="spellEnd"/>
      <w:r w:rsidRPr="009410FB">
        <w:rPr>
          <w:rFonts w:ascii="Consolas" w:eastAsia="Times New Roman" w:hAnsi="Consolas" w:cs="Courier New"/>
          <w:color w:val="D69D85"/>
          <w:sz w:val="20"/>
          <w:szCs w:val="20"/>
          <w:lang w:val="en-US" w:eastAsia="ru-RU"/>
        </w:rPr>
        <w:t xml:space="preserve"> " </w:t>
      </w:r>
      <w:r w:rsidRPr="009410FB">
        <w:rPr>
          <w:rFonts w:ascii="Consolas" w:eastAsia="Times New Roman" w:hAnsi="Consolas" w:cs="Courier New"/>
          <w:color w:val="B4B4B4"/>
          <w:sz w:val="20"/>
          <w:szCs w:val="20"/>
          <w:lang w:val="en-US" w:eastAsia="ru-RU"/>
        </w:rPr>
        <w:t>,</w:t>
      </w:r>
    </w:p>
    <w:p w14:paraId="3E4838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address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eastAsia="ru-RU"/>
        </w:rPr>
        <w:t>Baseennaya</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36"</w:t>
      </w:r>
    </w:p>
    <w:p w14:paraId="73AC71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9853DE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operationAttribute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7A5517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 xml:space="preserve">" date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"2021-08-12T18:36:16" </w:t>
      </w:r>
      <w:r w:rsidRPr="009410FB">
        <w:rPr>
          <w:rFonts w:ascii="Consolas" w:eastAsia="Times New Roman" w:hAnsi="Consolas" w:cs="Courier New"/>
          <w:color w:val="B4B4B4"/>
          <w:sz w:val="20"/>
          <w:szCs w:val="20"/>
          <w:lang w:val="en-US" w:eastAsia="ru-RU"/>
        </w:rPr>
        <w:t>,</w:t>
      </w:r>
    </w:p>
    <w:p w14:paraId="2C3213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id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0 </w:t>
      </w:r>
      <w:r w:rsidRPr="009410FB">
        <w:rPr>
          <w:rFonts w:ascii="Consolas" w:eastAsia="Times New Roman" w:hAnsi="Consolas" w:cs="Courier New"/>
          <w:color w:val="B4B4B4"/>
          <w:sz w:val="20"/>
          <w:szCs w:val="20"/>
          <w:lang w:val="en-US" w:eastAsia="ru-RU"/>
        </w:rPr>
        <w:t>,</w:t>
      </w:r>
    </w:p>
    <w:p w14:paraId="181759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value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"operational"</w:t>
      </w:r>
    </w:p>
    <w:p w14:paraId="52CCAD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1295B2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A9B85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"010" </w:t>
      </w:r>
      <w:r w:rsidRPr="009410FB">
        <w:rPr>
          <w:rFonts w:ascii="Consolas" w:eastAsia="Times New Roman" w:hAnsi="Consolas" w:cs="Courier New"/>
          <w:color w:val="B4B4B4"/>
          <w:sz w:val="20"/>
          <w:szCs w:val="20"/>
          <w:lang w:val="en-US" w:eastAsia="ru-RU"/>
        </w:rPr>
        <w:t>,</w:t>
      </w:r>
    </w:p>
    <w:p w14:paraId="3B70476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"11.08.2021" </w:t>
      </w:r>
      <w:r w:rsidRPr="009410FB">
        <w:rPr>
          <w:rFonts w:ascii="Consolas" w:eastAsia="Times New Roman" w:hAnsi="Consolas" w:cs="Courier New"/>
          <w:color w:val="B4B4B4"/>
          <w:sz w:val="20"/>
          <w:szCs w:val="20"/>
          <w:lang w:val="en-US" w:eastAsia="ru-RU"/>
        </w:rPr>
        <w:t>,</w:t>
      </w:r>
    </w:p>
    <w:p w14:paraId="5D700412" w14:textId="581B2833"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"999" </w:t>
      </w:r>
      <w:r w:rsidRPr="009410FB">
        <w:rPr>
          <w:rFonts w:ascii="Consolas" w:eastAsia="Times New Roman" w:hAnsi="Consolas" w:cs="Courier New"/>
          <w:color w:val="B4B4B4"/>
          <w:sz w:val="20"/>
          <w:szCs w:val="20"/>
          <w:lang w:val="en-US" w:eastAsia="ru-RU"/>
        </w:rPr>
        <w:t>,</w:t>
      </w:r>
    </w:p>
    <w:p w14:paraId="2D59159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value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"industry"</w:t>
      </w:r>
    </w:p>
    <w:p w14:paraId="4D9DD64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33851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ffdVersion</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p>
    <w:p w14:paraId="4285AE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D92BA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meta</w:t>
      </w:r>
      <w:proofErr w:type="gram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"some meta" </w:t>
      </w:r>
      <w:r w:rsidRPr="009410FB">
        <w:rPr>
          <w:rFonts w:ascii="Consolas" w:eastAsia="Times New Roman" w:hAnsi="Consolas" w:cs="Courier New"/>
          <w:color w:val="B4B4B4"/>
          <w:sz w:val="20"/>
          <w:szCs w:val="20"/>
          <w:lang w:val="en-US" w:eastAsia="ru-RU"/>
        </w:rPr>
        <w:t>,</w:t>
      </w:r>
    </w:p>
    <w:p w14:paraId="2102815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callbackUrl</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"http://call.back/?doc=2" </w:t>
      </w:r>
      <w:r w:rsidRPr="009410FB">
        <w:rPr>
          <w:rFonts w:ascii="Consolas" w:eastAsia="Times New Roman" w:hAnsi="Consolas" w:cs="Courier New"/>
          <w:color w:val="B4B4B4"/>
          <w:sz w:val="20"/>
          <w:szCs w:val="20"/>
          <w:lang w:val="en-US" w:eastAsia="ru-RU"/>
        </w:rPr>
        <w:t>,</w:t>
      </w:r>
    </w:p>
    <w:p w14:paraId="78284D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 xml:space="preserve">" </w:t>
      </w:r>
      <w:proofErr w:type="spellStart"/>
      <w:r w:rsidRPr="009410FB">
        <w:rPr>
          <w:rFonts w:ascii="Consolas" w:eastAsia="Times New Roman" w:hAnsi="Consolas" w:cs="Courier New"/>
          <w:color w:val="8ACCCF"/>
          <w:sz w:val="20"/>
          <w:szCs w:val="20"/>
          <w:lang w:eastAsia="ru-RU"/>
        </w:rPr>
        <w:t>ignoreItemCodeCheck</w:t>
      </w:r>
      <w:proofErr w:type="spellEnd"/>
      <w:r w:rsidRPr="009410FB">
        <w:rPr>
          <w:rFonts w:ascii="Consolas" w:eastAsia="Times New Roman" w:hAnsi="Consolas" w:cs="Courier New"/>
          <w:color w:val="8ACCCF"/>
          <w:sz w:val="20"/>
          <w:szCs w:val="20"/>
          <w:lang w:eastAsia="ru-RU"/>
        </w:rPr>
        <w:t xml:space="preserve"> </w:t>
      </w:r>
      <w:proofErr w:type="gramStart"/>
      <w:r w:rsidRPr="009410FB">
        <w:rPr>
          <w:rFonts w:ascii="Consolas" w:eastAsia="Times New Roman" w:hAnsi="Consolas" w:cs="Courier New"/>
          <w:color w:val="8ACCCF"/>
          <w:sz w:val="20"/>
          <w:szCs w:val="20"/>
          <w:lang w:eastAsia="ru-RU"/>
        </w:rPr>
        <w:t xml:space="preserve">" </w:t>
      </w:r>
      <w:r w:rsidRPr="009410FB">
        <w:rPr>
          <w:rFonts w:ascii="Consolas" w:eastAsia="Times New Roman" w:hAnsi="Consolas" w:cs="Courier New"/>
          <w:color w:val="B4B4B4"/>
          <w:sz w:val="20"/>
          <w:szCs w:val="20"/>
          <w:lang w:eastAsia="ru-RU"/>
        </w:rPr>
        <w:t>:</w:t>
      </w:r>
      <w:proofErr w:type="gramEnd"/>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EFC986"/>
          <w:sz w:val="20"/>
          <w:szCs w:val="20"/>
          <w:lang w:eastAsia="ru-RU"/>
        </w:rPr>
        <w:t>false</w:t>
      </w:r>
    </w:p>
    <w:p w14:paraId="3D2F4D9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B4B4B4"/>
          <w:sz w:val="20"/>
          <w:szCs w:val="20"/>
          <w:lang w:eastAsia="ru-RU"/>
        </w:rPr>
        <w:t>}</w:t>
      </w:r>
    </w:p>
    <w:p w14:paraId="5AC0E24A" w14:textId="77777777" w:rsidR="00EC6744" w:rsidRPr="00D23F37" w:rsidRDefault="00EC6744" w:rsidP="00EC6744"/>
    <w:p w14:paraId="4746FCBF" w14:textId="77777777" w:rsidR="00171765" w:rsidRPr="00E00BBE" w:rsidRDefault="00171765" w:rsidP="00171765">
      <w:pPr>
        <w:pStyle w:val="3"/>
        <w:rPr>
          <w:rFonts w:ascii="Verdana" w:hAnsi="Verdana" w:cs="Arial"/>
        </w:rPr>
      </w:pPr>
      <w:bookmarkStart w:id="490" w:name="_Toc507539858"/>
      <w:bookmarkStart w:id="491" w:name="_Toc27489464"/>
      <w:bookmarkStart w:id="492" w:name="_Toc63432911"/>
      <w:bookmarkStart w:id="493" w:name="_Toc184326832"/>
      <w:r>
        <w:t>2.1.2 Response body with request processing errors</w:t>
      </w:r>
      <w:bookmarkEnd w:id="490"/>
      <w:bookmarkEnd w:id="491"/>
      <w:bookmarkEnd w:id="492"/>
      <w:bookmarkEnd w:id="493"/>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4757E9">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Array of request processing errors</w:t>
            </w:r>
          </w:p>
        </w:tc>
        <w:tc>
          <w:tcPr>
            <w:tcW w:w="3320" w:type="dxa"/>
          </w:tcPr>
          <w:p w14:paraId="3DA40E4C" w14:textId="77777777" w:rsidR="00171765" w:rsidRDefault="00171765" w:rsidP="00171765">
            <w:pPr>
              <w:rPr>
                <w:rFonts w:cs="Arial"/>
              </w:rPr>
            </w:pPr>
            <w:r>
              <w:rPr>
                <w:rFonts w:cs="Arial"/>
              </w:rPr>
              <w:t>Array of strings</w:t>
            </w:r>
          </w:p>
        </w:tc>
      </w:tr>
      <w:bookmarkEnd w:id="480"/>
    </w:tbl>
    <w:p w14:paraId="02CE8C90" w14:textId="5E6E2676" w:rsidR="00171765" w:rsidRDefault="00171765" w:rsidP="00171765">
      <w:pPr>
        <w:rPr>
          <w:lang w:val="en-US"/>
        </w:rPr>
      </w:pPr>
    </w:p>
    <w:p w14:paraId="01C04081" w14:textId="77777777" w:rsidR="00171765" w:rsidRDefault="00171765" w:rsidP="00171765">
      <w:bookmarkStart w:id="494" w:name="OLE_LINK164"/>
      <w:bookmarkStart w:id="495" w:name="OLE_LINK165"/>
      <w:r>
        <w:t>An example of an error response:</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494"/>
    <w:bookmarkEnd w:id="495"/>
    <w:p w14:paraId="52C7E581" w14:textId="77777777" w:rsidR="00171765" w:rsidRPr="00FE4BEE" w:rsidRDefault="00171765" w:rsidP="00171765">
      <w:pPr>
        <w:rPr>
          <w:rFonts w:cs="Arial"/>
        </w:rPr>
      </w:pPr>
      <w:r w:rsidRPr="00AC3D96">
        <w:rPr>
          <w:rFonts w:cs="Arial"/>
        </w:rPr>
        <w:br w:type="page"/>
      </w:r>
    </w:p>
    <w:p w14:paraId="59BC66BF" w14:textId="77777777" w:rsidR="00171765" w:rsidRPr="00CE43A2" w:rsidRDefault="00171765" w:rsidP="00171765">
      <w:pPr>
        <w:pStyle w:val="2"/>
      </w:pPr>
      <w:bookmarkStart w:id="496" w:name="OLE_LINK280"/>
      <w:bookmarkStart w:id="497" w:name="OLE_LINK281"/>
      <w:bookmarkStart w:id="498" w:name="_Toc507539859"/>
      <w:bookmarkStart w:id="499" w:name="_Toc27489465"/>
      <w:bookmarkStart w:id="500" w:name="_Toc63432912"/>
      <w:bookmarkStart w:id="501" w:name="OLE_LINK98"/>
      <w:bookmarkStart w:id="502" w:name="OLE_LINK99"/>
      <w:bookmarkStart w:id="503" w:name="OLE_LINK255"/>
      <w:bookmarkStart w:id="504" w:name="OLE_LINK256"/>
      <w:bookmarkStart w:id="505" w:name="OLE_LINK278"/>
      <w:bookmarkStart w:id="506" w:name="OLE_LINK279"/>
      <w:bookmarkStart w:id="507" w:name="_Toc184326833"/>
      <w:r w:rsidRPr="00CE43A2">
        <w:lastRenderedPageBreak/>
        <w:t xml:space="preserve">2.2 </w:t>
      </w:r>
      <w:bookmarkEnd w:id="496"/>
      <w:bookmarkEnd w:id="497"/>
      <w:r>
        <w:t>Check status</w:t>
      </w:r>
      <w:bookmarkEnd w:id="498"/>
      <w:bookmarkEnd w:id="499"/>
      <w:bookmarkEnd w:id="500"/>
      <w:bookmarkEnd w:id="507"/>
    </w:p>
    <w:p w14:paraId="2BBE81E8" w14:textId="77777777" w:rsidR="00171765" w:rsidRPr="00CE43A2" w:rsidRDefault="00171765" w:rsidP="00171765">
      <w:pPr>
        <w:rPr>
          <w:rFonts w:cs="Arial"/>
        </w:rPr>
      </w:pPr>
    </w:p>
    <w:p w14:paraId="468A76ED" w14:textId="77777777" w:rsidR="00171765" w:rsidRPr="00233C70" w:rsidRDefault="00171765" w:rsidP="00171765">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/api/v2/</w:t>
      </w:r>
      <w:proofErr w:type="gramStart"/>
      <w:r w:rsidRPr="00DF451F">
        <w:rPr>
          <w:rFonts w:cs="Arial"/>
          <w:b/>
          <w:lang w:val="en-US"/>
        </w:rPr>
        <w:t xml:space="preserve">documents/ </w:t>
      </w:r>
      <w:bookmarkStart w:id="508" w:name="OLE_LINK57"/>
      <w:bookmarkStart w:id="509" w:name="OLE_LINK58"/>
      <w:r>
        <w:rPr>
          <w:rFonts w:cs="Arial"/>
          <w:b/>
          <w:lang w:val="en-US"/>
        </w:rPr>
        <w:t>{</w:t>
      </w:r>
      <w:proofErr w:type="gramEnd"/>
      <w:r>
        <w:rPr>
          <w:rFonts w:cs="Arial"/>
          <w:b/>
          <w:lang w:val="en-US"/>
        </w:rPr>
        <w:t xml:space="preserve">inn} </w:t>
      </w:r>
      <w:bookmarkEnd w:id="508"/>
      <w:bookmarkEnd w:id="509"/>
      <w:r>
        <w:rPr>
          <w:rFonts w:cs="Arial"/>
          <w:b/>
          <w:lang w:val="en-US"/>
        </w:rPr>
        <w:t xml:space="preserve">/status </w:t>
      </w:r>
      <w:bookmarkStart w:id="510" w:name="OLE_LINK55"/>
      <w:bookmarkStart w:id="511" w:name="OLE_LINK56"/>
      <w:r>
        <w:rPr>
          <w:rFonts w:cs="Arial"/>
          <w:b/>
          <w:lang w:val="en-US"/>
        </w:rPr>
        <w:t xml:space="preserve">/{ </w:t>
      </w:r>
      <w:bookmarkEnd w:id="510"/>
      <w:bookmarkEnd w:id="511"/>
      <w:proofErr w:type="spellStart"/>
      <w:r>
        <w:rPr>
          <w:rFonts w:cs="Arial"/>
          <w:b/>
          <w:lang w:val="en-US"/>
        </w:rPr>
        <w:t>document_id</w:t>
      </w:r>
      <w:proofErr w:type="spellEnd"/>
      <w:r>
        <w:rPr>
          <w:rFonts w:cs="Arial"/>
          <w:b/>
          <w:lang w:val="en-US"/>
        </w:rPr>
        <w:t xml:space="preserve"> }</w:t>
      </w:r>
    </w:p>
    <w:bookmarkEnd w:id="501"/>
    <w:bookmarkEnd w:id="502"/>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 for which the check is made</w:t>
      </w:r>
    </w:p>
    <w:p w14:paraId="1CED4FDA" w14:textId="77777777" w:rsidR="00171765" w:rsidRPr="000C255B" w:rsidRDefault="00171765" w:rsidP="00171765">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bookmarkEnd w:id="503"/>
    <w:bookmarkEnd w:id="504"/>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51F3359F" w14:textId="77777777" w:rsidR="00171765" w:rsidRDefault="00171765" w:rsidP="00171765">
      <w:pPr>
        <w:rPr>
          <w:rFonts w:cs="Arial"/>
        </w:rPr>
      </w:pPr>
    </w:p>
    <w:p w14:paraId="7A5D0440" w14:textId="77777777" w:rsidR="00171765" w:rsidRDefault="00171765" w:rsidP="00171765">
      <w:r>
        <w:t xml:space="preserve">Answer: </w:t>
      </w:r>
      <w:r>
        <w:rPr>
          <w:lang w:val="en-US"/>
        </w:rPr>
        <w:t xml:space="preserve">api </w:t>
      </w:r>
      <w:r w:rsidRPr="00197C7F">
        <w:t>can return the following status codes</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09572045" w14:textId="77777777" w:rsidR="00171765" w:rsidRDefault="00171765" w:rsidP="00171765">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the organization was not found, the check with the specified identifier was not found</w:t>
      </w:r>
    </w:p>
    <w:p w14:paraId="6E7D9F13"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644C9BF4"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receipt processed, response body p.2.2.1</w:t>
      </w:r>
    </w:p>
    <w:p w14:paraId="6A07C9D0" w14:textId="3859D686" w:rsidR="00171765"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 xml:space="preserve">Processing </w:t>
      </w:r>
      <w:r w:rsidRPr="005737A0">
        <w:t>- the server failed to process the document in the allotted time, send a check with a new identifier for re-processing, an empty response body</w:t>
      </w:r>
    </w:p>
    <w:p w14:paraId="12AAB63F" w14:textId="55062CA9" w:rsidR="00B27BD4" w:rsidRPr="00B509A4" w:rsidRDefault="00B27BD4" w:rsidP="00B27BD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Entity - the document cannot be processed due to CM check errors, response body p.2.2.2</w:t>
      </w:r>
    </w:p>
    <w:p w14:paraId="69879D4E" w14:textId="77777777" w:rsidR="00B27BD4" w:rsidRPr="00E02F83" w:rsidRDefault="00B27BD4" w:rsidP="00B27BD4">
      <w:pPr>
        <w:pStyle w:val="ac"/>
        <w:spacing w:after="0" w:line="240" w:lineRule="auto"/>
      </w:pPr>
    </w:p>
    <w:p w14:paraId="47D6192A" w14:textId="77777777" w:rsidR="00171765" w:rsidRDefault="00171765" w:rsidP="00171765">
      <w:pPr>
        <w:rPr>
          <w:rFonts w:cs="Arial"/>
        </w:rPr>
      </w:pPr>
    </w:p>
    <w:p w14:paraId="7B90299C" w14:textId="77777777" w:rsidR="00171765" w:rsidRDefault="00171765" w:rsidP="00171765">
      <w:pPr>
        <w:pStyle w:val="3"/>
      </w:pPr>
      <w:bookmarkStart w:id="512" w:name="_Toc507539860"/>
      <w:bookmarkStart w:id="513" w:name="_Toc27489466"/>
      <w:bookmarkStart w:id="514" w:name="_Toc63432913"/>
      <w:bookmarkStart w:id="515" w:name="_Toc184326834"/>
      <w:r>
        <w:rPr>
          <w:lang w:val="en-US"/>
        </w:rPr>
        <w:t xml:space="preserve">2.2.1 </w:t>
      </w:r>
      <w:r>
        <w:t>Response body</w:t>
      </w:r>
      <w:bookmarkEnd w:id="512"/>
      <w:bookmarkEnd w:id="513"/>
      <w:bookmarkEnd w:id="514"/>
      <w:bookmarkEnd w:id="515"/>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Document ID</w:t>
            </w:r>
          </w:p>
        </w:tc>
        <w:tc>
          <w:tcPr>
            <w:tcW w:w="2979" w:type="dxa"/>
          </w:tcPr>
          <w:p w14:paraId="266DB939" w14:textId="77777777" w:rsidR="00171765" w:rsidRDefault="00171765" w:rsidP="00171765">
            <w:pPr>
              <w:rPr>
                <w:rFonts w:cs="Arial"/>
              </w:rPr>
            </w:pPr>
            <w:r>
              <w:rPr>
                <w:rFonts w:cs="Arial"/>
              </w:rPr>
              <w:t xml:space="preserve">String from 1 to </w:t>
            </w:r>
            <w:r>
              <w:rPr>
                <w:rFonts w:cs="Arial"/>
                <w:lang w:val="en-US"/>
              </w:rPr>
              <w:t xml:space="preserve">64 </w:t>
            </w:r>
            <w:r>
              <w:rPr>
                <w:rFonts w:cs="Arial"/>
              </w:rPr>
              <w:t>characters</w:t>
            </w:r>
          </w:p>
        </w:tc>
      </w:tr>
      <w:tr w:rsidR="00171765" w:rsidRPr="008F4F86" w14:paraId="14C96AF0" w14:textId="77777777" w:rsidTr="00171765">
        <w:tc>
          <w:tcPr>
            <w:tcW w:w="2465" w:type="dxa"/>
          </w:tcPr>
          <w:p w14:paraId="51413B23" w14:textId="24E21594" w:rsidR="00171765" w:rsidRDefault="00171765" w:rsidP="00171765">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4E869172" w14:textId="77777777" w:rsidR="00171765" w:rsidRPr="00D71290" w:rsidRDefault="00171765" w:rsidP="00171765">
            <w:pPr>
              <w:rPr>
                <w:rFonts w:cs="Arial"/>
              </w:rPr>
            </w:pPr>
            <w:r>
              <w:rPr>
                <w:rFonts w:cs="Arial"/>
              </w:rPr>
              <w:t>Serial number of the device that punched the check</w:t>
            </w:r>
          </w:p>
        </w:tc>
        <w:tc>
          <w:tcPr>
            <w:tcW w:w="2979" w:type="dxa"/>
          </w:tcPr>
          <w:p w14:paraId="1B869330" w14:textId="77777777" w:rsidR="00171765" w:rsidRDefault="00171765" w:rsidP="00171765">
            <w:pPr>
              <w:rPr>
                <w:rFonts w:cs="Arial"/>
              </w:rPr>
            </w:pPr>
            <w:r>
              <w:rPr>
                <w:rFonts w:cs="Arial"/>
              </w:rPr>
              <w:t>String up to 20 characters</w:t>
            </w:r>
          </w:p>
        </w:tc>
      </w:tr>
      <w:tr w:rsidR="00171765" w:rsidRPr="008F4F86" w14:paraId="3092B981" w14:textId="77777777" w:rsidTr="00171765">
        <w:tc>
          <w:tcPr>
            <w:tcW w:w="2465" w:type="dxa"/>
          </w:tcPr>
          <w:p w14:paraId="0E182C24" w14:textId="10629B92" w:rsidR="00171765" w:rsidRPr="00D71290" w:rsidRDefault="00171765" w:rsidP="00171765">
            <w:pPr>
              <w:rPr>
                <w:rFonts w:cs="Arial"/>
              </w:rPr>
            </w:pPr>
            <w:proofErr w:type="spellStart"/>
            <w:r>
              <w:rPr>
                <w:rFonts w:cs="Arial"/>
                <w:lang w:val="en-US"/>
              </w:rPr>
              <w:t>deviceRN</w:t>
            </w:r>
            <w:proofErr w:type="spellEnd"/>
            <w:r>
              <w:rPr>
                <w:rFonts w:cs="Arial"/>
                <w:lang w:val="en-US"/>
              </w:rPr>
              <w:t xml:space="preserve"> </w:t>
            </w:r>
          </w:p>
        </w:tc>
        <w:tc>
          <w:tcPr>
            <w:tcW w:w="4839" w:type="dxa"/>
          </w:tcPr>
          <w:p w14:paraId="50622856" w14:textId="77777777" w:rsidR="00171765" w:rsidRDefault="00171765" w:rsidP="00171765">
            <w:pPr>
              <w:rPr>
                <w:rFonts w:cs="Arial"/>
              </w:rPr>
            </w:pPr>
            <w:r>
              <w:rPr>
                <w:rFonts w:cs="Arial"/>
              </w:rPr>
              <w:t>Registration number of the device that punched the check</w:t>
            </w:r>
          </w:p>
        </w:tc>
        <w:tc>
          <w:tcPr>
            <w:tcW w:w="2979" w:type="dxa"/>
          </w:tcPr>
          <w:p w14:paraId="60B23B1D" w14:textId="77777777" w:rsidR="00171765" w:rsidRDefault="00171765" w:rsidP="00171765">
            <w:pPr>
              <w:rPr>
                <w:rFonts w:cs="Arial"/>
              </w:rPr>
            </w:pPr>
            <w:r>
              <w:rPr>
                <w:rFonts w:cs="Arial"/>
              </w:rPr>
              <w:t>String up to 20 characters</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 xml:space="preserve">fs </w:t>
            </w:r>
            <w:r w:rsidRPr="00D71290">
              <w:rPr>
                <w:rFonts w:cs="Arial"/>
              </w:rPr>
              <w:t>Number</w:t>
            </w:r>
          </w:p>
        </w:tc>
        <w:tc>
          <w:tcPr>
            <w:tcW w:w="4839" w:type="dxa"/>
          </w:tcPr>
          <w:p w14:paraId="354A520B" w14:textId="77777777" w:rsidR="00171765" w:rsidRDefault="00171765" w:rsidP="00171765">
            <w:pPr>
              <w:rPr>
                <w:rFonts w:cs="Arial"/>
              </w:rPr>
            </w:pPr>
            <w:r>
              <w:rPr>
                <w:rFonts w:cs="Arial"/>
              </w:rPr>
              <w:t>Fiscal accumulator number</w:t>
            </w:r>
          </w:p>
        </w:tc>
        <w:tc>
          <w:tcPr>
            <w:tcW w:w="2979" w:type="dxa"/>
          </w:tcPr>
          <w:p w14:paraId="7F3A43C3" w14:textId="77777777" w:rsidR="00171765" w:rsidRDefault="00171765" w:rsidP="00171765">
            <w:pPr>
              <w:rPr>
                <w:rFonts w:cs="Arial"/>
              </w:rPr>
            </w:pPr>
            <w:r>
              <w:rPr>
                <w:rFonts w:cs="Arial"/>
              </w:rPr>
              <w:t>String 16 characters</w:t>
            </w:r>
          </w:p>
        </w:tc>
      </w:tr>
      <w:tr w:rsidR="00171765" w:rsidRPr="008F4F86" w14:paraId="033706CC" w14:textId="77777777" w:rsidTr="00171765">
        <w:tc>
          <w:tcPr>
            <w:tcW w:w="2465" w:type="dxa"/>
          </w:tcPr>
          <w:p w14:paraId="237E02D5" w14:textId="1A43F00A" w:rsidR="00171765" w:rsidRPr="00D71290" w:rsidRDefault="0073592E" w:rsidP="00171765">
            <w:pPr>
              <w:rPr>
                <w:rFonts w:cs="Arial"/>
              </w:rPr>
            </w:pPr>
            <w:proofErr w:type="spellStart"/>
            <w:r>
              <w:rPr>
                <w:rFonts w:cs="Arial"/>
                <w:lang w:val="en-US"/>
              </w:rPr>
              <w:t>ofd</w:t>
            </w:r>
            <w:proofErr w:type="spellEnd"/>
            <w:r w:rsidR="00171765" w:rsidRPr="00D71290">
              <w:rPr>
                <w:rFonts w:cs="Arial"/>
              </w:rPr>
              <w:t>Name</w:t>
            </w:r>
          </w:p>
        </w:tc>
        <w:tc>
          <w:tcPr>
            <w:tcW w:w="4839" w:type="dxa"/>
          </w:tcPr>
          <w:p w14:paraId="343F5C4D" w14:textId="77777777" w:rsidR="00171765" w:rsidRPr="00D71290" w:rsidRDefault="00171765" w:rsidP="00171765">
            <w:pPr>
              <w:rPr>
                <w:rFonts w:cs="Arial"/>
              </w:rPr>
            </w:pPr>
            <w:r>
              <w:rPr>
                <w:rFonts w:cs="Arial"/>
              </w:rPr>
              <w:t>Name of OFD</w:t>
            </w:r>
          </w:p>
        </w:tc>
        <w:tc>
          <w:tcPr>
            <w:tcW w:w="2979" w:type="dxa"/>
          </w:tcPr>
          <w:p w14:paraId="7DC4D547" w14:textId="77777777" w:rsidR="00171765" w:rsidRDefault="00171765" w:rsidP="00171765">
            <w:pPr>
              <w:rPr>
                <w:rFonts w:cs="Arial"/>
              </w:rPr>
            </w:pPr>
            <w:r>
              <w:rPr>
                <w:rFonts w:cs="Arial"/>
              </w:rPr>
              <w:t xml:space="preserve">String </w:t>
            </w:r>
            <w:bookmarkStart w:id="516" w:name="OLE_LINK267"/>
            <w:bookmarkStart w:id="517" w:name="OLE_LINK268"/>
            <w:r>
              <w:rPr>
                <w:rFonts w:cs="Arial"/>
              </w:rPr>
              <w:t>up to 256 characters</w:t>
            </w:r>
            <w:bookmarkEnd w:id="516"/>
            <w:bookmarkEnd w:id="517"/>
          </w:p>
        </w:tc>
      </w:tr>
      <w:tr w:rsidR="00171765" w:rsidRPr="008F4F86" w14:paraId="1077D51C" w14:textId="77777777" w:rsidTr="00171765">
        <w:tc>
          <w:tcPr>
            <w:tcW w:w="2465" w:type="dxa"/>
          </w:tcPr>
          <w:p w14:paraId="710C7947" w14:textId="62DFD481" w:rsidR="00171765" w:rsidRPr="00D71290" w:rsidRDefault="0073592E" w:rsidP="00171765">
            <w:pPr>
              <w:rPr>
                <w:rFonts w:cs="Arial"/>
              </w:rPr>
            </w:pPr>
            <w:proofErr w:type="spellStart"/>
            <w:r>
              <w:rPr>
                <w:rFonts w:cs="Arial"/>
                <w:lang w:val="en-US"/>
              </w:rPr>
              <w:t>odf</w:t>
            </w:r>
            <w:proofErr w:type="spellEnd"/>
            <w:r w:rsidR="00171765" w:rsidRPr="009E5A50">
              <w:rPr>
                <w:rFonts w:cs="Arial"/>
              </w:rPr>
              <w:t>website</w:t>
            </w:r>
          </w:p>
        </w:tc>
        <w:tc>
          <w:tcPr>
            <w:tcW w:w="4839" w:type="dxa"/>
          </w:tcPr>
          <w:p w14:paraId="06958957" w14:textId="77777777" w:rsidR="00171765" w:rsidRPr="009E5A50" w:rsidRDefault="00171765" w:rsidP="00171765">
            <w:pPr>
              <w:rPr>
                <w:rFonts w:cs="Arial"/>
              </w:rPr>
            </w:pPr>
            <w:r>
              <w:rPr>
                <w:rFonts w:cs="Arial"/>
                <w:lang w:val="en-US"/>
              </w:rPr>
              <w:t xml:space="preserve">CRF </w:t>
            </w:r>
            <w:r>
              <w:rPr>
                <w:rFonts w:cs="Arial"/>
              </w:rPr>
              <w:t>website</w:t>
            </w:r>
          </w:p>
        </w:tc>
        <w:tc>
          <w:tcPr>
            <w:tcW w:w="2979" w:type="dxa"/>
          </w:tcPr>
          <w:p w14:paraId="31C2926B" w14:textId="77777777" w:rsidR="00171765" w:rsidRDefault="00171765" w:rsidP="00171765">
            <w:pPr>
              <w:rPr>
                <w:rFonts w:cs="Arial"/>
              </w:rPr>
            </w:pPr>
            <w:r>
              <w:rPr>
                <w:rFonts w:cs="Arial"/>
              </w:rPr>
              <w:t>Line up to 58? characters</w:t>
            </w:r>
          </w:p>
        </w:tc>
      </w:tr>
      <w:tr w:rsidR="00171765" w:rsidRPr="008F4F86" w14:paraId="2C50C80D" w14:textId="77777777" w:rsidTr="00171765">
        <w:tc>
          <w:tcPr>
            <w:tcW w:w="2465" w:type="dxa"/>
          </w:tcPr>
          <w:p w14:paraId="60375C86" w14:textId="688E6498" w:rsidR="00171765" w:rsidRPr="00B72AEC" w:rsidRDefault="00171765" w:rsidP="00171765">
            <w:pPr>
              <w:rPr>
                <w:rFonts w:cs="Arial"/>
                <w:lang w:val="en-US"/>
              </w:rPr>
            </w:pPr>
            <w:bookmarkStart w:id="518" w:name="OLE_LINK17"/>
            <w:bookmarkStart w:id="519" w:name="OLE_LINK18"/>
            <w:bookmarkStart w:id="520" w:name="OLE_LINK19"/>
            <w:bookmarkStart w:id="521" w:name="OLE_LINK20"/>
            <w:bookmarkStart w:id="522" w:name="OLE_LINK21"/>
            <w:proofErr w:type="spellStart"/>
            <w:r>
              <w:rPr>
                <w:rFonts w:cs="Arial"/>
                <w:lang w:val="en-US"/>
              </w:rPr>
              <w:lastRenderedPageBreak/>
              <w:t>odfI</w:t>
            </w:r>
            <w:bookmarkEnd w:id="518"/>
            <w:bookmarkEnd w:id="519"/>
            <w:r>
              <w:rPr>
                <w:rFonts w:cs="Arial"/>
                <w:lang w:val="en-US"/>
              </w:rPr>
              <w:t>NN</w:t>
            </w:r>
            <w:bookmarkEnd w:id="520"/>
            <w:bookmarkEnd w:id="521"/>
            <w:bookmarkEnd w:id="522"/>
            <w:proofErr w:type="spellEnd"/>
          </w:p>
        </w:tc>
        <w:tc>
          <w:tcPr>
            <w:tcW w:w="4839" w:type="dxa"/>
          </w:tcPr>
          <w:p w14:paraId="46E57A37" w14:textId="77777777" w:rsidR="00171765" w:rsidRPr="00B72AEC" w:rsidRDefault="00171765" w:rsidP="00171765">
            <w:pPr>
              <w:rPr>
                <w:rFonts w:cs="Arial"/>
              </w:rPr>
            </w:pPr>
            <w:r>
              <w:rPr>
                <w:rFonts w:cs="Arial"/>
              </w:rPr>
              <w:t>TIN OFD</w:t>
            </w:r>
          </w:p>
        </w:tc>
        <w:tc>
          <w:tcPr>
            <w:tcW w:w="2979" w:type="dxa"/>
          </w:tcPr>
          <w:p w14:paraId="6C8E5B48" w14:textId="77777777" w:rsidR="00171765" w:rsidRDefault="00171765" w:rsidP="00171765">
            <w:pPr>
              <w:rPr>
                <w:rFonts w:cs="Arial"/>
              </w:rPr>
            </w:pPr>
            <w:r>
              <w:rPr>
                <w:rFonts w:cs="Arial"/>
              </w:rPr>
              <w:t>String 12 characters</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523" w:name="OLE_LINK22"/>
            <w:bookmarkStart w:id="524" w:name="OLE_LINK23"/>
            <w:bookmarkStart w:id="525" w:name="OLE_LINK24"/>
            <w:proofErr w:type="spellStart"/>
            <w:r>
              <w:rPr>
                <w:rFonts w:cs="Arial"/>
                <w:lang w:val="en-US"/>
              </w:rPr>
              <w:t>fnsWebsite</w:t>
            </w:r>
            <w:bookmarkEnd w:id="523"/>
            <w:bookmarkEnd w:id="524"/>
            <w:bookmarkEnd w:id="525"/>
            <w:proofErr w:type="spellEnd"/>
          </w:p>
        </w:tc>
        <w:tc>
          <w:tcPr>
            <w:tcW w:w="4839" w:type="dxa"/>
          </w:tcPr>
          <w:p w14:paraId="47E2955D" w14:textId="77777777" w:rsidR="00171765" w:rsidRPr="00B72AEC" w:rsidRDefault="00171765" w:rsidP="00171765">
            <w:pPr>
              <w:rPr>
                <w:rFonts w:cs="Arial"/>
                <w:lang w:val="en-US"/>
              </w:rPr>
            </w:pPr>
            <w:r>
              <w:rPr>
                <w:rFonts w:cs="Arial"/>
                <w:lang w:val="en-US"/>
              </w:rPr>
              <w:t xml:space="preserve">Website </w:t>
            </w:r>
            <w:r>
              <w:rPr>
                <w:rFonts w:cs="Arial"/>
              </w:rPr>
              <w:t>of the Federal Tax Service</w:t>
            </w:r>
          </w:p>
        </w:tc>
        <w:tc>
          <w:tcPr>
            <w:tcW w:w="2979" w:type="dxa"/>
          </w:tcPr>
          <w:p w14:paraId="5A88FB8F" w14:textId="77777777" w:rsidR="00171765" w:rsidRDefault="00171765" w:rsidP="00171765">
            <w:pPr>
              <w:rPr>
                <w:rFonts w:cs="Arial"/>
              </w:rPr>
            </w:pPr>
            <w:r>
              <w:rPr>
                <w:rFonts w:cs="Arial"/>
              </w:rPr>
              <w:t>String up to 256 characters</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526" w:name="OLE_LINK25"/>
            <w:bookmarkStart w:id="527" w:name="OLE_LINK26"/>
            <w:bookmarkStart w:id="528" w:name="OLE_LINK27"/>
            <w:proofErr w:type="spellStart"/>
            <w:r>
              <w:rPr>
                <w:rFonts w:cs="Arial"/>
                <w:lang w:val="en-US"/>
              </w:rPr>
              <w:t>companyINN</w:t>
            </w:r>
            <w:bookmarkEnd w:id="526"/>
            <w:bookmarkEnd w:id="527"/>
            <w:bookmarkEnd w:id="528"/>
            <w:proofErr w:type="spellEnd"/>
          </w:p>
        </w:tc>
        <w:tc>
          <w:tcPr>
            <w:tcW w:w="4839" w:type="dxa"/>
          </w:tcPr>
          <w:p w14:paraId="5D659E8D" w14:textId="77777777" w:rsidR="00171765" w:rsidRPr="00B2081D" w:rsidRDefault="00171765" w:rsidP="00171765">
            <w:pPr>
              <w:rPr>
                <w:rFonts w:cs="Arial"/>
              </w:rPr>
            </w:pPr>
            <w:r>
              <w:rPr>
                <w:rFonts w:cs="Arial"/>
              </w:rPr>
              <w:t>User TIN</w:t>
            </w:r>
          </w:p>
        </w:tc>
        <w:tc>
          <w:tcPr>
            <w:tcW w:w="2979" w:type="dxa"/>
          </w:tcPr>
          <w:p w14:paraId="1E805CB8" w14:textId="77777777" w:rsidR="00171765" w:rsidRDefault="00171765" w:rsidP="00171765">
            <w:pPr>
              <w:rPr>
                <w:rFonts w:cs="Arial"/>
              </w:rPr>
            </w:pPr>
            <w:r>
              <w:rPr>
                <w:rFonts w:cs="Arial"/>
              </w:rPr>
              <w:t>String 12 characters</w:t>
            </w:r>
          </w:p>
        </w:tc>
      </w:tr>
      <w:tr w:rsidR="00171765" w:rsidRPr="008F4F86" w14:paraId="0332683F" w14:textId="77777777" w:rsidTr="00171765">
        <w:tc>
          <w:tcPr>
            <w:tcW w:w="2465" w:type="dxa"/>
          </w:tcPr>
          <w:p w14:paraId="4F4594C7" w14:textId="4E186515" w:rsidR="00171765" w:rsidRPr="009E5A50" w:rsidRDefault="0073592E" w:rsidP="00171765">
            <w:pPr>
              <w:rPr>
                <w:rFonts w:cs="Arial"/>
              </w:rPr>
            </w:pPr>
            <w:r>
              <w:rPr>
                <w:rFonts w:cs="Arial"/>
                <w:lang w:val="en-US"/>
              </w:rPr>
              <w:t>with</w:t>
            </w:r>
            <w:proofErr w:type="spellStart"/>
            <w:r w:rsidR="00171765" w:rsidRPr="009E5A50">
              <w:rPr>
                <w:rFonts w:cs="Arial"/>
              </w:rPr>
              <w:t>companyName</w:t>
            </w:r>
            <w:proofErr w:type="spellEnd"/>
          </w:p>
        </w:tc>
        <w:tc>
          <w:tcPr>
            <w:tcW w:w="4839" w:type="dxa"/>
          </w:tcPr>
          <w:p w14:paraId="3B697527" w14:textId="77777777" w:rsidR="00171765" w:rsidRPr="009E5A50" w:rsidRDefault="00171765" w:rsidP="00171765">
            <w:pPr>
              <w:rPr>
                <w:rFonts w:cs="Arial"/>
              </w:rPr>
            </w:pPr>
            <w:r>
              <w:rPr>
                <w:rFonts w:cs="Arial"/>
              </w:rPr>
              <w:t>User name</w:t>
            </w:r>
          </w:p>
        </w:tc>
        <w:tc>
          <w:tcPr>
            <w:tcW w:w="2979" w:type="dxa"/>
          </w:tcPr>
          <w:p w14:paraId="57C0315C" w14:textId="77777777" w:rsidR="00171765" w:rsidRDefault="00171765" w:rsidP="00171765">
            <w:pPr>
              <w:rPr>
                <w:rFonts w:cs="Arial"/>
              </w:rPr>
            </w:pPr>
            <w:bookmarkStart w:id="529" w:name="OLE_LINK1"/>
            <w:bookmarkStart w:id="530" w:name="OLE_LINK2"/>
            <w:r>
              <w:rPr>
                <w:rFonts w:cs="Arial"/>
              </w:rPr>
              <w:t>String up to 256 characters</w:t>
            </w:r>
            <w:bookmarkEnd w:id="529"/>
            <w:bookmarkEnd w:id="530"/>
          </w:p>
        </w:tc>
      </w:tr>
      <w:tr w:rsidR="00171765" w:rsidRPr="008F4F86" w14:paraId="37C55E36" w14:textId="77777777" w:rsidTr="00171765">
        <w:tc>
          <w:tcPr>
            <w:tcW w:w="2465" w:type="dxa"/>
          </w:tcPr>
          <w:p w14:paraId="3FD5F9DA" w14:textId="31F6EA7C" w:rsidR="00171765" w:rsidRPr="009E5A50" w:rsidRDefault="00171765" w:rsidP="00171765">
            <w:pPr>
              <w:rPr>
                <w:rFonts w:cs="Arial"/>
              </w:rPr>
            </w:pPr>
            <w:proofErr w:type="spellStart"/>
            <w:r>
              <w:rPr>
                <w:rFonts w:cs="Arial"/>
                <w:lang w:val="en-US"/>
              </w:rPr>
              <w:t>DocumentNumber</w:t>
            </w:r>
            <w:proofErr w:type="spellEnd"/>
            <w:r>
              <w:rPr>
                <w:rFonts w:cs="Arial"/>
                <w:lang w:val="en-US"/>
              </w:rPr>
              <w:t xml:space="preserve"> </w:t>
            </w:r>
          </w:p>
        </w:tc>
        <w:tc>
          <w:tcPr>
            <w:tcW w:w="4839" w:type="dxa"/>
          </w:tcPr>
          <w:p w14:paraId="0EDEE62F" w14:textId="77777777" w:rsidR="00171765" w:rsidRDefault="00171765" w:rsidP="00171765">
            <w:pPr>
              <w:rPr>
                <w:rFonts w:cs="Arial"/>
              </w:rPr>
            </w:pPr>
            <w:r w:rsidRPr="00CE2490">
              <w:rPr>
                <w:rFonts w:cs="Arial"/>
              </w:rPr>
              <w:t>FD number</w:t>
            </w:r>
          </w:p>
        </w:tc>
        <w:tc>
          <w:tcPr>
            <w:tcW w:w="2979" w:type="dxa"/>
          </w:tcPr>
          <w:p w14:paraId="18315638" w14:textId="77777777" w:rsidR="00171765" w:rsidRDefault="00171765" w:rsidP="00171765">
            <w:pPr>
              <w:rPr>
                <w:rFonts w:cs="Arial"/>
              </w:rPr>
            </w:pPr>
            <w:r>
              <w:rPr>
                <w:rFonts w:cs="Arial"/>
              </w:rPr>
              <w:t>Number</w:t>
            </w:r>
          </w:p>
        </w:tc>
      </w:tr>
      <w:tr w:rsidR="00171765" w:rsidRPr="008F4F86" w14:paraId="47951678" w14:textId="77777777" w:rsidTr="00171765">
        <w:tc>
          <w:tcPr>
            <w:tcW w:w="2465" w:type="dxa"/>
          </w:tcPr>
          <w:p w14:paraId="29BC1C7A" w14:textId="7F471457" w:rsidR="00171765" w:rsidRPr="009E5A50" w:rsidRDefault="0073592E" w:rsidP="00171765">
            <w:pPr>
              <w:rPr>
                <w:rFonts w:cs="Arial"/>
              </w:rPr>
            </w:pPr>
            <w:r>
              <w:rPr>
                <w:rFonts w:cs="Arial"/>
                <w:lang w:val="en-US"/>
              </w:rPr>
              <w:t>s</w:t>
            </w:r>
            <w:proofErr w:type="spellStart"/>
            <w:r w:rsidR="00171765" w:rsidRPr="009E5A50">
              <w:rPr>
                <w:rFonts w:cs="Arial"/>
              </w:rPr>
              <w:t>shiftNumber</w:t>
            </w:r>
            <w:proofErr w:type="spellEnd"/>
          </w:p>
        </w:tc>
        <w:tc>
          <w:tcPr>
            <w:tcW w:w="4839" w:type="dxa"/>
          </w:tcPr>
          <w:p w14:paraId="309D4C83" w14:textId="77777777" w:rsidR="00171765" w:rsidRDefault="00171765" w:rsidP="00171765">
            <w:pPr>
              <w:rPr>
                <w:rFonts w:cs="Arial"/>
              </w:rPr>
            </w:pPr>
            <w:r>
              <w:rPr>
                <w:rFonts w:cs="Arial"/>
              </w:rPr>
              <w:t>shift number</w:t>
            </w:r>
          </w:p>
        </w:tc>
        <w:tc>
          <w:tcPr>
            <w:tcW w:w="2979" w:type="dxa"/>
          </w:tcPr>
          <w:p w14:paraId="1D8D0F6A" w14:textId="77777777" w:rsidR="00171765" w:rsidRDefault="00171765" w:rsidP="00171765">
            <w:pPr>
              <w:rPr>
                <w:rFonts w:cs="Arial"/>
              </w:rPr>
            </w:pPr>
            <w:r>
              <w:rPr>
                <w:rFonts w:cs="Arial"/>
              </w:rPr>
              <w:t>Number</w:t>
            </w:r>
          </w:p>
        </w:tc>
      </w:tr>
      <w:tr w:rsidR="00171765" w:rsidRPr="008F4F86" w14:paraId="6E3576D9" w14:textId="77777777" w:rsidTr="00171765">
        <w:tc>
          <w:tcPr>
            <w:tcW w:w="2465" w:type="dxa"/>
          </w:tcPr>
          <w:p w14:paraId="3D8BE5F1" w14:textId="0E20F9AF" w:rsidR="00171765" w:rsidRPr="00CE2490" w:rsidRDefault="0073592E" w:rsidP="00171765">
            <w:pPr>
              <w:rPr>
                <w:rFonts w:cs="Arial"/>
                <w:lang w:val="en-US"/>
              </w:rPr>
            </w:pPr>
            <w:r>
              <w:rPr>
                <w:rFonts w:cs="Arial"/>
                <w:lang w:val="en-US"/>
              </w:rPr>
              <w:t>d</w:t>
            </w:r>
            <w:proofErr w:type="spellStart"/>
            <w:r>
              <w:rPr>
                <w:rFonts w:cs="Arial"/>
              </w:rPr>
              <w:t>ocumentIn</w:t>
            </w:r>
            <w:r w:rsidR="00171765">
              <w:rPr>
                <w:rFonts w:cs="Arial"/>
                <w:lang w:val="en-US"/>
              </w:rPr>
              <w:t>dex</w:t>
            </w:r>
            <w:proofErr w:type="spellEnd"/>
          </w:p>
        </w:tc>
        <w:tc>
          <w:tcPr>
            <w:tcW w:w="4839" w:type="dxa"/>
          </w:tcPr>
          <w:p w14:paraId="3B011B0E" w14:textId="77777777" w:rsidR="00171765" w:rsidRDefault="00171765" w:rsidP="00171765">
            <w:pPr>
              <w:rPr>
                <w:rFonts w:cs="Arial"/>
              </w:rPr>
            </w:pPr>
            <w:r>
              <w:rPr>
                <w:rFonts w:cs="Arial"/>
              </w:rPr>
              <w:t>Check number for shift</w:t>
            </w:r>
          </w:p>
        </w:tc>
        <w:tc>
          <w:tcPr>
            <w:tcW w:w="2979" w:type="dxa"/>
          </w:tcPr>
          <w:p w14:paraId="3477AD05" w14:textId="77777777" w:rsidR="00171765" w:rsidRPr="00CE2490" w:rsidRDefault="00171765" w:rsidP="00171765">
            <w:pPr>
              <w:rPr>
                <w:rFonts w:cs="Arial"/>
              </w:rPr>
            </w:pPr>
            <w:r>
              <w:rPr>
                <w:rFonts w:cs="Arial"/>
              </w:rPr>
              <w:t>Number</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531" w:name="OLE_LINK269"/>
            <w:bookmarkStart w:id="532" w:name="OLE_LINK270"/>
            <w:proofErr w:type="spellStart"/>
            <w:r>
              <w:rPr>
                <w:rFonts w:cs="Arial"/>
                <w:lang w:val="en-US"/>
              </w:rPr>
              <w:t>processedAt</w:t>
            </w:r>
            <w:bookmarkEnd w:id="531"/>
            <w:bookmarkEnd w:id="532"/>
            <w:proofErr w:type="spellEnd"/>
          </w:p>
        </w:tc>
        <w:tc>
          <w:tcPr>
            <w:tcW w:w="4839" w:type="dxa"/>
          </w:tcPr>
          <w:p w14:paraId="4630C4CF" w14:textId="77777777" w:rsidR="00171765" w:rsidRPr="00E31914" w:rsidRDefault="00171765" w:rsidP="00171765">
            <w:pPr>
              <w:rPr>
                <w:rFonts w:cs="Arial"/>
              </w:rPr>
            </w:pPr>
            <w:r>
              <w:rPr>
                <w:rFonts w:cs="Arial"/>
              </w:rPr>
              <w:t>Time of registration of a fiscal document in the Federal Tax Service</w:t>
            </w:r>
          </w:p>
        </w:tc>
        <w:tc>
          <w:tcPr>
            <w:tcW w:w="2979" w:type="dxa"/>
          </w:tcPr>
          <w:p w14:paraId="57FB03FA" w14:textId="77777777" w:rsidR="00171765" w:rsidRDefault="00171765" w:rsidP="00171765">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Document content</w:t>
            </w:r>
          </w:p>
        </w:tc>
        <w:tc>
          <w:tcPr>
            <w:tcW w:w="2979" w:type="dxa"/>
          </w:tcPr>
          <w:p w14:paraId="1AEEC6B2" w14:textId="77777777" w:rsidR="00171765" w:rsidRPr="00525F22" w:rsidRDefault="00171765" w:rsidP="00171765">
            <w:pPr>
              <w:rPr>
                <w:rFonts w:cs="Arial"/>
              </w:rPr>
            </w:pPr>
            <w:r>
              <w:rPr>
                <w:rFonts w:cs="Arial"/>
              </w:rPr>
              <w:t>Structure of clause 2.1.1.1</w:t>
            </w:r>
          </w:p>
        </w:tc>
      </w:tr>
      <w:tr w:rsidR="00171765" w:rsidRPr="008F4F86" w14:paraId="6261E4DF" w14:textId="77777777" w:rsidTr="00171765">
        <w:tc>
          <w:tcPr>
            <w:tcW w:w="2465" w:type="dxa"/>
          </w:tcPr>
          <w:p w14:paraId="7BB7252C" w14:textId="790D5C61" w:rsidR="00171765" w:rsidRPr="009E5A50" w:rsidRDefault="0073592E" w:rsidP="00171765">
            <w:pPr>
              <w:rPr>
                <w:rFonts w:cs="Arial"/>
              </w:rPr>
            </w:pPr>
            <w:r>
              <w:rPr>
                <w:rFonts w:cs="Arial"/>
                <w:lang w:val="en-US"/>
              </w:rPr>
              <w:t>c</w:t>
            </w:r>
            <w:proofErr w:type="spellStart"/>
            <w:r w:rsidR="00171765" w:rsidRPr="009E5A50">
              <w:rPr>
                <w:rFonts w:cs="Arial"/>
              </w:rPr>
              <w:t>hange</w:t>
            </w:r>
            <w:proofErr w:type="spellEnd"/>
          </w:p>
        </w:tc>
        <w:tc>
          <w:tcPr>
            <w:tcW w:w="4839" w:type="dxa"/>
          </w:tcPr>
          <w:p w14:paraId="3C1A0DAF" w14:textId="77777777" w:rsidR="00171765" w:rsidRDefault="00171765" w:rsidP="00171765">
            <w:pPr>
              <w:rPr>
                <w:rFonts w:cs="Arial"/>
              </w:rPr>
            </w:pPr>
            <w:r>
              <w:rPr>
                <w:rFonts w:cs="Arial"/>
              </w:rPr>
              <w:t>Change</w:t>
            </w:r>
          </w:p>
        </w:tc>
        <w:tc>
          <w:tcPr>
            <w:tcW w:w="2979" w:type="dxa"/>
          </w:tcPr>
          <w:p w14:paraId="4E8BC06D" w14:textId="77777777" w:rsidR="00171765" w:rsidRDefault="00171765" w:rsidP="00171765">
            <w:pPr>
              <w:rPr>
                <w:rFonts w:cs="Arial"/>
              </w:rPr>
            </w:pPr>
            <w:bookmarkStart w:id="533" w:name="OLE_LINK133"/>
            <w:bookmarkStart w:id="534" w:name="OLE_LINK134"/>
            <w:bookmarkStart w:id="535" w:name="OLE_LINK135"/>
            <w:r>
              <w:rPr>
                <w:rFonts w:cs="Arial"/>
              </w:rPr>
              <w:t>Decimal number up to 2 characters after the dot</w:t>
            </w:r>
            <w:bookmarkEnd w:id="533"/>
            <w:bookmarkEnd w:id="534"/>
            <w:bookmarkEnd w:id="535"/>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7A46E939" w14:textId="77777777" w:rsidR="00171765" w:rsidRDefault="00171765" w:rsidP="00171765">
            <w:pPr>
              <w:rPr>
                <w:rFonts w:cs="Arial"/>
              </w:rPr>
            </w:pPr>
            <w:r w:rsidRPr="00E664C7">
              <w:rPr>
                <w:rFonts w:cs="Arial"/>
              </w:rPr>
              <w:t>fiscal sign</w:t>
            </w:r>
          </w:p>
        </w:tc>
        <w:tc>
          <w:tcPr>
            <w:tcW w:w="2979" w:type="dxa"/>
          </w:tcPr>
          <w:p w14:paraId="0D6E3C33" w14:textId="77777777" w:rsidR="00171765" w:rsidRPr="008B6C01" w:rsidRDefault="00171765" w:rsidP="00171765">
            <w:pPr>
              <w:rPr>
                <w:rFonts w:cs="Arial"/>
              </w:rPr>
            </w:pPr>
            <w:r>
              <w:rPr>
                <w:rFonts w:cs="Arial"/>
              </w:rPr>
              <w:t xml:space="preserve">String </w:t>
            </w:r>
            <w:r>
              <w:rPr>
                <w:rFonts w:cs="Arial"/>
                <w:lang w:val="en-US"/>
              </w:rPr>
              <w:t xml:space="preserve">10 </w:t>
            </w:r>
            <w:r>
              <w:rPr>
                <w:rFonts w:cs="Arial"/>
              </w:rPr>
              <w:t>characters</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22F6FE4C" w14:textId="77777777" w:rsidR="00171765" w:rsidRPr="009D7C38" w:rsidRDefault="00171765"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788673A3" w14:textId="77777777" w:rsidR="00171765" w:rsidRDefault="00171765" w:rsidP="00171765">
            <w:pPr>
              <w:rPr>
                <w:rFonts w:cs="Arial"/>
              </w:rPr>
            </w:pPr>
            <w:r>
              <w:rPr>
                <w:rFonts w:cs="Arial"/>
              </w:rPr>
              <w:t xml:space="preserve">String from 1 to 1024 characters or </w:t>
            </w:r>
            <w:r>
              <w:rPr>
                <w:rFonts w:cs="Arial"/>
                <w:lang w:val="en-US"/>
              </w:rPr>
              <w:t>null</w:t>
            </w:r>
          </w:p>
        </w:tc>
      </w:tr>
      <w:tr w:rsidR="00A24579" w:rsidRPr="008F4F86" w14:paraId="5EC1E33B" w14:textId="77777777" w:rsidTr="00171765">
        <w:tc>
          <w:tcPr>
            <w:tcW w:w="2465" w:type="dxa"/>
          </w:tcPr>
          <w:p w14:paraId="65DF8830" w14:textId="0E4CDC76" w:rsidR="00A24579" w:rsidRDefault="00A24579" w:rsidP="00A24579">
            <w:pPr>
              <w:rPr>
                <w:rFonts w:cs="Arial"/>
                <w:lang w:val="en-US"/>
              </w:rPr>
            </w:pPr>
            <w:r>
              <w:rPr>
                <w:rFonts w:cs="Arial"/>
                <w:lang w:val="en-US"/>
              </w:rPr>
              <w:t>meta</w:t>
            </w:r>
          </w:p>
        </w:tc>
        <w:tc>
          <w:tcPr>
            <w:tcW w:w="4839" w:type="dxa"/>
          </w:tcPr>
          <w:p w14:paraId="4B78967E" w14:textId="35B253F7" w:rsidR="00A24579" w:rsidRDefault="00A24579" w:rsidP="00A24579">
            <w:pPr>
              <w:rPr>
                <w:rFonts w:cs="Arial"/>
                <w:lang w:val="en-US"/>
              </w:rPr>
            </w:pPr>
            <w:r>
              <w:rPr>
                <w:rFonts w:cs="Arial"/>
              </w:rPr>
              <w:t>Request metadata</w:t>
            </w:r>
          </w:p>
        </w:tc>
        <w:tc>
          <w:tcPr>
            <w:tcW w:w="2979" w:type="dxa"/>
          </w:tcPr>
          <w:p w14:paraId="6C323FAE" w14:textId="154BEDF2" w:rsidR="00A24579" w:rsidRDefault="00A24579" w:rsidP="00A24579">
            <w:pPr>
              <w:rPr>
                <w:rFonts w:cs="Arial"/>
              </w:rPr>
            </w:pPr>
            <w:r>
              <w:rPr>
                <w:rFonts w:cs="Arial"/>
              </w:rPr>
              <w:t xml:space="preserve">String from 1 to 128 characters or </w:t>
            </w:r>
            <w:r>
              <w:rPr>
                <w:rFonts w:cs="Arial"/>
                <w:lang w:val="en-US"/>
              </w:rPr>
              <w:t>null</w:t>
            </w:r>
          </w:p>
        </w:tc>
      </w:tr>
    </w:tbl>
    <w:p w14:paraId="34416250" w14:textId="77777777" w:rsidR="00171765" w:rsidRDefault="00171765" w:rsidP="00171765">
      <w:pPr>
        <w:rPr>
          <w:rFonts w:cs="Arial"/>
        </w:rPr>
      </w:pPr>
    </w:p>
    <w:p w14:paraId="4B6569EF" w14:textId="77777777" w:rsidR="00171765" w:rsidRPr="00E15B84" w:rsidRDefault="00171765" w:rsidP="00171765">
      <w:pPr>
        <w:rPr>
          <w:lang w:val="en-US"/>
        </w:rPr>
      </w:pPr>
      <w:bookmarkStart w:id="536" w:name="OLE_LINK287"/>
      <w:bookmarkStart w:id="537" w:name="OLE_LINK288"/>
      <w:r w:rsidRPr="00817738">
        <w:t>Example</w:t>
      </w:r>
      <w:r w:rsidRPr="00E15B84">
        <w:rPr>
          <w:lang w:val="en-US"/>
        </w:rPr>
        <w:t xml:space="preserve"> </w:t>
      </w:r>
      <w:proofErr w:type="gramStart"/>
      <w:r>
        <w:t xml:space="preserve">response </w:t>
      </w:r>
      <w:r w:rsidRPr="00E15B84">
        <w:rPr>
          <w:lang w:val="en-US"/>
        </w:rPr>
        <w:t>:</w:t>
      </w:r>
      <w:proofErr w:type="gramEnd"/>
    </w:p>
    <w:bookmarkEnd w:id="536"/>
    <w:bookmarkEnd w:id="537"/>
    <w:p w14:paraId="0C9DCB9F" w14:textId="77777777" w:rsidR="00171765" w:rsidRPr="00E15B84" w:rsidRDefault="00171765" w:rsidP="00171765">
      <w:pPr>
        <w:rPr>
          <w:rFonts w:cs="Arial"/>
          <w:lang w:val="en-US"/>
        </w:rPr>
      </w:pPr>
    </w:p>
    <w:bookmarkEnd w:id="505"/>
    <w:bookmarkEnd w:id="506"/>
    <w:p w14:paraId="1C99456A"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p>
    <w:p w14:paraId="3F08C541"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id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4E842EF8" w14:textId="77777777" w:rsidR="00171765" w:rsidRPr="00E15B84" w:rsidRDefault="00171765" w:rsidP="00171765">
      <w:pPr>
        <w:pStyle w:val="HTML0"/>
        <w:shd w:val="clear" w:color="auto" w:fill="333333"/>
        <w:rPr>
          <w:rFonts w:ascii="Consolas" w:hAnsi="Consolas" w:cs="Consolas"/>
          <w:color w:val="DFDFBF"/>
          <w:sz w:val="18"/>
          <w:szCs w:val="18"/>
          <w:lang w:val="en-US"/>
        </w:rPr>
      </w:pPr>
      <w:bookmarkStart w:id="538" w:name="OLE_LINK534"/>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deviceSN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400AD090"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deviceRN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79EFF070"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fsNumber</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bookmarkEnd w:id="538"/>
    <w:p w14:paraId="04E7E783"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ofdName</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ofdWebsite</w:t>
      </w:r>
      <w:proofErr w:type="spellEnd"/>
      <w:proofErr w:type="gram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"123456789012" </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CJSC</w:t>
      </w:r>
      <w:r w:rsidRPr="00FB1F20">
        <w:rPr>
          <w:rFonts w:ascii="Consolas" w:hAnsi="Consolas" w:cs="Consolas"/>
          <w:color w:val="DFAF8F"/>
          <w:sz w:val="18"/>
          <w:szCs w:val="18"/>
          <w:lang w:val="en-US"/>
        </w:rPr>
        <w:t> </w:t>
      </w:r>
      <w:r>
        <w:rPr>
          <w:rFonts w:ascii="Consolas" w:hAnsi="Consolas" w:cs="Consolas"/>
          <w:color w:val="DFAF8F"/>
          <w:sz w:val="18"/>
          <w:szCs w:val="18"/>
        </w:rPr>
        <w:t>TRADE</w:t>
      </w:r>
      <w:r w:rsidRPr="00FB1F20">
        <w:rPr>
          <w:rFonts w:ascii="Consolas" w:hAnsi="Consolas" w:cs="Consolas"/>
          <w:color w:val="DFAF8F"/>
          <w:sz w:val="18"/>
          <w:szCs w:val="18"/>
          <w:lang w:val="en-US"/>
        </w:rPr>
        <w:t> </w:t>
      </w:r>
      <w:r>
        <w:rPr>
          <w:rFonts w:ascii="Consolas" w:hAnsi="Consolas" w:cs="Consolas"/>
          <w:color w:val="DFAF8F"/>
          <w:sz w:val="18"/>
          <w:szCs w:val="18"/>
        </w:rPr>
        <w:t xml:space="preserve">OBJECT </w:t>
      </w:r>
      <w:r w:rsidRPr="00FB1F20">
        <w:rPr>
          <w:rFonts w:ascii="Consolas" w:hAnsi="Consolas" w:cs="Consolas"/>
          <w:color w:val="DFAF8F"/>
          <w:sz w:val="18"/>
          <w:szCs w:val="18"/>
          <w:lang w:val="en-US"/>
        </w:rPr>
        <w:t xml:space="preserve">№1" </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117 </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 xml:space="preserve"> </w:t>
      </w:r>
      <w:proofErr w:type="gramStart"/>
      <w:r w:rsidRPr="00DC16FF">
        <w:rPr>
          <w:rFonts w:ascii="Consolas" w:hAnsi="Consolas" w:cs="Consolas"/>
          <w:color w:val="8ACCCF"/>
          <w:sz w:val="18"/>
          <w:szCs w:val="18"/>
          <w:lang w:val="en-US"/>
        </w:rPr>
        <w:t xml:space="preserve">" </w:t>
      </w:r>
      <w:r w:rsidRPr="00DC16FF">
        <w:rPr>
          <w:rFonts w:ascii="Consolas" w:hAnsi="Consolas" w:cs="Consolas"/>
          <w:color w:val="DFDFBF"/>
          <w:sz w:val="18"/>
          <w:szCs w:val="18"/>
          <w:lang w:val="en-US"/>
        </w:rPr>
        <w:t>:</w:t>
      </w:r>
      <w:proofErr w:type="gramEnd"/>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20 </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 xml:space="preserve"> </w:t>
      </w:r>
      <w:proofErr w:type="gramStart"/>
      <w:r w:rsidRPr="00DC16FF">
        <w:rPr>
          <w:rFonts w:ascii="Consolas" w:hAnsi="Consolas" w:cs="Consolas"/>
          <w:color w:val="8ACCCF"/>
          <w:sz w:val="18"/>
          <w:szCs w:val="18"/>
          <w:lang w:val="en-US"/>
        </w:rPr>
        <w:t xml:space="preserve">" </w:t>
      </w:r>
      <w:r w:rsidRPr="00DC16FF">
        <w:rPr>
          <w:rFonts w:ascii="Consolas" w:hAnsi="Consolas" w:cs="Consolas"/>
          <w:color w:val="DFDFBF"/>
          <w:sz w:val="18"/>
          <w:szCs w:val="18"/>
          <w:lang w:val="en-US"/>
        </w:rPr>
        <w:t>:</w:t>
      </w:r>
      <w:proofErr w:type="gramEnd"/>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5 </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"2017-02-14T14:16:00" </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content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positions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r w:rsidRPr="00FB1F20">
        <w:rPr>
          <w:rFonts w:ascii="Consolas" w:hAnsi="Consolas" w:cs="Consolas"/>
          <w:color w:val="8ACCCF"/>
          <w:sz w:val="18"/>
          <w:szCs w:val="18"/>
          <w:lang w:val="en-US"/>
        </w:rPr>
        <w:t xml:space="preserve">" quantity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1.000 </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123.45 </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6 </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Bulka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1E03318F" w14:textId="0FBD53FB"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quantity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2.000 </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4.45 </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3 </w:t>
      </w:r>
      <w:r w:rsidRPr="00FB1F20">
        <w:rPr>
          <w:rFonts w:ascii="Consolas" w:hAnsi="Consolas" w:cs="Consolas"/>
          <w:color w:val="DFDFBF"/>
          <w:sz w:val="18"/>
          <w:szCs w:val="18"/>
          <w:lang w:val="en-US"/>
        </w:rPr>
        <w:t>,</w:t>
      </w:r>
    </w:p>
    <w:p w14:paraId="6170F14A" w14:textId="57025680"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13 </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payments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 </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 xml:space="preserve"> </w:t>
      </w:r>
      <w:proofErr w:type="gramStart"/>
      <w:r w:rsidRPr="00BD0C97">
        <w:rPr>
          <w:rFonts w:ascii="Consolas" w:hAnsi="Consolas" w:cs="Consolas"/>
          <w:color w:val="8ACCCF"/>
          <w:sz w:val="18"/>
          <w:szCs w:val="18"/>
          <w:lang w:val="en-US"/>
        </w:rPr>
        <w:t xml:space="preserve">" </w:t>
      </w:r>
      <w:r w:rsidRPr="00BD0C97">
        <w:rPr>
          <w:rFonts w:ascii="Consolas" w:hAnsi="Consolas" w:cs="Consolas"/>
          <w:color w:val="DFDFBF"/>
          <w:sz w:val="18"/>
          <w:szCs w:val="18"/>
          <w:lang w:val="en-US"/>
        </w:rPr>
        <w:t>:</w:t>
      </w:r>
      <w:proofErr w:type="gramEnd"/>
      <w:r w:rsidRPr="00BD0C97">
        <w:rPr>
          <w:rFonts w:ascii="Consolas" w:hAnsi="Consolas" w:cs="Consolas"/>
          <w:color w:val="DFDFBF"/>
          <w:sz w:val="18"/>
          <w:szCs w:val="18"/>
          <w:lang w:val="en-US"/>
        </w:rPr>
        <w:t xml:space="preserve">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 xml:space="preserve"> </w:t>
      </w:r>
      <w:proofErr w:type="gramStart"/>
      <w:r w:rsidRPr="00BD0C97">
        <w:rPr>
          <w:rFonts w:ascii="Consolas" w:hAnsi="Consolas" w:cs="Consolas"/>
          <w:color w:val="8ACCCF"/>
          <w:sz w:val="18"/>
          <w:szCs w:val="18"/>
          <w:lang w:val="en-US"/>
        </w:rPr>
        <w:t xml:space="preserve">" </w:t>
      </w:r>
      <w:r w:rsidRPr="00BD0C97">
        <w:rPr>
          <w:rFonts w:ascii="Consolas" w:hAnsi="Consolas" w:cs="Consolas"/>
          <w:color w:val="DFDFBF"/>
          <w:sz w:val="18"/>
          <w:szCs w:val="18"/>
          <w:lang w:val="en-US"/>
        </w:rPr>
        <w:t>:</w:t>
      </w:r>
      <w:proofErr w:type="gramEnd"/>
      <w:r w:rsidRPr="00BD0C97">
        <w:rPr>
          <w:rFonts w:ascii="Consolas" w:hAnsi="Consolas" w:cs="Consolas"/>
          <w:color w:val="DFDFBF"/>
          <w:sz w:val="18"/>
          <w:szCs w:val="18"/>
          <w:lang w:val="en-US"/>
        </w:rPr>
        <w:t xml:space="preserve"> </w:t>
      </w:r>
      <w:r w:rsidRPr="00BD0C97">
        <w:rPr>
          <w:rFonts w:ascii="Consolas" w:hAnsi="Consolas" w:cs="Consolas"/>
          <w:color w:val="DFAF8F"/>
          <w:sz w:val="18"/>
          <w:szCs w:val="18"/>
          <w:lang w:val="en-US"/>
        </w:rPr>
        <w:t>"+79123456789"</w:t>
      </w:r>
    </w:p>
    <w:p w14:paraId="1BBD5DF8"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4ACABAA6"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 xml:space="preserve">" </w:t>
      </w:r>
      <w:r w:rsidRPr="00BD0C97">
        <w:rPr>
          <w:rFonts w:ascii="Consolas" w:hAnsi="Consolas" w:cs="Consolas"/>
          <w:color w:val="8ACCCF"/>
          <w:sz w:val="18"/>
          <w:szCs w:val="18"/>
          <w:lang w:val="en-US"/>
        </w:rPr>
        <w:t xml:space="preserve">change </w:t>
      </w:r>
      <w:proofErr w:type="gramStart"/>
      <w:r w:rsidRPr="00683A12">
        <w:rPr>
          <w:rFonts w:ascii="Consolas" w:hAnsi="Consolas" w:cs="Consolas"/>
          <w:color w:val="8ACCCF"/>
          <w:sz w:val="18"/>
          <w:szCs w:val="18"/>
          <w:lang w:val="en-US"/>
        </w:rPr>
        <w:t xml:space="preserve">" </w:t>
      </w:r>
      <w:r w:rsidRPr="00683A12">
        <w:rPr>
          <w:rFonts w:ascii="Consolas" w:hAnsi="Consolas" w:cs="Consolas"/>
          <w:color w:val="DFDFBF"/>
          <w:sz w:val="18"/>
          <w:szCs w:val="18"/>
          <w:lang w:val="en-US"/>
        </w:rPr>
        <w:t>:</w:t>
      </w:r>
      <w:proofErr w:type="gramEnd"/>
      <w:r w:rsidRPr="00683A12">
        <w:rPr>
          <w:rFonts w:ascii="Consolas" w:hAnsi="Consolas" w:cs="Consolas"/>
          <w:color w:val="DFDFBF"/>
          <w:sz w:val="18"/>
          <w:szCs w:val="18"/>
          <w:lang w:val="en-US"/>
        </w:rPr>
        <w:t xml:space="preserve"> </w:t>
      </w:r>
      <w:r w:rsidRPr="00683A12">
        <w:rPr>
          <w:rFonts w:ascii="Consolas" w:hAnsi="Consolas" w:cs="Consolas"/>
          <w:color w:val="6E96BE"/>
          <w:sz w:val="18"/>
          <w:szCs w:val="18"/>
          <w:lang w:val="en-US"/>
        </w:rPr>
        <w:t xml:space="preserve">974.01 </w:t>
      </w:r>
      <w:r w:rsidRPr="00683A12">
        <w:rPr>
          <w:rFonts w:ascii="Consolas" w:hAnsi="Consolas" w:cs="Consolas"/>
          <w:color w:val="DFDFBF"/>
          <w:sz w:val="18"/>
          <w:szCs w:val="18"/>
          <w:lang w:val="en-US"/>
        </w:rPr>
        <w:t>,</w:t>
      </w:r>
    </w:p>
    <w:p w14:paraId="5E675E0D" w14:textId="77777777" w:rsidR="00171765" w:rsidRPr="00D3414D" w:rsidRDefault="00171765" w:rsidP="00171765">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D3414D">
        <w:rPr>
          <w:rFonts w:ascii="Consolas" w:hAnsi="Consolas" w:cs="Consolas"/>
          <w:color w:val="8ACCCF"/>
          <w:sz w:val="18"/>
          <w:szCs w:val="18"/>
        </w:rPr>
        <w:t xml:space="preserve">" </w:t>
      </w:r>
      <w:proofErr w:type="spellStart"/>
      <w:r w:rsidRPr="00BD0C97">
        <w:rPr>
          <w:rFonts w:ascii="Consolas" w:hAnsi="Consolas" w:cs="Consolas"/>
          <w:color w:val="8ACCCF"/>
          <w:sz w:val="18"/>
          <w:szCs w:val="18"/>
          <w:lang w:val="en-US"/>
        </w:rPr>
        <w:t>fp</w:t>
      </w:r>
      <w:proofErr w:type="spellEnd"/>
      <w:r w:rsidRPr="00BD0C97">
        <w:rPr>
          <w:rFonts w:ascii="Consolas" w:hAnsi="Consolas" w:cs="Consolas"/>
          <w:color w:val="8ACCCF"/>
          <w:sz w:val="18"/>
          <w:szCs w:val="18"/>
          <w:lang w:val="en-US"/>
        </w:rPr>
        <w:t xml:space="preserve"> </w:t>
      </w:r>
      <w:proofErr w:type="gramStart"/>
      <w:r w:rsidRPr="00D3414D">
        <w:rPr>
          <w:rFonts w:ascii="Consolas" w:hAnsi="Consolas" w:cs="Consolas"/>
          <w:color w:val="8ACCCF"/>
          <w:sz w:val="18"/>
          <w:szCs w:val="18"/>
        </w:rPr>
        <w:t xml:space="preserve">" </w:t>
      </w:r>
      <w:r w:rsidRPr="00D3414D">
        <w:rPr>
          <w:rFonts w:ascii="Consolas" w:hAnsi="Consolas" w:cs="Consolas"/>
          <w:color w:val="DFDFBF"/>
          <w:sz w:val="18"/>
          <w:szCs w:val="18"/>
        </w:rPr>
        <w:t>:</w:t>
      </w:r>
      <w:proofErr w:type="gramEnd"/>
      <w:r w:rsidRPr="00BD0C97">
        <w:rPr>
          <w:rFonts w:ascii="Consolas" w:hAnsi="Consolas" w:cs="Consolas"/>
          <w:color w:val="DFDFBF"/>
          <w:sz w:val="18"/>
          <w:szCs w:val="18"/>
          <w:lang w:val="en-US"/>
        </w:rPr>
        <w:t> </w:t>
      </w:r>
      <w:r w:rsidRPr="00D3414D">
        <w:rPr>
          <w:rFonts w:ascii="Consolas" w:hAnsi="Consolas" w:cs="Consolas"/>
          <w:color w:val="DFAF8F"/>
          <w:sz w:val="18"/>
          <w:szCs w:val="18"/>
        </w:rPr>
        <w:t>"2364009522"</w:t>
      </w:r>
    </w:p>
    <w:p w14:paraId="3E8FFA34" w14:textId="77777777" w:rsidR="00171765" w:rsidRPr="00D3414D" w:rsidRDefault="00171765" w:rsidP="00171765">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347E82CB" w14:textId="2EE57C3E" w:rsidR="00171765" w:rsidRPr="00D3414D" w:rsidRDefault="00171765" w:rsidP="00FF029B"/>
    <w:p w14:paraId="4065F498" w14:textId="31B31754" w:rsidR="0007049E" w:rsidRPr="00E00BBE" w:rsidRDefault="0007049E" w:rsidP="0007049E">
      <w:pPr>
        <w:pStyle w:val="3"/>
        <w:rPr>
          <w:rFonts w:ascii="Verdana" w:hAnsi="Verdana" w:cs="Arial"/>
        </w:rPr>
      </w:pPr>
      <w:bookmarkStart w:id="539" w:name="_Toc184326835"/>
      <w:r>
        <w:t>2.2.2 Response body with CM processing errors</w:t>
      </w:r>
      <w:bookmarkEnd w:id="539"/>
    </w:p>
    <w:tbl>
      <w:tblPr>
        <w:tblStyle w:val="ab"/>
        <w:tblW w:w="10283" w:type="dxa"/>
        <w:tblLook w:val="04A0" w:firstRow="1" w:lastRow="0" w:firstColumn="1" w:lastColumn="0" w:noHBand="0" w:noVBand="1"/>
      </w:tblPr>
      <w:tblGrid>
        <w:gridCol w:w="1813"/>
        <w:gridCol w:w="5150"/>
        <w:gridCol w:w="3320"/>
      </w:tblGrid>
      <w:tr w:rsidR="0007049E" w:rsidRPr="008F4F86" w14:paraId="0E2AD285" w14:textId="77777777" w:rsidTr="0084541F">
        <w:tc>
          <w:tcPr>
            <w:tcW w:w="1813" w:type="dxa"/>
          </w:tcPr>
          <w:p w14:paraId="22653566" w14:textId="77777777" w:rsidR="0007049E" w:rsidRDefault="0007049E" w:rsidP="0084541F">
            <w:pPr>
              <w:rPr>
                <w:rFonts w:cs="Arial"/>
                <w:lang w:val="en-US"/>
              </w:rPr>
            </w:pPr>
            <w:r>
              <w:rPr>
                <w:rFonts w:cs="Arial"/>
                <w:lang w:val="en-US"/>
              </w:rPr>
              <w:t>errors</w:t>
            </w:r>
          </w:p>
        </w:tc>
        <w:tc>
          <w:tcPr>
            <w:tcW w:w="5150" w:type="dxa"/>
          </w:tcPr>
          <w:p w14:paraId="1FBE5D27" w14:textId="77777777" w:rsidR="0007049E" w:rsidRDefault="0007049E" w:rsidP="0084541F">
            <w:pPr>
              <w:rPr>
                <w:rFonts w:cs="Arial"/>
              </w:rPr>
            </w:pPr>
            <w:r>
              <w:rPr>
                <w:rFonts w:cs="Arial"/>
              </w:rPr>
              <w:t>Array of request processing errors</w:t>
            </w:r>
          </w:p>
        </w:tc>
        <w:tc>
          <w:tcPr>
            <w:tcW w:w="3320" w:type="dxa"/>
          </w:tcPr>
          <w:p w14:paraId="65086580" w14:textId="1F7CC0CD" w:rsidR="0007049E" w:rsidRDefault="0007049E" w:rsidP="0084541F">
            <w:pPr>
              <w:rPr>
                <w:rFonts w:cs="Arial"/>
              </w:rPr>
            </w:pPr>
            <w:r>
              <w:rPr>
                <w:rFonts w:cs="Arial"/>
              </w:rPr>
              <w:t>Structure array</w:t>
            </w:r>
            <w:r>
              <w:rPr>
                <w:rFonts w:cs="Arial"/>
                <w:lang w:val="en-US"/>
              </w:rPr>
              <w:t xml:space="preserve"> </w:t>
            </w:r>
            <w:r>
              <w:rPr>
                <w:rFonts w:cs="Arial"/>
              </w:rPr>
              <w:t>clause 2.2.2.1</w:t>
            </w:r>
          </w:p>
        </w:tc>
      </w:tr>
    </w:tbl>
    <w:p w14:paraId="1BDAE4D4" w14:textId="77777777" w:rsidR="0007049E" w:rsidRDefault="0007049E" w:rsidP="0007049E">
      <w:pPr>
        <w:rPr>
          <w:lang w:val="en-US"/>
        </w:rPr>
      </w:pPr>
    </w:p>
    <w:p w14:paraId="37894872" w14:textId="1FC6FCC9" w:rsidR="0007049E" w:rsidRPr="00E00BBE" w:rsidRDefault="0007049E" w:rsidP="0007049E">
      <w:pPr>
        <w:pStyle w:val="3"/>
        <w:rPr>
          <w:rFonts w:ascii="Verdana" w:hAnsi="Verdana" w:cs="Arial"/>
        </w:rPr>
      </w:pPr>
      <w:bookmarkStart w:id="540" w:name="_Toc184326836"/>
      <w:r>
        <w:t xml:space="preserve">2.2. </w:t>
      </w:r>
      <w:r w:rsidR="006768A7">
        <w:t xml:space="preserve">2.1 </w:t>
      </w:r>
      <w:bookmarkStart w:id="541" w:name="OLE_LINK541"/>
      <w:bookmarkStart w:id="542" w:name="OLE_LINK542"/>
      <w:r>
        <w:t>Error processing the subject of calculation containing CM</w:t>
      </w:r>
      <w:bookmarkEnd w:id="540"/>
      <w:bookmarkEnd w:id="541"/>
      <w:bookmarkEnd w:id="542"/>
    </w:p>
    <w:tbl>
      <w:tblPr>
        <w:tblStyle w:val="ab"/>
        <w:tblW w:w="10283" w:type="dxa"/>
        <w:tblLook w:val="04A0" w:firstRow="1" w:lastRow="0" w:firstColumn="1" w:lastColumn="0" w:noHBand="0" w:noVBand="1"/>
      </w:tblPr>
      <w:tblGrid>
        <w:gridCol w:w="1813"/>
        <w:gridCol w:w="5150"/>
        <w:gridCol w:w="3320"/>
      </w:tblGrid>
      <w:tr w:rsidR="0007049E" w:rsidRPr="008F4F86" w14:paraId="6E0505A3" w14:textId="77777777" w:rsidTr="0084541F">
        <w:tc>
          <w:tcPr>
            <w:tcW w:w="1813" w:type="dxa"/>
          </w:tcPr>
          <w:p w14:paraId="28AD166E" w14:textId="77777777" w:rsidR="0007049E" w:rsidRPr="00CE6B60" w:rsidRDefault="0007049E" w:rsidP="0084541F">
            <w:pPr>
              <w:rPr>
                <w:rFonts w:cs="Arial"/>
                <w:lang w:val="en-US"/>
              </w:rPr>
            </w:pPr>
            <w:bookmarkStart w:id="543" w:name="OLE_LINK543"/>
            <w:bookmarkStart w:id="544" w:name="OLE_LINK544"/>
            <w:r>
              <w:rPr>
                <w:rFonts w:cs="Arial"/>
                <w:lang w:val="en-US"/>
              </w:rPr>
              <w:t>position</w:t>
            </w:r>
            <w:bookmarkEnd w:id="543"/>
            <w:bookmarkEnd w:id="544"/>
          </w:p>
        </w:tc>
        <w:tc>
          <w:tcPr>
            <w:tcW w:w="5150" w:type="dxa"/>
          </w:tcPr>
          <w:p w14:paraId="13424BB6" w14:textId="77777777" w:rsidR="0007049E" w:rsidRDefault="0007049E" w:rsidP="0084541F">
            <w:pPr>
              <w:rPr>
                <w:rFonts w:cs="Arial"/>
              </w:rPr>
            </w:pPr>
            <w:bookmarkStart w:id="545" w:name="OLE_LINK548"/>
            <w:bookmarkStart w:id="546" w:name="OLE_LINK549"/>
            <w:r>
              <w:rPr>
                <w:rFonts w:cs="Arial"/>
              </w:rPr>
              <w:t>Position number starting from 0</w:t>
            </w:r>
            <w:bookmarkEnd w:id="545"/>
            <w:bookmarkEnd w:id="546"/>
          </w:p>
        </w:tc>
        <w:tc>
          <w:tcPr>
            <w:tcW w:w="3320" w:type="dxa"/>
          </w:tcPr>
          <w:p w14:paraId="715F3F1C" w14:textId="77777777" w:rsidR="0007049E" w:rsidRPr="00CE6B60" w:rsidRDefault="0007049E" w:rsidP="0084541F">
            <w:pPr>
              <w:rPr>
                <w:rFonts w:cs="Arial"/>
              </w:rPr>
            </w:pPr>
            <w:r>
              <w:rPr>
                <w:rFonts w:cs="Arial"/>
              </w:rPr>
              <w:t>Number 2 bytes</w:t>
            </w:r>
          </w:p>
        </w:tc>
      </w:tr>
      <w:tr w:rsidR="0007049E" w:rsidRPr="008F4F86" w14:paraId="5BB670AD" w14:textId="77777777" w:rsidTr="0084541F">
        <w:tc>
          <w:tcPr>
            <w:tcW w:w="1813" w:type="dxa"/>
          </w:tcPr>
          <w:p w14:paraId="51B630C8" w14:textId="77777777" w:rsidR="0007049E" w:rsidRDefault="0007049E" w:rsidP="0084541F">
            <w:pPr>
              <w:rPr>
                <w:rFonts w:cs="Arial"/>
                <w:lang w:val="en-US"/>
              </w:rPr>
            </w:pPr>
            <w:bookmarkStart w:id="547" w:name="OLE_LINK545"/>
            <w:bookmarkStart w:id="548" w:name="OLE_LINK546"/>
            <w:proofErr w:type="spellStart"/>
            <w:r>
              <w:rPr>
                <w:rFonts w:cs="Arial"/>
                <w:lang w:val="en-US"/>
              </w:rPr>
              <w:lastRenderedPageBreak/>
              <w:t>itemCode</w:t>
            </w:r>
            <w:bookmarkEnd w:id="547"/>
            <w:bookmarkEnd w:id="548"/>
            <w:proofErr w:type="spellEnd"/>
          </w:p>
        </w:tc>
        <w:tc>
          <w:tcPr>
            <w:tcW w:w="5150" w:type="dxa"/>
          </w:tcPr>
          <w:p w14:paraId="557A3827" w14:textId="77777777" w:rsidR="0007049E" w:rsidRPr="00B613ED" w:rsidRDefault="0007049E" w:rsidP="0084541F">
            <w:bookmarkStart w:id="549" w:name="OLE_LINK550"/>
            <w:bookmarkStart w:id="550" w:name="OLE_LINK551"/>
            <w:bookmarkStart w:id="551" w:name="OLE_LINK552"/>
            <w:r w:rsidRPr="003F544B">
              <w:t>Marking code, 2000</w:t>
            </w:r>
            <w:bookmarkEnd w:id="549"/>
            <w:bookmarkEnd w:id="550"/>
            <w:bookmarkEnd w:id="551"/>
          </w:p>
        </w:tc>
        <w:tc>
          <w:tcPr>
            <w:tcW w:w="3320" w:type="dxa"/>
          </w:tcPr>
          <w:p w14:paraId="4CC925A8" w14:textId="77777777" w:rsidR="0007049E" w:rsidRDefault="0007049E" w:rsidP="0084541F">
            <w:pPr>
              <w:rPr>
                <w:rFonts w:cs="Arial"/>
              </w:rPr>
            </w:pPr>
            <w:r>
              <w:rPr>
                <w:rFonts w:cs="Arial"/>
              </w:rPr>
              <w:t>String from 1 to 243 characters</w:t>
            </w:r>
          </w:p>
        </w:tc>
      </w:tr>
      <w:tr w:rsidR="0007049E" w:rsidRPr="008F4F86" w14:paraId="41962CDF" w14:textId="77777777" w:rsidTr="0084541F">
        <w:tc>
          <w:tcPr>
            <w:tcW w:w="1813" w:type="dxa"/>
          </w:tcPr>
          <w:p w14:paraId="010D841A" w14:textId="77777777" w:rsidR="0007049E" w:rsidRDefault="0007049E" w:rsidP="0084541F">
            <w:pPr>
              <w:rPr>
                <w:rFonts w:cs="Arial"/>
                <w:lang w:val="en-US"/>
              </w:rPr>
            </w:pPr>
            <w:bookmarkStart w:id="552" w:name="OLE_LINK547"/>
            <w:proofErr w:type="spellStart"/>
            <w:r>
              <w:rPr>
                <w:rFonts w:cs="Arial"/>
                <w:lang w:val="en-US"/>
              </w:rPr>
              <w:t>checkResult</w:t>
            </w:r>
            <w:bookmarkEnd w:id="552"/>
            <w:proofErr w:type="spellEnd"/>
          </w:p>
        </w:tc>
        <w:tc>
          <w:tcPr>
            <w:tcW w:w="5150" w:type="dxa"/>
          </w:tcPr>
          <w:p w14:paraId="7E919875" w14:textId="77777777" w:rsidR="0007049E" w:rsidRPr="003F544B" w:rsidRDefault="0007049E" w:rsidP="0084541F">
            <w:bookmarkStart w:id="553" w:name="OLE_LINK553"/>
            <w:bookmarkStart w:id="554" w:name="OLE_LINK554"/>
            <w:r>
              <w:rPr>
                <w:rFonts w:cs="Arial"/>
              </w:rPr>
              <w:t>Result of checking</w:t>
            </w:r>
            <w:bookmarkEnd w:id="553"/>
            <w:bookmarkEnd w:id="554"/>
          </w:p>
        </w:tc>
        <w:tc>
          <w:tcPr>
            <w:tcW w:w="3320" w:type="dxa"/>
          </w:tcPr>
          <w:p w14:paraId="3292B77E" w14:textId="02F2A842" w:rsidR="0007049E" w:rsidRDefault="0007049E" w:rsidP="0084541F">
            <w:pPr>
              <w:rPr>
                <w:rFonts w:cs="Arial"/>
              </w:rPr>
            </w:pPr>
            <w:r>
              <w:rPr>
                <w:rFonts w:cs="Arial"/>
              </w:rPr>
              <w:t>Structure of clause 2.2.2.2</w:t>
            </w:r>
          </w:p>
        </w:tc>
      </w:tr>
    </w:tbl>
    <w:p w14:paraId="39444785" w14:textId="77777777" w:rsidR="0007049E" w:rsidRDefault="0007049E" w:rsidP="0007049E"/>
    <w:p w14:paraId="0B78915C" w14:textId="370D5E2F" w:rsidR="0007049E" w:rsidRDefault="0007049E" w:rsidP="0007049E">
      <w:pPr>
        <w:pStyle w:val="3"/>
      </w:pPr>
      <w:bookmarkStart w:id="555" w:name="_Toc184326837"/>
      <w:r w:rsidRPr="007C163B">
        <w:t xml:space="preserve">2.2.2.2 </w:t>
      </w:r>
      <w:bookmarkStart w:id="556" w:name="OLE_LINK477"/>
      <w:bookmarkStart w:id="557" w:name="OLE_LINK478"/>
      <w:r>
        <w:t>CM check result</w:t>
      </w:r>
      <w:bookmarkEnd w:id="555"/>
      <w:bookmarkEnd w:id="556"/>
      <w:bookmarkEnd w:id="557"/>
    </w:p>
    <w:tbl>
      <w:tblPr>
        <w:tblStyle w:val="ab"/>
        <w:tblW w:w="10283" w:type="dxa"/>
        <w:tblLook w:val="04A0" w:firstRow="1" w:lastRow="0" w:firstColumn="1" w:lastColumn="0" w:noHBand="0" w:noVBand="1"/>
      </w:tblPr>
      <w:tblGrid>
        <w:gridCol w:w="2465"/>
        <w:gridCol w:w="4839"/>
        <w:gridCol w:w="2979"/>
      </w:tblGrid>
      <w:tr w:rsidR="0007049E" w14:paraId="1AE55980" w14:textId="77777777" w:rsidTr="0084541F">
        <w:tc>
          <w:tcPr>
            <w:tcW w:w="2465" w:type="dxa"/>
          </w:tcPr>
          <w:p w14:paraId="2B6D3A4F" w14:textId="77777777" w:rsidR="0007049E" w:rsidRPr="001132D0" w:rsidRDefault="0007049E" w:rsidP="0084541F">
            <w:pPr>
              <w:rPr>
                <w:rFonts w:cs="Arial"/>
                <w:lang w:val="en-US"/>
              </w:rPr>
            </w:pPr>
            <w:bookmarkStart w:id="558" w:name="OLE_LINK479"/>
            <w:bookmarkStart w:id="559" w:name="OLE_LINK480"/>
            <w:proofErr w:type="spellStart"/>
            <w:r>
              <w:rPr>
                <w:rFonts w:cs="Arial"/>
                <w:lang w:val="en-US"/>
              </w:rPr>
              <w:t>fsCheckStatus</w:t>
            </w:r>
            <w:bookmarkEnd w:id="558"/>
            <w:bookmarkEnd w:id="559"/>
            <w:proofErr w:type="spellEnd"/>
          </w:p>
        </w:tc>
        <w:tc>
          <w:tcPr>
            <w:tcW w:w="4839" w:type="dxa"/>
          </w:tcPr>
          <w:p w14:paraId="1862B1E8" w14:textId="77777777" w:rsidR="0007049E" w:rsidRPr="00B72AEC" w:rsidRDefault="0007049E" w:rsidP="0084541F">
            <w:pPr>
              <w:rPr>
                <w:rFonts w:cs="Arial"/>
              </w:rPr>
            </w:pPr>
            <w:bookmarkStart w:id="560" w:name="OLE_LINK518"/>
            <w:r>
              <w:rPr>
                <w:rFonts w:cs="Arial"/>
              </w:rPr>
              <w:t>Result of KM check, 2004</w:t>
            </w:r>
            <w:bookmarkEnd w:id="560"/>
          </w:p>
        </w:tc>
        <w:tc>
          <w:tcPr>
            <w:tcW w:w="2979" w:type="dxa"/>
          </w:tcPr>
          <w:p w14:paraId="1D4FD684" w14:textId="77777777" w:rsidR="0007049E" w:rsidRDefault="0007049E" w:rsidP="0084541F">
            <w:pPr>
              <w:rPr>
                <w:rFonts w:cs="Arial"/>
              </w:rPr>
            </w:pPr>
            <w:r>
              <w:rPr>
                <w:rFonts w:cs="Arial"/>
              </w:rPr>
              <w:t>Number from 0 to 255</w:t>
            </w:r>
          </w:p>
        </w:tc>
      </w:tr>
      <w:tr w:rsidR="0007049E" w14:paraId="60ED4B04" w14:textId="77777777" w:rsidTr="0084541F">
        <w:tc>
          <w:tcPr>
            <w:tcW w:w="2465" w:type="dxa"/>
          </w:tcPr>
          <w:p w14:paraId="6BA74B47" w14:textId="77777777" w:rsidR="0007049E" w:rsidRPr="001132D0" w:rsidRDefault="0007049E" w:rsidP="0084541F">
            <w:pPr>
              <w:rPr>
                <w:rFonts w:cs="Arial"/>
                <w:lang w:val="en-US"/>
              </w:rPr>
            </w:pPr>
            <w:bookmarkStart w:id="561" w:name="OLE_LINK481"/>
            <w:bookmarkStart w:id="562" w:name="_Hlk78897630"/>
            <w:proofErr w:type="spellStart"/>
            <w:r>
              <w:rPr>
                <w:rFonts w:cs="Arial"/>
                <w:lang w:val="en-US"/>
              </w:rPr>
              <w:t>fsCheckStatusCause</w:t>
            </w:r>
            <w:bookmarkEnd w:id="561"/>
            <w:proofErr w:type="spellEnd"/>
          </w:p>
        </w:tc>
        <w:tc>
          <w:tcPr>
            <w:tcW w:w="4839" w:type="dxa"/>
          </w:tcPr>
          <w:p w14:paraId="0BFFE373" w14:textId="77777777" w:rsidR="0007049E" w:rsidRPr="002908DF" w:rsidRDefault="0007049E" w:rsidP="0084541F">
            <w:pPr>
              <w:rPr>
                <w:rFonts w:cs="Arial"/>
              </w:rPr>
            </w:pPr>
            <w:r w:rsidRPr="002908DF">
              <w:rPr>
                <w:rFonts w:cs="Arial"/>
              </w:rPr>
              <w:t>The reason why the local check was not carried out:</w:t>
            </w:r>
          </w:p>
          <w:p w14:paraId="72C5619B" w14:textId="77777777" w:rsidR="0007049E" w:rsidRPr="002908DF" w:rsidRDefault="0007049E" w:rsidP="0084541F">
            <w:pPr>
              <w:rPr>
                <w:rFonts w:cs="Arial"/>
              </w:rPr>
            </w:pPr>
            <w:r w:rsidRPr="002908DF">
              <w:rPr>
                <w:rFonts w:cs="Arial"/>
              </w:rPr>
              <w:t>0 - CM checked in FN</w:t>
            </w:r>
          </w:p>
          <w:p w14:paraId="193E654E" w14:textId="77777777" w:rsidR="0007049E" w:rsidRPr="002908DF" w:rsidRDefault="0007049E" w:rsidP="0084541F">
            <w:pPr>
              <w:rPr>
                <w:rFonts w:cs="Arial"/>
              </w:rPr>
            </w:pPr>
            <w:r w:rsidRPr="002908DF">
              <w:rPr>
                <w:rFonts w:cs="Arial"/>
              </w:rPr>
              <w:t>1 - CM of this type is not subject to verification in the FN</w:t>
            </w:r>
          </w:p>
          <w:p w14:paraId="09C12DB1" w14:textId="77777777" w:rsidR="0007049E" w:rsidRPr="002908DF" w:rsidRDefault="0007049E" w:rsidP="0084541F">
            <w:pPr>
              <w:rPr>
                <w:rFonts w:cs="Arial"/>
              </w:rPr>
            </w:pPr>
            <w:r w:rsidRPr="002908DF">
              <w:rPr>
                <w:rFonts w:cs="Arial"/>
              </w:rPr>
              <w:t>2 - FN does not contain a verification key for the verification code of this CM</w:t>
            </w:r>
          </w:p>
          <w:p w14:paraId="5302964C" w14:textId="77777777" w:rsidR="0007049E" w:rsidRPr="002908DF" w:rsidRDefault="0007049E" w:rsidP="0084541F">
            <w:pPr>
              <w:rPr>
                <w:rFonts w:cs="Arial"/>
              </w:rPr>
            </w:pPr>
            <w:r w:rsidRPr="002908DF">
              <w:rPr>
                <w:rFonts w:cs="Arial"/>
              </w:rPr>
              <w:t>3 - Verification is not possible because GS1 Application IDs 91 and/or 92 are missing or their format is incorrect.</w:t>
            </w:r>
          </w:p>
          <w:p w14:paraId="254CC7E3" w14:textId="77777777" w:rsidR="0007049E" w:rsidRPr="001132D0" w:rsidRDefault="0007049E" w:rsidP="0084541F">
            <w:pPr>
              <w:rPr>
                <w:rFonts w:cs="Arial"/>
              </w:rPr>
            </w:pPr>
            <w:r w:rsidRPr="002908DF">
              <w:rPr>
                <w:rFonts w:cs="Arial"/>
              </w:rPr>
              <w:t>4 - Checking the CM in the FN is impossible for another reason</w:t>
            </w:r>
          </w:p>
        </w:tc>
        <w:tc>
          <w:tcPr>
            <w:tcW w:w="2979" w:type="dxa"/>
          </w:tcPr>
          <w:p w14:paraId="0D9D26FC" w14:textId="77777777" w:rsidR="0007049E" w:rsidRDefault="0007049E" w:rsidP="0084541F">
            <w:pPr>
              <w:rPr>
                <w:rFonts w:cs="Arial"/>
              </w:rPr>
            </w:pPr>
            <w:r>
              <w:rPr>
                <w:rFonts w:cs="Arial"/>
              </w:rPr>
              <w:t>Number from 0 to 255</w:t>
            </w:r>
          </w:p>
        </w:tc>
      </w:tr>
      <w:tr w:rsidR="0007049E" w14:paraId="7ED2601D" w14:textId="77777777" w:rsidTr="0084541F">
        <w:tc>
          <w:tcPr>
            <w:tcW w:w="2465" w:type="dxa"/>
          </w:tcPr>
          <w:p w14:paraId="0A63BE82" w14:textId="1559B32F" w:rsidR="0007049E" w:rsidRDefault="0073592E" w:rsidP="0084541F">
            <w:pPr>
              <w:rPr>
                <w:rFonts w:cs="Arial"/>
                <w:lang w:val="en-US"/>
              </w:rPr>
            </w:pPr>
            <w:bookmarkStart w:id="563" w:name="OLE_LINK482"/>
            <w:bookmarkStart w:id="564" w:name="OLE_LINK483"/>
            <w:bookmarkEnd w:id="562"/>
            <w:r>
              <w:rPr>
                <w:rFonts w:cs="Arial"/>
                <w:lang w:val="en-US"/>
              </w:rPr>
              <w:t>fs</w:t>
            </w:r>
            <w:proofErr w:type="spellStart"/>
            <w:r w:rsidR="0007049E" w:rsidRPr="001A4E77">
              <w:rPr>
                <w:rFonts w:cs="Arial"/>
              </w:rPr>
              <w:t>ItemCodeType</w:t>
            </w:r>
            <w:bookmarkEnd w:id="563"/>
            <w:bookmarkEnd w:id="564"/>
            <w:proofErr w:type="spellEnd"/>
          </w:p>
        </w:tc>
        <w:tc>
          <w:tcPr>
            <w:tcW w:w="4839" w:type="dxa"/>
          </w:tcPr>
          <w:p w14:paraId="2F9043D7" w14:textId="77777777" w:rsidR="0007049E" w:rsidRPr="002908DF" w:rsidRDefault="0007049E" w:rsidP="0084541F">
            <w:pPr>
              <w:rPr>
                <w:rFonts w:cs="Arial"/>
              </w:rPr>
            </w:pPr>
            <w:bookmarkStart w:id="565" w:name="OLE_LINK522"/>
            <w:bookmarkStart w:id="566" w:name="OLE_LINK523"/>
            <w:r>
              <w:rPr>
                <w:rFonts w:cs="Arial"/>
              </w:rPr>
              <w:t>Marking code type, 2100</w:t>
            </w:r>
            <w:bookmarkEnd w:id="565"/>
            <w:bookmarkEnd w:id="566"/>
          </w:p>
        </w:tc>
        <w:tc>
          <w:tcPr>
            <w:tcW w:w="2979" w:type="dxa"/>
          </w:tcPr>
          <w:p w14:paraId="4C8754F0" w14:textId="77777777" w:rsidR="0007049E" w:rsidRDefault="0007049E" w:rsidP="0084541F">
            <w:pPr>
              <w:rPr>
                <w:rFonts w:cs="Arial"/>
              </w:rPr>
            </w:pPr>
            <w:r>
              <w:rPr>
                <w:rFonts w:cs="Arial"/>
              </w:rPr>
              <w:t>Number from 0 to 255</w:t>
            </w:r>
          </w:p>
        </w:tc>
      </w:tr>
      <w:tr w:rsidR="0007049E" w14:paraId="482AE0CE" w14:textId="77777777" w:rsidTr="0084541F">
        <w:tc>
          <w:tcPr>
            <w:tcW w:w="2465" w:type="dxa"/>
          </w:tcPr>
          <w:p w14:paraId="67BE2C13" w14:textId="77777777" w:rsidR="0007049E" w:rsidRPr="006B5B06" w:rsidRDefault="0007049E" w:rsidP="0084541F">
            <w:pPr>
              <w:rPr>
                <w:rFonts w:cs="Arial"/>
                <w:lang w:val="en-US"/>
              </w:rPr>
            </w:pPr>
            <w:bookmarkStart w:id="567" w:name="OLE_LINK484"/>
            <w:bookmarkStart w:id="568" w:name="OLE_LINK485"/>
            <w:bookmarkStart w:id="569" w:name="OLE_LINK486"/>
            <w:bookmarkStart w:id="570" w:name="_Hlk78897650"/>
            <w:proofErr w:type="spellStart"/>
            <w:r>
              <w:rPr>
                <w:rFonts w:cs="Arial"/>
                <w:lang w:val="en-US"/>
              </w:rPr>
              <w:t>checkResult</w:t>
            </w:r>
            <w:bookmarkEnd w:id="567"/>
            <w:bookmarkEnd w:id="568"/>
            <w:bookmarkEnd w:id="569"/>
            <w:proofErr w:type="spellEnd"/>
          </w:p>
        </w:tc>
        <w:tc>
          <w:tcPr>
            <w:tcW w:w="4839" w:type="dxa"/>
          </w:tcPr>
          <w:p w14:paraId="05ADB258" w14:textId="77777777" w:rsidR="0007049E" w:rsidRPr="006B5B06" w:rsidRDefault="0007049E" w:rsidP="0084541F">
            <w:pPr>
              <w:rPr>
                <w:rFonts w:cs="Arial"/>
              </w:rPr>
            </w:pPr>
            <w:r>
              <w:rPr>
                <w:rFonts w:cs="Arial"/>
              </w:rPr>
              <w:t>Product details check result, 2106</w:t>
            </w:r>
          </w:p>
        </w:tc>
        <w:tc>
          <w:tcPr>
            <w:tcW w:w="2979" w:type="dxa"/>
          </w:tcPr>
          <w:p w14:paraId="739F7A7C" w14:textId="77777777" w:rsidR="0007049E" w:rsidRDefault="0007049E" w:rsidP="0084541F">
            <w:pPr>
              <w:rPr>
                <w:rFonts w:cs="Arial"/>
              </w:rPr>
            </w:pPr>
            <w:r>
              <w:rPr>
                <w:rFonts w:cs="Arial"/>
              </w:rPr>
              <w:t>Number from 0 to 255</w:t>
            </w:r>
          </w:p>
        </w:tc>
      </w:tr>
      <w:tr w:rsidR="0007049E" w14:paraId="355C3CA4" w14:textId="77777777" w:rsidTr="0084541F">
        <w:tc>
          <w:tcPr>
            <w:tcW w:w="2465" w:type="dxa"/>
          </w:tcPr>
          <w:p w14:paraId="2FFF1F1F" w14:textId="2D3BD85C" w:rsidR="0007049E" w:rsidRPr="009E5A50" w:rsidRDefault="0007049E" w:rsidP="0084541F">
            <w:pPr>
              <w:rPr>
                <w:rFonts w:cs="Arial"/>
              </w:rPr>
            </w:pPr>
            <w:bookmarkStart w:id="571" w:name="OLE_LINK487"/>
            <w:bookmarkStart w:id="572" w:name="OLE_LINK488"/>
            <w:bookmarkEnd w:id="570"/>
            <w:proofErr w:type="spellStart"/>
            <w:r>
              <w:rPr>
                <w:rFonts w:cs="Arial"/>
                <w:lang w:val="en-US"/>
              </w:rPr>
              <w:t>oismCheckResultCode</w:t>
            </w:r>
            <w:proofErr w:type="spellEnd"/>
            <w:r>
              <w:rPr>
                <w:rFonts w:cs="Arial"/>
                <w:lang w:val="en-US"/>
              </w:rPr>
              <w:t xml:space="preserve"> </w:t>
            </w:r>
            <w:bookmarkEnd w:id="571"/>
            <w:bookmarkEnd w:id="572"/>
          </w:p>
        </w:tc>
        <w:tc>
          <w:tcPr>
            <w:tcW w:w="4839" w:type="dxa"/>
          </w:tcPr>
          <w:p w14:paraId="6959AB65" w14:textId="77777777" w:rsidR="0007049E" w:rsidRPr="002908DF" w:rsidRDefault="0007049E" w:rsidP="0084541F">
            <w:pPr>
              <w:rPr>
                <w:rFonts w:cs="Arial"/>
              </w:rPr>
            </w:pPr>
            <w:bookmarkStart w:id="573" w:name="OLE_LINK527"/>
            <w:bookmarkStart w:id="574" w:name="OLE_LINK528"/>
            <w:r w:rsidRPr="002908DF">
              <w:rPr>
                <w:rFonts w:cs="Arial"/>
              </w:rPr>
              <w:t>FN response code to the online check command</w:t>
            </w:r>
          </w:p>
          <w:p w14:paraId="3011384E" w14:textId="77777777" w:rsidR="0007049E" w:rsidRPr="002908DF" w:rsidRDefault="0007049E" w:rsidP="0084541F">
            <w:pPr>
              <w:rPr>
                <w:rFonts w:cs="Arial"/>
              </w:rPr>
            </w:pPr>
            <w:r w:rsidRPr="002908DF">
              <w:rPr>
                <w:rFonts w:cs="Arial"/>
              </w:rPr>
              <w:t>If 0x20, then the reason is returned in the next byte:</w:t>
            </w:r>
          </w:p>
          <w:p w14:paraId="1FA9D06B" w14:textId="77777777" w:rsidR="0007049E" w:rsidRPr="002908DF" w:rsidRDefault="0007049E" w:rsidP="0084541F">
            <w:pPr>
              <w:rPr>
                <w:rFonts w:cs="Arial"/>
              </w:rPr>
            </w:pPr>
            <w:r w:rsidRPr="002908DF">
              <w:rPr>
                <w:rFonts w:cs="Arial"/>
              </w:rPr>
              <w:t>1 - Wrong fiscal sign of the answer;</w:t>
            </w:r>
          </w:p>
          <w:p w14:paraId="50AD68AB" w14:textId="77777777" w:rsidR="0007049E" w:rsidRPr="002908DF" w:rsidRDefault="0007049E" w:rsidP="0084541F">
            <w:pPr>
              <w:rPr>
                <w:rFonts w:cs="Arial"/>
              </w:rPr>
            </w:pPr>
            <w:r w:rsidRPr="002908DF">
              <w:rPr>
                <w:rFonts w:cs="Arial"/>
              </w:rPr>
              <w:t>2 - Wrong format of response details ;</w:t>
            </w:r>
          </w:p>
          <w:p w14:paraId="2795531F" w14:textId="77777777" w:rsidR="0007049E" w:rsidRPr="002908DF" w:rsidRDefault="0007049E" w:rsidP="0084541F">
            <w:pPr>
              <w:rPr>
                <w:rFonts w:cs="Arial"/>
              </w:rPr>
            </w:pPr>
            <w:r w:rsidRPr="002908DF">
              <w:rPr>
                <w:rFonts w:cs="Arial"/>
              </w:rPr>
              <w:t>3 - Invalid request number in the response;</w:t>
            </w:r>
          </w:p>
          <w:p w14:paraId="26A28E6D" w14:textId="77777777" w:rsidR="0007049E" w:rsidRPr="002908DF" w:rsidRDefault="0007049E" w:rsidP="0084541F">
            <w:pPr>
              <w:rPr>
                <w:rFonts w:cs="Arial"/>
              </w:rPr>
            </w:pPr>
            <w:r w:rsidRPr="002908DF">
              <w:rPr>
                <w:rFonts w:cs="Arial"/>
              </w:rPr>
              <w:t>4 - Wrong FN number;</w:t>
            </w:r>
          </w:p>
          <w:p w14:paraId="453EADFC" w14:textId="77777777" w:rsidR="0007049E" w:rsidRPr="002908DF" w:rsidRDefault="0007049E" w:rsidP="0084541F">
            <w:pPr>
              <w:rPr>
                <w:rFonts w:cs="Arial"/>
              </w:rPr>
            </w:pPr>
            <w:r w:rsidRPr="002908DF">
              <w:rPr>
                <w:rFonts w:cs="Arial"/>
              </w:rPr>
              <w:t>5 - Invalid CRC of the data block;</w:t>
            </w:r>
          </w:p>
          <w:p w14:paraId="10A573D7" w14:textId="77777777" w:rsidR="0007049E" w:rsidRPr="002908DF" w:rsidRDefault="0007049E" w:rsidP="0084541F">
            <w:pPr>
              <w:rPr>
                <w:rFonts w:cs="Arial"/>
              </w:rPr>
            </w:pPr>
            <w:r w:rsidRPr="002908DF">
              <w:rPr>
                <w:rFonts w:cs="Arial"/>
              </w:rPr>
              <w:t>7 - Invalid response length.</w:t>
            </w:r>
          </w:p>
          <w:p w14:paraId="3659CA09" w14:textId="77777777" w:rsidR="0007049E" w:rsidRPr="009E5A50" w:rsidRDefault="0007049E" w:rsidP="0084541F">
            <w:pPr>
              <w:rPr>
                <w:rFonts w:cs="Arial"/>
              </w:rPr>
            </w:pPr>
            <w:r w:rsidRPr="002908DF">
              <w:rPr>
                <w:rFonts w:cs="Arial"/>
              </w:rPr>
              <w:t>The value is 0xFF if the server did not respond within the timeout.</w:t>
            </w:r>
            <w:bookmarkEnd w:id="573"/>
            <w:bookmarkEnd w:id="574"/>
          </w:p>
        </w:tc>
        <w:tc>
          <w:tcPr>
            <w:tcW w:w="2979" w:type="dxa"/>
          </w:tcPr>
          <w:p w14:paraId="2DA88753" w14:textId="77777777" w:rsidR="0007049E" w:rsidRDefault="0007049E" w:rsidP="0084541F">
            <w:pPr>
              <w:rPr>
                <w:rFonts w:cs="Arial"/>
              </w:rPr>
            </w:pPr>
            <w:r>
              <w:rPr>
                <w:rFonts w:cs="Arial"/>
              </w:rPr>
              <w:t>Number from 0 to 255</w:t>
            </w:r>
          </w:p>
        </w:tc>
      </w:tr>
      <w:tr w:rsidR="0007049E" w14:paraId="3583C2DA" w14:textId="77777777" w:rsidTr="0084541F">
        <w:tc>
          <w:tcPr>
            <w:tcW w:w="2465" w:type="dxa"/>
          </w:tcPr>
          <w:p w14:paraId="2E8F2FFA" w14:textId="77777777" w:rsidR="0007049E" w:rsidRPr="002201A5" w:rsidRDefault="0007049E" w:rsidP="0084541F">
            <w:pPr>
              <w:rPr>
                <w:rFonts w:cs="Arial"/>
                <w:lang w:val="en-US"/>
              </w:rPr>
            </w:pPr>
            <w:bookmarkStart w:id="575" w:name="OLE_LINK489"/>
            <w:bookmarkStart w:id="576" w:name="OLE_LINK490"/>
            <w:proofErr w:type="spellStart"/>
            <w:r>
              <w:rPr>
                <w:rFonts w:cs="Arial"/>
                <w:lang w:val="en-US"/>
              </w:rPr>
              <w:t>oismResponse</w:t>
            </w:r>
            <w:bookmarkEnd w:id="575"/>
            <w:bookmarkEnd w:id="576"/>
            <w:proofErr w:type="spellEnd"/>
          </w:p>
        </w:tc>
        <w:tc>
          <w:tcPr>
            <w:tcW w:w="4839" w:type="dxa"/>
          </w:tcPr>
          <w:p w14:paraId="46305FD7" w14:textId="77777777" w:rsidR="0007049E" w:rsidRDefault="0007049E" w:rsidP="0084541F">
            <w:pPr>
              <w:rPr>
                <w:rFonts w:cs="Arial"/>
              </w:rPr>
            </w:pPr>
            <w:bookmarkStart w:id="577" w:name="OLE_LINK516"/>
            <w:bookmarkStart w:id="578" w:name="OLE_LINK517"/>
            <w:r>
              <w:rPr>
                <w:rFonts w:cs="Arial"/>
              </w:rPr>
              <w:t>CMIS response to the request.</w:t>
            </w:r>
          </w:p>
          <w:p w14:paraId="48D982A9" w14:textId="77777777" w:rsidR="0007049E" w:rsidRDefault="0007049E" w:rsidP="0084541F">
            <w:pPr>
              <w:rPr>
                <w:rFonts w:cs="Arial"/>
              </w:rPr>
            </w:pPr>
          </w:p>
          <w:p w14:paraId="5B767924" w14:textId="4A6F7B6E" w:rsidR="0007049E" w:rsidRPr="002201A5" w:rsidRDefault="0073592E" w:rsidP="0084541F">
            <w:pPr>
              <w:rPr>
                <w:rFonts w:cs="Arial"/>
              </w:rPr>
            </w:pPr>
            <w:r>
              <w:rPr>
                <w:rFonts w:cs="Arial"/>
              </w:rPr>
              <w:t>The field is absent if</w:t>
            </w:r>
            <w:proofErr w:type="spellStart"/>
            <w:r>
              <w:rPr>
                <w:rFonts w:cs="Arial"/>
                <w:lang w:val="en-US"/>
              </w:rPr>
              <w:t>oism</w:t>
            </w:r>
            <w:r w:rsidR="0007049E" w:rsidRPr="00FA0278">
              <w:rPr>
                <w:rFonts w:cs="Arial"/>
              </w:rPr>
              <w:t>CheckResultCode</w:t>
            </w:r>
            <w:proofErr w:type="spellEnd"/>
            <w:r w:rsidR="0007049E" w:rsidRPr="00FA0278">
              <w:rPr>
                <w:rFonts w:cs="Arial"/>
              </w:rPr>
              <w:t xml:space="preserve"> </w:t>
            </w:r>
            <w:r w:rsidR="0007049E">
              <w:rPr>
                <w:rFonts w:cs="Arial"/>
              </w:rPr>
              <w:t>is different from 0 or the checkout is offline.</w:t>
            </w:r>
            <w:bookmarkEnd w:id="577"/>
            <w:bookmarkEnd w:id="578"/>
          </w:p>
        </w:tc>
        <w:tc>
          <w:tcPr>
            <w:tcW w:w="2979" w:type="dxa"/>
          </w:tcPr>
          <w:p w14:paraId="6B123B8F" w14:textId="1D984CC4" w:rsidR="0007049E" w:rsidRDefault="0007049E" w:rsidP="00136331">
            <w:pPr>
              <w:rPr>
                <w:rFonts w:cs="Arial"/>
              </w:rPr>
            </w:pPr>
            <w:r>
              <w:rPr>
                <w:rFonts w:cs="Arial"/>
              </w:rPr>
              <w:t xml:space="preserve">Structure p.2. </w:t>
            </w:r>
            <w:r w:rsidR="00B256F6">
              <w:rPr>
                <w:rFonts w:cs="Arial"/>
              </w:rPr>
              <w:t>2.2.3,</w:t>
            </w:r>
          </w:p>
        </w:tc>
      </w:tr>
    </w:tbl>
    <w:p w14:paraId="1AD7003C" w14:textId="77777777" w:rsidR="0007049E" w:rsidRDefault="0007049E" w:rsidP="0007049E"/>
    <w:p w14:paraId="4530CBDF" w14:textId="09370498" w:rsidR="0007049E" w:rsidRDefault="0007049E" w:rsidP="00A30465">
      <w:pPr>
        <w:pStyle w:val="3"/>
      </w:pPr>
      <w:bookmarkStart w:id="579" w:name="_Toc184326838"/>
      <w:r w:rsidRPr="007C163B">
        <w:lastRenderedPageBreak/>
        <w:t xml:space="preserve">2.2.2.3 </w:t>
      </w:r>
      <w:bookmarkStart w:id="580" w:name="OLE_LINK491"/>
      <w:r>
        <w:t>Server response to CM check request</w:t>
      </w:r>
      <w:bookmarkEnd w:id="579"/>
      <w:bookmarkEnd w:id="580"/>
    </w:p>
    <w:tbl>
      <w:tblPr>
        <w:tblStyle w:val="ab"/>
        <w:tblW w:w="10283" w:type="dxa"/>
        <w:tblLook w:val="04A0" w:firstRow="1" w:lastRow="0" w:firstColumn="1" w:lastColumn="0" w:noHBand="0" w:noVBand="1"/>
      </w:tblPr>
      <w:tblGrid>
        <w:gridCol w:w="2465"/>
        <w:gridCol w:w="4839"/>
        <w:gridCol w:w="2979"/>
      </w:tblGrid>
      <w:tr w:rsidR="0007049E" w:rsidRPr="008F4F86" w14:paraId="4132DAD7" w14:textId="77777777" w:rsidTr="0084541F">
        <w:tc>
          <w:tcPr>
            <w:tcW w:w="2465" w:type="dxa"/>
          </w:tcPr>
          <w:p w14:paraId="7C0A0E30" w14:textId="77777777" w:rsidR="0007049E" w:rsidRPr="009E5CA4" w:rsidRDefault="0007049E" w:rsidP="0084541F">
            <w:pPr>
              <w:rPr>
                <w:rFonts w:cs="Arial"/>
                <w:lang w:val="en-US"/>
              </w:rPr>
            </w:pPr>
            <w:bookmarkStart w:id="581" w:name="OLE_LINK492"/>
            <w:bookmarkStart w:id="582" w:name="OLE_LINK493"/>
            <w:proofErr w:type="spellStart"/>
            <w:r>
              <w:rPr>
                <w:rFonts w:cs="Arial"/>
                <w:lang w:val="en-US"/>
              </w:rPr>
              <w:t>dateTime</w:t>
            </w:r>
            <w:bookmarkEnd w:id="581"/>
            <w:bookmarkEnd w:id="582"/>
            <w:proofErr w:type="spellEnd"/>
          </w:p>
        </w:tc>
        <w:tc>
          <w:tcPr>
            <w:tcW w:w="4839" w:type="dxa"/>
          </w:tcPr>
          <w:p w14:paraId="28CF4206" w14:textId="77777777" w:rsidR="0007049E" w:rsidRPr="00DF451F" w:rsidRDefault="0007049E" w:rsidP="0084541F">
            <w:pPr>
              <w:rPr>
                <w:rFonts w:cs="Arial"/>
              </w:rPr>
            </w:pPr>
            <w:bookmarkStart w:id="583" w:name="OLE_LINK514"/>
            <w:bookmarkStart w:id="584" w:name="OLE_LINK515"/>
            <w:r w:rsidRPr="000D0368">
              <w:rPr>
                <w:rFonts w:cs="Arial"/>
              </w:rPr>
              <w:t>Request date and time, 2114</w:t>
            </w:r>
            <w:bookmarkEnd w:id="583"/>
            <w:bookmarkEnd w:id="584"/>
          </w:p>
        </w:tc>
        <w:tc>
          <w:tcPr>
            <w:tcW w:w="2979" w:type="dxa"/>
          </w:tcPr>
          <w:p w14:paraId="322499F3" w14:textId="77777777" w:rsidR="0007049E" w:rsidRDefault="0007049E" w:rsidP="0084541F">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07049E" w:rsidRPr="008F4F86" w14:paraId="6B65FBAD" w14:textId="77777777" w:rsidTr="0084541F">
        <w:tc>
          <w:tcPr>
            <w:tcW w:w="2465" w:type="dxa"/>
          </w:tcPr>
          <w:p w14:paraId="57024298" w14:textId="77777777" w:rsidR="0007049E" w:rsidRDefault="0007049E" w:rsidP="0084541F">
            <w:pPr>
              <w:rPr>
                <w:rFonts w:cs="Arial"/>
                <w:lang w:val="en-US"/>
              </w:rPr>
            </w:pPr>
            <w:bookmarkStart w:id="585" w:name="OLE_LINK494"/>
            <w:bookmarkStart w:id="586" w:name="OLE_LINK495"/>
            <w:proofErr w:type="spellStart"/>
            <w:r>
              <w:rPr>
                <w:rFonts w:cs="Arial"/>
                <w:lang w:val="en-US"/>
              </w:rPr>
              <w:t>resultCode</w:t>
            </w:r>
            <w:bookmarkEnd w:id="585"/>
            <w:bookmarkEnd w:id="586"/>
            <w:proofErr w:type="spellEnd"/>
          </w:p>
        </w:tc>
        <w:tc>
          <w:tcPr>
            <w:tcW w:w="4839" w:type="dxa"/>
          </w:tcPr>
          <w:p w14:paraId="0CC1AEEB" w14:textId="77777777" w:rsidR="0007049E" w:rsidRPr="000D0368" w:rsidRDefault="0007049E" w:rsidP="0084541F">
            <w:pPr>
              <w:rPr>
                <w:rFonts w:cs="Arial"/>
              </w:rPr>
            </w:pPr>
            <w:bookmarkStart w:id="587" w:name="OLE_LINK512"/>
            <w:bookmarkStart w:id="588" w:name="OLE_LINK513"/>
            <w:r w:rsidRPr="000D0368">
              <w:rPr>
                <w:rFonts w:cs="Arial"/>
              </w:rPr>
              <w:t>Request handling codes, 2105</w:t>
            </w:r>
            <w:bookmarkEnd w:id="587"/>
            <w:bookmarkEnd w:id="588"/>
          </w:p>
        </w:tc>
        <w:tc>
          <w:tcPr>
            <w:tcW w:w="2979" w:type="dxa"/>
          </w:tcPr>
          <w:p w14:paraId="7D601DD9" w14:textId="77777777" w:rsidR="0007049E" w:rsidRPr="008F4F86" w:rsidRDefault="0007049E" w:rsidP="0084541F">
            <w:pPr>
              <w:rPr>
                <w:rFonts w:cs="Arial"/>
              </w:rPr>
            </w:pPr>
            <w:r>
              <w:rPr>
                <w:rFonts w:cs="Arial"/>
              </w:rPr>
              <w:t>Number from 0 to 255</w:t>
            </w:r>
          </w:p>
        </w:tc>
      </w:tr>
      <w:tr w:rsidR="0007049E" w:rsidRPr="008F4F86" w14:paraId="18DC4FF1" w14:textId="77777777" w:rsidTr="0084541F">
        <w:tc>
          <w:tcPr>
            <w:tcW w:w="2465" w:type="dxa"/>
          </w:tcPr>
          <w:p w14:paraId="427500C7" w14:textId="77777777" w:rsidR="0007049E" w:rsidRDefault="0007049E" w:rsidP="0084541F">
            <w:pPr>
              <w:rPr>
                <w:rFonts w:cs="Arial"/>
                <w:lang w:val="en-US"/>
              </w:rPr>
            </w:pPr>
            <w:bookmarkStart w:id="589" w:name="OLE_LINK496"/>
            <w:bookmarkStart w:id="590" w:name="OLE_LINK497"/>
            <w:proofErr w:type="spellStart"/>
            <w:r>
              <w:rPr>
                <w:rFonts w:cs="Arial"/>
                <w:lang w:val="en-US"/>
              </w:rPr>
              <w:t>itemCodeType</w:t>
            </w:r>
            <w:bookmarkEnd w:id="589"/>
            <w:bookmarkEnd w:id="590"/>
            <w:proofErr w:type="spellEnd"/>
          </w:p>
        </w:tc>
        <w:tc>
          <w:tcPr>
            <w:tcW w:w="4839" w:type="dxa"/>
          </w:tcPr>
          <w:p w14:paraId="1DAB9F8C" w14:textId="77777777" w:rsidR="0007049E" w:rsidRPr="000D0368" w:rsidRDefault="0007049E" w:rsidP="0084541F">
            <w:pPr>
              <w:rPr>
                <w:rFonts w:cs="Arial"/>
              </w:rPr>
            </w:pPr>
            <w:bookmarkStart w:id="591" w:name="OLE_LINK510"/>
            <w:bookmarkStart w:id="592" w:name="OLE_LINK511"/>
            <w:r w:rsidRPr="00527DE0">
              <w:rPr>
                <w:rFonts w:cs="Arial"/>
              </w:rPr>
              <w:t>Marking code type, 2100</w:t>
            </w:r>
            <w:bookmarkEnd w:id="591"/>
            <w:bookmarkEnd w:id="592"/>
          </w:p>
        </w:tc>
        <w:tc>
          <w:tcPr>
            <w:tcW w:w="2979" w:type="dxa"/>
          </w:tcPr>
          <w:p w14:paraId="5C147BC0" w14:textId="7719585E" w:rsidR="0007049E" w:rsidRPr="00F0301A" w:rsidRDefault="0007049E" w:rsidP="00136331">
            <w:pPr>
              <w:rPr>
                <w:rFonts w:cs="Arial"/>
              </w:rPr>
            </w:pPr>
            <w:r>
              <w:rPr>
                <w:rFonts w:cs="Arial"/>
              </w:rPr>
              <w:t>Number from 0 to 255,</w:t>
            </w:r>
          </w:p>
        </w:tc>
      </w:tr>
      <w:tr w:rsidR="0007049E" w:rsidRPr="008F4F86" w14:paraId="4D7E5D9E" w14:textId="77777777" w:rsidTr="0084541F">
        <w:tc>
          <w:tcPr>
            <w:tcW w:w="2465" w:type="dxa"/>
          </w:tcPr>
          <w:p w14:paraId="56F38633" w14:textId="77777777" w:rsidR="0007049E" w:rsidRDefault="0007049E" w:rsidP="0084541F">
            <w:pPr>
              <w:rPr>
                <w:rFonts w:cs="Arial"/>
                <w:lang w:val="en-US"/>
              </w:rPr>
            </w:pPr>
            <w:bookmarkStart w:id="593" w:name="OLE_LINK498"/>
            <w:bookmarkStart w:id="594" w:name="OLE_LINK499"/>
            <w:proofErr w:type="spellStart"/>
            <w:r>
              <w:rPr>
                <w:rFonts w:cs="Arial"/>
                <w:lang w:val="en-US"/>
              </w:rPr>
              <w:t>oismStatus</w:t>
            </w:r>
            <w:bookmarkEnd w:id="593"/>
            <w:bookmarkEnd w:id="594"/>
            <w:proofErr w:type="spellEnd"/>
          </w:p>
        </w:tc>
        <w:tc>
          <w:tcPr>
            <w:tcW w:w="4839" w:type="dxa"/>
          </w:tcPr>
          <w:p w14:paraId="57702E77" w14:textId="77777777" w:rsidR="0007049E" w:rsidRPr="00527DE0" w:rsidRDefault="0007049E" w:rsidP="0084541F">
            <w:pPr>
              <w:rPr>
                <w:rFonts w:cs="Arial"/>
              </w:rPr>
            </w:pPr>
            <w:bookmarkStart w:id="595" w:name="OLE_LINK508"/>
            <w:bookmarkStart w:id="596" w:name="OLE_LINK509"/>
            <w:r w:rsidRPr="00536886">
              <w:rPr>
                <w:rFonts w:cs="Arial"/>
              </w:rPr>
              <w:t>CMIS response on item status, 2109</w:t>
            </w:r>
            <w:bookmarkEnd w:id="595"/>
            <w:bookmarkEnd w:id="596"/>
          </w:p>
        </w:tc>
        <w:tc>
          <w:tcPr>
            <w:tcW w:w="2979" w:type="dxa"/>
          </w:tcPr>
          <w:p w14:paraId="05B36034" w14:textId="22600609" w:rsidR="0007049E" w:rsidRDefault="0007049E" w:rsidP="00136331">
            <w:pPr>
              <w:rPr>
                <w:rFonts w:cs="Arial"/>
              </w:rPr>
            </w:pPr>
            <w:r>
              <w:rPr>
                <w:rFonts w:cs="Arial"/>
              </w:rPr>
              <w:t>Number from 0 to 255,</w:t>
            </w:r>
          </w:p>
        </w:tc>
      </w:tr>
      <w:tr w:rsidR="0007049E" w:rsidRPr="008F4F86" w14:paraId="44EEC1C0" w14:textId="77777777" w:rsidTr="0084541F">
        <w:tc>
          <w:tcPr>
            <w:tcW w:w="2465" w:type="dxa"/>
          </w:tcPr>
          <w:p w14:paraId="03DA4F1E" w14:textId="77777777" w:rsidR="0007049E" w:rsidRPr="00536886" w:rsidRDefault="0007049E" w:rsidP="0084541F">
            <w:pPr>
              <w:rPr>
                <w:rFonts w:cs="Arial"/>
                <w:lang w:val="en-US"/>
              </w:rPr>
            </w:pPr>
            <w:bookmarkStart w:id="597" w:name="OLE_LINK500"/>
            <w:bookmarkStart w:id="598" w:name="OLE_LINK501"/>
            <w:proofErr w:type="spellStart"/>
            <w:r>
              <w:rPr>
                <w:rFonts w:cs="Arial"/>
                <w:lang w:val="en-US"/>
              </w:rPr>
              <w:t>processingResults</w:t>
            </w:r>
            <w:bookmarkEnd w:id="597"/>
            <w:bookmarkEnd w:id="598"/>
            <w:proofErr w:type="spellEnd"/>
          </w:p>
        </w:tc>
        <w:tc>
          <w:tcPr>
            <w:tcW w:w="4839" w:type="dxa"/>
          </w:tcPr>
          <w:p w14:paraId="6919E7C5" w14:textId="77777777" w:rsidR="0007049E" w:rsidRPr="00536886" w:rsidRDefault="0007049E" w:rsidP="0084541F">
            <w:pPr>
              <w:rPr>
                <w:rFonts w:cs="Arial"/>
              </w:rPr>
            </w:pPr>
            <w:bookmarkStart w:id="599" w:name="OLE_LINK506"/>
            <w:bookmarkStart w:id="600" w:name="OLE_LINK507"/>
            <w:r w:rsidRPr="00536886">
              <w:rPr>
                <w:rFonts w:cs="Arial"/>
              </w:rPr>
              <w:t>Request processing results, 2005</w:t>
            </w:r>
            <w:bookmarkEnd w:id="599"/>
            <w:bookmarkEnd w:id="600"/>
          </w:p>
        </w:tc>
        <w:tc>
          <w:tcPr>
            <w:tcW w:w="2979" w:type="dxa"/>
          </w:tcPr>
          <w:p w14:paraId="21DD6169" w14:textId="58D452B9" w:rsidR="0007049E" w:rsidRDefault="0007049E" w:rsidP="00136331">
            <w:pPr>
              <w:rPr>
                <w:rFonts w:cs="Arial"/>
              </w:rPr>
            </w:pPr>
            <w:r>
              <w:rPr>
                <w:rFonts w:cs="Arial"/>
              </w:rPr>
              <w:t>Number from 0 to 255,</w:t>
            </w:r>
          </w:p>
        </w:tc>
      </w:tr>
      <w:tr w:rsidR="0007049E" w:rsidRPr="008F4F86" w14:paraId="07307391" w14:textId="77777777" w:rsidTr="0084541F">
        <w:tc>
          <w:tcPr>
            <w:tcW w:w="2465" w:type="dxa"/>
          </w:tcPr>
          <w:p w14:paraId="168BBCF7" w14:textId="77777777" w:rsidR="0007049E" w:rsidRPr="00536886" w:rsidRDefault="0007049E" w:rsidP="0084541F">
            <w:pPr>
              <w:rPr>
                <w:rFonts w:cs="Arial"/>
                <w:lang w:val="en-US"/>
              </w:rPr>
            </w:pPr>
            <w:bookmarkStart w:id="601" w:name="OLE_LINK502"/>
            <w:bookmarkStart w:id="602" w:name="OLE_LINK503"/>
            <w:proofErr w:type="spellStart"/>
            <w:r>
              <w:rPr>
                <w:rFonts w:cs="Arial"/>
                <w:lang w:val="en-US"/>
              </w:rPr>
              <w:t>itemId</w:t>
            </w:r>
            <w:bookmarkEnd w:id="601"/>
            <w:bookmarkEnd w:id="602"/>
            <w:proofErr w:type="spellEnd"/>
          </w:p>
        </w:tc>
        <w:tc>
          <w:tcPr>
            <w:tcW w:w="4839" w:type="dxa"/>
          </w:tcPr>
          <w:p w14:paraId="09DD1DE2" w14:textId="77777777" w:rsidR="0007049E" w:rsidRPr="00536886" w:rsidRDefault="0007049E" w:rsidP="0084541F">
            <w:pPr>
              <w:rPr>
                <w:rFonts w:cs="Arial"/>
              </w:rPr>
            </w:pPr>
            <w:bookmarkStart w:id="603" w:name="OLE_LINK504"/>
            <w:bookmarkStart w:id="604" w:name="OLE_LINK505"/>
            <w:r w:rsidRPr="00536886">
              <w:rPr>
                <w:rFonts w:cs="Arial"/>
              </w:rPr>
              <w:t>Item ID, 2101</w:t>
            </w:r>
            <w:bookmarkEnd w:id="603"/>
            <w:bookmarkEnd w:id="604"/>
          </w:p>
        </w:tc>
        <w:tc>
          <w:tcPr>
            <w:tcW w:w="2979" w:type="dxa"/>
          </w:tcPr>
          <w:p w14:paraId="02D02BE4" w14:textId="647659AC" w:rsidR="0007049E" w:rsidRDefault="0007049E" w:rsidP="00136331">
            <w:pPr>
              <w:rPr>
                <w:rFonts w:cs="Arial"/>
              </w:rPr>
            </w:pPr>
            <w:r>
              <w:rPr>
                <w:rFonts w:cs="Arial"/>
              </w:rPr>
              <w:t>String from 1 to 38 characters,</w:t>
            </w:r>
          </w:p>
        </w:tc>
      </w:tr>
    </w:tbl>
    <w:p w14:paraId="4718C2E3" w14:textId="0FA0C4AF" w:rsidR="00984264" w:rsidRDefault="00984264" w:rsidP="00171765">
      <w:pPr>
        <w:rPr>
          <w:rFonts w:ascii="Consolas" w:hAnsi="Consolas" w:cs="Consolas"/>
          <w:color w:val="000000"/>
          <w:sz w:val="19"/>
          <w:szCs w:val="19"/>
        </w:rPr>
      </w:pPr>
    </w:p>
    <w:p w14:paraId="73262C2F" w14:textId="77777777" w:rsidR="00984264" w:rsidRPr="00CE43A2" w:rsidRDefault="00984264" w:rsidP="00984264">
      <w:pPr>
        <w:rPr>
          <w:lang w:val="en-US"/>
        </w:rPr>
      </w:pPr>
      <w:r w:rsidRPr="00817738">
        <w:t>Example</w:t>
      </w:r>
      <w:r w:rsidRPr="00CE43A2">
        <w:rPr>
          <w:lang w:val="en-US"/>
        </w:rPr>
        <w:t xml:space="preserve"> </w:t>
      </w:r>
      <w:proofErr w:type="gramStart"/>
      <w:r>
        <w:t xml:space="preserve">response </w:t>
      </w:r>
      <w:r w:rsidRPr="00CE43A2">
        <w:rPr>
          <w:lang w:val="en-US"/>
        </w:rPr>
        <w:t>:</w:t>
      </w:r>
      <w:proofErr w:type="gramEnd"/>
    </w:p>
    <w:p w14:paraId="1A79EF27" w14:textId="77777777" w:rsidR="00984264" w:rsidRPr="00CE43A2" w:rsidRDefault="00984264" w:rsidP="00984264">
      <w:pPr>
        <w:rPr>
          <w:rFonts w:cs="Arial"/>
          <w:lang w:val="en-US"/>
        </w:rPr>
      </w:pPr>
    </w:p>
    <w:p w14:paraId="66F59525"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B4B4B4"/>
          <w:sz w:val="20"/>
          <w:szCs w:val="20"/>
          <w:lang w:val="en-US" w:eastAsia="ru-RU"/>
        </w:rPr>
        <w:t>[</w:t>
      </w:r>
    </w:p>
    <w:p w14:paraId="76679F7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05D1E6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position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0 </w:t>
      </w:r>
      <w:r w:rsidRPr="00CE43A2">
        <w:rPr>
          <w:rFonts w:ascii="Consolas" w:eastAsia="Times New Roman" w:hAnsi="Consolas" w:cs="Courier New"/>
          <w:color w:val="B4B4B4"/>
          <w:sz w:val="20"/>
          <w:szCs w:val="20"/>
          <w:lang w:val="en-US" w:eastAsia="ru-RU"/>
        </w:rPr>
        <w:t>,</w:t>
      </w:r>
    </w:p>
    <w:p w14:paraId="0F631ED2"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itemCode</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D69D85"/>
          <w:sz w:val="20"/>
          <w:szCs w:val="20"/>
          <w:lang w:val="en-US" w:eastAsia="ru-RU"/>
        </w:rPr>
        <w:t xml:space="preserve">"123" </w:t>
      </w:r>
      <w:r w:rsidRPr="00CE43A2">
        <w:rPr>
          <w:rFonts w:ascii="Consolas" w:eastAsia="Times New Roman" w:hAnsi="Consolas" w:cs="Courier New"/>
          <w:color w:val="B4B4B4"/>
          <w:sz w:val="20"/>
          <w:szCs w:val="20"/>
          <w:lang w:val="en-US" w:eastAsia="ru-RU"/>
        </w:rPr>
        <w:t>,</w:t>
      </w:r>
    </w:p>
    <w:p w14:paraId="68A21EE0"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2E87759D" w14:textId="02574A4A"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spellStart"/>
      <w:proofErr w:type="gramStart"/>
      <w:r w:rsidRPr="00CE43A2">
        <w:rPr>
          <w:rFonts w:ascii="Consolas" w:eastAsia="Times New Roman" w:hAnsi="Consolas" w:cs="Courier New"/>
          <w:color w:val="8ACCCF"/>
          <w:sz w:val="20"/>
          <w:szCs w:val="20"/>
          <w:lang w:val="en-US" w:eastAsia="ru-RU"/>
        </w:rPr>
        <w:t>fsCheckStatus</w:t>
      </w:r>
      <w:proofErr w:type="spellEnd"/>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B4B4B4"/>
          <w:sz w:val="20"/>
          <w:szCs w:val="20"/>
          <w:lang w:val="en-US" w:eastAsia="ru-RU"/>
        </w:rPr>
        <w:t xml:space="preserve"> </w:t>
      </w:r>
      <w:r w:rsidRPr="00CE43A2">
        <w:rPr>
          <w:rFonts w:ascii="Consolas" w:eastAsia="Times New Roman" w:hAnsi="Consolas" w:cs="Courier New"/>
          <w:color w:val="6E96BE"/>
          <w:sz w:val="20"/>
          <w:szCs w:val="20"/>
          <w:lang w:val="en-US" w:eastAsia="ru-RU"/>
        </w:rPr>
        <w:t xml:space="preserve">2 </w:t>
      </w:r>
      <w:r w:rsidRPr="00CE43A2">
        <w:rPr>
          <w:rFonts w:ascii="Consolas" w:eastAsia="Times New Roman" w:hAnsi="Consolas" w:cs="Courier New"/>
          <w:color w:val="B4B4B4"/>
          <w:sz w:val="20"/>
          <w:szCs w:val="20"/>
          <w:lang w:val="en-US" w:eastAsia="ru-RU"/>
        </w:rPr>
        <w:t>,</w:t>
      </w:r>
    </w:p>
    <w:p w14:paraId="1DB7C5DA" w14:textId="69C9984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spellStart"/>
      <w:proofErr w:type="gramStart"/>
      <w:r w:rsidRPr="00CE43A2">
        <w:rPr>
          <w:rFonts w:ascii="Consolas" w:eastAsia="Times New Roman" w:hAnsi="Consolas" w:cs="Courier New"/>
          <w:color w:val="8ACCCF"/>
          <w:sz w:val="20"/>
          <w:szCs w:val="20"/>
          <w:lang w:val="en-US" w:eastAsia="ru-RU"/>
        </w:rPr>
        <w:t>fsCheckStatusCause</w:t>
      </w:r>
      <w:proofErr w:type="spellEnd"/>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B4B4B4"/>
          <w:sz w:val="20"/>
          <w:szCs w:val="20"/>
          <w:lang w:val="en-US" w:eastAsia="ru-RU"/>
        </w:rPr>
        <w:t xml:space="preserve"> </w:t>
      </w:r>
      <w:r w:rsidRPr="00CE43A2">
        <w:rPr>
          <w:rFonts w:ascii="Consolas" w:eastAsia="Times New Roman" w:hAnsi="Consolas" w:cs="Courier New"/>
          <w:color w:val="6E96BE"/>
          <w:sz w:val="20"/>
          <w:szCs w:val="20"/>
          <w:lang w:val="en-US" w:eastAsia="ru-RU"/>
        </w:rPr>
        <w:t xml:space="preserve">3 </w:t>
      </w:r>
      <w:r w:rsidRPr="00CE43A2">
        <w:rPr>
          <w:rFonts w:ascii="Consolas" w:eastAsia="Times New Roman" w:hAnsi="Consolas" w:cs="Courier New"/>
          <w:color w:val="B4B4B4"/>
          <w:sz w:val="20"/>
          <w:szCs w:val="20"/>
          <w:lang w:val="en-US" w:eastAsia="ru-RU"/>
        </w:rPr>
        <w:t>,</w:t>
      </w:r>
    </w:p>
    <w:p w14:paraId="2E2E106B" w14:textId="75E3B9C1"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spellStart"/>
      <w:proofErr w:type="gramStart"/>
      <w:r w:rsidRPr="00CE43A2">
        <w:rPr>
          <w:rFonts w:ascii="Consolas" w:eastAsia="Times New Roman" w:hAnsi="Consolas" w:cs="Courier New"/>
          <w:color w:val="8ACCCF"/>
          <w:sz w:val="20"/>
          <w:szCs w:val="20"/>
          <w:lang w:val="en-US" w:eastAsia="ru-RU"/>
        </w:rPr>
        <w:t>fsItemCodeType</w:t>
      </w:r>
      <w:proofErr w:type="spellEnd"/>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B4B4B4"/>
          <w:sz w:val="20"/>
          <w:szCs w:val="20"/>
          <w:lang w:val="en-US" w:eastAsia="ru-RU"/>
        </w:rPr>
        <w:t xml:space="preserve"> </w:t>
      </w:r>
      <w:r w:rsidRPr="00CE43A2">
        <w:rPr>
          <w:rFonts w:ascii="Consolas" w:eastAsia="Times New Roman" w:hAnsi="Consolas" w:cs="Courier New"/>
          <w:color w:val="6E96BE"/>
          <w:sz w:val="20"/>
          <w:szCs w:val="20"/>
          <w:lang w:val="en-US" w:eastAsia="ru-RU"/>
        </w:rPr>
        <w:t xml:space="preserve">4 </w:t>
      </w:r>
      <w:r w:rsidRPr="00CE43A2">
        <w:rPr>
          <w:rFonts w:ascii="Consolas" w:eastAsia="Times New Roman" w:hAnsi="Consolas" w:cs="Courier New"/>
          <w:color w:val="B4B4B4"/>
          <w:sz w:val="20"/>
          <w:szCs w:val="20"/>
          <w:lang w:val="en-US" w:eastAsia="ru-RU"/>
        </w:rPr>
        <w:t>,</w:t>
      </w:r>
    </w:p>
    <w:p w14:paraId="383892A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1 </w:t>
      </w:r>
      <w:r w:rsidRPr="00CE43A2">
        <w:rPr>
          <w:rFonts w:ascii="Consolas" w:eastAsia="Times New Roman" w:hAnsi="Consolas" w:cs="Courier New"/>
          <w:color w:val="B4B4B4"/>
          <w:sz w:val="20"/>
          <w:szCs w:val="20"/>
          <w:lang w:val="en-US" w:eastAsia="ru-RU"/>
        </w:rPr>
        <w:t>,</w:t>
      </w:r>
    </w:p>
    <w:p w14:paraId="6D5E792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oismCheckResultCode</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5 </w:t>
      </w:r>
      <w:r w:rsidRPr="00CE43A2">
        <w:rPr>
          <w:rFonts w:ascii="Consolas" w:eastAsia="Times New Roman" w:hAnsi="Consolas" w:cs="Courier New"/>
          <w:color w:val="B4B4B4"/>
          <w:sz w:val="20"/>
          <w:szCs w:val="20"/>
          <w:lang w:val="en-US" w:eastAsia="ru-RU"/>
        </w:rPr>
        <w:t>,</w:t>
      </w:r>
    </w:p>
    <w:p w14:paraId="5C5A329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oismResponse</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B52D27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resultCode</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1 </w:t>
      </w:r>
      <w:r w:rsidRPr="00CE43A2">
        <w:rPr>
          <w:rFonts w:ascii="Consolas" w:eastAsia="Times New Roman" w:hAnsi="Consolas" w:cs="Courier New"/>
          <w:color w:val="B4B4B4"/>
          <w:sz w:val="20"/>
          <w:szCs w:val="20"/>
          <w:lang w:val="en-US" w:eastAsia="ru-RU"/>
        </w:rPr>
        <w:t>,</w:t>
      </w:r>
    </w:p>
    <w:p w14:paraId="03603D3A"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eastAsia="ru-RU"/>
        </w:rPr>
        <w:t xml:space="preserve">" </w:t>
      </w:r>
      <w:proofErr w:type="spellStart"/>
      <w:r w:rsidRPr="00CE43A2">
        <w:rPr>
          <w:rFonts w:ascii="Consolas" w:eastAsia="Times New Roman" w:hAnsi="Consolas" w:cs="Courier New"/>
          <w:color w:val="8ACCCF"/>
          <w:sz w:val="20"/>
          <w:szCs w:val="20"/>
          <w:lang w:val="en-US" w:eastAsia="ru-RU"/>
        </w:rPr>
        <w:t>itemCodeType</w:t>
      </w:r>
      <w:proofErr w:type="spellEnd"/>
      <w:r w:rsidRPr="00CE43A2">
        <w:rPr>
          <w:rFonts w:ascii="Consolas" w:eastAsia="Times New Roman" w:hAnsi="Consolas" w:cs="Courier New"/>
          <w:color w:val="8ACCCF"/>
          <w:sz w:val="20"/>
          <w:szCs w:val="20"/>
          <w:lang w:val="en-US" w:eastAsia="ru-RU"/>
        </w:rPr>
        <w:t xml:space="preserve"> </w:t>
      </w:r>
      <w:proofErr w:type="gramStart"/>
      <w:r w:rsidRPr="001B370A">
        <w:rPr>
          <w:rFonts w:ascii="Consolas" w:eastAsia="Times New Roman" w:hAnsi="Consolas" w:cs="Courier New"/>
          <w:color w:val="8ACCCF"/>
          <w:sz w:val="20"/>
          <w:szCs w:val="20"/>
          <w:lang w:eastAsia="ru-RU"/>
        </w:rPr>
        <w:t xml:space="preserve">" </w:t>
      </w:r>
      <w:r w:rsidRPr="001B370A">
        <w:rPr>
          <w:rFonts w:ascii="Consolas" w:eastAsia="Times New Roman" w:hAnsi="Consolas" w:cs="Courier New"/>
          <w:color w:val="B4B4B4"/>
          <w:sz w:val="20"/>
          <w:szCs w:val="20"/>
          <w:lang w:eastAsia="ru-RU"/>
        </w:rPr>
        <w:t>:</w:t>
      </w:r>
      <w:proofErr w:type="gramEnd"/>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6E96BE"/>
          <w:sz w:val="20"/>
          <w:szCs w:val="20"/>
          <w:lang w:eastAsia="ru-RU"/>
        </w:rPr>
        <w:t>2</w:t>
      </w:r>
    </w:p>
    <w:p w14:paraId="1E199D6F"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7B96A1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7F28BC9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8D8CA52"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B4B4B4"/>
          <w:sz w:val="20"/>
          <w:szCs w:val="20"/>
          <w:lang w:eastAsia="ru-RU"/>
        </w:rPr>
        <w:t>]</w:t>
      </w:r>
    </w:p>
    <w:p w14:paraId="25A62D57" w14:textId="77777777" w:rsidR="00984264" w:rsidRPr="001B370A" w:rsidRDefault="00984264" w:rsidP="00C13F22"/>
    <w:p w14:paraId="746C80C8" w14:textId="25C664E1" w:rsidR="00171765" w:rsidRPr="001B370A" w:rsidRDefault="00171765" w:rsidP="00171765">
      <w:pPr>
        <w:rPr>
          <w:rFonts w:ascii="Consolas" w:hAnsi="Consolas" w:cs="Consolas"/>
          <w:color w:val="000000"/>
          <w:sz w:val="19"/>
          <w:szCs w:val="19"/>
        </w:rPr>
      </w:pPr>
      <w:r w:rsidRPr="001B370A">
        <w:rPr>
          <w:rFonts w:ascii="Consolas" w:hAnsi="Consolas" w:cs="Consolas"/>
          <w:color w:val="000000"/>
          <w:sz w:val="19"/>
          <w:szCs w:val="19"/>
        </w:rPr>
        <w:br w:type="page"/>
      </w:r>
    </w:p>
    <w:p w14:paraId="01956D19" w14:textId="77777777" w:rsidR="00171765" w:rsidRPr="001B370A" w:rsidRDefault="00171765" w:rsidP="00171765">
      <w:pPr>
        <w:pStyle w:val="2"/>
      </w:pPr>
      <w:bookmarkStart w:id="605" w:name="_Toc507539861"/>
      <w:bookmarkStart w:id="606" w:name="_Toc27489467"/>
      <w:bookmarkStart w:id="607" w:name="_Toc63432914"/>
      <w:bookmarkStart w:id="608" w:name="_Toc184326839"/>
      <w:r w:rsidRPr="001B370A">
        <w:lastRenderedPageBreak/>
        <w:t xml:space="preserve">2.3 </w:t>
      </w:r>
      <w:r>
        <w:t>Creating a correction receipt</w:t>
      </w:r>
      <w:bookmarkEnd w:id="605"/>
      <w:bookmarkEnd w:id="606"/>
      <w:bookmarkEnd w:id="607"/>
      <w:bookmarkEnd w:id="608"/>
    </w:p>
    <w:p w14:paraId="5C87160C" w14:textId="77777777" w:rsidR="00171765" w:rsidRDefault="00171765" w:rsidP="00171765">
      <w:pPr>
        <w:rPr>
          <w:rFonts w:cs="Arial"/>
        </w:rPr>
      </w:pPr>
      <w:r>
        <w:rPr>
          <w:rFonts w:cs="Arial"/>
        </w:rPr>
        <w:t>Creating a correction receipt is an asynchronous request; after its execution, the receipt is queued for processing. In addition to the check data, the client sends a unique document identifier, using which later, he will be able to request the status of the correction check (clause 2.4). Plus, this identifier ensures the idempotency of queries.</w:t>
      </w:r>
    </w:p>
    <w:p w14:paraId="4565AC84" w14:textId="77777777" w:rsidR="00171765" w:rsidRDefault="00171765" w:rsidP="00171765">
      <w:pPr>
        <w:rPr>
          <w:rFonts w:cs="Arial"/>
        </w:rPr>
      </w:pPr>
      <w:r>
        <w:rPr>
          <w:rFonts w:cs="Arial"/>
        </w:rPr>
        <w:t>The identifier must be unique within the organization.</w:t>
      </w:r>
    </w:p>
    <w:p w14:paraId="6898274E" w14:textId="77777777" w:rsidR="00171765" w:rsidRDefault="00171765" w:rsidP="00171765">
      <w:pPr>
        <w:rPr>
          <w:rFonts w:cs="Arial"/>
        </w:rPr>
      </w:pPr>
      <w:r>
        <w:rPr>
          <w:rFonts w:cs="Arial"/>
        </w:rPr>
        <w:t>The TIN is used to determine the device with which a check can be processed.</w:t>
      </w:r>
    </w:p>
    <w:p w14:paraId="3028D5FF" w14:textId="77777777" w:rsidR="00171765" w:rsidRDefault="00171765" w:rsidP="00171765">
      <w:pPr>
        <w:rPr>
          <w:rFonts w:cs="Arial"/>
        </w:rPr>
      </w:pPr>
      <w:r>
        <w:rPr>
          <w:rFonts w:cs="Arial"/>
          <w:lang w:val="en-US"/>
        </w:rPr>
        <w:t xml:space="preserve">Group </w:t>
      </w:r>
      <w:r>
        <w:rPr>
          <w:rFonts w:cs="Arial"/>
        </w:rPr>
        <w:t xml:space="preserve">in the request may be </w:t>
      </w:r>
      <w:r>
        <w:rPr>
          <w:rFonts w:cs="Arial"/>
          <w:lang w:val="en-US"/>
        </w:rPr>
        <w:t xml:space="preserve">null </w:t>
      </w:r>
      <w:r w:rsidRPr="00575A1C">
        <w:rPr>
          <w:rFonts w:cs="Arial"/>
        </w:rPr>
        <w:t>or not specified, in which case the receipt will be sent to the default group.</w:t>
      </w:r>
    </w:p>
    <w:p w14:paraId="29A65860" w14:textId="77777777" w:rsidR="00171765" w:rsidRPr="00575A1C" w:rsidRDefault="00171765" w:rsidP="00171765">
      <w:pPr>
        <w:rPr>
          <w:rFonts w:cs="Arial"/>
        </w:rPr>
      </w:pPr>
      <w:r>
        <w:rPr>
          <w:rFonts w:cs="Arial"/>
        </w:rPr>
        <w:t xml:space="preserve">The default group is the group named </w:t>
      </w:r>
      <w:proofErr w:type="gramStart"/>
      <w:r>
        <w:rPr>
          <w:rFonts w:cs="Arial"/>
          <w:lang w:val="en-US"/>
        </w:rPr>
        <w:t xml:space="preserve">Main </w:t>
      </w:r>
      <w:r w:rsidRPr="00575A1C">
        <w:rPr>
          <w:rFonts w:cs="Arial"/>
        </w:rPr>
        <w:t>.</w:t>
      </w:r>
      <w:proofErr w:type="gramEnd"/>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 xml:space="preserve">/api/v2/ </w:t>
      </w:r>
      <w:bookmarkStart w:id="609" w:name="OLE_LINK103"/>
      <w:bookmarkStart w:id="610" w:name="OLE_LINK104"/>
      <w:bookmarkStart w:id="611" w:name="OLE_LINK105"/>
      <w:r>
        <w:rPr>
          <w:rFonts w:cs="Arial"/>
          <w:b/>
          <w:lang w:val="en-US"/>
        </w:rPr>
        <w:t xml:space="preserve">corrections </w:t>
      </w:r>
      <w:bookmarkEnd w:id="609"/>
      <w:bookmarkEnd w:id="610"/>
      <w:bookmarkEnd w:id="611"/>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612" w:name="_Toc507539862"/>
      <w:bookmarkStart w:id="613" w:name="_Toc27489468"/>
      <w:bookmarkStart w:id="614" w:name="_Toc63432915"/>
      <w:bookmarkStart w:id="615" w:name="_Toc184326840"/>
      <w:r>
        <w:t>2.3.1 Request body</w:t>
      </w:r>
      <w:bookmarkEnd w:id="612"/>
      <w:bookmarkEnd w:id="613"/>
      <w:bookmarkEnd w:id="614"/>
      <w:bookmarkEnd w:id="615"/>
    </w:p>
    <w:tbl>
      <w:tblPr>
        <w:tblStyle w:val="ab"/>
        <w:tblW w:w="13999" w:type="dxa"/>
        <w:tblLook w:val="04A0" w:firstRow="1" w:lastRow="0" w:firstColumn="1" w:lastColumn="0" w:noHBand="0" w:noVBand="1"/>
      </w:tblPr>
      <w:tblGrid>
        <w:gridCol w:w="1813"/>
        <w:gridCol w:w="5950"/>
        <w:gridCol w:w="3118"/>
        <w:gridCol w:w="3118"/>
      </w:tblGrid>
      <w:tr w:rsidR="00D3414D" w:rsidRPr="008F4F86" w14:paraId="781CE1B0" w14:textId="6539E95C" w:rsidTr="00D3414D">
        <w:tc>
          <w:tcPr>
            <w:tcW w:w="1813" w:type="dxa"/>
          </w:tcPr>
          <w:p w14:paraId="616FE112" w14:textId="77777777" w:rsidR="00D3414D" w:rsidRPr="009E5CA4" w:rsidRDefault="00D3414D" w:rsidP="00171765">
            <w:pPr>
              <w:rPr>
                <w:rFonts w:cs="Arial"/>
                <w:lang w:val="en-US"/>
              </w:rPr>
            </w:pPr>
            <w:r>
              <w:rPr>
                <w:rFonts w:cs="Arial"/>
                <w:lang w:val="en-US"/>
              </w:rPr>
              <w:t>id</w:t>
            </w:r>
          </w:p>
        </w:tc>
        <w:tc>
          <w:tcPr>
            <w:tcW w:w="5950" w:type="dxa"/>
          </w:tcPr>
          <w:p w14:paraId="1C1A69D3" w14:textId="77777777" w:rsidR="00D3414D" w:rsidRPr="00DF451F" w:rsidRDefault="00D3414D" w:rsidP="00171765">
            <w:pPr>
              <w:rPr>
                <w:rFonts w:cs="Arial"/>
              </w:rPr>
            </w:pPr>
            <w:r>
              <w:rPr>
                <w:rFonts w:cs="Arial"/>
              </w:rPr>
              <w:t>Document ID</w:t>
            </w:r>
          </w:p>
        </w:tc>
        <w:tc>
          <w:tcPr>
            <w:tcW w:w="3118" w:type="dxa"/>
          </w:tcPr>
          <w:p w14:paraId="3C5A87EA" w14:textId="241F3D5E" w:rsidR="00D3414D" w:rsidRDefault="00D3414D" w:rsidP="00D3414D">
            <w:pPr>
              <w:rPr>
                <w:rFonts w:cs="Arial"/>
              </w:rPr>
            </w:pPr>
            <w:r>
              <w:rPr>
                <w:rFonts w:cs="Arial"/>
              </w:rPr>
              <w:t>String from 1 to 64 characters.</w:t>
            </w:r>
          </w:p>
        </w:tc>
        <w:tc>
          <w:tcPr>
            <w:tcW w:w="3118" w:type="dxa"/>
          </w:tcPr>
          <w:p w14:paraId="79BA5B84" w14:textId="3DB6A38A" w:rsidR="00D3414D" w:rsidRDefault="00D3414D" w:rsidP="00171765">
            <w:pPr>
              <w:rPr>
                <w:rFonts w:cs="Arial"/>
              </w:rPr>
            </w:pPr>
            <w:r>
              <w:rPr>
                <w:rFonts w:cs="Arial"/>
              </w:rPr>
              <w:t>The parameter is required.</w:t>
            </w:r>
          </w:p>
        </w:tc>
      </w:tr>
      <w:tr w:rsidR="00D3414D" w:rsidRPr="008F4F86" w14:paraId="4DC76F7D" w14:textId="7D55C2C6" w:rsidTr="00D3414D">
        <w:tc>
          <w:tcPr>
            <w:tcW w:w="1813" w:type="dxa"/>
          </w:tcPr>
          <w:p w14:paraId="070B1A4C" w14:textId="77777777" w:rsidR="00D3414D" w:rsidRPr="0000532B" w:rsidRDefault="00D3414D" w:rsidP="00171765">
            <w:pPr>
              <w:rPr>
                <w:rFonts w:cs="Arial"/>
              </w:rPr>
            </w:pPr>
            <w:r>
              <w:rPr>
                <w:rFonts w:cs="Arial"/>
                <w:lang w:val="en-US"/>
              </w:rPr>
              <w:t>Inn</w:t>
            </w:r>
          </w:p>
        </w:tc>
        <w:tc>
          <w:tcPr>
            <w:tcW w:w="5950" w:type="dxa"/>
          </w:tcPr>
          <w:p w14:paraId="4FFC84BD" w14:textId="77777777" w:rsidR="00D3414D" w:rsidRPr="00B2081D" w:rsidRDefault="00D3414D" w:rsidP="00171765">
            <w:pPr>
              <w:rPr>
                <w:rFonts w:cs="Arial"/>
              </w:rPr>
            </w:pPr>
            <w:r>
              <w:rPr>
                <w:rFonts w:cs="Arial"/>
              </w:rPr>
              <w:t>TIN of the organization for which the check is made</w:t>
            </w:r>
          </w:p>
        </w:tc>
        <w:tc>
          <w:tcPr>
            <w:tcW w:w="3118" w:type="dxa"/>
          </w:tcPr>
          <w:p w14:paraId="257D2A2B" w14:textId="5027DB92" w:rsidR="00D3414D" w:rsidRDefault="00D3414D" w:rsidP="00D3414D">
            <w:pPr>
              <w:rPr>
                <w:rFonts w:cs="Arial"/>
              </w:rPr>
            </w:pPr>
            <w:bookmarkStart w:id="616" w:name="OLE_LINK166"/>
            <w:bookmarkStart w:id="617" w:name="OLE_LINK167"/>
            <w:r>
              <w:rPr>
                <w:rFonts w:cs="Arial"/>
              </w:rPr>
              <w:t xml:space="preserve">A string of 10 or 12 </w:t>
            </w:r>
            <w:proofErr w:type="gramStart"/>
            <w:r>
              <w:rPr>
                <w:rFonts w:cs="Arial"/>
              </w:rPr>
              <w:t xml:space="preserve">characters </w:t>
            </w:r>
            <w:bookmarkEnd w:id="616"/>
            <w:bookmarkEnd w:id="617"/>
            <w:r>
              <w:rPr>
                <w:rFonts w:cs="Arial"/>
              </w:rPr>
              <w:t>.</w:t>
            </w:r>
            <w:proofErr w:type="gramEnd"/>
          </w:p>
        </w:tc>
        <w:tc>
          <w:tcPr>
            <w:tcW w:w="3118" w:type="dxa"/>
          </w:tcPr>
          <w:p w14:paraId="5E1E0E74" w14:textId="22ACAC2B" w:rsidR="00D3414D" w:rsidRDefault="00D3414D" w:rsidP="00171765">
            <w:pPr>
              <w:rPr>
                <w:rFonts w:cs="Arial"/>
              </w:rPr>
            </w:pPr>
            <w:r>
              <w:rPr>
                <w:rFonts w:cs="Arial"/>
              </w:rPr>
              <w:t>The parameter is required.</w:t>
            </w:r>
          </w:p>
        </w:tc>
      </w:tr>
      <w:tr w:rsidR="00D3414D" w:rsidRPr="008F4F86" w14:paraId="089BA24F" w14:textId="421D60F7" w:rsidTr="00D3414D">
        <w:tc>
          <w:tcPr>
            <w:tcW w:w="1813" w:type="dxa"/>
          </w:tcPr>
          <w:p w14:paraId="770CED44" w14:textId="77777777" w:rsidR="00D3414D" w:rsidRPr="0000532B" w:rsidRDefault="00D3414D" w:rsidP="00171765">
            <w:pPr>
              <w:rPr>
                <w:rFonts w:cs="Arial"/>
              </w:rPr>
            </w:pPr>
            <w:r>
              <w:rPr>
                <w:rFonts w:cs="Arial"/>
                <w:lang w:val="en-US"/>
              </w:rPr>
              <w:t>group</w:t>
            </w:r>
          </w:p>
        </w:tc>
        <w:tc>
          <w:tcPr>
            <w:tcW w:w="5950" w:type="dxa"/>
          </w:tcPr>
          <w:p w14:paraId="45F74842" w14:textId="77777777" w:rsidR="00D3414D" w:rsidRPr="00E41E42" w:rsidRDefault="00D3414D" w:rsidP="00171765">
            <w:pPr>
              <w:rPr>
                <w:rFonts w:cs="Arial"/>
              </w:rPr>
            </w:pPr>
            <w:r>
              <w:rPr>
                <w:rFonts w:cs="Arial"/>
              </w:rPr>
              <w:t>Group of devices with which the check will be punched</w:t>
            </w:r>
          </w:p>
        </w:tc>
        <w:tc>
          <w:tcPr>
            <w:tcW w:w="3118" w:type="dxa"/>
          </w:tcPr>
          <w:p w14:paraId="3A9BDDE0" w14:textId="77777777" w:rsidR="00D3414D" w:rsidRPr="00E41E42" w:rsidRDefault="00D3414D" w:rsidP="00171765">
            <w:pPr>
              <w:rPr>
                <w:rFonts w:cs="Arial"/>
              </w:rPr>
            </w:pPr>
            <w:r>
              <w:rPr>
                <w:rFonts w:cs="Arial"/>
              </w:rPr>
              <w:t xml:space="preserve">String from 1 to 32 characters or </w:t>
            </w:r>
            <w:r>
              <w:rPr>
                <w:rFonts w:cs="Arial"/>
                <w:lang w:val="en-US"/>
              </w:rPr>
              <w:t>null</w:t>
            </w:r>
          </w:p>
        </w:tc>
        <w:tc>
          <w:tcPr>
            <w:tcW w:w="3118" w:type="dxa"/>
          </w:tcPr>
          <w:p w14:paraId="7C1DC1FD" w14:textId="5555A897" w:rsidR="00D3414D" w:rsidRDefault="00D3414D" w:rsidP="00171765">
            <w:pPr>
              <w:rPr>
                <w:rFonts w:cs="Arial"/>
              </w:rPr>
            </w:pPr>
            <w:r>
              <w:rPr>
                <w:rFonts w:cs="Arial"/>
              </w:rPr>
              <w:t>The parameter is required.</w:t>
            </w:r>
          </w:p>
        </w:tc>
      </w:tr>
      <w:tr w:rsidR="00D3414D" w:rsidRPr="008F4F86" w14:paraId="672B7F68" w14:textId="1CA7F415" w:rsidTr="00D3414D">
        <w:tc>
          <w:tcPr>
            <w:tcW w:w="1813" w:type="dxa"/>
          </w:tcPr>
          <w:p w14:paraId="55AE728F" w14:textId="77777777" w:rsidR="00D3414D" w:rsidRPr="008F4F86" w:rsidRDefault="00D3414D" w:rsidP="00171765">
            <w:pPr>
              <w:rPr>
                <w:rFonts w:cs="Arial"/>
                <w:lang w:val="en-US"/>
              </w:rPr>
            </w:pPr>
            <w:r>
              <w:rPr>
                <w:rFonts w:cs="Arial"/>
                <w:lang w:val="en-US"/>
              </w:rPr>
              <w:t>content</w:t>
            </w:r>
          </w:p>
        </w:tc>
        <w:tc>
          <w:tcPr>
            <w:tcW w:w="5950" w:type="dxa"/>
          </w:tcPr>
          <w:p w14:paraId="206DCB31" w14:textId="77777777" w:rsidR="00D3414D" w:rsidRPr="00EB31B9" w:rsidRDefault="00D3414D" w:rsidP="00171765">
            <w:pPr>
              <w:rPr>
                <w:rFonts w:cs="Arial"/>
              </w:rPr>
            </w:pPr>
            <w:r>
              <w:rPr>
                <w:rFonts w:cs="Arial"/>
              </w:rPr>
              <w:t>Document content</w:t>
            </w:r>
          </w:p>
        </w:tc>
        <w:tc>
          <w:tcPr>
            <w:tcW w:w="3118" w:type="dxa"/>
          </w:tcPr>
          <w:p w14:paraId="2F18D837" w14:textId="77777777" w:rsidR="00D3414D" w:rsidRPr="00525F22" w:rsidRDefault="00D3414D" w:rsidP="00171765">
            <w:pPr>
              <w:rPr>
                <w:rFonts w:cs="Arial"/>
              </w:rPr>
            </w:pPr>
            <w:r>
              <w:rPr>
                <w:rFonts w:cs="Arial"/>
              </w:rPr>
              <w:t>Structure of clause 2.3.1.1</w:t>
            </w:r>
          </w:p>
        </w:tc>
        <w:tc>
          <w:tcPr>
            <w:tcW w:w="3118" w:type="dxa"/>
          </w:tcPr>
          <w:p w14:paraId="724B9621" w14:textId="77777777" w:rsidR="00D3414D" w:rsidRDefault="00D3414D" w:rsidP="00171765">
            <w:pPr>
              <w:rPr>
                <w:rFonts w:cs="Arial"/>
              </w:rPr>
            </w:pPr>
          </w:p>
        </w:tc>
      </w:tr>
      <w:tr w:rsidR="00D3414D" w:rsidRPr="008F4F86" w14:paraId="4969F955" w14:textId="58CB5B49" w:rsidTr="00D3414D">
        <w:tc>
          <w:tcPr>
            <w:tcW w:w="1813" w:type="dxa"/>
          </w:tcPr>
          <w:p w14:paraId="0AC3B949" w14:textId="77777777" w:rsidR="00D3414D" w:rsidRDefault="00D3414D" w:rsidP="00171765">
            <w:pPr>
              <w:rPr>
                <w:rFonts w:cs="Arial"/>
                <w:lang w:val="en-US"/>
              </w:rPr>
            </w:pPr>
            <w:r>
              <w:rPr>
                <w:rFonts w:cs="Arial"/>
                <w:lang w:val="en-US"/>
              </w:rPr>
              <w:t>key</w:t>
            </w:r>
          </w:p>
        </w:tc>
        <w:tc>
          <w:tcPr>
            <w:tcW w:w="5950" w:type="dxa"/>
          </w:tcPr>
          <w:p w14:paraId="11A7ECB4" w14:textId="77777777" w:rsidR="00D3414D" w:rsidRPr="000E0360" w:rsidRDefault="00D3414D" w:rsidP="00171765">
            <w:pPr>
              <w:rPr>
                <w:rFonts w:cs="Arial"/>
              </w:rPr>
            </w:pPr>
            <w:r>
              <w:rPr>
                <w:rFonts w:cs="Arial"/>
              </w:rPr>
              <w:t>The name of the key to be used to verify the signature. For clients, their TIN is used, for partners and paying agents, the code with a mask is 301 ****, for vending 401 ****.</w:t>
            </w:r>
          </w:p>
        </w:tc>
        <w:tc>
          <w:tcPr>
            <w:tcW w:w="3118" w:type="dxa"/>
          </w:tcPr>
          <w:p w14:paraId="72307E4B" w14:textId="5D820402" w:rsidR="00D3414D" w:rsidRPr="0000532B" w:rsidRDefault="00D3414D" w:rsidP="00D3414D">
            <w:pPr>
              <w:rPr>
                <w:rFonts w:cs="Arial"/>
              </w:rPr>
            </w:pPr>
            <w:r>
              <w:rPr>
                <w:rFonts w:cs="Arial"/>
              </w:rPr>
              <w:t xml:space="preserve">String from 1 to 32 characters, or </w:t>
            </w:r>
            <w:proofErr w:type="gramStart"/>
            <w:r>
              <w:rPr>
                <w:rFonts w:cs="Arial"/>
                <w:lang w:val="en-US"/>
              </w:rPr>
              <w:t xml:space="preserve">null </w:t>
            </w:r>
            <w:r>
              <w:rPr>
                <w:rFonts w:cs="Arial"/>
              </w:rPr>
              <w:t>.</w:t>
            </w:r>
            <w:proofErr w:type="gramEnd"/>
          </w:p>
        </w:tc>
        <w:tc>
          <w:tcPr>
            <w:tcW w:w="3118" w:type="dxa"/>
          </w:tcPr>
          <w:p w14:paraId="0C79DD8F" w14:textId="523180D2" w:rsidR="00D3414D" w:rsidRDefault="00D3414D" w:rsidP="00171765">
            <w:pPr>
              <w:rPr>
                <w:rFonts w:cs="Arial"/>
              </w:rPr>
            </w:pPr>
            <w:r>
              <w:rPr>
                <w:rFonts w:cs="Arial"/>
              </w:rPr>
              <w:t>The parameter is required.</w:t>
            </w:r>
          </w:p>
        </w:tc>
      </w:tr>
      <w:tr w:rsidR="00D3414D" w:rsidRPr="008F4F86" w14:paraId="2852DD3C" w14:textId="3A3568DA" w:rsidTr="00D3414D">
        <w:tc>
          <w:tcPr>
            <w:tcW w:w="1813" w:type="dxa"/>
          </w:tcPr>
          <w:p w14:paraId="018F15EA" w14:textId="77777777" w:rsidR="00D3414D" w:rsidRPr="009D7C38" w:rsidRDefault="00D3414D" w:rsidP="00171765">
            <w:pPr>
              <w:rPr>
                <w:rFonts w:cs="Arial"/>
                <w:lang w:val="en-US"/>
              </w:rPr>
            </w:pPr>
            <w:proofErr w:type="spellStart"/>
            <w:r>
              <w:rPr>
                <w:rFonts w:cs="Arial"/>
                <w:lang w:val="en-US"/>
              </w:rPr>
              <w:t>callbackUrl</w:t>
            </w:r>
            <w:proofErr w:type="spellEnd"/>
          </w:p>
        </w:tc>
        <w:tc>
          <w:tcPr>
            <w:tcW w:w="5950" w:type="dxa"/>
          </w:tcPr>
          <w:p w14:paraId="694851ED" w14:textId="77777777" w:rsidR="00D3414D" w:rsidRPr="009D7C38" w:rsidRDefault="00D3414D"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3118" w:type="dxa"/>
          </w:tcPr>
          <w:p w14:paraId="167BD97A" w14:textId="7A93DDB4" w:rsidR="00D3414D" w:rsidRPr="00136331" w:rsidRDefault="00D3414D" w:rsidP="00D3414D">
            <w:pPr>
              <w:rPr>
                <w:rFonts w:cs="Arial"/>
              </w:rPr>
            </w:pPr>
            <w:r>
              <w:rPr>
                <w:rFonts w:cs="Arial"/>
              </w:rPr>
              <w:t xml:space="preserve">String from 1 to 1024 characters, or </w:t>
            </w:r>
            <w:proofErr w:type="gramStart"/>
            <w:r>
              <w:rPr>
                <w:rFonts w:cs="Arial"/>
                <w:lang w:val="en-US"/>
              </w:rPr>
              <w:t xml:space="preserve">null </w:t>
            </w:r>
            <w:r>
              <w:rPr>
                <w:rFonts w:cs="Arial"/>
              </w:rPr>
              <w:t>.</w:t>
            </w:r>
            <w:proofErr w:type="gramEnd"/>
            <w:r>
              <w:rPr>
                <w:rFonts w:cs="Arial"/>
              </w:rPr>
              <w:br/>
            </w:r>
          </w:p>
        </w:tc>
        <w:tc>
          <w:tcPr>
            <w:tcW w:w="3118" w:type="dxa"/>
          </w:tcPr>
          <w:p w14:paraId="2E044BFD" w14:textId="264CA7C5" w:rsidR="00D3414D" w:rsidRDefault="00D3414D" w:rsidP="00171765">
            <w:pPr>
              <w:rPr>
                <w:rFonts w:cs="Arial"/>
              </w:rPr>
            </w:pPr>
            <w:r>
              <w:rPr>
                <w:rFonts w:cs="Arial"/>
              </w:rPr>
              <w:t>The parameter is optional.</w:t>
            </w:r>
          </w:p>
        </w:tc>
      </w:tr>
      <w:tr w:rsidR="00F12065" w:rsidRPr="008F4F86" w14:paraId="1317A52B" w14:textId="77777777" w:rsidTr="00D3414D">
        <w:tc>
          <w:tcPr>
            <w:tcW w:w="1813" w:type="dxa"/>
          </w:tcPr>
          <w:p w14:paraId="5BCA2283" w14:textId="056E3344" w:rsidR="00F12065" w:rsidRDefault="00F12065" w:rsidP="00F12065">
            <w:pPr>
              <w:rPr>
                <w:rFonts w:cs="Arial"/>
                <w:lang w:val="en-US"/>
              </w:rPr>
            </w:pPr>
            <w:proofErr w:type="spellStart"/>
            <w:r w:rsidRPr="00F12065">
              <w:rPr>
                <w:rFonts w:cs="Arial"/>
                <w:lang w:val="en-US"/>
              </w:rPr>
              <w:t>callbackApiKey</w:t>
            </w:r>
            <w:proofErr w:type="spellEnd"/>
          </w:p>
        </w:tc>
        <w:tc>
          <w:tcPr>
            <w:tcW w:w="5950" w:type="dxa"/>
          </w:tcPr>
          <w:p w14:paraId="749ADAD2" w14:textId="6FB1779D" w:rsidR="00F12065" w:rsidRDefault="00F12065" w:rsidP="00F12065">
            <w:pPr>
              <w:rPr>
                <w:rFonts w:cs="Arial"/>
                <w:lang w:val="en-US"/>
              </w:rPr>
            </w:pPr>
            <w:r w:rsidRPr="00F12065">
              <w:rPr>
                <w:rFonts w:cs="Arial"/>
                <w:lang w:val="en-US"/>
              </w:rPr>
              <w:t>API key for calling the callback</w:t>
            </w:r>
          </w:p>
        </w:tc>
        <w:tc>
          <w:tcPr>
            <w:tcW w:w="3118" w:type="dxa"/>
          </w:tcPr>
          <w:p w14:paraId="73C9A552" w14:textId="0646BFEB" w:rsidR="00F12065" w:rsidRDefault="00F12065" w:rsidP="00F12065">
            <w:pPr>
              <w:rPr>
                <w:rFonts w:cs="Arial"/>
              </w:rPr>
            </w:pPr>
            <w:r w:rsidRPr="00F12065">
              <w:rPr>
                <w:rFonts w:cs="Arial"/>
              </w:rPr>
              <w:t>String from 1 to 3072 characters or null</w:t>
            </w:r>
          </w:p>
        </w:tc>
        <w:tc>
          <w:tcPr>
            <w:tcW w:w="3118" w:type="dxa"/>
          </w:tcPr>
          <w:p w14:paraId="19D81E85" w14:textId="633D53D7" w:rsidR="00F12065" w:rsidRDefault="00F12065" w:rsidP="00F12065">
            <w:pPr>
              <w:rPr>
                <w:rFonts w:cs="Arial"/>
              </w:rPr>
            </w:pPr>
            <w:r w:rsidRPr="00F12065">
              <w:rPr>
                <w:rFonts w:cs="Arial"/>
              </w:rPr>
              <w:t>The parameter is optional</w:t>
            </w:r>
          </w:p>
        </w:tc>
      </w:tr>
      <w:tr w:rsidR="00D3414D" w:rsidRPr="008F4F86" w14:paraId="0B6E0865" w14:textId="75E3E5C0" w:rsidTr="00D3414D">
        <w:tc>
          <w:tcPr>
            <w:tcW w:w="1813" w:type="dxa"/>
          </w:tcPr>
          <w:p w14:paraId="09556BDC" w14:textId="19752617" w:rsidR="00D3414D" w:rsidRDefault="00D3414D" w:rsidP="00A24579">
            <w:pPr>
              <w:rPr>
                <w:rFonts w:cs="Arial"/>
                <w:lang w:val="en-US"/>
              </w:rPr>
            </w:pPr>
            <w:r>
              <w:rPr>
                <w:rFonts w:cs="Arial"/>
                <w:lang w:val="en-US"/>
              </w:rPr>
              <w:t>meta</w:t>
            </w:r>
          </w:p>
        </w:tc>
        <w:tc>
          <w:tcPr>
            <w:tcW w:w="5950" w:type="dxa"/>
          </w:tcPr>
          <w:p w14:paraId="2D179C9B" w14:textId="3E42FF72" w:rsidR="00D3414D" w:rsidRDefault="00D3414D" w:rsidP="00A24579">
            <w:pPr>
              <w:rPr>
                <w:rFonts w:cs="Arial"/>
                <w:lang w:val="en-US"/>
              </w:rPr>
            </w:pPr>
            <w:r>
              <w:rPr>
                <w:rFonts w:cs="Arial"/>
              </w:rPr>
              <w:t>Request metadata</w:t>
            </w:r>
          </w:p>
        </w:tc>
        <w:tc>
          <w:tcPr>
            <w:tcW w:w="3118" w:type="dxa"/>
          </w:tcPr>
          <w:p w14:paraId="7DDFBD4C" w14:textId="0243B56E" w:rsidR="00D3414D" w:rsidRPr="00136331" w:rsidRDefault="00D3414D" w:rsidP="00D3414D">
            <w:pPr>
              <w:rPr>
                <w:rFonts w:cs="Arial"/>
              </w:rPr>
            </w:pPr>
            <w:r>
              <w:rPr>
                <w:rFonts w:cs="Arial"/>
              </w:rPr>
              <w:t xml:space="preserve">String from 1 to 128 characters, or </w:t>
            </w:r>
            <w:proofErr w:type="gramStart"/>
            <w:r>
              <w:rPr>
                <w:rFonts w:cs="Arial"/>
                <w:lang w:val="en-US"/>
              </w:rPr>
              <w:t xml:space="preserve">null </w:t>
            </w:r>
            <w:r>
              <w:rPr>
                <w:rFonts w:cs="Arial"/>
              </w:rPr>
              <w:t>.</w:t>
            </w:r>
            <w:proofErr w:type="gramEnd"/>
            <w:r>
              <w:rPr>
                <w:rFonts w:cs="Arial"/>
              </w:rPr>
              <w:br/>
            </w:r>
          </w:p>
        </w:tc>
        <w:tc>
          <w:tcPr>
            <w:tcW w:w="3118" w:type="dxa"/>
          </w:tcPr>
          <w:p w14:paraId="42F1E379" w14:textId="65CCF0EE" w:rsidR="00D3414D" w:rsidRDefault="00D3414D" w:rsidP="00A24579">
            <w:pPr>
              <w:rPr>
                <w:rFonts w:cs="Arial"/>
              </w:rPr>
            </w:pPr>
            <w:r>
              <w:rPr>
                <w:rFonts w:cs="Arial"/>
              </w:rPr>
              <w:t>The parameter is optional.</w:t>
            </w:r>
          </w:p>
        </w:tc>
      </w:tr>
    </w:tbl>
    <w:p w14:paraId="0DFE1E51" w14:textId="77777777" w:rsidR="00171765" w:rsidRDefault="00171765" w:rsidP="00171765"/>
    <w:p w14:paraId="68DDC2E5" w14:textId="77777777" w:rsidR="00171765" w:rsidRPr="00C16811" w:rsidRDefault="00171765" w:rsidP="00705CE0">
      <w:pPr>
        <w:pStyle w:val="4"/>
      </w:pPr>
      <w:bookmarkStart w:id="618" w:name="_Toc507539863"/>
      <w:bookmarkStart w:id="619" w:name="_Toc27489469"/>
      <w:bookmarkStart w:id="620" w:name="_Toc184326841"/>
      <w:r>
        <w:rPr>
          <w:rFonts w:cs="Arial"/>
        </w:rPr>
        <w:lastRenderedPageBreak/>
        <w:t xml:space="preserve">2.3.1.1 </w:t>
      </w:r>
      <w:r>
        <w:t>Document content</w:t>
      </w:r>
      <w:bookmarkEnd w:id="618"/>
      <w:bookmarkEnd w:id="619"/>
      <w:bookmarkEnd w:id="620"/>
    </w:p>
    <w:tbl>
      <w:tblPr>
        <w:tblStyle w:val="ab"/>
        <w:tblW w:w="13999" w:type="dxa"/>
        <w:tblLayout w:type="fixed"/>
        <w:tblLook w:val="04A0" w:firstRow="1" w:lastRow="0" w:firstColumn="1" w:lastColumn="0" w:noHBand="0" w:noVBand="1"/>
      </w:tblPr>
      <w:tblGrid>
        <w:gridCol w:w="2660"/>
        <w:gridCol w:w="5103"/>
        <w:gridCol w:w="3118"/>
        <w:gridCol w:w="3118"/>
      </w:tblGrid>
      <w:tr w:rsidR="00D3414D" w:rsidRPr="008F4F86" w14:paraId="41753729" w14:textId="1CF6F489" w:rsidTr="00D3414D">
        <w:tc>
          <w:tcPr>
            <w:tcW w:w="2660" w:type="dxa"/>
          </w:tcPr>
          <w:p w14:paraId="1E8AB13F" w14:textId="77777777" w:rsidR="00D3414D" w:rsidRPr="00DF451F" w:rsidRDefault="00D3414D" w:rsidP="00171765">
            <w:pPr>
              <w:rPr>
                <w:rFonts w:cs="Arial"/>
                <w:lang w:val="en-US"/>
              </w:rPr>
            </w:pPr>
            <w:bookmarkStart w:id="621" w:name="_Hlk490849500"/>
            <w:proofErr w:type="spellStart"/>
            <w:r>
              <w:rPr>
                <w:rFonts w:cs="Arial"/>
                <w:lang w:val="en-US"/>
              </w:rPr>
              <w:t>correctionType</w:t>
            </w:r>
            <w:proofErr w:type="spellEnd"/>
          </w:p>
        </w:tc>
        <w:tc>
          <w:tcPr>
            <w:tcW w:w="5103" w:type="dxa"/>
          </w:tcPr>
          <w:p w14:paraId="49BE807F" w14:textId="77777777" w:rsidR="00D3414D" w:rsidRPr="00CA7F3F" w:rsidRDefault="00D3414D" w:rsidP="00171765">
            <w:pPr>
              <w:rPr>
                <w:rFonts w:cs="Arial"/>
              </w:rPr>
            </w:pPr>
            <w:bookmarkStart w:id="622" w:name="OLE_LINK378"/>
            <w:bookmarkStart w:id="623" w:name="OLE_LINK379"/>
            <w:r>
              <w:rPr>
                <w:rFonts w:cs="Arial"/>
              </w:rPr>
              <w:t>Correction type 1173:</w:t>
            </w:r>
          </w:p>
          <w:p w14:paraId="2C547456" w14:textId="77777777" w:rsidR="00D3414D" w:rsidRPr="00CA7F3F" w:rsidRDefault="00D3414D" w:rsidP="00171765">
            <w:pPr>
              <w:ind w:firstLine="295"/>
              <w:rPr>
                <w:rFonts w:cs="Arial"/>
              </w:rPr>
            </w:pPr>
            <w:r w:rsidRPr="00CA7F3F">
              <w:rPr>
                <w:rFonts w:cs="Arial"/>
              </w:rPr>
              <w:t>0. Self</w:t>
            </w:r>
          </w:p>
          <w:p w14:paraId="3EFFC5CF" w14:textId="77777777" w:rsidR="00D3414D" w:rsidRPr="00EB31B9" w:rsidRDefault="00D3414D" w:rsidP="00171765">
            <w:pPr>
              <w:ind w:firstLine="295"/>
              <w:rPr>
                <w:rFonts w:cs="Arial"/>
              </w:rPr>
            </w:pPr>
            <w:r w:rsidRPr="00CA7F3F">
              <w:rPr>
                <w:rFonts w:cs="Arial"/>
              </w:rPr>
              <w:t>1. By prescription</w:t>
            </w:r>
            <w:bookmarkEnd w:id="622"/>
            <w:bookmarkEnd w:id="623"/>
          </w:p>
        </w:tc>
        <w:tc>
          <w:tcPr>
            <w:tcW w:w="3118" w:type="dxa"/>
          </w:tcPr>
          <w:p w14:paraId="7554635F" w14:textId="742CE537" w:rsidR="00D3414D" w:rsidRDefault="00D3414D" w:rsidP="00D3414D">
            <w:pPr>
              <w:rPr>
                <w:rFonts w:cs="Arial"/>
              </w:rPr>
            </w:pPr>
            <w:r>
              <w:rPr>
                <w:rFonts w:cs="Arial"/>
              </w:rPr>
              <w:t>Number.</w:t>
            </w:r>
          </w:p>
        </w:tc>
        <w:tc>
          <w:tcPr>
            <w:tcW w:w="3118" w:type="dxa"/>
          </w:tcPr>
          <w:p w14:paraId="490FFA38" w14:textId="4F521598" w:rsidR="00D3414D" w:rsidRDefault="00D3414D" w:rsidP="00171765">
            <w:pPr>
              <w:rPr>
                <w:rFonts w:cs="Arial"/>
              </w:rPr>
            </w:pPr>
            <w:r>
              <w:rPr>
                <w:rFonts w:cs="Arial"/>
              </w:rPr>
              <w:t>The parameter is required.</w:t>
            </w:r>
          </w:p>
        </w:tc>
      </w:tr>
      <w:tr w:rsidR="00D3414D" w:rsidRPr="008F4F86" w14:paraId="627D8F20" w14:textId="04FF1701" w:rsidTr="00D3414D">
        <w:tc>
          <w:tcPr>
            <w:tcW w:w="2660" w:type="dxa"/>
          </w:tcPr>
          <w:p w14:paraId="48D1FF47" w14:textId="77777777" w:rsidR="00D3414D" w:rsidRPr="00981BE5" w:rsidRDefault="00D3414D" w:rsidP="00171765">
            <w:pPr>
              <w:rPr>
                <w:rFonts w:cs="Arial"/>
              </w:rPr>
            </w:pPr>
            <w:bookmarkStart w:id="624" w:name="_Hlk491086840"/>
            <w:bookmarkEnd w:id="621"/>
            <w:r>
              <w:rPr>
                <w:rFonts w:cs="Arial"/>
                <w:lang w:val="en-US"/>
              </w:rPr>
              <w:t>type</w:t>
            </w:r>
          </w:p>
        </w:tc>
        <w:tc>
          <w:tcPr>
            <w:tcW w:w="5103" w:type="dxa"/>
          </w:tcPr>
          <w:p w14:paraId="3B3B2966" w14:textId="77777777" w:rsidR="00D3414D" w:rsidRDefault="00D3414D" w:rsidP="00171765">
            <w:pPr>
              <w:rPr>
                <w:rFonts w:cs="Arial"/>
              </w:rPr>
            </w:pPr>
            <w:bookmarkStart w:id="625" w:name="OLE_LINK380"/>
            <w:bookmarkStart w:id="626" w:name="OLE_LINK381"/>
            <w:r>
              <w:rPr>
                <w:rFonts w:cs="Arial"/>
              </w:rPr>
              <w:t>Settlement sign, 1054:</w:t>
            </w:r>
          </w:p>
          <w:p w14:paraId="67B00964" w14:textId="77777777" w:rsidR="00D3414D" w:rsidRPr="006E111B" w:rsidRDefault="00D3414D" w:rsidP="00171765">
            <w:pPr>
              <w:ind w:left="295"/>
              <w:rPr>
                <w:rFonts w:cs="Arial"/>
              </w:rPr>
            </w:pPr>
            <w:r w:rsidRPr="00981BE5">
              <w:rPr>
                <w:rFonts w:cs="Arial"/>
              </w:rPr>
              <w:t>1. Arrival</w:t>
            </w:r>
          </w:p>
          <w:p w14:paraId="67652B46" w14:textId="77777777" w:rsidR="00D3414D" w:rsidRPr="00EB31B9" w:rsidRDefault="00D3414D" w:rsidP="00171765">
            <w:pPr>
              <w:ind w:left="295"/>
              <w:rPr>
                <w:rFonts w:cs="Arial"/>
              </w:rPr>
            </w:pPr>
            <w:r w:rsidRPr="00981BE5">
              <w:rPr>
                <w:rFonts w:cs="Arial"/>
              </w:rPr>
              <w:t>3. Consumption</w:t>
            </w:r>
            <w:bookmarkEnd w:id="625"/>
            <w:bookmarkEnd w:id="626"/>
          </w:p>
        </w:tc>
        <w:tc>
          <w:tcPr>
            <w:tcW w:w="3118" w:type="dxa"/>
          </w:tcPr>
          <w:p w14:paraId="2F3A167D" w14:textId="796271CD" w:rsidR="00D3414D" w:rsidRDefault="00D3414D" w:rsidP="00D3414D">
            <w:pPr>
              <w:rPr>
                <w:rFonts w:cs="Arial"/>
              </w:rPr>
            </w:pPr>
            <w:bookmarkStart w:id="627" w:name="OLE_LINK154"/>
            <w:bookmarkStart w:id="628" w:name="OLE_LINK155"/>
            <w:bookmarkStart w:id="629" w:name="OLE_LINK156"/>
            <w:proofErr w:type="gramStart"/>
            <w:r>
              <w:rPr>
                <w:rFonts w:cs="Arial"/>
              </w:rPr>
              <w:t xml:space="preserve">Number </w:t>
            </w:r>
            <w:bookmarkEnd w:id="627"/>
            <w:bookmarkEnd w:id="628"/>
            <w:bookmarkEnd w:id="629"/>
            <w:r>
              <w:rPr>
                <w:rFonts w:cs="Arial"/>
              </w:rPr>
              <w:t>.</w:t>
            </w:r>
            <w:proofErr w:type="gramEnd"/>
          </w:p>
        </w:tc>
        <w:tc>
          <w:tcPr>
            <w:tcW w:w="3118" w:type="dxa"/>
          </w:tcPr>
          <w:p w14:paraId="492240FA" w14:textId="1B135159" w:rsidR="00D3414D" w:rsidRDefault="00D3414D" w:rsidP="00171765">
            <w:pPr>
              <w:rPr>
                <w:rFonts w:cs="Arial"/>
              </w:rPr>
            </w:pPr>
            <w:r>
              <w:rPr>
                <w:rFonts w:cs="Arial"/>
              </w:rPr>
              <w:t>The parameter is required.</w:t>
            </w:r>
          </w:p>
        </w:tc>
      </w:tr>
      <w:bookmarkEnd w:id="624"/>
      <w:tr w:rsidR="00D3414D" w:rsidRPr="008F4F86" w14:paraId="0B47E767" w14:textId="422398D4" w:rsidTr="00D3414D">
        <w:tc>
          <w:tcPr>
            <w:tcW w:w="2660" w:type="dxa"/>
          </w:tcPr>
          <w:p w14:paraId="05E8B70A" w14:textId="6527FB5A" w:rsidR="00D3414D" w:rsidRPr="00981BE5" w:rsidRDefault="00671DA1" w:rsidP="00171765">
            <w:pPr>
              <w:rPr>
                <w:rFonts w:cs="Arial"/>
              </w:rPr>
            </w:pPr>
            <w:r>
              <w:rPr>
                <w:rFonts w:cs="Arial"/>
                <w:lang w:val="en-US"/>
              </w:rPr>
              <w:t>c</w:t>
            </w:r>
            <w:proofErr w:type="spellStart"/>
            <w:r w:rsidR="00D3414D" w:rsidRPr="00CA7F3F">
              <w:rPr>
                <w:rFonts w:cs="Arial"/>
              </w:rPr>
              <w:t>auseDocumentDate</w:t>
            </w:r>
            <w:proofErr w:type="spellEnd"/>
          </w:p>
        </w:tc>
        <w:tc>
          <w:tcPr>
            <w:tcW w:w="5103" w:type="dxa"/>
          </w:tcPr>
          <w:p w14:paraId="4BC2AA23" w14:textId="77777777" w:rsidR="00D3414D" w:rsidRDefault="00D3414D" w:rsidP="00171765">
            <w:pPr>
              <w:rPr>
                <w:rFonts w:cs="Arial"/>
              </w:rPr>
            </w:pPr>
            <w:bookmarkStart w:id="630" w:name="OLE_LINK384"/>
            <w:bookmarkStart w:id="631" w:name="OLE_LINK385"/>
            <w:r>
              <w:rPr>
                <w:rFonts w:cs="Arial"/>
              </w:rPr>
              <w:t>The document date of the basis for the correction is 1178.</w:t>
            </w:r>
            <w:bookmarkEnd w:id="630"/>
            <w:bookmarkEnd w:id="631"/>
          </w:p>
          <w:p w14:paraId="0605E0B4" w14:textId="77777777" w:rsidR="00D3414D" w:rsidRDefault="00D3414D" w:rsidP="00171765">
            <w:pPr>
              <w:rPr>
                <w:rFonts w:cs="Arial"/>
              </w:rPr>
            </w:pPr>
            <w:r w:rsidRPr="00592356">
              <w:rPr>
                <w:rFonts w:cs="Arial"/>
              </w:rPr>
              <w:t>In this attribute, always indicate the time as 00:00:00</w:t>
            </w:r>
          </w:p>
        </w:tc>
        <w:tc>
          <w:tcPr>
            <w:tcW w:w="3118" w:type="dxa"/>
          </w:tcPr>
          <w:p w14:paraId="2A8A00A8" w14:textId="50B4CB5E" w:rsidR="00D3414D" w:rsidRPr="00CA7F3F"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118" w:type="dxa"/>
          </w:tcPr>
          <w:p w14:paraId="6AAAC6F8" w14:textId="4F2470BD" w:rsidR="00D3414D" w:rsidRPr="008F4F86" w:rsidRDefault="00D3414D" w:rsidP="00171765">
            <w:pPr>
              <w:rPr>
                <w:rFonts w:cs="Arial"/>
              </w:rPr>
            </w:pPr>
            <w:r>
              <w:rPr>
                <w:rFonts w:cs="Arial"/>
              </w:rPr>
              <w:t>The parameter is required.</w:t>
            </w:r>
          </w:p>
        </w:tc>
      </w:tr>
      <w:tr w:rsidR="00D3414D" w:rsidRPr="008F4F86" w14:paraId="24644CC8" w14:textId="349FFCA6" w:rsidTr="00D3414D">
        <w:tc>
          <w:tcPr>
            <w:tcW w:w="2660" w:type="dxa"/>
          </w:tcPr>
          <w:p w14:paraId="60852100" w14:textId="77777777" w:rsidR="00D3414D" w:rsidRPr="008F4F86" w:rsidRDefault="00D3414D" w:rsidP="00171765">
            <w:pPr>
              <w:rPr>
                <w:rFonts w:cs="Arial"/>
                <w:lang w:val="en-US"/>
              </w:rPr>
            </w:pPr>
            <w:r>
              <w:rPr>
                <w:rFonts w:cs="Arial"/>
                <w:lang w:val="en-US"/>
              </w:rPr>
              <w:t xml:space="preserve">with </w:t>
            </w:r>
            <w:proofErr w:type="spellStart"/>
            <w:r w:rsidRPr="00CA7F3F">
              <w:rPr>
                <w:rFonts w:cs="Arial"/>
              </w:rPr>
              <w:t>auseDocumentNumber</w:t>
            </w:r>
            <w:proofErr w:type="spellEnd"/>
          </w:p>
        </w:tc>
        <w:tc>
          <w:tcPr>
            <w:tcW w:w="5103" w:type="dxa"/>
          </w:tcPr>
          <w:p w14:paraId="6E4FDAE2" w14:textId="0D7337F8" w:rsidR="00D3414D" w:rsidRPr="00EE49C2" w:rsidRDefault="00D3414D" w:rsidP="00AC4785">
            <w:pPr>
              <w:spacing w:after="160" w:line="259" w:lineRule="auto"/>
              <w:rPr>
                <w:rFonts w:cs="Arial"/>
              </w:rPr>
            </w:pPr>
            <w:r>
              <w:rPr>
                <w:rFonts w:cs="Arial"/>
              </w:rPr>
              <w:t>The number of the order of the tax authority, on the basis of which this correction is carried out, 1179</w:t>
            </w:r>
          </w:p>
        </w:tc>
        <w:tc>
          <w:tcPr>
            <w:tcW w:w="3118" w:type="dxa"/>
          </w:tcPr>
          <w:p w14:paraId="088D00CC" w14:textId="42EAC5C4" w:rsidR="00D3414D" w:rsidRPr="00525F22" w:rsidRDefault="00D3414D" w:rsidP="00D3414D">
            <w:pPr>
              <w:rPr>
                <w:rFonts w:cs="Arial"/>
              </w:rPr>
            </w:pPr>
            <w:r>
              <w:rPr>
                <w:rFonts w:cs="Arial"/>
              </w:rPr>
              <w:t>String from 1 to 32 characters.</w:t>
            </w:r>
          </w:p>
        </w:tc>
        <w:tc>
          <w:tcPr>
            <w:tcW w:w="3118" w:type="dxa"/>
          </w:tcPr>
          <w:p w14:paraId="78AC3D00" w14:textId="11F1EE00" w:rsidR="00D3414D" w:rsidRDefault="00D3414D" w:rsidP="00A8378B">
            <w:pPr>
              <w:rPr>
                <w:rFonts w:cs="Arial"/>
              </w:rPr>
            </w:pPr>
            <w:r>
              <w:rPr>
                <w:rFonts w:cs="Arial"/>
              </w:rPr>
              <w:t>The parameter is required.</w:t>
            </w:r>
            <w:r w:rsidR="007E0D0F">
              <w:t xml:space="preserve"> </w:t>
            </w:r>
          </w:p>
        </w:tc>
      </w:tr>
      <w:tr w:rsidR="00D3414D" w:rsidRPr="008F4F86" w14:paraId="38413B95" w14:textId="02AD1AE5" w:rsidTr="00D3414D">
        <w:tc>
          <w:tcPr>
            <w:tcW w:w="2660" w:type="dxa"/>
          </w:tcPr>
          <w:p w14:paraId="36E250C0" w14:textId="5F6A597F" w:rsidR="00D3414D" w:rsidRPr="00B2081D" w:rsidRDefault="00D3414D" w:rsidP="00171765">
            <w:pPr>
              <w:rPr>
                <w:rFonts w:cs="Arial"/>
              </w:rPr>
            </w:pPr>
            <w:proofErr w:type="spellStart"/>
            <w:r w:rsidRPr="006E25F9">
              <w:rPr>
                <w:rFonts w:cs="Arial"/>
              </w:rPr>
              <w:t>totalSum</w:t>
            </w:r>
            <w:proofErr w:type="spellEnd"/>
          </w:p>
        </w:tc>
        <w:tc>
          <w:tcPr>
            <w:tcW w:w="5103" w:type="dxa"/>
          </w:tcPr>
          <w:p w14:paraId="2340A327" w14:textId="77777777" w:rsidR="00D3414D" w:rsidRDefault="00D3414D" w:rsidP="00171765">
            <w:pPr>
              <w:rPr>
                <w:rFonts w:cs="Arial"/>
              </w:rPr>
            </w:pPr>
            <w:bookmarkStart w:id="632" w:name="OLE_LINK388"/>
            <w:bookmarkStart w:id="633" w:name="OLE_LINK389"/>
            <w:r>
              <w:rPr>
                <w:rFonts w:cs="Arial"/>
              </w:rPr>
              <w:t>The amount of the calculation indicated in the check (BSO), 1020</w:t>
            </w:r>
            <w:bookmarkEnd w:id="632"/>
            <w:bookmarkEnd w:id="633"/>
          </w:p>
        </w:tc>
        <w:tc>
          <w:tcPr>
            <w:tcW w:w="3118" w:type="dxa"/>
          </w:tcPr>
          <w:p w14:paraId="01BFDB00" w14:textId="43B1CA44" w:rsidR="00D3414D" w:rsidRDefault="00D3414D" w:rsidP="00D3414D">
            <w:pPr>
              <w:rPr>
                <w:rFonts w:cs="Arial"/>
              </w:rPr>
            </w:pPr>
            <w:bookmarkStart w:id="634" w:name="OLE_LINK136"/>
            <w:bookmarkStart w:id="635" w:name="OLE_LINK137"/>
            <w:bookmarkStart w:id="636" w:name="OLE_LINK138"/>
            <w:r>
              <w:rPr>
                <w:rFonts w:cs="Arial"/>
              </w:rPr>
              <w:t xml:space="preserve">Decimal number </w:t>
            </w:r>
            <w:proofErr w:type="gramStart"/>
            <w:r>
              <w:rPr>
                <w:rFonts w:cs="Arial"/>
              </w:rPr>
              <w:t>accurate</w:t>
            </w:r>
            <w:proofErr w:type="gramEnd"/>
            <w:r>
              <w:rPr>
                <w:rFonts w:cs="Arial"/>
              </w:rPr>
              <w:t xml:space="preserve"> to 2 characters after the </w:t>
            </w:r>
            <w:proofErr w:type="gramStart"/>
            <w:r>
              <w:rPr>
                <w:rFonts w:cs="Arial"/>
              </w:rPr>
              <w:t xml:space="preserve">dot </w:t>
            </w:r>
            <w:bookmarkEnd w:id="634"/>
            <w:bookmarkEnd w:id="635"/>
            <w:bookmarkEnd w:id="636"/>
            <w:r>
              <w:rPr>
                <w:rFonts w:cs="Arial"/>
              </w:rPr>
              <w:t>.</w:t>
            </w:r>
            <w:proofErr w:type="gramEnd"/>
          </w:p>
        </w:tc>
        <w:tc>
          <w:tcPr>
            <w:tcW w:w="3118" w:type="dxa"/>
          </w:tcPr>
          <w:p w14:paraId="45ED7A43" w14:textId="30562742" w:rsidR="00D3414D" w:rsidRDefault="00D3414D" w:rsidP="00171765">
            <w:pPr>
              <w:rPr>
                <w:rFonts w:cs="Arial"/>
              </w:rPr>
            </w:pPr>
            <w:r>
              <w:rPr>
                <w:rFonts w:cs="Arial"/>
              </w:rPr>
              <w:t>The parameter is required.</w:t>
            </w:r>
          </w:p>
        </w:tc>
      </w:tr>
      <w:tr w:rsidR="00D3414D" w:rsidRPr="008F4F86" w14:paraId="283E40CA" w14:textId="42784996" w:rsidTr="00D3414D">
        <w:tc>
          <w:tcPr>
            <w:tcW w:w="2660" w:type="dxa"/>
          </w:tcPr>
          <w:p w14:paraId="39979FE5" w14:textId="0B21CFCA" w:rsidR="00D3414D" w:rsidRPr="00B2081D" w:rsidRDefault="00AA29C5" w:rsidP="00171765">
            <w:pPr>
              <w:rPr>
                <w:rFonts w:cs="Arial"/>
              </w:rPr>
            </w:pPr>
            <w:r>
              <w:rPr>
                <w:rFonts w:cs="Arial"/>
                <w:lang w:val="en-US"/>
              </w:rPr>
              <w:t>C</w:t>
            </w:r>
            <w:proofErr w:type="spellStart"/>
            <w:r w:rsidR="00D3414D" w:rsidRPr="00935C2F">
              <w:rPr>
                <w:rFonts w:cs="Arial"/>
              </w:rPr>
              <w:t>ashSum</w:t>
            </w:r>
            <w:proofErr w:type="spellEnd"/>
          </w:p>
        </w:tc>
        <w:tc>
          <w:tcPr>
            <w:tcW w:w="5103" w:type="dxa"/>
          </w:tcPr>
          <w:p w14:paraId="08DDD9BB" w14:textId="77777777" w:rsidR="00D3414D" w:rsidRPr="004311A3" w:rsidRDefault="00D3414D" w:rsidP="00171765">
            <w:pPr>
              <w:rPr>
                <w:rFonts w:cs="Arial"/>
              </w:rPr>
            </w:pPr>
            <w:bookmarkStart w:id="637" w:name="OLE_LINK390"/>
            <w:bookmarkStart w:id="638" w:name="OLE_LINK391"/>
            <w:r>
              <w:t>Check amount (BSO) in cash, 1031</w:t>
            </w:r>
            <w:bookmarkEnd w:id="637"/>
            <w:bookmarkEnd w:id="638"/>
          </w:p>
        </w:tc>
        <w:tc>
          <w:tcPr>
            <w:tcW w:w="3118" w:type="dxa"/>
          </w:tcPr>
          <w:p w14:paraId="41F67DA0" w14:textId="77777777" w:rsidR="00D3414D" w:rsidRPr="000813B8" w:rsidRDefault="00D3414D" w:rsidP="00171765">
            <w:pPr>
              <w:rPr>
                <w:rFonts w:cs="Arial"/>
              </w:rPr>
            </w:pPr>
            <w:bookmarkStart w:id="639" w:name="OLE_LINK139"/>
            <w:bookmarkStart w:id="640" w:name="OLE_LINK140"/>
            <w:r>
              <w:rPr>
                <w:rFonts w:cs="Arial"/>
              </w:rPr>
              <w:t>Decimal number up to 2 characters after the dot</w:t>
            </w:r>
            <w:bookmarkEnd w:id="639"/>
            <w:bookmarkEnd w:id="640"/>
          </w:p>
        </w:tc>
        <w:tc>
          <w:tcPr>
            <w:tcW w:w="3118" w:type="dxa"/>
          </w:tcPr>
          <w:p w14:paraId="1BABE9E5" w14:textId="2F11F6CA" w:rsidR="00D3414D" w:rsidRDefault="00D3414D" w:rsidP="00171765">
            <w:pPr>
              <w:rPr>
                <w:rFonts w:cs="Arial"/>
              </w:rPr>
            </w:pPr>
          </w:p>
        </w:tc>
      </w:tr>
      <w:tr w:rsidR="00D3414D" w:rsidRPr="008F4F86" w14:paraId="1A165D2C" w14:textId="2D38A6F9" w:rsidTr="00D3414D">
        <w:tc>
          <w:tcPr>
            <w:tcW w:w="2660" w:type="dxa"/>
          </w:tcPr>
          <w:p w14:paraId="77483ACE" w14:textId="02202442" w:rsidR="00D3414D" w:rsidRPr="004D0CB7" w:rsidRDefault="00AA29C5" w:rsidP="00171765">
            <w:pPr>
              <w:rPr>
                <w:rFonts w:cs="Arial"/>
              </w:rPr>
            </w:pPr>
            <w:r>
              <w:rPr>
                <w:rFonts w:cs="Arial"/>
                <w:lang w:val="en-US"/>
              </w:rPr>
              <w:t>e</w:t>
            </w:r>
            <w:proofErr w:type="spellStart"/>
            <w:r w:rsidR="00D3414D" w:rsidRPr="00F4590F">
              <w:rPr>
                <w:rFonts w:cs="Arial"/>
              </w:rPr>
              <w:t>CashSum</w:t>
            </w:r>
            <w:proofErr w:type="spellEnd"/>
          </w:p>
        </w:tc>
        <w:tc>
          <w:tcPr>
            <w:tcW w:w="5103" w:type="dxa"/>
          </w:tcPr>
          <w:p w14:paraId="2904DE3C" w14:textId="77777777" w:rsidR="00D3414D" w:rsidRPr="00935C2F" w:rsidRDefault="00D3414D" w:rsidP="00171765">
            <w:pPr>
              <w:tabs>
                <w:tab w:val="center" w:pos="2467"/>
              </w:tabs>
            </w:pPr>
            <w:bookmarkStart w:id="641" w:name="OLE_LINK392"/>
            <w:bookmarkStart w:id="642" w:name="OLE_LINK393"/>
            <w:r>
              <w:t>Check amount (BSO) non-cash, 1081</w:t>
            </w:r>
            <w:bookmarkEnd w:id="641"/>
            <w:bookmarkEnd w:id="642"/>
          </w:p>
        </w:tc>
        <w:tc>
          <w:tcPr>
            <w:tcW w:w="3118" w:type="dxa"/>
          </w:tcPr>
          <w:p w14:paraId="3ACE5EC4" w14:textId="77777777" w:rsidR="00D3414D" w:rsidRPr="006A64D3" w:rsidRDefault="00D3414D" w:rsidP="00171765">
            <w:pPr>
              <w:rPr>
                <w:rFonts w:cs="Arial"/>
              </w:rPr>
            </w:pPr>
            <w:bookmarkStart w:id="643" w:name="OLE_LINK141"/>
            <w:bookmarkStart w:id="644" w:name="OLE_LINK143"/>
            <w:bookmarkStart w:id="645" w:name="OLE_LINK144"/>
            <w:r>
              <w:rPr>
                <w:rFonts w:cs="Arial"/>
              </w:rPr>
              <w:t>Decimal number up to 2 characters after the dot</w:t>
            </w:r>
            <w:bookmarkEnd w:id="643"/>
            <w:bookmarkEnd w:id="644"/>
            <w:bookmarkEnd w:id="645"/>
          </w:p>
        </w:tc>
        <w:tc>
          <w:tcPr>
            <w:tcW w:w="3118" w:type="dxa"/>
          </w:tcPr>
          <w:p w14:paraId="716A5B72" w14:textId="5F3571AE" w:rsidR="00D3414D" w:rsidRDefault="00D3414D" w:rsidP="00171765">
            <w:pPr>
              <w:rPr>
                <w:rFonts w:cs="Arial"/>
              </w:rPr>
            </w:pPr>
          </w:p>
        </w:tc>
      </w:tr>
      <w:tr w:rsidR="00D3414D" w:rsidRPr="008F4F86" w14:paraId="36004B74" w14:textId="18431F13" w:rsidTr="00D3414D">
        <w:tc>
          <w:tcPr>
            <w:tcW w:w="2660" w:type="dxa"/>
          </w:tcPr>
          <w:p w14:paraId="67011DE6" w14:textId="0D6AFFE1" w:rsidR="00D3414D" w:rsidRPr="00AE6B24" w:rsidRDefault="00AA29C5" w:rsidP="00171765">
            <w:pPr>
              <w:rPr>
                <w:rFonts w:cs="Arial"/>
              </w:rPr>
            </w:pPr>
            <w:r>
              <w:rPr>
                <w:rFonts w:cs="Arial"/>
                <w:lang w:val="en-US"/>
              </w:rPr>
              <w:t>p</w:t>
            </w:r>
            <w:proofErr w:type="spellStart"/>
            <w:r w:rsidR="00D3414D" w:rsidRPr="000F29F3">
              <w:rPr>
                <w:rFonts w:cs="Arial"/>
              </w:rPr>
              <w:t>repaymentSum</w:t>
            </w:r>
            <w:proofErr w:type="spellEnd"/>
          </w:p>
        </w:tc>
        <w:tc>
          <w:tcPr>
            <w:tcW w:w="5103" w:type="dxa"/>
          </w:tcPr>
          <w:p w14:paraId="30E4F43F" w14:textId="77777777" w:rsidR="00D3414D" w:rsidRPr="008B35C0" w:rsidRDefault="00D3414D" w:rsidP="00171765">
            <w:bookmarkStart w:id="646" w:name="OLE_LINK394"/>
            <w:bookmarkStart w:id="647" w:name="OLE_LINK395"/>
            <w:r>
              <w:t>Check amount (BSO) prepaid (offset of advance payment and (or) previous payments), 1215</w:t>
            </w:r>
            <w:bookmarkEnd w:id="646"/>
            <w:bookmarkEnd w:id="647"/>
          </w:p>
        </w:tc>
        <w:tc>
          <w:tcPr>
            <w:tcW w:w="3118" w:type="dxa"/>
          </w:tcPr>
          <w:p w14:paraId="5A7AD9BF" w14:textId="77777777" w:rsidR="00D3414D" w:rsidRDefault="00D3414D" w:rsidP="00171765">
            <w:pPr>
              <w:rPr>
                <w:rFonts w:cs="Arial"/>
              </w:rPr>
            </w:pPr>
            <w:bookmarkStart w:id="648" w:name="OLE_LINK145"/>
            <w:bookmarkStart w:id="649" w:name="OLE_LINK146"/>
            <w:bookmarkStart w:id="650" w:name="OLE_LINK147"/>
            <w:r>
              <w:rPr>
                <w:rFonts w:cs="Arial"/>
              </w:rPr>
              <w:t>Decimal number up to 2 characters after the dot</w:t>
            </w:r>
            <w:bookmarkEnd w:id="648"/>
            <w:bookmarkEnd w:id="649"/>
            <w:bookmarkEnd w:id="650"/>
          </w:p>
        </w:tc>
        <w:tc>
          <w:tcPr>
            <w:tcW w:w="3118" w:type="dxa"/>
          </w:tcPr>
          <w:p w14:paraId="620BDCB7" w14:textId="2057194C" w:rsidR="00D3414D" w:rsidRDefault="00D3414D" w:rsidP="00171765">
            <w:pPr>
              <w:rPr>
                <w:rFonts w:cs="Arial"/>
              </w:rPr>
            </w:pPr>
          </w:p>
        </w:tc>
      </w:tr>
      <w:tr w:rsidR="00D3414D" w:rsidRPr="008F4F86" w14:paraId="350E6166" w14:textId="7C1F36E3" w:rsidTr="00D3414D">
        <w:tc>
          <w:tcPr>
            <w:tcW w:w="2660" w:type="dxa"/>
          </w:tcPr>
          <w:p w14:paraId="445B7D87" w14:textId="0862F892" w:rsidR="00D3414D" w:rsidRPr="00AE6B24" w:rsidRDefault="00AA29C5" w:rsidP="00171765">
            <w:pPr>
              <w:rPr>
                <w:rFonts w:cs="Arial"/>
              </w:rPr>
            </w:pPr>
            <w:proofErr w:type="spellStart"/>
            <w:r>
              <w:t>p</w:t>
            </w:r>
            <w:r w:rsidR="00D3414D" w:rsidRPr="000F29F3">
              <w:t>ostpaymentSum</w:t>
            </w:r>
            <w:proofErr w:type="spellEnd"/>
          </w:p>
        </w:tc>
        <w:tc>
          <w:tcPr>
            <w:tcW w:w="5103" w:type="dxa"/>
          </w:tcPr>
          <w:p w14:paraId="04EB7C76" w14:textId="77777777" w:rsidR="00D3414D" w:rsidRPr="004D0CB7" w:rsidRDefault="00D3414D" w:rsidP="00171765">
            <w:bookmarkStart w:id="651" w:name="OLE_LINK396"/>
            <w:bookmarkStart w:id="652" w:name="OLE_LINK397"/>
            <w:r>
              <w:t xml:space="preserve">Check amount (SSO) </w:t>
            </w:r>
            <w:r w:rsidRPr="000F29F3">
              <w:t>postpaid (on credit), 1216</w:t>
            </w:r>
            <w:bookmarkEnd w:id="651"/>
            <w:bookmarkEnd w:id="652"/>
          </w:p>
        </w:tc>
        <w:tc>
          <w:tcPr>
            <w:tcW w:w="3118" w:type="dxa"/>
          </w:tcPr>
          <w:p w14:paraId="59127B3B" w14:textId="77777777" w:rsidR="00D3414D" w:rsidRDefault="00D3414D" w:rsidP="00171765">
            <w:pPr>
              <w:rPr>
                <w:rFonts w:cs="Arial"/>
              </w:rPr>
            </w:pPr>
            <w:r>
              <w:rPr>
                <w:rFonts w:cs="Arial"/>
              </w:rPr>
              <w:t>Decimal number up to 2 characters after the dot</w:t>
            </w:r>
          </w:p>
        </w:tc>
        <w:tc>
          <w:tcPr>
            <w:tcW w:w="3118" w:type="dxa"/>
          </w:tcPr>
          <w:p w14:paraId="54899D92" w14:textId="48724077" w:rsidR="00D3414D" w:rsidRDefault="00D3414D" w:rsidP="00171765">
            <w:pPr>
              <w:rPr>
                <w:rFonts w:cs="Arial"/>
              </w:rPr>
            </w:pPr>
          </w:p>
        </w:tc>
      </w:tr>
      <w:tr w:rsidR="00D3414D" w:rsidRPr="008F4F86" w14:paraId="58F9B061" w14:textId="3E6ED4AA" w:rsidTr="00D3414D">
        <w:tc>
          <w:tcPr>
            <w:tcW w:w="2660" w:type="dxa"/>
          </w:tcPr>
          <w:p w14:paraId="03BB4D2A" w14:textId="46CB7D41" w:rsidR="00D3414D" w:rsidRPr="00EA41AF" w:rsidRDefault="00AA29C5" w:rsidP="00171765">
            <w:bookmarkStart w:id="653" w:name="_Hlk491086635"/>
            <w:r>
              <w:rPr>
                <w:lang w:val="en-US"/>
              </w:rPr>
              <w:t>o</w:t>
            </w:r>
            <w:proofErr w:type="spellStart"/>
            <w:r w:rsidR="00D3414D" w:rsidRPr="000F29F3">
              <w:t>thePaymentTypeSum</w:t>
            </w:r>
            <w:proofErr w:type="spellEnd"/>
          </w:p>
        </w:tc>
        <w:tc>
          <w:tcPr>
            <w:tcW w:w="5103" w:type="dxa"/>
          </w:tcPr>
          <w:p w14:paraId="438C0632" w14:textId="77777777" w:rsidR="00D3414D" w:rsidRDefault="00D3414D" w:rsidP="00171765">
            <w:bookmarkStart w:id="654" w:name="OLE_LINK398"/>
            <w:bookmarkStart w:id="655" w:name="OLE_LINK399"/>
            <w:r>
              <w:t>Amount on check (BSO) counter provision, 1217</w:t>
            </w:r>
            <w:bookmarkEnd w:id="654"/>
            <w:bookmarkEnd w:id="655"/>
          </w:p>
        </w:tc>
        <w:tc>
          <w:tcPr>
            <w:tcW w:w="3118" w:type="dxa"/>
          </w:tcPr>
          <w:p w14:paraId="6DD68002" w14:textId="77777777" w:rsidR="00D3414D" w:rsidRDefault="00D3414D" w:rsidP="00171765">
            <w:pPr>
              <w:rPr>
                <w:rFonts w:cs="Arial"/>
              </w:rPr>
            </w:pPr>
            <w:bookmarkStart w:id="656" w:name="OLE_LINK150"/>
            <w:bookmarkStart w:id="657" w:name="OLE_LINK151"/>
            <w:r>
              <w:rPr>
                <w:rFonts w:cs="Arial"/>
              </w:rPr>
              <w:t>Decimal number up to 2 characters after the dot</w:t>
            </w:r>
            <w:bookmarkEnd w:id="656"/>
            <w:bookmarkEnd w:id="657"/>
          </w:p>
        </w:tc>
        <w:tc>
          <w:tcPr>
            <w:tcW w:w="3118" w:type="dxa"/>
          </w:tcPr>
          <w:p w14:paraId="3CE14371" w14:textId="621FF67C" w:rsidR="00D3414D" w:rsidRDefault="00D3414D" w:rsidP="00171765">
            <w:pPr>
              <w:rPr>
                <w:rFonts w:cs="Arial"/>
              </w:rPr>
            </w:pPr>
          </w:p>
        </w:tc>
      </w:tr>
      <w:bookmarkEnd w:id="653"/>
      <w:tr w:rsidR="00D3414D" w:rsidRPr="008F4F86" w14:paraId="53B63790" w14:textId="28E51D0B" w:rsidTr="00D3414D">
        <w:tc>
          <w:tcPr>
            <w:tcW w:w="2660" w:type="dxa"/>
          </w:tcPr>
          <w:p w14:paraId="7DF0698D" w14:textId="62AB3E37" w:rsidR="00D3414D" w:rsidRPr="00EA41AF" w:rsidRDefault="00AA29C5" w:rsidP="00171765">
            <w:r>
              <w:rPr>
                <w:lang w:val="en-US"/>
              </w:rPr>
              <w:t>t</w:t>
            </w:r>
            <w:r w:rsidR="00D3414D" w:rsidRPr="00ED5962">
              <w:t>ax1Sum</w:t>
            </w:r>
          </w:p>
        </w:tc>
        <w:tc>
          <w:tcPr>
            <w:tcW w:w="5103" w:type="dxa"/>
          </w:tcPr>
          <w:p w14:paraId="0B0E5125" w14:textId="77777777" w:rsidR="00D3414D" w:rsidRDefault="00D3414D" w:rsidP="00171765">
            <w:bookmarkStart w:id="658" w:name="OLE_LINK400"/>
            <w:bookmarkStart w:id="659" w:name="OLE_LINK401"/>
            <w:r>
              <w:t>The amount of the VAT check at the rate of 20%, 1102</w:t>
            </w:r>
            <w:bookmarkEnd w:id="658"/>
            <w:bookmarkEnd w:id="659"/>
          </w:p>
        </w:tc>
        <w:tc>
          <w:tcPr>
            <w:tcW w:w="3118" w:type="dxa"/>
          </w:tcPr>
          <w:p w14:paraId="3F4BA2ED" w14:textId="77777777" w:rsidR="00D3414D" w:rsidRDefault="00D3414D" w:rsidP="00171765">
            <w:pPr>
              <w:rPr>
                <w:rFonts w:cs="Arial"/>
              </w:rPr>
            </w:pPr>
            <w:bookmarkStart w:id="660" w:name="OLE_LINK157"/>
            <w:bookmarkStart w:id="661" w:name="OLE_LINK158"/>
            <w:bookmarkStart w:id="662" w:name="OLE_LINK159"/>
            <w:bookmarkStart w:id="663" w:name="OLE_LINK160"/>
            <w:bookmarkStart w:id="664" w:name="OLE_LINK161"/>
            <w:bookmarkStart w:id="665" w:name="OLE_LINK162"/>
            <w:r>
              <w:rPr>
                <w:rFonts w:cs="Arial"/>
              </w:rPr>
              <w:t>Decimal number up to 2 characters after the dot</w:t>
            </w:r>
            <w:bookmarkEnd w:id="660"/>
            <w:bookmarkEnd w:id="661"/>
            <w:bookmarkEnd w:id="662"/>
            <w:bookmarkEnd w:id="663"/>
            <w:bookmarkEnd w:id="664"/>
            <w:bookmarkEnd w:id="665"/>
          </w:p>
        </w:tc>
        <w:tc>
          <w:tcPr>
            <w:tcW w:w="3118" w:type="dxa"/>
          </w:tcPr>
          <w:p w14:paraId="78980469" w14:textId="7F3FEA67" w:rsidR="00D3414D" w:rsidRDefault="00D3414D" w:rsidP="00171765">
            <w:pPr>
              <w:rPr>
                <w:rFonts w:cs="Arial"/>
              </w:rPr>
            </w:pPr>
          </w:p>
        </w:tc>
      </w:tr>
      <w:tr w:rsidR="00D3414D" w:rsidRPr="008F4F86" w14:paraId="1D7554CB" w14:textId="7AEE330A" w:rsidTr="00D3414D">
        <w:tc>
          <w:tcPr>
            <w:tcW w:w="2660" w:type="dxa"/>
          </w:tcPr>
          <w:p w14:paraId="107E6482" w14:textId="3AC12FBA" w:rsidR="00D3414D" w:rsidRPr="00EA41AF" w:rsidRDefault="00AA29C5" w:rsidP="00171765">
            <w:r>
              <w:rPr>
                <w:lang w:val="en-US"/>
              </w:rPr>
              <w:t>t</w:t>
            </w:r>
            <w:r w:rsidR="00D3414D" w:rsidRPr="00ED5962">
              <w:t>ax2Sum</w:t>
            </w:r>
          </w:p>
        </w:tc>
        <w:tc>
          <w:tcPr>
            <w:tcW w:w="5103" w:type="dxa"/>
          </w:tcPr>
          <w:p w14:paraId="5BE296DB" w14:textId="77777777" w:rsidR="00D3414D" w:rsidRDefault="00D3414D" w:rsidP="00171765">
            <w:bookmarkStart w:id="666" w:name="OLE_LINK402"/>
            <w:bookmarkStart w:id="667" w:name="OLE_LINK403"/>
            <w:r>
              <w:t>The amount of VAT check at a rate of 10%, 1103</w:t>
            </w:r>
            <w:bookmarkEnd w:id="666"/>
            <w:bookmarkEnd w:id="667"/>
          </w:p>
        </w:tc>
        <w:tc>
          <w:tcPr>
            <w:tcW w:w="3118" w:type="dxa"/>
          </w:tcPr>
          <w:p w14:paraId="1EC24247" w14:textId="77777777" w:rsidR="00D3414D" w:rsidRDefault="00D3414D" w:rsidP="00171765">
            <w:pPr>
              <w:rPr>
                <w:rFonts w:cs="Arial"/>
              </w:rPr>
            </w:pPr>
            <w:r>
              <w:rPr>
                <w:rFonts w:cs="Arial"/>
              </w:rPr>
              <w:t>Decimal number up to 2 characters after the dot</w:t>
            </w:r>
          </w:p>
        </w:tc>
        <w:tc>
          <w:tcPr>
            <w:tcW w:w="3118" w:type="dxa"/>
          </w:tcPr>
          <w:p w14:paraId="1F29136D" w14:textId="52107F2E" w:rsidR="00D3414D" w:rsidRDefault="00D3414D" w:rsidP="00171765">
            <w:pPr>
              <w:rPr>
                <w:rFonts w:cs="Arial"/>
              </w:rPr>
            </w:pPr>
          </w:p>
        </w:tc>
      </w:tr>
      <w:tr w:rsidR="00D3414D" w:rsidRPr="008F4F86" w14:paraId="5B75F55F" w14:textId="05DAFBC4" w:rsidTr="00D3414D">
        <w:tc>
          <w:tcPr>
            <w:tcW w:w="2660" w:type="dxa"/>
          </w:tcPr>
          <w:p w14:paraId="3942AFA9" w14:textId="587C35C5" w:rsidR="00D3414D" w:rsidRPr="00EA41AF" w:rsidRDefault="00AA29C5" w:rsidP="00171765">
            <w:r>
              <w:rPr>
                <w:lang w:val="en-US"/>
              </w:rPr>
              <w:t>t</w:t>
            </w:r>
            <w:r w:rsidR="00D3414D" w:rsidRPr="00ED5962">
              <w:t>ax3Sum</w:t>
            </w:r>
          </w:p>
        </w:tc>
        <w:tc>
          <w:tcPr>
            <w:tcW w:w="5103" w:type="dxa"/>
          </w:tcPr>
          <w:p w14:paraId="4E59BDE9" w14:textId="77777777" w:rsidR="00D3414D" w:rsidRDefault="00D3414D" w:rsidP="00171765">
            <w:bookmarkStart w:id="668" w:name="OLE_LINK404"/>
            <w:bookmarkStart w:id="669" w:name="OLE_LINK405"/>
            <w:r>
              <w:t>Settlement amount on a check with VAT at a rate of 0%, 1104</w:t>
            </w:r>
            <w:bookmarkEnd w:id="668"/>
            <w:bookmarkEnd w:id="669"/>
          </w:p>
        </w:tc>
        <w:tc>
          <w:tcPr>
            <w:tcW w:w="3118" w:type="dxa"/>
          </w:tcPr>
          <w:p w14:paraId="63D7737A" w14:textId="77777777" w:rsidR="00D3414D" w:rsidRDefault="00D3414D" w:rsidP="00171765">
            <w:pPr>
              <w:rPr>
                <w:rFonts w:cs="Arial"/>
              </w:rPr>
            </w:pPr>
            <w:r>
              <w:rPr>
                <w:rFonts w:cs="Arial"/>
              </w:rPr>
              <w:t>Decimal number up to 2 characters after the dot</w:t>
            </w:r>
          </w:p>
        </w:tc>
        <w:tc>
          <w:tcPr>
            <w:tcW w:w="3118" w:type="dxa"/>
          </w:tcPr>
          <w:p w14:paraId="3CF94666" w14:textId="5DEBFB06" w:rsidR="00D3414D" w:rsidRDefault="00D3414D" w:rsidP="00171765">
            <w:pPr>
              <w:rPr>
                <w:rFonts w:cs="Arial"/>
              </w:rPr>
            </w:pPr>
          </w:p>
        </w:tc>
      </w:tr>
      <w:tr w:rsidR="00D3414D" w:rsidRPr="008F4F86" w14:paraId="06704952" w14:textId="420E99BC" w:rsidTr="00D3414D">
        <w:tc>
          <w:tcPr>
            <w:tcW w:w="2660" w:type="dxa"/>
          </w:tcPr>
          <w:p w14:paraId="5753267C" w14:textId="7D32D114" w:rsidR="00D3414D" w:rsidRPr="00EA41AF" w:rsidRDefault="00AA29C5" w:rsidP="00171765">
            <w:r>
              <w:rPr>
                <w:lang w:val="en-US"/>
              </w:rPr>
              <w:t>t</w:t>
            </w:r>
            <w:r w:rsidR="00D3414D" w:rsidRPr="00ED5962">
              <w:t>ax4Sum</w:t>
            </w:r>
          </w:p>
        </w:tc>
        <w:tc>
          <w:tcPr>
            <w:tcW w:w="5103" w:type="dxa"/>
          </w:tcPr>
          <w:p w14:paraId="2BF84F3F" w14:textId="77777777" w:rsidR="00D3414D" w:rsidRDefault="00D3414D" w:rsidP="00171765">
            <w:bookmarkStart w:id="670" w:name="OLE_LINK406"/>
            <w:bookmarkStart w:id="671" w:name="OLE_LINK407"/>
            <w:r>
              <w:t>Amount of check settlement without VAT, 1105</w:t>
            </w:r>
            <w:bookmarkEnd w:id="670"/>
            <w:bookmarkEnd w:id="671"/>
          </w:p>
        </w:tc>
        <w:tc>
          <w:tcPr>
            <w:tcW w:w="3118" w:type="dxa"/>
          </w:tcPr>
          <w:p w14:paraId="7004E273" w14:textId="77777777" w:rsidR="00D3414D" w:rsidRDefault="00D3414D" w:rsidP="00171765">
            <w:pPr>
              <w:rPr>
                <w:rFonts w:cs="Arial"/>
              </w:rPr>
            </w:pPr>
            <w:r>
              <w:rPr>
                <w:rFonts w:cs="Arial"/>
              </w:rPr>
              <w:t>Decimal number up to 2 characters after the dot</w:t>
            </w:r>
          </w:p>
        </w:tc>
        <w:tc>
          <w:tcPr>
            <w:tcW w:w="3118" w:type="dxa"/>
          </w:tcPr>
          <w:p w14:paraId="452CA39A" w14:textId="410A03ED" w:rsidR="00D3414D" w:rsidRDefault="00D3414D" w:rsidP="00171765">
            <w:pPr>
              <w:rPr>
                <w:rFonts w:cs="Arial"/>
              </w:rPr>
            </w:pPr>
          </w:p>
        </w:tc>
      </w:tr>
      <w:tr w:rsidR="00D3414D" w:rsidRPr="008F4F86" w14:paraId="7FECF0A8" w14:textId="5C8D30C5" w:rsidTr="00D3414D">
        <w:tc>
          <w:tcPr>
            <w:tcW w:w="2660" w:type="dxa"/>
          </w:tcPr>
          <w:p w14:paraId="1CB985DD" w14:textId="0C8ED0DD" w:rsidR="00D3414D" w:rsidRPr="00EA41AF" w:rsidRDefault="00AA29C5" w:rsidP="00171765">
            <w:r>
              <w:rPr>
                <w:lang w:val="en-US"/>
              </w:rPr>
              <w:t>t</w:t>
            </w:r>
            <w:r w:rsidR="00D3414D" w:rsidRPr="00ED5962">
              <w:t>ax5Sum</w:t>
            </w:r>
          </w:p>
        </w:tc>
        <w:tc>
          <w:tcPr>
            <w:tcW w:w="5103" w:type="dxa"/>
          </w:tcPr>
          <w:p w14:paraId="1451362C" w14:textId="77777777" w:rsidR="00D3414D" w:rsidRDefault="00D3414D" w:rsidP="00171765">
            <w:bookmarkStart w:id="672" w:name="OLE_LINK408"/>
            <w:bookmarkStart w:id="673" w:name="OLE_LINK409"/>
            <w:r>
              <w:t xml:space="preserve">The amount of the VAT check according to </w:t>
            </w:r>
            <w:proofErr w:type="gramStart"/>
            <w:r w:rsidRPr="00ED5962">
              <w:t>calc .</w:t>
            </w:r>
            <w:proofErr w:type="gramEnd"/>
            <w:r w:rsidRPr="00ED5962">
              <w:t xml:space="preserve"> rate 20/120, 1106</w:t>
            </w:r>
            <w:bookmarkEnd w:id="672"/>
            <w:bookmarkEnd w:id="673"/>
          </w:p>
        </w:tc>
        <w:tc>
          <w:tcPr>
            <w:tcW w:w="3118" w:type="dxa"/>
          </w:tcPr>
          <w:p w14:paraId="0A97E305" w14:textId="77777777" w:rsidR="00D3414D" w:rsidRDefault="00D3414D" w:rsidP="00171765">
            <w:pPr>
              <w:rPr>
                <w:rFonts w:cs="Arial"/>
              </w:rPr>
            </w:pPr>
            <w:r>
              <w:rPr>
                <w:rFonts w:cs="Arial"/>
              </w:rPr>
              <w:t>Decimal number up to 2 characters after the dot</w:t>
            </w:r>
          </w:p>
        </w:tc>
        <w:tc>
          <w:tcPr>
            <w:tcW w:w="3118" w:type="dxa"/>
          </w:tcPr>
          <w:p w14:paraId="2F94F000" w14:textId="38456068" w:rsidR="00D3414D" w:rsidRDefault="00D3414D" w:rsidP="00171765">
            <w:pPr>
              <w:rPr>
                <w:rFonts w:cs="Arial"/>
              </w:rPr>
            </w:pPr>
          </w:p>
        </w:tc>
      </w:tr>
      <w:tr w:rsidR="00D3414D" w:rsidRPr="008F4F86" w14:paraId="7B91AF2E" w14:textId="7FC80231" w:rsidTr="00D3414D">
        <w:tc>
          <w:tcPr>
            <w:tcW w:w="2660" w:type="dxa"/>
          </w:tcPr>
          <w:p w14:paraId="3FD965ED" w14:textId="442FDFE2" w:rsidR="00D3414D" w:rsidRPr="00EA41AF" w:rsidRDefault="00AA29C5" w:rsidP="00171765">
            <w:r>
              <w:rPr>
                <w:lang w:val="en-US"/>
              </w:rPr>
              <w:t>t</w:t>
            </w:r>
            <w:r w:rsidR="00D3414D" w:rsidRPr="00ED5962">
              <w:t>ax6Sum</w:t>
            </w:r>
          </w:p>
        </w:tc>
        <w:tc>
          <w:tcPr>
            <w:tcW w:w="5103" w:type="dxa"/>
          </w:tcPr>
          <w:p w14:paraId="1228098C" w14:textId="77777777" w:rsidR="00D3414D" w:rsidRDefault="00D3414D" w:rsidP="00171765">
            <w:bookmarkStart w:id="674" w:name="OLE_LINK410"/>
            <w:bookmarkStart w:id="675" w:name="OLE_LINK411"/>
            <w:r>
              <w:t xml:space="preserve">The amount of the VAT check according to </w:t>
            </w:r>
            <w:proofErr w:type="gramStart"/>
            <w:r w:rsidRPr="00ED5962">
              <w:t>calc .</w:t>
            </w:r>
            <w:proofErr w:type="gramEnd"/>
            <w:r w:rsidRPr="00ED5962">
              <w:t xml:space="preserve"> rate 10/110, 1107</w:t>
            </w:r>
            <w:bookmarkEnd w:id="674"/>
            <w:bookmarkEnd w:id="675"/>
          </w:p>
        </w:tc>
        <w:tc>
          <w:tcPr>
            <w:tcW w:w="3118" w:type="dxa"/>
          </w:tcPr>
          <w:p w14:paraId="2502E82C" w14:textId="77777777" w:rsidR="00D3414D" w:rsidRDefault="00D3414D" w:rsidP="00171765">
            <w:pPr>
              <w:rPr>
                <w:rFonts w:cs="Arial"/>
              </w:rPr>
            </w:pPr>
            <w:r>
              <w:rPr>
                <w:rFonts w:cs="Arial"/>
              </w:rPr>
              <w:t>Decimal number up to 2 characters after the dot</w:t>
            </w:r>
          </w:p>
        </w:tc>
        <w:tc>
          <w:tcPr>
            <w:tcW w:w="3118" w:type="dxa"/>
          </w:tcPr>
          <w:p w14:paraId="37091BF8" w14:textId="5890504B" w:rsidR="00D3414D" w:rsidRDefault="00D3414D" w:rsidP="00171765">
            <w:pPr>
              <w:rPr>
                <w:rFonts w:cs="Arial"/>
              </w:rPr>
            </w:pPr>
          </w:p>
        </w:tc>
      </w:tr>
      <w:tr w:rsidR="00645216" w:rsidRPr="008F4F86" w14:paraId="5C8BBDFD" w14:textId="77777777" w:rsidTr="00D3414D">
        <w:tc>
          <w:tcPr>
            <w:tcW w:w="2660" w:type="dxa"/>
          </w:tcPr>
          <w:p w14:paraId="789AB56C" w14:textId="0A3F745F" w:rsidR="00645216" w:rsidRPr="005F0E07" w:rsidRDefault="00645216" w:rsidP="00645216">
            <w:pPr>
              <w:rPr>
                <w:lang w:val="en-US"/>
              </w:rPr>
            </w:pPr>
            <w:r w:rsidRPr="005F0E07">
              <w:lastRenderedPageBreak/>
              <w:t>tax7Sum</w:t>
            </w:r>
          </w:p>
        </w:tc>
        <w:tc>
          <w:tcPr>
            <w:tcW w:w="5103" w:type="dxa"/>
          </w:tcPr>
          <w:p w14:paraId="622EF083" w14:textId="42526B2C" w:rsidR="00645216" w:rsidRPr="00A70970" w:rsidRDefault="00645216" w:rsidP="00645216">
            <w:pPr>
              <w:rPr>
                <w:lang w:val="en-US"/>
              </w:rPr>
            </w:pPr>
            <w:r w:rsidRPr="00A70970">
              <w:t>The amount of the VAT check at the rate of</w:t>
            </w:r>
            <w:r w:rsidR="00A70970" w:rsidRPr="00A70970">
              <w:rPr>
                <w:lang w:val="en-US"/>
              </w:rPr>
              <w:t xml:space="preserve"> </w:t>
            </w:r>
            <w:r w:rsidR="00A70970" w:rsidRPr="00A70970">
              <w:t>5%</w:t>
            </w:r>
            <w:r w:rsidR="00A70970" w:rsidRPr="00A70970">
              <w:rPr>
                <w:lang w:val="en-US"/>
              </w:rPr>
              <w:br/>
              <w:t xml:space="preserve">* - </w:t>
            </w:r>
            <w:r w:rsidR="00A70970" w:rsidRPr="00A70970">
              <w:rPr>
                <w:i/>
                <w:iCs/>
              </w:rPr>
              <w:t>effective from 01.01.2025</w:t>
            </w:r>
          </w:p>
        </w:tc>
        <w:tc>
          <w:tcPr>
            <w:tcW w:w="3118" w:type="dxa"/>
          </w:tcPr>
          <w:p w14:paraId="3DCDAA3B" w14:textId="233DD03D" w:rsidR="00645216" w:rsidRDefault="00A70970" w:rsidP="00645216">
            <w:pPr>
              <w:rPr>
                <w:rFonts w:cs="Arial"/>
              </w:rPr>
            </w:pPr>
            <w:r>
              <w:rPr>
                <w:rFonts w:cs="Arial"/>
              </w:rPr>
              <w:t>Decimal number up to 2 characters after the dot</w:t>
            </w:r>
          </w:p>
        </w:tc>
        <w:tc>
          <w:tcPr>
            <w:tcW w:w="3118" w:type="dxa"/>
          </w:tcPr>
          <w:p w14:paraId="16086EB4" w14:textId="77777777" w:rsidR="00645216" w:rsidRDefault="00645216" w:rsidP="00645216">
            <w:pPr>
              <w:rPr>
                <w:rFonts w:cs="Arial"/>
              </w:rPr>
            </w:pPr>
          </w:p>
        </w:tc>
      </w:tr>
      <w:tr w:rsidR="00645216" w:rsidRPr="008F4F86" w14:paraId="7601CA8C" w14:textId="77777777" w:rsidTr="00D3414D">
        <w:tc>
          <w:tcPr>
            <w:tcW w:w="2660" w:type="dxa"/>
          </w:tcPr>
          <w:p w14:paraId="78048180" w14:textId="3F6019E9" w:rsidR="00645216" w:rsidRPr="005F0E07" w:rsidRDefault="00645216" w:rsidP="00645216">
            <w:pPr>
              <w:rPr>
                <w:lang w:val="en-US"/>
              </w:rPr>
            </w:pPr>
            <w:r w:rsidRPr="005F0E07">
              <w:t>tax8Sum</w:t>
            </w:r>
          </w:p>
        </w:tc>
        <w:tc>
          <w:tcPr>
            <w:tcW w:w="5103" w:type="dxa"/>
          </w:tcPr>
          <w:p w14:paraId="456F7552" w14:textId="77777777" w:rsidR="00645216" w:rsidRPr="00CA4CE9" w:rsidRDefault="00645216" w:rsidP="00645216">
            <w:pPr>
              <w:rPr>
                <w:lang w:val="en-US"/>
              </w:rPr>
            </w:pPr>
            <w:r w:rsidRPr="00A70970">
              <w:t>The amount of the VAT check at the rate of</w:t>
            </w:r>
            <w:r w:rsidR="00A70970" w:rsidRPr="00A70970">
              <w:rPr>
                <w:lang w:val="en-US"/>
              </w:rPr>
              <w:t xml:space="preserve"> 7</w:t>
            </w:r>
            <w:r w:rsidR="00A70970" w:rsidRPr="00A70970">
              <w:t>%</w:t>
            </w:r>
          </w:p>
          <w:p w14:paraId="5FE90F99" w14:textId="4DC6D7A3" w:rsidR="00A70970" w:rsidRPr="00A70970" w:rsidRDefault="00A70970" w:rsidP="00645216">
            <w:pPr>
              <w:rPr>
                <w:lang w:val="ru-RU"/>
              </w:rPr>
            </w:pPr>
            <w:r w:rsidRPr="00A70970">
              <w:rPr>
                <w:lang w:val="en-US"/>
              </w:rPr>
              <w:t xml:space="preserve">* - </w:t>
            </w:r>
            <w:r w:rsidRPr="00A70970">
              <w:rPr>
                <w:i/>
                <w:iCs/>
              </w:rPr>
              <w:t>effective from 01.01.2025</w:t>
            </w:r>
          </w:p>
        </w:tc>
        <w:tc>
          <w:tcPr>
            <w:tcW w:w="3118" w:type="dxa"/>
          </w:tcPr>
          <w:p w14:paraId="0B08436A" w14:textId="7FDE7011" w:rsidR="00645216" w:rsidRDefault="00A70970" w:rsidP="00645216">
            <w:pPr>
              <w:rPr>
                <w:rFonts w:cs="Arial"/>
              </w:rPr>
            </w:pPr>
            <w:r>
              <w:rPr>
                <w:rFonts w:cs="Arial"/>
              </w:rPr>
              <w:t>Decimal number up to 2 characters after the dot</w:t>
            </w:r>
          </w:p>
        </w:tc>
        <w:tc>
          <w:tcPr>
            <w:tcW w:w="3118" w:type="dxa"/>
          </w:tcPr>
          <w:p w14:paraId="570F0363" w14:textId="77777777" w:rsidR="00645216" w:rsidRDefault="00645216" w:rsidP="00645216">
            <w:pPr>
              <w:rPr>
                <w:rFonts w:cs="Arial"/>
              </w:rPr>
            </w:pPr>
          </w:p>
        </w:tc>
      </w:tr>
      <w:tr w:rsidR="00645216" w:rsidRPr="008F4F86" w14:paraId="7CFD5B09" w14:textId="77777777" w:rsidTr="00D3414D">
        <w:tc>
          <w:tcPr>
            <w:tcW w:w="2660" w:type="dxa"/>
          </w:tcPr>
          <w:p w14:paraId="3DC4580B" w14:textId="64CECF5B" w:rsidR="00645216" w:rsidRPr="005F0E07" w:rsidRDefault="00645216" w:rsidP="00645216">
            <w:pPr>
              <w:rPr>
                <w:lang w:val="en-US"/>
              </w:rPr>
            </w:pPr>
            <w:r w:rsidRPr="005F0E07">
              <w:t>tax9Sum</w:t>
            </w:r>
          </w:p>
        </w:tc>
        <w:tc>
          <w:tcPr>
            <w:tcW w:w="5103" w:type="dxa"/>
          </w:tcPr>
          <w:p w14:paraId="64DF1107" w14:textId="77777777" w:rsidR="00645216" w:rsidRPr="00CA4CE9" w:rsidRDefault="00A70970" w:rsidP="00645216">
            <w:pPr>
              <w:rPr>
                <w:lang w:val="en-US"/>
              </w:rPr>
            </w:pPr>
            <w:r w:rsidRPr="00A70970">
              <w:t xml:space="preserve">The amount of the VAT check according to </w:t>
            </w:r>
            <w:proofErr w:type="gramStart"/>
            <w:r w:rsidRPr="00A70970">
              <w:t>calc .</w:t>
            </w:r>
            <w:proofErr w:type="gramEnd"/>
            <w:r w:rsidRPr="00A70970">
              <w:t xml:space="preserve"> rate 5/105</w:t>
            </w:r>
          </w:p>
          <w:p w14:paraId="30726927" w14:textId="63F26880" w:rsidR="00A70970" w:rsidRPr="00A70970" w:rsidRDefault="00A70970" w:rsidP="00645216">
            <w:pPr>
              <w:rPr>
                <w:lang w:val="ru-RU"/>
              </w:rPr>
            </w:pPr>
            <w:r w:rsidRPr="00A70970">
              <w:rPr>
                <w:lang w:val="en-US"/>
              </w:rPr>
              <w:t xml:space="preserve">* - </w:t>
            </w:r>
            <w:r w:rsidRPr="00A70970">
              <w:rPr>
                <w:i/>
                <w:iCs/>
              </w:rPr>
              <w:t>effective from 01.01.2025</w:t>
            </w:r>
          </w:p>
        </w:tc>
        <w:tc>
          <w:tcPr>
            <w:tcW w:w="3118" w:type="dxa"/>
          </w:tcPr>
          <w:p w14:paraId="3038B7C3" w14:textId="55C9B557" w:rsidR="00645216" w:rsidRDefault="00A70970" w:rsidP="00645216">
            <w:pPr>
              <w:rPr>
                <w:rFonts w:cs="Arial"/>
              </w:rPr>
            </w:pPr>
            <w:r>
              <w:rPr>
                <w:rFonts w:cs="Arial"/>
              </w:rPr>
              <w:t>Decimal number up to 2 characters after the dot</w:t>
            </w:r>
          </w:p>
        </w:tc>
        <w:tc>
          <w:tcPr>
            <w:tcW w:w="3118" w:type="dxa"/>
          </w:tcPr>
          <w:p w14:paraId="0AEE8F55" w14:textId="77777777" w:rsidR="00645216" w:rsidRDefault="00645216" w:rsidP="00645216">
            <w:pPr>
              <w:rPr>
                <w:rFonts w:cs="Arial"/>
              </w:rPr>
            </w:pPr>
          </w:p>
        </w:tc>
      </w:tr>
      <w:tr w:rsidR="00645216" w:rsidRPr="008F4F86" w14:paraId="6AB711E9" w14:textId="77777777" w:rsidTr="00D3414D">
        <w:tc>
          <w:tcPr>
            <w:tcW w:w="2660" w:type="dxa"/>
          </w:tcPr>
          <w:p w14:paraId="1E9A5A17" w14:textId="6CF5D12A" w:rsidR="00645216" w:rsidRPr="005F0E07" w:rsidRDefault="00645216" w:rsidP="00645216">
            <w:pPr>
              <w:rPr>
                <w:lang w:val="en-US"/>
              </w:rPr>
            </w:pPr>
            <w:r w:rsidRPr="005F0E07">
              <w:t>tax10Sum</w:t>
            </w:r>
          </w:p>
        </w:tc>
        <w:tc>
          <w:tcPr>
            <w:tcW w:w="5103" w:type="dxa"/>
          </w:tcPr>
          <w:p w14:paraId="087D882F" w14:textId="77777777" w:rsidR="00645216" w:rsidRPr="00CA4CE9" w:rsidRDefault="00A70970" w:rsidP="00645216">
            <w:pPr>
              <w:rPr>
                <w:lang w:val="en-US"/>
              </w:rPr>
            </w:pPr>
            <w:r w:rsidRPr="00A70970">
              <w:t xml:space="preserve">The amount of the VAT check according to </w:t>
            </w:r>
            <w:proofErr w:type="gramStart"/>
            <w:r w:rsidRPr="00A70970">
              <w:t>calc .</w:t>
            </w:r>
            <w:proofErr w:type="gramEnd"/>
            <w:r w:rsidRPr="00A70970">
              <w:t xml:space="preserve"> rate 7/107</w:t>
            </w:r>
          </w:p>
          <w:p w14:paraId="227ED489" w14:textId="7DB5A0DE" w:rsidR="00A70970" w:rsidRPr="00A70970" w:rsidRDefault="00A70970" w:rsidP="00645216">
            <w:pPr>
              <w:rPr>
                <w:lang w:val="ru-RU"/>
              </w:rPr>
            </w:pPr>
            <w:r w:rsidRPr="00A70970">
              <w:rPr>
                <w:lang w:val="en-US"/>
              </w:rPr>
              <w:t xml:space="preserve">* - </w:t>
            </w:r>
            <w:r w:rsidRPr="00A70970">
              <w:rPr>
                <w:i/>
                <w:iCs/>
              </w:rPr>
              <w:t>effective from 01.01.2025</w:t>
            </w:r>
          </w:p>
        </w:tc>
        <w:tc>
          <w:tcPr>
            <w:tcW w:w="3118" w:type="dxa"/>
          </w:tcPr>
          <w:p w14:paraId="76AC5DBD" w14:textId="0423F64F" w:rsidR="00645216" w:rsidRDefault="00A70970" w:rsidP="00645216">
            <w:pPr>
              <w:rPr>
                <w:rFonts w:cs="Arial"/>
              </w:rPr>
            </w:pPr>
            <w:r>
              <w:rPr>
                <w:rFonts w:cs="Arial"/>
              </w:rPr>
              <w:t>Decimal number up to 2 characters after the dot</w:t>
            </w:r>
          </w:p>
        </w:tc>
        <w:tc>
          <w:tcPr>
            <w:tcW w:w="3118" w:type="dxa"/>
          </w:tcPr>
          <w:p w14:paraId="4D9510EC" w14:textId="77777777" w:rsidR="00645216" w:rsidRDefault="00645216" w:rsidP="00645216">
            <w:pPr>
              <w:rPr>
                <w:rFonts w:cs="Arial"/>
              </w:rPr>
            </w:pPr>
          </w:p>
        </w:tc>
      </w:tr>
      <w:tr w:rsidR="00645216" w:rsidRPr="008F4F86" w14:paraId="4DE4BCB6" w14:textId="7382D0D5" w:rsidTr="00D3414D">
        <w:tc>
          <w:tcPr>
            <w:tcW w:w="2660" w:type="dxa"/>
          </w:tcPr>
          <w:p w14:paraId="1EFA77B1" w14:textId="7BACAD86" w:rsidR="00645216" w:rsidRPr="00EA41AF" w:rsidRDefault="00645216" w:rsidP="00645216">
            <w:proofErr w:type="spellStart"/>
            <w:r>
              <w:rPr>
                <w:lang w:val="en-US"/>
              </w:rPr>
              <w:t>taxationSystem</w:t>
            </w:r>
            <w:proofErr w:type="spellEnd"/>
            <w:r>
              <w:rPr>
                <w:lang w:val="en-US"/>
              </w:rPr>
              <w:t xml:space="preserve"> </w:t>
            </w:r>
          </w:p>
        </w:tc>
        <w:tc>
          <w:tcPr>
            <w:tcW w:w="5103" w:type="dxa"/>
          </w:tcPr>
          <w:p w14:paraId="09CE7E12" w14:textId="77777777" w:rsidR="00645216" w:rsidRDefault="00645216" w:rsidP="00645216">
            <w:bookmarkStart w:id="676" w:name="OLE_LINK412"/>
            <w:bookmarkStart w:id="677" w:name="OLE_LINK413"/>
            <w:r>
              <w:t>Applicable system of taxation, 1055:</w:t>
            </w:r>
          </w:p>
          <w:p w14:paraId="51C737ED" w14:textId="77777777" w:rsidR="00645216" w:rsidRDefault="00645216" w:rsidP="00645216">
            <w:pPr>
              <w:ind w:firstLine="317"/>
            </w:pPr>
            <w:r>
              <w:t>0. General</w:t>
            </w:r>
          </w:p>
          <w:p w14:paraId="62B9728F" w14:textId="77777777" w:rsidR="00645216" w:rsidRDefault="00645216" w:rsidP="00645216">
            <w:pPr>
              <w:ind w:firstLine="317"/>
            </w:pPr>
            <w:r>
              <w:t>1. Simplified income</w:t>
            </w:r>
          </w:p>
          <w:p w14:paraId="7F6CD4A0" w14:textId="77777777" w:rsidR="00645216" w:rsidRDefault="00645216" w:rsidP="00645216">
            <w:pPr>
              <w:ind w:firstLine="317"/>
            </w:pPr>
            <w:r>
              <w:t>2. Simplified income minus expenses</w:t>
            </w:r>
          </w:p>
          <w:p w14:paraId="0D2607EC" w14:textId="77777777" w:rsidR="00645216" w:rsidRDefault="00645216" w:rsidP="00645216">
            <w:pPr>
              <w:ind w:firstLine="317"/>
            </w:pPr>
            <w:r>
              <w:t>3. Single tax on imputed income</w:t>
            </w:r>
          </w:p>
          <w:p w14:paraId="070A9DB6" w14:textId="77777777" w:rsidR="00645216" w:rsidRDefault="00645216" w:rsidP="00645216">
            <w:pPr>
              <w:ind w:firstLine="317"/>
            </w:pPr>
            <w:r>
              <w:t>4. Single agricultural tax</w:t>
            </w:r>
          </w:p>
          <w:p w14:paraId="3D5112B4" w14:textId="77777777" w:rsidR="00645216" w:rsidRDefault="00645216" w:rsidP="00645216">
            <w:r>
              <w:t>5. Patent taxation system</w:t>
            </w:r>
            <w:bookmarkEnd w:id="676"/>
            <w:bookmarkEnd w:id="677"/>
          </w:p>
        </w:tc>
        <w:tc>
          <w:tcPr>
            <w:tcW w:w="3118" w:type="dxa"/>
          </w:tcPr>
          <w:p w14:paraId="6A475715" w14:textId="1F16218E" w:rsidR="00645216" w:rsidRDefault="00645216" w:rsidP="00645216">
            <w:pPr>
              <w:rPr>
                <w:rFonts w:cs="Arial"/>
              </w:rPr>
            </w:pPr>
            <w:r>
              <w:rPr>
                <w:rFonts w:cs="Arial"/>
              </w:rPr>
              <w:t>Number.</w:t>
            </w:r>
          </w:p>
        </w:tc>
        <w:tc>
          <w:tcPr>
            <w:tcW w:w="3118" w:type="dxa"/>
          </w:tcPr>
          <w:p w14:paraId="7C92701D" w14:textId="3F448B6A" w:rsidR="00645216" w:rsidRDefault="00645216" w:rsidP="00645216">
            <w:pPr>
              <w:rPr>
                <w:rFonts w:cs="Arial"/>
              </w:rPr>
            </w:pPr>
            <w:r>
              <w:rPr>
                <w:rFonts w:cs="Arial"/>
              </w:rPr>
              <w:t>The parameter is required.</w:t>
            </w:r>
          </w:p>
        </w:tc>
      </w:tr>
      <w:tr w:rsidR="00645216" w:rsidRPr="008F4F86" w14:paraId="523D2A4C" w14:textId="18E408BD" w:rsidTr="00D3414D">
        <w:tc>
          <w:tcPr>
            <w:tcW w:w="2660" w:type="dxa"/>
          </w:tcPr>
          <w:p w14:paraId="5B28642A" w14:textId="77777777" w:rsidR="00645216" w:rsidRPr="00EA41AF" w:rsidRDefault="00645216" w:rsidP="00645216">
            <w:proofErr w:type="spellStart"/>
            <w:r>
              <w:rPr>
                <w:lang w:val="en-US"/>
              </w:rPr>
              <w:t>automatNumber</w:t>
            </w:r>
            <w:proofErr w:type="spellEnd"/>
          </w:p>
        </w:tc>
        <w:tc>
          <w:tcPr>
            <w:tcW w:w="5103" w:type="dxa"/>
          </w:tcPr>
          <w:p w14:paraId="37977520" w14:textId="77777777" w:rsidR="00645216" w:rsidRDefault="00645216" w:rsidP="00645216">
            <w:pPr>
              <w:ind w:firstLine="317"/>
            </w:pPr>
            <w:r>
              <w:t>Machine number, 1036</w:t>
            </w:r>
          </w:p>
        </w:tc>
        <w:tc>
          <w:tcPr>
            <w:tcW w:w="3118" w:type="dxa"/>
          </w:tcPr>
          <w:p w14:paraId="48752C9C" w14:textId="77777777" w:rsidR="00645216" w:rsidRDefault="00645216" w:rsidP="00645216">
            <w:pPr>
              <w:rPr>
                <w:rFonts w:cs="Arial"/>
              </w:rPr>
            </w:pPr>
            <w:r>
              <w:rPr>
                <w:rFonts w:cs="Arial"/>
              </w:rPr>
              <w:t xml:space="preserve">A string with a length of 1 to 20 characters, a mandatory field if the group has the sign of transferring machine data, otherwise it should not be transferred. </w:t>
            </w:r>
            <w:r w:rsidRPr="009D5B7E">
              <w:rPr>
                <w:rFonts w:cs="Arial"/>
                <w:b/>
              </w:rPr>
              <w:t xml:space="preserve">Only for vending </w:t>
            </w:r>
            <w:r>
              <w:rPr>
                <w:rFonts w:cs="Arial"/>
                <w:b/>
              </w:rPr>
              <w:t>and transport.</w:t>
            </w:r>
          </w:p>
        </w:tc>
        <w:tc>
          <w:tcPr>
            <w:tcW w:w="3118" w:type="dxa"/>
          </w:tcPr>
          <w:p w14:paraId="7F300C67" w14:textId="621D6B8A" w:rsidR="00645216" w:rsidRDefault="00645216" w:rsidP="00645216">
            <w:pPr>
              <w:rPr>
                <w:rFonts w:cs="Arial"/>
              </w:rPr>
            </w:pPr>
            <w:r>
              <w:rPr>
                <w:rFonts w:cs="Arial"/>
              </w:rPr>
              <w:t xml:space="preserve">The parameter is required only for </w:t>
            </w:r>
            <w:r w:rsidRPr="00D3414D">
              <w:rPr>
                <w:rFonts w:cs="Arial"/>
              </w:rPr>
              <w:t>vending and transport.</w:t>
            </w:r>
          </w:p>
        </w:tc>
      </w:tr>
      <w:tr w:rsidR="00645216" w:rsidRPr="008F4F86" w14:paraId="06B36381" w14:textId="7158D223" w:rsidTr="00D3414D">
        <w:tc>
          <w:tcPr>
            <w:tcW w:w="2660" w:type="dxa"/>
          </w:tcPr>
          <w:p w14:paraId="0F8C8658" w14:textId="77777777" w:rsidR="00645216" w:rsidRDefault="00645216" w:rsidP="00645216">
            <w:pPr>
              <w:rPr>
                <w:lang w:val="en-US"/>
              </w:rPr>
            </w:pPr>
            <w:proofErr w:type="spellStart"/>
            <w:r>
              <w:rPr>
                <w:lang w:val="en-US"/>
              </w:rPr>
              <w:t>settlementAddress</w:t>
            </w:r>
            <w:proofErr w:type="spellEnd"/>
          </w:p>
        </w:tc>
        <w:tc>
          <w:tcPr>
            <w:tcW w:w="5103" w:type="dxa"/>
          </w:tcPr>
          <w:p w14:paraId="1D0AA48E" w14:textId="77777777" w:rsidR="00645216" w:rsidRDefault="00645216" w:rsidP="00645216">
            <w:r>
              <w:t>Settlement address, 1009</w:t>
            </w:r>
          </w:p>
        </w:tc>
        <w:tc>
          <w:tcPr>
            <w:tcW w:w="3118" w:type="dxa"/>
          </w:tcPr>
          <w:p w14:paraId="3C57931C" w14:textId="77777777" w:rsidR="00645216" w:rsidRPr="001B2CA7" w:rsidRDefault="00645216" w:rsidP="00645216">
            <w:pPr>
              <w:rPr>
                <w:rFonts w:cs="Arial"/>
              </w:rPr>
            </w:pPr>
            <w:r>
              <w:rPr>
                <w:rFonts w:cs="Arial"/>
              </w:rPr>
              <w:t xml:space="preserve">A string from 1 to 243 characters long, a mandatory field if the group has the automaton data transmission flag, otherwise it should not be transmitted. </w:t>
            </w:r>
            <w:r w:rsidRPr="009D5B7E">
              <w:rPr>
                <w:rFonts w:cs="Arial"/>
                <w:b/>
              </w:rPr>
              <w:t xml:space="preserve">Only for vending </w:t>
            </w:r>
            <w:r>
              <w:rPr>
                <w:rFonts w:cs="Arial"/>
                <w:b/>
              </w:rPr>
              <w:t>and transport.</w:t>
            </w:r>
          </w:p>
        </w:tc>
        <w:tc>
          <w:tcPr>
            <w:tcW w:w="3118" w:type="dxa"/>
          </w:tcPr>
          <w:p w14:paraId="77827954" w14:textId="075126D2" w:rsidR="00645216" w:rsidRDefault="00645216" w:rsidP="00645216">
            <w:pPr>
              <w:rPr>
                <w:rFonts w:cs="Arial"/>
              </w:rPr>
            </w:pPr>
            <w:r>
              <w:rPr>
                <w:rFonts w:cs="Arial"/>
              </w:rPr>
              <w:t xml:space="preserve">The parameter is required only for </w:t>
            </w:r>
            <w:r w:rsidRPr="00D3414D">
              <w:rPr>
                <w:rFonts w:cs="Arial"/>
              </w:rPr>
              <w:t>vending and transport.</w:t>
            </w:r>
          </w:p>
        </w:tc>
      </w:tr>
      <w:tr w:rsidR="00645216" w:rsidRPr="008F4F86" w14:paraId="19ED43C5" w14:textId="63758C04" w:rsidTr="00D3414D">
        <w:tc>
          <w:tcPr>
            <w:tcW w:w="2660" w:type="dxa"/>
          </w:tcPr>
          <w:p w14:paraId="2AFD0689" w14:textId="77777777" w:rsidR="00645216" w:rsidRPr="001B2CA7" w:rsidRDefault="00645216" w:rsidP="00645216">
            <w:proofErr w:type="spellStart"/>
            <w:r>
              <w:rPr>
                <w:lang w:val="en-US"/>
              </w:rPr>
              <w:t>settlementPlace</w:t>
            </w:r>
            <w:proofErr w:type="spellEnd"/>
          </w:p>
        </w:tc>
        <w:tc>
          <w:tcPr>
            <w:tcW w:w="5103" w:type="dxa"/>
          </w:tcPr>
          <w:p w14:paraId="47F071DD" w14:textId="77777777" w:rsidR="00645216" w:rsidRDefault="00645216" w:rsidP="00645216">
            <w:r>
              <w:t>Place of settlement, 1187</w:t>
            </w:r>
          </w:p>
        </w:tc>
        <w:tc>
          <w:tcPr>
            <w:tcW w:w="3118" w:type="dxa"/>
          </w:tcPr>
          <w:p w14:paraId="6E4CF8AF" w14:textId="77777777" w:rsidR="00645216" w:rsidRDefault="00645216" w:rsidP="00645216">
            <w:pPr>
              <w:rPr>
                <w:rFonts w:cs="Arial"/>
              </w:rPr>
            </w:pPr>
            <w:r>
              <w:rPr>
                <w:rFonts w:cs="Arial"/>
              </w:rPr>
              <w:t xml:space="preserve">A string from 1 to 243 characters long, a mandatory field if the group has the automaton data transmission flag, otherwise it should not be </w:t>
            </w:r>
            <w:r>
              <w:rPr>
                <w:rFonts w:cs="Arial"/>
              </w:rPr>
              <w:lastRenderedPageBreak/>
              <w:t xml:space="preserve">transmitted. </w:t>
            </w:r>
            <w:r w:rsidRPr="009D5B7E">
              <w:rPr>
                <w:rFonts w:cs="Arial"/>
                <w:b/>
              </w:rPr>
              <w:t xml:space="preserve">Only for vending </w:t>
            </w:r>
            <w:r>
              <w:rPr>
                <w:rFonts w:cs="Arial"/>
                <w:b/>
              </w:rPr>
              <w:t>and transport.</w:t>
            </w:r>
          </w:p>
        </w:tc>
        <w:tc>
          <w:tcPr>
            <w:tcW w:w="3118" w:type="dxa"/>
          </w:tcPr>
          <w:p w14:paraId="2F896313" w14:textId="0BD25511" w:rsidR="00645216" w:rsidRDefault="00645216" w:rsidP="00645216">
            <w:pPr>
              <w:rPr>
                <w:rFonts w:cs="Arial"/>
              </w:rPr>
            </w:pPr>
            <w:r>
              <w:rPr>
                <w:rFonts w:cs="Arial"/>
              </w:rPr>
              <w:lastRenderedPageBreak/>
              <w:t xml:space="preserve">The parameter is required only for </w:t>
            </w:r>
            <w:r w:rsidRPr="00D3414D">
              <w:rPr>
                <w:rFonts w:cs="Arial"/>
              </w:rPr>
              <w:t>vending and transport.</w:t>
            </w:r>
          </w:p>
        </w:tc>
      </w:tr>
    </w:tbl>
    <w:p w14:paraId="5FADEEBB" w14:textId="77777777" w:rsidR="00171765" w:rsidRDefault="00171765" w:rsidP="00171765"/>
    <w:p w14:paraId="2EAC57CC" w14:textId="77777777" w:rsidR="00171765" w:rsidRDefault="00171765" w:rsidP="00171765">
      <w:r>
        <w:t xml:space="preserve">In response: </w:t>
      </w:r>
      <w:r>
        <w:rPr>
          <w:lang w:val="en-US"/>
        </w:rPr>
        <w:t xml:space="preserve">api </w:t>
      </w:r>
      <w:r w:rsidRPr="00197C7F">
        <w:t xml:space="preserve">can return the following </w:t>
      </w:r>
      <w:r>
        <w:rPr>
          <w:lang w:val="en-US"/>
        </w:rPr>
        <w:t xml:space="preserve">http </w:t>
      </w:r>
      <w:r>
        <w:t>status codes</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349E3E62" w14:textId="77777777" w:rsidR="00171765" w:rsidRPr="00B54A0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35CC0DF1" w14:textId="77777777" w:rsidR="00171765" w:rsidRDefault="00171765" w:rsidP="00171765">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validation errors , or the signature did not pass the verification, the response body p.2.1.2</w:t>
      </w:r>
    </w:p>
    <w:p w14:paraId="5741D3C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678" w:name="_Toc507539864"/>
      <w:bookmarkStart w:id="679" w:name="_Toc27489470"/>
      <w:bookmarkStart w:id="680" w:name="_Toc63432916"/>
      <w:bookmarkStart w:id="681" w:name="_Toc184326842"/>
      <w:r>
        <w:t>2.3.2 Response body with request processing errors</w:t>
      </w:r>
      <w:bookmarkEnd w:id="678"/>
      <w:bookmarkEnd w:id="679"/>
      <w:bookmarkEnd w:id="680"/>
      <w:bookmarkEnd w:id="681"/>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Array of request processing errors</w:t>
            </w:r>
          </w:p>
        </w:tc>
        <w:tc>
          <w:tcPr>
            <w:tcW w:w="3320" w:type="dxa"/>
          </w:tcPr>
          <w:p w14:paraId="3758A5BC" w14:textId="77777777" w:rsidR="00171765" w:rsidRDefault="00171765" w:rsidP="00171765">
            <w:pPr>
              <w:rPr>
                <w:rFonts w:cs="Arial"/>
              </w:rPr>
            </w:pPr>
            <w:r>
              <w:rPr>
                <w:rFonts w:cs="Arial"/>
              </w:rPr>
              <w:t>Array of strings</w:t>
            </w:r>
          </w:p>
        </w:tc>
      </w:tr>
    </w:tbl>
    <w:p w14:paraId="0DFD9148" w14:textId="77777777" w:rsidR="00171765" w:rsidRDefault="00171765" w:rsidP="00171765"/>
    <w:p w14:paraId="53BB3C64" w14:textId="77777777" w:rsidR="00171765" w:rsidRPr="007973EC" w:rsidRDefault="00171765" w:rsidP="00171765">
      <w:pPr>
        <w:rPr>
          <w:lang w:val="en-US"/>
        </w:rPr>
      </w:pPr>
      <w:r>
        <w:t>Example</w:t>
      </w:r>
      <w:r w:rsidRPr="007973EC">
        <w:rPr>
          <w:lang w:val="en-US"/>
        </w:rPr>
        <w:t xml:space="preserve"> </w:t>
      </w:r>
      <w:proofErr w:type="gramStart"/>
      <w:r>
        <w:t xml:space="preserve">request </w:t>
      </w:r>
      <w:r w:rsidRPr="007973EC">
        <w:rPr>
          <w:lang w:val="en-US"/>
        </w:rPr>
        <w:t>:</w:t>
      </w:r>
      <w:proofErr w:type="gramEnd"/>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id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"12345678990" </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inn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"123456789012" </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group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"Main" </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content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correctionType</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 </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type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 </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causeDocumentDate</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"2017-08-10T00:00:00" </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causeDocumentNumber</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 </w:t>
      </w:r>
      <w:r w:rsidRPr="007973EC">
        <w:rPr>
          <w:rFonts w:ascii="Consolas" w:hAnsi="Consolas" w:cs="Consolas"/>
          <w:color w:val="DFAF8F"/>
          <w:sz w:val="18"/>
          <w:szCs w:val="18"/>
        </w:rPr>
        <w:t xml:space="preserve">ФЗ </w:t>
      </w:r>
      <w:r w:rsidRPr="007973EC">
        <w:rPr>
          <w:rFonts w:ascii="Consolas" w:hAnsi="Consolas" w:cs="Consolas"/>
          <w:color w:val="DFAF8F"/>
          <w:sz w:val="18"/>
          <w:szCs w:val="18"/>
          <w:lang w:val="en-US"/>
        </w:rPr>
        <w:t xml:space="preserve">-54" </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totalSum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17.25 </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cashSum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1.23 </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eCashSum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2.34 </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prepaymentSum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5.67 </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postpaymentSum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4.56 </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otherPaymentTypeSum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3.45 </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"tax1Sum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1.34 </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"tax2Sum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2.34 </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"tax3Sum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3.34 </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"tax4Sum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4.34 </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"tax5Sum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5.34 </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6.34 </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 xml:space="preserve"> </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1 </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lastRenderedPageBreak/>
        <w:t>    </w:t>
      </w:r>
      <w:r w:rsidRPr="00966FB4">
        <w:rPr>
          <w:rFonts w:ascii="Consolas" w:hAnsi="Consolas" w:cs="Consolas"/>
          <w:color w:val="8ACCCF"/>
          <w:sz w:val="18"/>
          <w:szCs w:val="18"/>
          <w:lang w:val="en-US"/>
        </w:rPr>
        <w:t xml:space="preserve">" </w:t>
      </w:r>
      <w:proofErr w:type="spellStart"/>
      <w:r w:rsidRPr="00966FB4">
        <w:rPr>
          <w:rFonts w:ascii="Consolas" w:hAnsi="Consolas" w:cs="Consolas"/>
          <w:color w:val="8ACCCF"/>
          <w:sz w:val="18"/>
          <w:szCs w:val="18"/>
          <w:lang w:val="en-US"/>
        </w:rPr>
        <w:t>automatNumber</w:t>
      </w:r>
      <w:proofErr w:type="spellEnd"/>
      <w:r w:rsidRPr="00966FB4">
        <w:rPr>
          <w:rFonts w:ascii="Consolas" w:hAnsi="Consolas" w:cs="Consolas"/>
          <w:color w:val="8ACCCF"/>
          <w:sz w:val="18"/>
          <w:szCs w:val="18"/>
          <w:lang w:val="en-US"/>
        </w:rPr>
        <w:t xml:space="preserve"> </w:t>
      </w:r>
      <w:proofErr w:type="gramStart"/>
      <w:r w:rsidRPr="00966FB4">
        <w:rPr>
          <w:rFonts w:ascii="Consolas" w:hAnsi="Consolas" w:cs="Consolas"/>
          <w:color w:val="8ACCCF"/>
          <w:sz w:val="18"/>
          <w:szCs w:val="18"/>
          <w:lang w:val="en-US"/>
        </w:rPr>
        <w:t xml:space="preserve">" </w:t>
      </w:r>
      <w:r w:rsidRPr="00966FB4">
        <w:rPr>
          <w:rFonts w:ascii="Consolas" w:hAnsi="Consolas" w:cs="Consolas"/>
          <w:color w:val="DFDFBF"/>
          <w:sz w:val="18"/>
          <w:szCs w:val="18"/>
          <w:lang w:val="en-US"/>
        </w:rPr>
        <w:t>:</w:t>
      </w:r>
      <w:proofErr w:type="gramEnd"/>
      <w:r w:rsidRPr="00966FB4">
        <w:rPr>
          <w:rFonts w:ascii="Consolas" w:hAnsi="Consolas" w:cs="Consolas"/>
          <w:color w:val="DFDFBF"/>
          <w:sz w:val="18"/>
          <w:szCs w:val="18"/>
          <w:lang w:val="en-US"/>
        </w:rPr>
        <w:t xml:space="preserve"> </w:t>
      </w:r>
      <w:r w:rsidRPr="00966FB4">
        <w:rPr>
          <w:rFonts w:ascii="Consolas" w:hAnsi="Consolas" w:cs="Consolas"/>
          <w:color w:val="DFAF8F"/>
          <w:sz w:val="18"/>
          <w:szCs w:val="18"/>
          <w:lang w:val="en-US"/>
        </w:rPr>
        <w:t xml:space="preserve">"123456789" </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Krasnaya _ </w:t>
      </w:r>
      <w:r w:rsidRPr="00966FB4">
        <w:rPr>
          <w:rFonts w:ascii="Consolas" w:eastAsia="Times New Roman" w:hAnsi="Consolas" w:cs="Consolas"/>
          <w:color w:val="DFAF8F"/>
          <w:sz w:val="18"/>
          <w:szCs w:val="18"/>
          <w:lang w:val="en-US"/>
        </w:rPr>
        <w:t>_ </w:t>
      </w:r>
      <w:r w:rsidRPr="00966FB4">
        <w:rPr>
          <w:rFonts w:ascii="Consolas" w:eastAsia="Times New Roman" w:hAnsi="Consolas" w:cs="Consolas"/>
          <w:color w:val="DFAF8F"/>
          <w:sz w:val="18"/>
          <w:szCs w:val="18"/>
        </w:rPr>
        <w:t xml:space="preserve">area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 </w:t>
      </w:r>
      <w:r w:rsidRPr="00966FB4">
        <w:rPr>
          <w:rFonts w:ascii="Consolas" w:eastAsia="Times New Roman" w:hAnsi="Consolas" w:cs="Consolas"/>
          <w:color w:val="DFAF8F"/>
          <w:sz w:val="18"/>
          <w:szCs w:val="18"/>
          <w:lang w:val="en-US"/>
        </w:rPr>
        <w:t xml:space="preserve">.1" </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proofErr w:type="spellStart"/>
      <w:proofErr w:type="gramStart"/>
      <w:r w:rsidRPr="00966FB4">
        <w:rPr>
          <w:rFonts w:ascii="Consolas" w:eastAsia="Times New Roman" w:hAnsi="Consolas" w:cs="Consolas"/>
          <w:color w:val="8ACCCF"/>
          <w:sz w:val="18"/>
          <w:szCs w:val="18"/>
          <w:lang w:val="en-US"/>
        </w:rPr>
        <w:t>settlementPlace</w:t>
      </w:r>
      <w:proofErr w:type="spellEnd"/>
      <w:r w:rsidRPr="00966FB4">
        <w:rPr>
          <w:rFonts w:ascii="Consolas" w:eastAsia="Times New Roman" w:hAnsi="Consolas" w:cs="Consolas"/>
          <w:color w:val="8ACCCF"/>
          <w:sz w:val="18"/>
          <w:szCs w:val="18"/>
          <w:lang w:val="en-US"/>
        </w:rPr>
        <w:t xml:space="preserve"> </w:t>
      </w:r>
      <w:r w:rsidRPr="009D1FE4">
        <w:rPr>
          <w:rFonts w:ascii="Consolas" w:eastAsia="Times New Roman" w:hAnsi="Consolas" w:cs="Consolas"/>
          <w:color w:val="DFDFBF"/>
          <w:sz w:val="18"/>
          <w:szCs w:val="18"/>
        </w:rPr>
        <w:t>:</w:t>
      </w:r>
      <w:proofErr w:type="gramEnd"/>
      <w:r w:rsidRPr="009D1FE4">
        <w:rPr>
          <w:rFonts w:ascii="Consolas" w:eastAsia="Times New Roman" w:hAnsi="Consolas" w:cs="Consolas"/>
          <w:color w:val="DFDFBF"/>
          <w:sz w:val="18"/>
          <w:szCs w:val="18"/>
        </w:rPr>
        <w:t xml:space="preserve"> </w:t>
      </w:r>
      <w:r w:rsidRPr="009D1FE4">
        <w:rPr>
          <w:rFonts w:ascii="Consolas" w:eastAsia="Times New Roman" w:hAnsi="Consolas" w:cs="Consolas"/>
          <w:color w:val="8ACCCF"/>
          <w:sz w:val="18"/>
          <w:szCs w:val="18"/>
        </w:rPr>
        <w:t>_ _</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"Ward</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 xml:space="preserve">No. 6" </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Default="00171765" w:rsidP="00171765"/>
    <w:p w14:paraId="2A89F860" w14:textId="77777777" w:rsidR="00AA29C5" w:rsidRDefault="00AA29C5" w:rsidP="00171765"/>
    <w:p w14:paraId="0A0A36BF" w14:textId="77777777" w:rsidR="00AA29C5" w:rsidRDefault="00AA29C5" w:rsidP="00171765"/>
    <w:p w14:paraId="44E2F5E2" w14:textId="77777777" w:rsidR="00AA29C5" w:rsidRDefault="00AA29C5" w:rsidP="00171765"/>
    <w:p w14:paraId="51FFB74B" w14:textId="77777777" w:rsidR="00AA29C5" w:rsidRPr="009D1FE4" w:rsidRDefault="00AA29C5" w:rsidP="00171765"/>
    <w:p w14:paraId="34DB747C" w14:textId="77777777" w:rsidR="00171765" w:rsidRPr="009D1FE4" w:rsidRDefault="00171765" w:rsidP="00171765">
      <w:r>
        <w:t>An example of an error response:</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682" w:name="_Toc507539865"/>
      <w:bookmarkStart w:id="683" w:name="_Toc27489471"/>
      <w:bookmarkStart w:id="684" w:name="_Toc63432917"/>
      <w:bookmarkStart w:id="685" w:name="_Toc184326843"/>
      <w:r>
        <w:lastRenderedPageBreak/>
        <w:t xml:space="preserve">2.4 </w:t>
      </w:r>
      <w:r w:rsidRPr="005E0AA8">
        <w:t>Correction check status</w:t>
      </w:r>
      <w:bookmarkEnd w:id="682"/>
      <w:bookmarkEnd w:id="683"/>
      <w:bookmarkEnd w:id="684"/>
      <w:bookmarkEnd w:id="685"/>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DF451F">
        <w:rPr>
          <w:rFonts w:cs="Arial"/>
          <w:b/>
          <w:lang w:val="en-US"/>
        </w:rPr>
        <w:t>api</w:t>
      </w:r>
      <w:proofErr w:type="spellEnd"/>
      <w:r w:rsidRPr="00DF451F">
        <w:rPr>
          <w:rFonts w:cs="Arial"/>
          <w:b/>
          <w:lang w:val="en-US"/>
        </w:rPr>
        <w:t>/v2/</w:t>
      </w:r>
      <w:proofErr w:type="gramStart"/>
      <w:r w:rsidRPr="00DF451F">
        <w:rPr>
          <w:rFonts w:cs="Arial"/>
          <w:b/>
          <w:lang w:val="en-US"/>
        </w:rPr>
        <w:t>corrections/{</w:t>
      </w:r>
      <w:proofErr w:type="gramEnd"/>
      <w:r w:rsidRPr="00DF451F">
        <w:rPr>
          <w:rFonts w:cs="Arial"/>
          <w:b/>
          <w:lang w:val="en-US"/>
        </w:rPr>
        <w:t xml:space="preserve">inn}/status/{ </w:t>
      </w:r>
      <w:proofErr w:type="spellStart"/>
      <w:r>
        <w:rPr>
          <w:rFonts w:cs="Arial"/>
          <w:b/>
          <w:lang w:val="en-US"/>
        </w:rPr>
        <w:t>document_id</w:t>
      </w:r>
      <w:proofErr w:type="spellEnd"/>
      <w:r>
        <w:rPr>
          <w:rFonts w:cs="Arial"/>
          <w:b/>
          <w:lang w:val="en-US"/>
        </w:rPr>
        <w:t xml:space="preserve"> }</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 for which the check is made</w:t>
      </w:r>
    </w:p>
    <w:p w14:paraId="436BAA2C" w14:textId="77777777" w:rsidR="00171765" w:rsidRPr="000C255B" w:rsidRDefault="00171765" w:rsidP="00171765">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6C9B6768" w14:textId="77777777" w:rsidR="00171765" w:rsidRDefault="00171765" w:rsidP="00171765">
      <w:pPr>
        <w:rPr>
          <w:rFonts w:cs="Arial"/>
        </w:rPr>
      </w:pPr>
    </w:p>
    <w:p w14:paraId="20DAEA35" w14:textId="77777777" w:rsidR="00171765" w:rsidRDefault="00171765" w:rsidP="00171765">
      <w:r>
        <w:t xml:space="preserve">Answer: </w:t>
      </w:r>
      <w:r>
        <w:rPr>
          <w:lang w:val="en-US"/>
        </w:rPr>
        <w:t xml:space="preserve">api </w:t>
      </w:r>
      <w:r w:rsidRPr="00197C7F">
        <w:t>can return the following status codes</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05EB7FD9" w14:textId="77777777" w:rsidR="00171765" w:rsidRDefault="00171765" w:rsidP="00171765">
      <w:pPr>
        <w:pStyle w:val="ac"/>
        <w:numPr>
          <w:ilvl w:val="0"/>
          <w:numId w:val="2"/>
        </w:numPr>
        <w:spacing w:after="0" w:line="240" w:lineRule="auto"/>
      </w:pPr>
      <w:bookmarkStart w:id="686" w:name="OLE_LINK111"/>
      <w:bookmarkStart w:id="687" w:name="OLE_LINK112"/>
      <w:bookmarkStart w:id="688" w:name="OLE_LINK113"/>
      <w:bookmarkStart w:id="689" w:name="OLE_LINK106"/>
      <w:bookmarkStart w:id="690" w:name="OLE_LINK107"/>
      <w:r w:rsidRPr="00E02F83">
        <w:t xml:space="preserve">400 </w:t>
      </w:r>
      <w:r>
        <w:rPr>
          <w:lang w:val="en-US"/>
        </w:rPr>
        <w:t>Bad</w:t>
      </w:r>
      <w:r w:rsidRPr="00C42DB2">
        <w:t xml:space="preserve"> </w:t>
      </w:r>
      <w:r>
        <w:rPr>
          <w:lang w:val="en-US"/>
        </w:rPr>
        <w:t>Request</w:t>
      </w:r>
      <w:bookmarkEnd w:id="686"/>
      <w:bookmarkEnd w:id="687"/>
      <w:bookmarkEnd w:id="688"/>
      <w:r w:rsidRPr="00425254">
        <w:t xml:space="preserve"> </w:t>
      </w:r>
      <w:bookmarkEnd w:id="689"/>
      <w:bookmarkEnd w:id="690"/>
      <w:r w:rsidRPr="00197C7F">
        <w:t>– the organization was not found, the check with the specified identifier was not found</w:t>
      </w:r>
    </w:p>
    <w:p w14:paraId="36944CC6"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2521075"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receipt processed, response body p.2.4.1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49E28F5A" w:rsidR="00171765" w:rsidRDefault="00171765" w:rsidP="00171765">
      <w:pPr>
        <w:pStyle w:val="3"/>
      </w:pPr>
      <w:bookmarkStart w:id="691" w:name="_Toc507539866"/>
      <w:bookmarkStart w:id="692" w:name="_Toc27489472"/>
      <w:bookmarkStart w:id="693" w:name="_Toc63432918"/>
      <w:bookmarkStart w:id="694" w:name="_Toc184326844"/>
      <w:r>
        <w:rPr>
          <w:lang w:val="en-US"/>
        </w:rPr>
        <w:t xml:space="preserve">2.4.1 Response </w:t>
      </w:r>
      <w:r>
        <w:t>Body</w:t>
      </w:r>
      <w:bookmarkEnd w:id="694"/>
      <w:r>
        <w:t xml:space="preserve"> </w:t>
      </w:r>
      <w:bookmarkEnd w:id="691"/>
      <w:bookmarkEnd w:id="692"/>
      <w:bookmarkEnd w:id="693"/>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Document ID</w:t>
            </w:r>
          </w:p>
        </w:tc>
        <w:tc>
          <w:tcPr>
            <w:tcW w:w="2979" w:type="dxa"/>
          </w:tcPr>
          <w:p w14:paraId="0F88D82D" w14:textId="77777777" w:rsidR="00171765" w:rsidRDefault="00171765" w:rsidP="00171765">
            <w:pPr>
              <w:rPr>
                <w:rFonts w:cs="Arial"/>
              </w:rPr>
            </w:pPr>
            <w:r>
              <w:rPr>
                <w:rFonts w:cs="Arial"/>
              </w:rPr>
              <w:t xml:space="preserve">String from 1 to </w:t>
            </w:r>
            <w:r>
              <w:rPr>
                <w:rFonts w:cs="Arial"/>
                <w:lang w:val="en-US"/>
              </w:rPr>
              <w:t xml:space="preserve">64 </w:t>
            </w:r>
            <w:r>
              <w:rPr>
                <w:rFonts w:cs="Arial"/>
              </w:rPr>
              <w:t>characters</w:t>
            </w:r>
          </w:p>
        </w:tc>
      </w:tr>
      <w:tr w:rsidR="00171765" w:rsidRPr="008F4F86" w14:paraId="4CA6B002" w14:textId="77777777" w:rsidTr="00171765">
        <w:tc>
          <w:tcPr>
            <w:tcW w:w="2465" w:type="dxa"/>
          </w:tcPr>
          <w:p w14:paraId="37EE9E2D" w14:textId="5A278A11" w:rsidR="00171765" w:rsidRDefault="00171765" w:rsidP="00171765">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5836F4F8" w14:textId="77777777" w:rsidR="00171765" w:rsidRPr="00D71290" w:rsidRDefault="00171765" w:rsidP="00171765">
            <w:pPr>
              <w:rPr>
                <w:rFonts w:cs="Arial"/>
              </w:rPr>
            </w:pPr>
            <w:r>
              <w:rPr>
                <w:rFonts w:cs="Arial"/>
              </w:rPr>
              <w:t>Serial number of the device that punched the check</w:t>
            </w:r>
          </w:p>
        </w:tc>
        <w:tc>
          <w:tcPr>
            <w:tcW w:w="2979" w:type="dxa"/>
          </w:tcPr>
          <w:p w14:paraId="4F60B904" w14:textId="77777777" w:rsidR="00171765" w:rsidRDefault="00171765" w:rsidP="00171765">
            <w:pPr>
              <w:rPr>
                <w:rFonts w:cs="Arial"/>
              </w:rPr>
            </w:pPr>
            <w:r>
              <w:rPr>
                <w:rFonts w:cs="Arial"/>
              </w:rPr>
              <w:t>String up to 20 characters</w:t>
            </w:r>
          </w:p>
        </w:tc>
      </w:tr>
      <w:tr w:rsidR="00171765" w:rsidRPr="008F4F86" w14:paraId="23B08803" w14:textId="77777777" w:rsidTr="00171765">
        <w:tc>
          <w:tcPr>
            <w:tcW w:w="2465" w:type="dxa"/>
          </w:tcPr>
          <w:p w14:paraId="31BB2999" w14:textId="39E89581" w:rsidR="00171765" w:rsidRPr="00D71290" w:rsidRDefault="00171765" w:rsidP="00171765">
            <w:pPr>
              <w:rPr>
                <w:rFonts w:cs="Arial"/>
              </w:rPr>
            </w:pPr>
            <w:proofErr w:type="spellStart"/>
            <w:r>
              <w:rPr>
                <w:rFonts w:cs="Arial"/>
                <w:lang w:val="en-US"/>
              </w:rPr>
              <w:t>deviceRN</w:t>
            </w:r>
            <w:proofErr w:type="spellEnd"/>
            <w:r>
              <w:rPr>
                <w:rFonts w:cs="Arial"/>
                <w:lang w:val="en-US"/>
              </w:rPr>
              <w:t xml:space="preserve"> </w:t>
            </w:r>
          </w:p>
        </w:tc>
        <w:tc>
          <w:tcPr>
            <w:tcW w:w="4839" w:type="dxa"/>
          </w:tcPr>
          <w:p w14:paraId="7437A97F" w14:textId="77777777" w:rsidR="00171765" w:rsidRDefault="00171765" w:rsidP="00171765">
            <w:pPr>
              <w:rPr>
                <w:rFonts w:cs="Arial"/>
              </w:rPr>
            </w:pPr>
            <w:r>
              <w:rPr>
                <w:rFonts w:cs="Arial"/>
              </w:rPr>
              <w:t>Registration number of the device that punched the check</w:t>
            </w:r>
          </w:p>
        </w:tc>
        <w:tc>
          <w:tcPr>
            <w:tcW w:w="2979" w:type="dxa"/>
          </w:tcPr>
          <w:p w14:paraId="166E61F4" w14:textId="77777777" w:rsidR="00171765" w:rsidRDefault="00171765" w:rsidP="00171765">
            <w:pPr>
              <w:rPr>
                <w:rFonts w:cs="Arial"/>
              </w:rPr>
            </w:pPr>
            <w:r>
              <w:rPr>
                <w:rFonts w:cs="Arial"/>
              </w:rPr>
              <w:t>String up to 20 characters</w:t>
            </w:r>
          </w:p>
        </w:tc>
      </w:tr>
      <w:tr w:rsidR="00171765" w:rsidRPr="008F4F86" w14:paraId="2BEE3024" w14:textId="77777777" w:rsidTr="00171765">
        <w:tc>
          <w:tcPr>
            <w:tcW w:w="2465" w:type="dxa"/>
          </w:tcPr>
          <w:p w14:paraId="465EA1AC" w14:textId="1250C056" w:rsidR="00171765" w:rsidRPr="00D71290" w:rsidRDefault="00AA29C5" w:rsidP="00171765">
            <w:pPr>
              <w:rPr>
                <w:rFonts w:cs="Arial"/>
              </w:rPr>
            </w:pPr>
            <w:r>
              <w:rPr>
                <w:rFonts w:cs="Arial"/>
                <w:lang w:val="en-US"/>
              </w:rPr>
              <w:t>fs</w:t>
            </w:r>
            <w:r w:rsidR="00171765" w:rsidRPr="00D71290">
              <w:rPr>
                <w:rFonts w:cs="Arial"/>
              </w:rPr>
              <w:t>Number</w:t>
            </w:r>
          </w:p>
        </w:tc>
        <w:tc>
          <w:tcPr>
            <w:tcW w:w="4839" w:type="dxa"/>
          </w:tcPr>
          <w:p w14:paraId="376D215F" w14:textId="77777777" w:rsidR="00171765" w:rsidRDefault="00171765" w:rsidP="00171765">
            <w:pPr>
              <w:rPr>
                <w:rFonts w:cs="Arial"/>
              </w:rPr>
            </w:pPr>
            <w:r>
              <w:rPr>
                <w:rFonts w:cs="Arial"/>
              </w:rPr>
              <w:t>Fiscal accumulator number</w:t>
            </w:r>
          </w:p>
        </w:tc>
        <w:tc>
          <w:tcPr>
            <w:tcW w:w="2979" w:type="dxa"/>
          </w:tcPr>
          <w:p w14:paraId="70A603D7" w14:textId="77777777" w:rsidR="00171765" w:rsidRDefault="00171765" w:rsidP="00171765">
            <w:pPr>
              <w:rPr>
                <w:rFonts w:cs="Arial"/>
              </w:rPr>
            </w:pPr>
            <w:r>
              <w:rPr>
                <w:rFonts w:cs="Arial"/>
              </w:rPr>
              <w:t>String 16 characters</w:t>
            </w:r>
          </w:p>
        </w:tc>
      </w:tr>
      <w:tr w:rsidR="00171765" w:rsidRPr="008F4F86" w14:paraId="171FEDA3" w14:textId="77777777" w:rsidTr="00171765">
        <w:tc>
          <w:tcPr>
            <w:tcW w:w="2465" w:type="dxa"/>
          </w:tcPr>
          <w:p w14:paraId="6BB9913E" w14:textId="017C6463" w:rsidR="00171765" w:rsidRPr="00D71290" w:rsidRDefault="00AA29C5" w:rsidP="00171765">
            <w:pPr>
              <w:rPr>
                <w:rFonts w:cs="Arial"/>
              </w:rPr>
            </w:pPr>
            <w:proofErr w:type="spellStart"/>
            <w:r>
              <w:rPr>
                <w:rFonts w:cs="Arial"/>
                <w:lang w:val="en-US"/>
              </w:rPr>
              <w:t>ofd</w:t>
            </w:r>
            <w:proofErr w:type="spellEnd"/>
            <w:r w:rsidR="00171765" w:rsidRPr="00D71290">
              <w:rPr>
                <w:rFonts w:cs="Arial"/>
              </w:rPr>
              <w:t>Name</w:t>
            </w:r>
          </w:p>
        </w:tc>
        <w:tc>
          <w:tcPr>
            <w:tcW w:w="4839" w:type="dxa"/>
          </w:tcPr>
          <w:p w14:paraId="4905F241" w14:textId="77777777" w:rsidR="00171765" w:rsidRPr="00D71290" w:rsidRDefault="00171765" w:rsidP="00171765">
            <w:pPr>
              <w:rPr>
                <w:rFonts w:cs="Arial"/>
              </w:rPr>
            </w:pPr>
            <w:r>
              <w:rPr>
                <w:rFonts w:cs="Arial"/>
              </w:rPr>
              <w:t>Name of OFD</w:t>
            </w:r>
          </w:p>
        </w:tc>
        <w:tc>
          <w:tcPr>
            <w:tcW w:w="2979" w:type="dxa"/>
          </w:tcPr>
          <w:p w14:paraId="042B95D6" w14:textId="77777777" w:rsidR="00171765" w:rsidRDefault="00171765" w:rsidP="00171765">
            <w:pPr>
              <w:rPr>
                <w:rFonts w:cs="Arial"/>
              </w:rPr>
            </w:pPr>
            <w:r>
              <w:rPr>
                <w:rFonts w:cs="Arial"/>
              </w:rPr>
              <w:t>String up to 256 characters</w:t>
            </w:r>
          </w:p>
        </w:tc>
      </w:tr>
      <w:tr w:rsidR="00171765" w:rsidRPr="008F4F86" w14:paraId="0A3313F3" w14:textId="77777777" w:rsidTr="00171765">
        <w:tc>
          <w:tcPr>
            <w:tcW w:w="2465" w:type="dxa"/>
          </w:tcPr>
          <w:p w14:paraId="3EEC5736" w14:textId="26B6AC71" w:rsidR="00171765" w:rsidRPr="00D71290" w:rsidRDefault="00AA29C5" w:rsidP="00171765">
            <w:pPr>
              <w:rPr>
                <w:rFonts w:cs="Arial"/>
              </w:rPr>
            </w:pPr>
            <w:proofErr w:type="spellStart"/>
            <w:r>
              <w:rPr>
                <w:rFonts w:cs="Arial"/>
                <w:lang w:val="en-US"/>
              </w:rPr>
              <w:t>odf</w:t>
            </w:r>
            <w:proofErr w:type="spellEnd"/>
            <w:r w:rsidR="00171765" w:rsidRPr="009E5A50">
              <w:rPr>
                <w:rFonts w:cs="Arial"/>
              </w:rPr>
              <w:t>website</w:t>
            </w:r>
          </w:p>
        </w:tc>
        <w:tc>
          <w:tcPr>
            <w:tcW w:w="4839" w:type="dxa"/>
          </w:tcPr>
          <w:p w14:paraId="0BDA9A06" w14:textId="77777777" w:rsidR="00171765" w:rsidRPr="009E5A50" w:rsidRDefault="00171765" w:rsidP="00171765">
            <w:pPr>
              <w:rPr>
                <w:rFonts w:cs="Arial"/>
              </w:rPr>
            </w:pPr>
            <w:r>
              <w:rPr>
                <w:rFonts w:cs="Arial"/>
                <w:lang w:val="en-US"/>
              </w:rPr>
              <w:t xml:space="preserve">CRF </w:t>
            </w:r>
            <w:r>
              <w:rPr>
                <w:rFonts w:cs="Arial"/>
              </w:rPr>
              <w:t>website</w:t>
            </w:r>
          </w:p>
        </w:tc>
        <w:tc>
          <w:tcPr>
            <w:tcW w:w="2979" w:type="dxa"/>
          </w:tcPr>
          <w:p w14:paraId="5C537EC4" w14:textId="6EB4CD7D" w:rsidR="00171765" w:rsidRDefault="0085578E" w:rsidP="00171765">
            <w:pPr>
              <w:rPr>
                <w:rFonts w:cs="Arial"/>
              </w:rPr>
            </w:pPr>
            <w:r>
              <w:rPr>
                <w:rFonts w:cs="Arial"/>
              </w:rPr>
              <w:t>String up to 58 characters</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proofErr w:type="spellStart"/>
            <w:r>
              <w:rPr>
                <w:rFonts w:cs="Arial"/>
                <w:lang w:val="en-US"/>
              </w:rPr>
              <w:t>odfINN</w:t>
            </w:r>
            <w:proofErr w:type="spellEnd"/>
          </w:p>
        </w:tc>
        <w:tc>
          <w:tcPr>
            <w:tcW w:w="4839" w:type="dxa"/>
          </w:tcPr>
          <w:p w14:paraId="2D1C5302" w14:textId="77777777" w:rsidR="00171765" w:rsidRPr="00B72AEC" w:rsidRDefault="00171765" w:rsidP="00171765">
            <w:pPr>
              <w:rPr>
                <w:rFonts w:cs="Arial"/>
              </w:rPr>
            </w:pPr>
            <w:r>
              <w:rPr>
                <w:rFonts w:cs="Arial"/>
              </w:rPr>
              <w:t>TIN OFD</w:t>
            </w:r>
          </w:p>
        </w:tc>
        <w:tc>
          <w:tcPr>
            <w:tcW w:w="2979" w:type="dxa"/>
          </w:tcPr>
          <w:p w14:paraId="32A93763" w14:textId="77777777" w:rsidR="00171765" w:rsidRDefault="00171765" w:rsidP="00171765">
            <w:pPr>
              <w:rPr>
                <w:rFonts w:cs="Arial"/>
              </w:rPr>
            </w:pPr>
            <w:r>
              <w:rPr>
                <w:rFonts w:cs="Arial"/>
              </w:rPr>
              <w:t>String 12 characters</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proofErr w:type="spellStart"/>
            <w:r>
              <w:rPr>
                <w:rFonts w:cs="Arial"/>
                <w:lang w:val="en-US"/>
              </w:rPr>
              <w:t>fnsWebsite</w:t>
            </w:r>
            <w:proofErr w:type="spellEnd"/>
          </w:p>
        </w:tc>
        <w:tc>
          <w:tcPr>
            <w:tcW w:w="4839" w:type="dxa"/>
          </w:tcPr>
          <w:p w14:paraId="025B4B6B" w14:textId="77777777" w:rsidR="00171765" w:rsidRPr="00B72AEC" w:rsidRDefault="00171765" w:rsidP="00171765">
            <w:pPr>
              <w:rPr>
                <w:rFonts w:cs="Arial"/>
                <w:lang w:val="en-US"/>
              </w:rPr>
            </w:pPr>
            <w:r>
              <w:rPr>
                <w:rFonts w:cs="Arial"/>
                <w:lang w:val="en-US"/>
              </w:rPr>
              <w:t xml:space="preserve">Website </w:t>
            </w:r>
            <w:r>
              <w:rPr>
                <w:rFonts w:cs="Arial"/>
              </w:rPr>
              <w:t>of the Federal Tax Service</w:t>
            </w:r>
          </w:p>
        </w:tc>
        <w:tc>
          <w:tcPr>
            <w:tcW w:w="2979" w:type="dxa"/>
          </w:tcPr>
          <w:p w14:paraId="0368F3DC" w14:textId="77777777" w:rsidR="00171765" w:rsidRDefault="00171765" w:rsidP="00171765">
            <w:pPr>
              <w:rPr>
                <w:rFonts w:cs="Arial"/>
              </w:rPr>
            </w:pPr>
            <w:r>
              <w:rPr>
                <w:rFonts w:cs="Arial"/>
              </w:rPr>
              <w:t>String up to 256 characters</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proofErr w:type="spellStart"/>
            <w:r>
              <w:rPr>
                <w:rFonts w:cs="Arial"/>
                <w:lang w:val="en-US"/>
              </w:rPr>
              <w:t>companyINN</w:t>
            </w:r>
            <w:proofErr w:type="spellEnd"/>
          </w:p>
        </w:tc>
        <w:tc>
          <w:tcPr>
            <w:tcW w:w="4839" w:type="dxa"/>
          </w:tcPr>
          <w:p w14:paraId="7B95747E" w14:textId="77777777" w:rsidR="00171765" w:rsidRPr="00B2081D" w:rsidRDefault="00171765" w:rsidP="00171765">
            <w:pPr>
              <w:rPr>
                <w:rFonts w:cs="Arial"/>
              </w:rPr>
            </w:pPr>
            <w:r>
              <w:rPr>
                <w:rFonts w:cs="Arial"/>
              </w:rPr>
              <w:t>User TIN</w:t>
            </w:r>
          </w:p>
        </w:tc>
        <w:tc>
          <w:tcPr>
            <w:tcW w:w="2979" w:type="dxa"/>
          </w:tcPr>
          <w:p w14:paraId="2FA30B72" w14:textId="77777777" w:rsidR="00171765" w:rsidRDefault="00171765" w:rsidP="00171765">
            <w:pPr>
              <w:rPr>
                <w:rFonts w:cs="Arial"/>
              </w:rPr>
            </w:pPr>
            <w:r>
              <w:rPr>
                <w:rFonts w:cs="Arial"/>
              </w:rPr>
              <w:t>String 12 characters</w:t>
            </w:r>
          </w:p>
        </w:tc>
      </w:tr>
      <w:tr w:rsidR="00171765" w:rsidRPr="008F4F86" w14:paraId="5EC1299E" w14:textId="77777777" w:rsidTr="00171765">
        <w:tc>
          <w:tcPr>
            <w:tcW w:w="2465" w:type="dxa"/>
          </w:tcPr>
          <w:p w14:paraId="61D8022E" w14:textId="1A5B6276" w:rsidR="00171765" w:rsidRPr="009E5A50" w:rsidRDefault="00171765" w:rsidP="00171765">
            <w:pPr>
              <w:rPr>
                <w:rFonts w:cs="Arial"/>
              </w:rPr>
            </w:pPr>
            <w:proofErr w:type="spellStart"/>
            <w:r w:rsidRPr="009E5A50">
              <w:rPr>
                <w:rFonts w:cs="Arial"/>
              </w:rPr>
              <w:lastRenderedPageBreak/>
              <w:t>companyName</w:t>
            </w:r>
            <w:proofErr w:type="spellEnd"/>
          </w:p>
        </w:tc>
        <w:tc>
          <w:tcPr>
            <w:tcW w:w="4839" w:type="dxa"/>
          </w:tcPr>
          <w:p w14:paraId="36D88849" w14:textId="77777777" w:rsidR="00171765" w:rsidRPr="009E5A50" w:rsidRDefault="00171765" w:rsidP="00171765">
            <w:pPr>
              <w:rPr>
                <w:rFonts w:cs="Arial"/>
              </w:rPr>
            </w:pPr>
            <w:r>
              <w:rPr>
                <w:rFonts w:cs="Arial"/>
              </w:rPr>
              <w:t>User name</w:t>
            </w:r>
          </w:p>
        </w:tc>
        <w:tc>
          <w:tcPr>
            <w:tcW w:w="2979" w:type="dxa"/>
          </w:tcPr>
          <w:p w14:paraId="2BF12FBD" w14:textId="77777777" w:rsidR="00171765" w:rsidRDefault="00171765" w:rsidP="00171765">
            <w:pPr>
              <w:rPr>
                <w:rFonts w:cs="Arial"/>
              </w:rPr>
            </w:pPr>
            <w:r>
              <w:rPr>
                <w:rFonts w:cs="Arial"/>
              </w:rPr>
              <w:t>String up to 256 characters</w:t>
            </w:r>
          </w:p>
        </w:tc>
      </w:tr>
      <w:tr w:rsidR="00171765" w:rsidRPr="008F4F86" w14:paraId="5D2FFE73" w14:textId="77777777" w:rsidTr="00171765">
        <w:tc>
          <w:tcPr>
            <w:tcW w:w="2465" w:type="dxa"/>
          </w:tcPr>
          <w:p w14:paraId="336688F0" w14:textId="0E654D89" w:rsidR="00171765" w:rsidRPr="009E5A50" w:rsidRDefault="00AA29C5" w:rsidP="00171765">
            <w:pPr>
              <w:rPr>
                <w:rFonts w:cs="Arial"/>
              </w:rPr>
            </w:pPr>
            <w:proofErr w:type="spellStart"/>
            <w:r>
              <w:rPr>
                <w:rFonts w:cs="Arial"/>
                <w:lang w:val="en-US"/>
              </w:rPr>
              <w:t>DocumentNumber</w:t>
            </w:r>
            <w:proofErr w:type="spellEnd"/>
          </w:p>
        </w:tc>
        <w:tc>
          <w:tcPr>
            <w:tcW w:w="4839" w:type="dxa"/>
          </w:tcPr>
          <w:p w14:paraId="7FA0204C" w14:textId="77777777" w:rsidR="00171765" w:rsidRDefault="00171765" w:rsidP="00171765">
            <w:pPr>
              <w:rPr>
                <w:rFonts w:cs="Arial"/>
              </w:rPr>
            </w:pPr>
            <w:r w:rsidRPr="00CE2490">
              <w:rPr>
                <w:rFonts w:cs="Arial"/>
              </w:rPr>
              <w:t>FD number</w:t>
            </w:r>
          </w:p>
        </w:tc>
        <w:tc>
          <w:tcPr>
            <w:tcW w:w="2979" w:type="dxa"/>
          </w:tcPr>
          <w:p w14:paraId="3D03FDE5" w14:textId="77777777" w:rsidR="00171765" w:rsidRDefault="00171765" w:rsidP="00171765">
            <w:pPr>
              <w:rPr>
                <w:rFonts w:cs="Arial"/>
              </w:rPr>
            </w:pPr>
            <w:r>
              <w:rPr>
                <w:rFonts w:cs="Arial"/>
              </w:rPr>
              <w:t>Number</w:t>
            </w:r>
          </w:p>
        </w:tc>
      </w:tr>
      <w:tr w:rsidR="00171765" w:rsidRPr="008F4F86" w14:paraId="5CB196F5" w14:textId="77777777" w:rsidTr="00171765">
        <w:tc>
          <w:tcPr>
            <w:tcW w:w="2465" w:type="dxa"/>
          </w:tcPr>
          <w:p w14:paraId="15416DD4" w14:textId="5F5C2A21" w:rsidR="00171765" w:rsidRPr="009E5A50" w:rsidRDefault="00171765" w:rsidP="00171765">
            <w:pPr>
              <w:rPr>
                <w:rFonts w:cs="Arial"/>
              </w:rPr>
            </w:pPr>
            <w:proofErr w:type="spellStart"/>
            <w:r w:rsidRPr="009E5A50">
              <w:rPr>
                <w:rFonts w:cs="Arial"/>
              </w:rPr>
              <w:t>shiftNumber</w:t>
            </w:r>
            <w:proofErr w:type="spellEnd"/>
          </w:p>
        </w:tc>
        <w:tc>
          <w:tcPr>
            <w:tcW w:w="4839" w:type="dxa"/>
          </w:tcPr>
          <w:p w14:paraId="0A1F0EA6" w14:textId="77777777" w:rsidR="00171765" w:rsidRDefault="00171765" w:rsidP="00171765">
            <w:pPr>
              <w:rPr>
                <w:rFonts w:cs="Arial"/>
              </w:rPr>
            </w:pPr>
            <w:r>
              <w:rPr>
                <w:rFonts w:cs="Arial"/>
              </w:rPr>
              <w:t>shift number</w:t>
            </w:r>
          </w:p>
        </w:tc>
        <w:tc>
          <w:tcPr>
            <w:tcW w:w="2979" w:type="dxa"/>
          </w:tcPr>
          <w:p w14:paraId="6481A55C" w14:textId="77777777" w:rsidR="00171765" w:rsidRDefault="00171765" w:rsidP="00171765">
            <w:pPr>
              <w:rPr>
                <w:rFonts w:cs="Arial"/>
              </w:rPr>
            </w:pPr>
            <w:r>
              <w:rPr>
                <w:rFonts w:cs="Arial"/>
              </w:rPr>
              <w:t>Number</w:t>
            </w:r>
          </w:p>
        </w:tc>
      </w:tr>
      <w:tr w:rsidR="00171765" w:rsidRPr="008F4F86" w14:paraId="207397AF" w14:textId="77777777" w:rsidTr="00171765">
        <w:tc>
          <w:tcPr>
            <w:tcW w:w="2465" w:type="dxa"/>
          </w:tcPr>
          <w:p w14:paraId="23F91B5C" w14:textId="5DA9B4F4" w:rsidR="00171765" w:rsidRPr="00CE2490" w:rsidRDefault="00AA29C5" w:rsidP="00171765">
            <w:pPr>
              <w:rPr>
                <w:rFonts w:cs="Arial"/>
                <w:lang w:val="en-US"/>
              </w:rPr>
            </w:pPr>
            <w:r>
              <w:rPr>
                <w:rFonts w:cs="Arial"/>
                <w:lang w:val="en-US"/>
              </w:rPr>
              <w:t>d</w:t>
            </w:r>
            <w:proofErr w:type="spellStart"/>
            <w:r>
              <w:rPr>
                <w:rFonts w:cs="Arial"/>
              </w:rPr>
              <w:t>ocumentIn</w:t>
            </w:r>
            <w:r w:rsidR="00171765">
              <w:rPr>
                <w:rFonts w:cs="Arial"/>
                <w:lang w:val="en-US"/>
              </w:rPr>
              <w:t>dex</w:t>
            </w:r>
            <w:proofErr w:type="spellEnd"/>
          </w:p>
        </w:tc>
        <w:tc>
          <w:tcPr>
            <w:tcW w:w="4839" w:type="dxa"/>
          </w:tcPr>
          <w:p w14:paraId="269B508C" w14:textId="77777777" w:rsidR="00171765" w:rsidRDefault="00171765" w:rsidP="00171765">
            <w:pPr>
              <w:rPr>
                <w:rFonts w:cs="Arial"/>
              </w:rPr>
            </w:pPr>
            <w:r>
              <w:rPr>
                <w:rFonts w:cs="Arial"/>
              </w:rPr>
              <w:t>Check number for shift</w:t>
            </w:r>
          </w:p>
        </w:tc>
        <w:tc>
          <w:tcPr>
            <w:tcW w:w="2979" w:type="dxa"/>
          </w:tcPr>
          <w:p w14:paraId="2F6DC036" w14:textId="77777777" w:rsidR="00171765" w:rsidRPr="00CE2490" w:rsidRDefault="00171765" w:rsidP="00171765">
            <w:pPr>
              <w:rPr>
                <w:rFonts w:cs="Arial"/>
              </w:rPr>
            </w:pPr>
            <w:r>
              <w:rPr>
                <w:rFonts w:cs="Arial"/>
              </w:rPr>
              <w:t>Number</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proofErr w:type="spellStart"/>
            <w:r>
              <w:rPr>
                <w:rFonts w:cs="Arial"/>
                <w:lang w:val="en-US"/>
              </w:rPr>
              <w:t>processedAt</w:t>
            </w:r>
            <w:proofErr w:type="spellEnd"/>
          </w:p>
        </w:tc>
        <w:tc>
          <w:tcPr>
            <w:tcW w:w="4839" w:type="dxa"/>
          </w:tcPr>
          <w:p w14:paraId="3B5AF859" w14:textId="77777777" w:rsidR="00171765" w:rsidRPr="00E31914" w:rsidRDefault="00171765" w:rsidP="00171765">
            <w:pPr>
              <w:rPr>
                <w:rFonts w:cs="Arial"/>
              </w:rPr>
            </w:pPr>
            <w:r>
              <w:rPr>
                <w:rFonts w:cs="Arial"/>
              </w:rPr>
              <w:t>Time of registration of a fiscal document in the Federal Tax Service</w:t>
            </w:r>
          </w:p>
        </w:tc>
        <w:tc>
          <w:tcPr>
            <w:tcW w:w="2979" w:type="dxa"/>
          </w:tcPr>
          <w:p w14:paraId="2BF65523" w14:textId="77777777" w:rsidR="00171765" w:rsidRDefault="00171765" w:rsidP="00171765">
            <w:pPr>
              <w:rPr>
                <w:rFonts w:cs="Arial"/>
              </w:rPr>
            </w:pPr>
            <w:bookmarkStart w:id="695" w:name="OLE_LINK116"/>
            <w:bookmarkStart w:id="696" w:name="OLE_LINK117"/>
            <w:bookmarkStart w:id="697" w:name="OLE_LINK118"/>
            <w:r w:rsidRPr="008F4F86">
              <w:rPr>
                <w:rFonts w:cs="Arial"/>
              </w:rPr>
              <w:t xml:space="preserve">Time as a string in </w:t>
            </w:r>
            <w:r w:rsidRPr="008F4F86">
              <w:rPr>
                <w:rFonts w:cs="Arial"/>
                <w:lang w:val="en-US"/>
              </w:rPr>
              <w:t xml:space="preserve">ISO </w:t>
            </w:r>
            <w:r w:rsidRPr="008F4F86">
              <w:rPr>
                <w:rFonts w:cs="Arial"/>
              </w:rPr>
              <w:t>8601 format</w:t>
            </w:r>
            <w:bookmarkEnd w:id="695"/>
            <w:bookmarkEnd w:id="696"/>
            <w:bookmarkEnd w:id="697"/>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Document content</w:t>
            </w:r>
          </w:p>
        </w:tc>
        <w:tc>
          <w:tcPr>
            <w:tcW w:w="2979" w:type="dxa"/>
          </w:tcPr>
          <w:p w14:paraId="51A07975" w14:textId="341A1863" w:rsidR="00171765" w:rsidRPr="00525F22" w:rsidRDefault="0085578E" w:rsidP="00171765">
            <w:pPr>
              <w:rPr>
                <w:rFonts w:cs="Arial"/>
              </w:rPr>
            </w:pPr>
            <w:r>
              <w:rPr>
                <w:rFonts w:cs="Arial"/>
              </w:rPr>
              <w:t>Structure of clause 2.3.1.1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510188B6" w14:textId="77777777" w:rsidR="00171765" w:rsidRDefault="00171765" w:rsidP="00171765">
            <w:pPr>
              <w:rPr>
                <w:rFonts w:cs="Arial"/>
              </w:rPr>
            </w:pPr>
            <w:r w:rsidRPr="00E664C7">
              <w:rPr>
                <w:rFonts w:cs="Arial"/>
              </w:rPr>
              <w:t>fiscal sign</w:t>
            </w:r>
          </w:p>
        </w:tc>
        <w:tc>
          <w:tcPr>
            <w:tcW w:w="2979" w:type="dxa"/>
          </w:tcPr>
          <w:p w14:paraId="42E6931F" w14:textId="77777777" w:rsidR="00171765" w:rsidRPr="008B6C01" w:rsidRDefault="00171765" w:rsidP="00171765">
            <w:pPr>
              <w:rPr>
                <w:rFonts w:cs="Arial"/>
              </w:rPr>
            </w:pPr>
            <w:r>
              <w:rPr>
                <w:rFonts w:cs="Arial"/>
              </w:rPr>
              <w:t xml:space="preserve">String </w:t>
            </w:r>
            <w:r>
              <w:rPr>
                <w:rFonts w:cs="Arial"/>
                <w:lang w:val="en-US"/>
              </w:rPr>
              <w:t xml:space="preserve">10 </w:t>
            </w:r>
            <w:r>
              <w:rPr>
                <w:rFonts w:cs="Arial"/>
              </w:rPr>
              <w:t>characters</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353EF999" w14:textId="77777777" w:rsidR="00171765" w:rsidRPr="009D7C38" w:rsidRDefault="00171765"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4BFA3AC6" w14:textId="77777777" w:rsidR="00171765" w:rsidRDefault="00171765" w:rsidP="00171765">
            <w:pPr>
              <w:rPr>
                <w:rFonts w:cs="Arial"/>
              </w:rPr>
            </w:pPr>
            <w:r>
              <w:rPr>
                <w:rFonts w:cs="Arial"/>
              </w:rPr>
              <w:t xml:space="preserve">String from 1 to 1024 characters or </w:t>
            </w:r>
            <w:r>
              <w:rPr>
                <w:rFonts w:cs="Arial"/>
                <w:lang w:val="en-US"/>
              </w:rPr>
              <w:t>null</w:t>
            </w:r>
          </w:p>
        </w:tc>
      </w:tr>
      <w:tr w:rsidR="00377149" w:rsidRPr="008F4F86" w14:paraId="19EE024A" w14:textId="77777777" w:rsidTr="00171765">
        <w:tc>
          <w:tcPr>
            <w:tcW w:w="2465" w:type="dxa"/>
          </w:tcPr>
          <w:p w14:paraId="1DEAE238" w14:textId="1CD10194" w:rsidR="00377149" w:rsidRDefault="00377149" w:rsidP="00377149">
            <w:pPr>
              <w:rPr>
                <w:rFonts w:cs="Arial"/>
                <w:lang w:val="en-US"/>
              </w:rPr>
            </w:pPr>
            <w:r>
              <w:rPr>
                <w:rFonts w:cs="Arial"/>
                <w:lang w:val="en-US"/>
              </w:rPr>
              <w:t>meta</w:t>
            </w:r>
          </w:p>
        </w:tc>
        <w:tc>
          <w:tcPr>
            <w:tcW w:w="4839" w:type="dxa"/>
          </w:tcPr>
          <w:p w14:paraId="56F5532A" w14:textId="19364D61" w:rsidR="00377149" w:rsidRDefault="00377149" w:rsidP="00377149">
            <w:pPr>
              <w:rPr>
                <w:rFonts w:cs="Arial"/>
                <w:lang w:val="en-US"/>
              </w:rPr>
            </w:pPr>
            <w:r>
              <w:rPr>
                <w:rFonts w:cs="Arial"/>
              </w:rPr>
              <w:t>Request metadata</w:t>
            </w:r>
          </w:p>
        </w:tc>
        <w:tc>
          <w:tcPr>
            <w:tcW w:w="2979" w:type="dxa"/>
          </w:tcPr>
          <w:p w14:paraId="1C8448EA" w14:textId="53434812" w:rsidR="00377149" w:rsidRDefault="00377149" w:rsidP="00377149">
            <w:pPr>
              <w:rPr>
                <w:rFonts w:cs="Arial"/>
              </w:rPr>
            </w:pPr>
            <w:r>
              <w:rPr>
                <w:rFonts w:cs="Arial"/>
              </w:rPr>
              <w:t xml:space="preserve">String from 1 to 128 characters or </w:t>
            </w:r>
            <w:r>
              <w:rPr>
                <w:rFonts w:cs="Arial"/>
                <w:lang w:val="en-US"/>
              </w:rPr>
              <w:t>null</w:t>
            </w:r>
          </w:p>
        </w:tc>
      </w:tr>
    </w:tbl>
    <w:p w14:paraId="7270A013" w14:textId="77777777" w:rsidR="00171765" w:rsidRDefault="00171765" w:rsidP="00171765">
      <w:pPr>
        <w:rPr>
          <w:rFonts w:cs="Arial"/>
        </w:rPr>
      </w:pPr>
    </w:p>
    <w:p w14:paraId="65B9E53F" w14:textId="77777777" w:rsidR="00171765" w:rsidRPr="00E15B84" w:rsidRDefault="00171765" w:rsidP="00171765">
      <w:pPr>
        <w:rPr>
          <w:lang w:val="en-US"/>
        </w:rPr>
      </w:pPr>
      <w:bookmarkStart w:id="698" w:name="_Hlk77695558"/>
      <w:r w:rsidRPr="00817738">
        <w:t>Example</w:t>
      </w:r>
      <w:r w:rsidRPr="00E15B84">
        <w:rPr>
          <w:lang w:val="en-US"/>
        </w:rPr>
        <w:t xml:space="preserve"> </w:t>
      </w:r>
      <w:proofErr w:type="gramStart"/>
      <w:r>
        <w:t xml:space="preserve">response </w:t>
      </w:r>
      <w:r w:rsidRPr="00E15B84">
        <w:rPr>
          <w:lang w:val="en-US"/>
        </w:rPr>
        <w:t>:</w:t>
      </w:r>
      <w:proofErr w:type="gramEnd"/>
    </w:p>
    <w:p w14:paraId="279C94E7" w14:textId="77777777" w:rsidR="00171765" w:rsidRPr="00E15B84" w:rsidRDefault="00171765" w:rsidP="00171765">
      <w:pPr>
        <w:rPr>
          <w:rFonts w:cs="Arial"/>
          <w:lang w:val="en-US"/>
        </w:rPr>
      </w:pPr>
    </w:p>
    <w:p w14:paraId="3D0934CA"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bookmarkEnd w:id="698"/>
    </w:p>
    <w:p w14:paraId="253AFF2D"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id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635C3A5C"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deviceSN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6437D388"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deviceRN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4CBAE8C3"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fsNumber</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p w14:paraId="3980714F"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ofdName</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sidRPr="008F5442">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sidRPr="008F5442">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sidRPr="008F5442">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sidRPr="008F5442">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ofdWebsite</w:t>
      </w:r>
      <w:proofErr w:type="spellEnd"/>
      <w:proofErr w:type="gram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companyINN</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"123456789012" </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companyName</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CJSC</w:t>
      </w:r>
      <w:r w:rsidRPr="008F5442">
        <w:rPr>
          <w:rFonts w:ascii="Consolas" w:hAnsi="Consolas" w:cs="Consolas"/>
          <w:color w:val="DFAF8F"/>
          <w:sz w:val="18"/>
          <w:szCs w:val="18"/>
          <w:lang w:val="en-US"/>
        </w:rPr>
        <w:t> </w:t>
      </w:r>
      <w:r w:rsidRPr="008F5442">
        <w:rPr>
          <w:rFonts w:ascii="Consolas" w:hAnsi="Consolas" w:cs="Consolas"/>
          <w:color w:val="DFAF8F"/>
          <w:sz w:val="18"/>
          <w:szCs w:val="18"/>
        </w:rPr>
        <w:t>TRADE</w:t>
      </w:r>
      <w:r w:rsidRPr="008F5442">
        <w:rPr>
          <w:rFonts w:ascii="Consolas" w:hAnsi="Consolas" w:cs="Consolas"/>
          <w:color w:val="DFAF8F"/>
          <w:sz w:val="18"/>
          <w:szCs w:val="18"/>
          <w:lang w:val="en-US"/>
        </w:rPr>
        <w:t> </w:t>
      </w:r>
      <w:r w:rsidRPr="008F5442">
        <w:rPr>
          <w:rFonts w:ascii="Consolas" w:hAnsi="Consolas" w:cs="Consolas"/>
          <w:color w:val="DFAF8F"/>
          <w:sz w:val="18"/>
          <w:szCs w:val="18"/>
        </w:rPr>
        <w:t xml:space="preserve">OBJECT </w:t>
      </w:r>
      <w:r w:rsidRPr="008F5442">
        <w:rPr>
          <w:rFonts w:ascii="Consolas" w:hAnsi="Consolas" w:cs="Consolas"/>
          <w:color w:val="DFAF8F"/>
          <w:sz w:val="18"/>
          <w:szCs w:val="18"/>
          <w:lang w:val="en-US"/>
        </w:rPr>
        <w:t xml:space="preserve">№1" </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documentNumber</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117 </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shiftNumber</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20 </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documentIndex</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5 </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processedAt</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"2017-02-14T14:16:00" </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content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correctionType</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 </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type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 </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description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NOT</w:t>
      </w:r>
      <w:r w:rsidRPr="008F5442">
        <w:rPr>
          <w:rFonts w:ascii="Consolas" w:hAnsi="Consolas" w:cs="Consolas"/>
          <w:color w:val="DFAF8F"/>
          <w:sz w:val="18"/>
          <w:szCs w:val="18"/>
          <w:lang w:val="en-US"/>
        </w:rPr>
        <w:t> </w:t>
      </w:r>
      <w:r w:rsidRPr="008F5442">
        <w:rPr>
          <w:rFonts w:ascii="Consolas" w:hAnsi="Consolas" w:cs="Consolas"/>
          <w:color w:val="DFAF8F"/>
          <w:sz w:val="18"/>
          <w:szCs w:val="18"/>
        </w:rPr>
        <w:t>I WANT TO</w:t>
      </w:r>
      <w:r w:rsidRPr="008F5442">
        <w:rPr>
          <w:rFonts w:ascii="Consolas" w:hAnsi="Consolas" w:cs="Consolas"/>
          <w:color w:val="DFAF8F"/>
          <w:sz w:val="18"/>
          <w:szCs w:val="18"/>
          <w:lang w:val="en-US"/>
        </w:rPr>
        <w:t> </w:t>
      </w:r>
      <w:r w:rsidRPr="008F5442">
        <w:rPr>
          <w:rFonts w:ascii="Consolas" w:hAnsi="Consolas" w:cs="Consolas"/>
          <w:color w:val="DFAF8F"/>
          <w:sz w:val="18"/>
          <w:szCs w:val="18"/>
        </w:rPr>
        <w:t>BUT</w:t>
      </w:r>
      <w:r w:rsidRPr="008F5442">
        <w:rPr>
          <w:rFonts w:ascii="Consolas" w:hAnsi="Consolas" w:cs="Consolas"/>
          <w:color w:val="DFAF8F"/>
          <w:sz w:val="18"/>
          <w:szCs w:val="18"/>
          <w:lang w:val="en-US"/>
        </w:rPr>
        <w:t> </w:t>
      </w:r>
      <w:r w:rsidRPr="008F5442">
        <w:rPr>
          <w:rFonts w:ascii="Consolas" w:hAnsi="Consolas" w:cs="Consolas"/>
          <w:color w:val="DFAF8F"/>
          <w:sz w:val="18"/>
          <w:szCs w:val="18"/>
        </w:rPr>
        <w:t xml:space="preserve">NEED </w:t>
      </w:r>
      <w:r w:rsidRPr="008F5442">
        <w:rPr>
          <w:rFonts w:ascii="Consolas" w:hAnsi="Consolas" w:cs="Consolas"/>
          <w:color w:val="DFAF8F"/>
          <w:sz w:val="18"/>
          <w:szCs w:val="18"/>
          <w:lang w:val="en-US"/>
        </w:rPr>
        <w:t xml:space="preserve">" </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causeDocumentDate</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"2017-08-10T00:00:00" </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causeDocumentNumber</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 xml:space="preserve">ФЗ </w:t>
      </w:r>
      <w:r w:rsidRPr="008F5442">
        <w:rPr>
          <w:rFonts w:ascii="Consolas" w:hAnsi="Consolas" w:cs="Consolas"/>
          <w:color w:val="DFAF8F"/>
          <w:sz w:val="18"/>
          <w:szCs w:val="18"/>
          <w:lang w:val="en-US"/>
        </w:rPr>
        <w:t xml:space="preserve">-54" </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totalSum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17.25 </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cashSum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1.23 </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eCashSum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2.34 </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prepaymentSum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5.67 </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postpaymentSum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4.56 </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otherPaymentTypeSum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3.45 </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"tax1Sum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1.34 </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"tax2Sum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2.34 </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"tax3Sum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3.34 </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"tax4Sum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4.34 </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"tax5Sum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5.34 </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6.34 </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 xml:space="preserve"> </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change </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974.01 </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w:t>
      </w:r>
      <w:proofErr w:type="spellStart"/>
      <w:r w:rsidRPr="00115D23">
        <w:rPr>
          <w:rFonts w:ascii="Consolas" w:hAnsi="Consolas" w:cs="Consolas"/>
          <w:color w:val="8ACCCF"/>
          <w:sz w:val="18"/>
          <w:szCs w:val="18"/>
          <w:lang w:val="en-US"/>
        </w:rPr>
        <w:t>fp</w:t>
      </w:r>
      <w:proofErr w:type="spellEnd"/>
      <w:r w:rsidRPr="00115D23">
        <w:rPr>
          <w:rFonts w:ascii="Consolas" w:hAnsi="Consolas" w:cs="Consolas"/>
          <w:color w:val="8ACCCF"/>
          <w:sz w:val="18"/>
          <w:szCs w:val="18"/>
          <w:lang w:val="en-US"/>
        </w:rPr>
        <w:t xml:space="preserve"> </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699" w:name="_Toc27489473"/>
      <w:bookmarkStart w:id="700" w:name="_Toc63432919"/>
      <w:bookmarkStart w:id="701" w:name="_Toc184326845"/>
      <w:r w:rsidRPr="00070FA8">
        <w:rPr>
          <w:lang w:val="en-US"/>
        </w:rPr>
        <w:lastRenderedPageBreak/>
        <w:t xml:space="preserve">2.5 </w:t>
      </w:r>
      <w:r>
        <w:t>Status</w:t>
      </w:r>
      <w:r w:rsidRPr="003713DA">
        <w:rPr>
          <w:lang w:val="en-US"/>
        </w:rPr>
        <w:t xml:space="preserve"> </w:t>
      </w:r>
      <w:r>
        <w:t>KKT</w:t>
      </w:r>
      <w:r w:rsidRPr="003713DA">
        <w:rPr>
          <w:lang w:val="en-US"/>
        </w:rPr>
        <w:t xml:space="preserve"> </w:t>
      </w:r>
      <w:r>
        <w:t>in</w:t>
      </w:r>
      <w:r w:rsidRPr="003713DA">
        <w:rPr>
          <w:lang w:val="en-US"/>
        </w:rPr>
        <w:t xml:space="preserve"> </w:t>
      </w:r>
      <w:r>
        <w:t>group</w:t>
      </w:r>
      <w:bookmarkEnd w:id="699"/>
      <w:bookmarkEnd w:id="700"/>
      <w:bookmarkEnd w:id="701"/>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DF451F">
        <w:rPr>
          <w:rFonts w:cs="Arial"/>
          <w:b/>
          <w:lang w:val="en-US"/>
        </w:rPr>
        <w:t>api</w:t>
      </w:r>
      <w:proofErr w:type="spellEnd"/>
      <w:r w:rsidRPr="00DF451F">
        <w:rPr>
          <w:rFonts w:cs="Arial"/>
          <w:b/>
          <w:lang w:val="en-US"/>
        </w:rPr>
        <w:t xml:space="preserve">/v2/ </w:t>
      </w:r>
      <w:bookmarkStart w:id="702" w:name="OLE_LINK468"/>
      <w:r>
        <w:rPr>
          <w:rFonts w:cs="Arial"/>
          <w:b/>
          <w:lang w:val="en-US"/>
        </w:rPr>
        <w:t>devices/</w:t>
      </w:r>
      <w:proofErr w:type="gramStart"/>
      <w:r>
        <w:rPr>
          <w:rFonts w:cs="Arial"/>
          <w:b/>
          <w:lang w:val="en-US"/>
        </w:rPr>
        <w:t>status/{</w:t>
      </w:r>
      <w:proofErr w:type="gramEnd"/>
      <w:r>
        <w:rPr>
          <w:rFonts w:cs="Arial"/>
          <w:b/>
          <w:lang w:val="en-US"/>
        </w:rPr>
        <w:t xml:space="preserve">inn}/{ </w:t>
      </w:r>
      <w:proofErr w:type="spellStart"/>
      <w:r>
        <w:rPr>
          <w:rFonts w:cs="Arial"/>
          <w:b/>
          <w:lang w:val="en-US"/>
        </w:rPr>
        <w:t>group_name</w:t>
      </w:r>
      <w:proofErr w:type="spellEnd"/>
      <w:r>
        <w:rPr>
          <w:rFonts w:cs="Arial"/>
          <w:b/>
          <w:lang w:val="en-US"/>
        </w:rPr>
        <w:t xml:space="preserve"> }</w:t>
      </w:r>
      <w:bookmarkEnd w:id="702"/>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w:t>
      </w:r>
    </w:p>
    <w:p w14:paraId="37C7F0BB" w14:textId="77777777" w:rsidR="00171765" w:rsidRPr="000C255B" w:rsidRDefault="00171765" w:rsidP="00171765">
      <w:pPr>
        <w:rPr>
          <w:rFonts w:cs="Arial"/>
        </w:rPr>
      </w:pPr>
      <w:proofErr w:type="gramStart"/>
      <w:r w:rsidRPr="000C255B">
        <w:rPr>
          <w:rFonts w:cs="Arial"/>
          <w:b/>
        </w:rPr>
        <w:t xml:space="preserve">{ </w:t>
      </w:r>
      <w:r>
        <w:rPr>
          <w:rFonts w:cs="Arial"/>
          <w:b/>
          <w:lang w:val="en-US"/>
        </w:rPr>
        <w:t>group</w:t>
      </w:r>
      <w:proofErr w:type="gramEnd"/>
      <w:r>
        <w:rPr>
          <w:rFonts w:cs="Arial"/>
          <w:b/>
          <w:lang w:val="en-US"/>
        </w:rPr>
        <w:t xml:space="preserve"> </w:t>
      </w:r>
      <w:r w:rsidRPr="00233398">
        <w:rPr>
          <w:rFonts w:cs="Arial"/>
          <w:b/>
        </w:rPr>
        <w:t xml:space="preserve">_ </w:t>
      </w:r>
      <w:r>
        <w:rPr>
          <w:rFonts w:cs="Arial"/>
          <w:b/>
          <w:lang w:val="en-US"/>
        </w:rPr>
        <w:t xml:space="preserve">name </w:t>
      </w:r>
      <w:r w:rsidRPr="000C255B">
        <w:rPr>
          <w:rFonts w:cs="Arial"/>
          <w:b/>
        </w:rPr>
        <w:t xml:space="preserve">} </w:t>
      </w:r>
      <w:r w:rsidRPr="000C255B">
        <w:rPr>
          <w:rFonts w:cs="Arial"/>
        </w:rPr>
        <w:t>– device group name</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7A94FDF0" w14:textId="77777777" w:rsidR="00171765" w:rsidRDefault="00171765" w:rsidP="00171765">
      <w:pPr>
        <w:rPr>
          <w:rFonts w:cs="Arial"/>
        </w:rPr>
      </w:pPr>
    </w:p>
    <w:p w14:paraId="40DED6CD" w14:textId="77777777" w:rsidR="00171765" w:rsidRDefault="00171765" w:rsidP="00171765">
      <w:r>
        <w:t xml:space="preserve">Answer: </w:t>
      </w:r>
      <w:r>
        <w:rPr>
          <w:lang w:val="en-US"/>
        </w:rPr>
        <w:t xml:space="preserve">api </w:t>
      </w:r>
      <w:r w:rsidRPr="00197C7F">
        <w:t>can return the following status codes</w:t>
      </w:r>
    </w:p>
    <w:p w14:paraId="3FE34A2B" w14:textId="77777777" w:rsidR="00171765" w:rsidRDefault="00171765" w:rsidP="00171765">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organization or group not found, response body 2.5.2</w:t>
      </w:r>
    </w:p>
    <w:p w14:paraId="0DA12958"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ABBC0A6"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no errors, response body p.2.5.1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4441B95" w:rsidR="00171765" w:rsidRDefault="00171765" w:rsidP="00171765">
      <w:pPr>
        <w:pStyle w:val="3"/>
      </w:pPr>
      <w:bookmarkStart w:id="703" w:name="_Toc27489474"/>
      <w:bookmarkStart w:id="704" w:name="_Toc63432920"/>
      <w:bookmarkStart w:id="705" w:name="_Toc184326846"/>
      <w:r>
        <w:rPr>
          <w:lang w:val="en-US"/>
        </w:rPr>
        <w:t xml:space="preserve">2.5.1 Response </w:t>
      </w:r>
      <w:r>
        <w:t>Body</w:t>
      </w:r>
      <w:bookmarkEnd w:id="705"/>
      <w:r>
        <w:t xml:space="preserve"> </w:t>
      </w:r>
      <w:bookmarkEnd w:id="703"/>
      <w:bookmarkEnd w:id="704"/>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List of devices in a group</w:t>
            </w:r>
          </w:p>
        </w:tc>
        <w:tc>
          <w:tcPr>
            <w:tcW w:w="2979" w:type="dxa"/>
          </w:tcPr>
          <w:p w14:paraId="4313DA0E" w14:textId="77777777" w:rsidR="00171765" w:rsidRDefault="00171765" w:rsidP="00171765">
            <w:pPr>
              <w:rPr>
                <w:rFonts w:cs="Arial"/>
              </w:rPr>
            </w:pPr>
            <w:r>
              <w:rPr>
                <w:rFonts w:cs="Arial"/>
              </w:rPr>
              <w:t>Array of structures p.2.5.1.1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706" w:name="_Toc27489475"/>
      <w:bookmarkStart w:id="707" w:name="_Toc184326847"/>
      <w:r w:rsidRPr="00233398">
        <w:t>2.5.1.1 Device information object structure</w:t>
      </w:r>
      <w:bookmarkEnd w:id="706"/>
      <w:bookmarkEnd w:id="707"/>
    </w:p>
    <w:tbl>
      <w:tblPr>
        <w:tblStyle w:val="ab"/>
        <w:tblW w:w="13172" w:type="dxa"/>
        <w:tblLook w:val="04A0" w:firstRow="1" w:lastRow="0" w:firstColumn="1" w:lastColumn="0" w:noHBand="0" w:noVBand="1"/>
      </w:tblPr>
      <w:tblGrid>
        <w:gridCol w:w="2784"/>
        <w:gridCol w:w="4610"/>
        <w:gridCol w:w="2889"/>
        <w:gridCol w:w="2889"/>
      </w:tblGrid>
      <w:tr w:rsidR="00D3414D" w14:paraId="637624EA" w14:textId="121DA6F9" w:rsidTr="00D3414D">
        <w:tc>
          <w:tcPr>
            <w:tcW w:w="2784" w:type="dxa"/>
          </w:tcPr>
          <w:p w14:paraId="387D3A6C" w14:textId="528FDDFD" w:rsidR="00D3414D" w:rsidRDefault="00D3414D" w:rsidP="00171765">
            <w:pPr>
              <w:rPr>
                <w:rFonts w:cs="Arial"/>
                <w:lang w:val="en-US"/>
              </w:rPr>
            </w:pPr>
            <w:proofErr w:type="spellStart"/>
            <w:r>
              <w:rPr>
                <w:rFonts w:cs="Arial"/>
                <w:lang w:val="en-US"/>
              </w:rPr>
              <w:t>deviceSN</w:t>
            </w:r>
            <w:proofErr w:type="spellEnd"/>
            <w:r>
              <w:rPr>
                <w:rFonts w:cs="Arial"/>
                <w:lang w:val="en-US"/>
              </w:rPr>
              <w:t xml:space="preserve"> </w:t>
            </w:r>
          </w:p>
        </w:tc>
        <w:tc>
          <w:tcPr>
            <w:tcW w:w="4610" w:type="dxa"/>
          </w:tcPr>
          <w:p w14:paraId="37371BAC" w14:textId="77777777" w:rsidR="00D3414D" w:rsidRPr="00B51814" w:rsidRDefault="00D3414D" w:rsidP="00171765">
            <w:pPr>
              <w:rPr>
                <w:rFonts w:cs="Arial"/>
                <w:lang w:val="en-US"/>
              </w:rPr>
            </w:pPr>
            <w:r>
              <w:rPr>
                <w:rFonts w:cs="Arial"/>
              </w:rPr>
              <w:t>Device serial number</w:t>
            </w:r>
          </w:p>
        </w:tc>
        <w:tc>
          <w:tcPr>
            <w:tcW w:w="2889" w:type="dxa"/>
          </w:tcPr>
          <w:p w14:paraId="582D788A" w14:textId="77777777" w:rsidR="00D3414D" w:rsidRDefault="00D3414D" w:rsidP="00171765">
            <w:pPr>
              <w:rPr>
                <w:rFonts w:cs="Arial"/>
              </w:rPr>
            </w:pPr>
            <w:r>
              <w:rPr>
                <w:rFonts w:cs="Arial"/>
              </w:rPr>
              <w:t>String up to 20 characters</w:t>
            </w:r>
          </w:p>
        </w:tc>
        <w:tc>
          <w:tcPr>
            <w:tcW w:w="2889" w:type="dxa"/>
          </w:tcPr>
          <w:p w14:paraId="169B5D06" w14:textId="03932E5D" w:rsidR="00D3414D" w:rsidRDefault="00D3414D" w:rsidP="00171765">
            <w:pPr>
              <w:rPr>
                <w:rFonts w:cs="Arial"/>
              </w:rPr>
            </w:pPr>
            <w:r>
              <w:rPr>
                <w:rFonts w:cs="Arial"/>
              </w:rPr>
              <w:t>Obligatory field</w:t>
            </w:r>
          </w:p>
        </w:tc>
      </w:tr>
      <w:tr w:rsidR="00D3414D" w14:paraId="63B91E56" w14:textId="614C7C5B" w:rsidTr="00D3414D">
        <w:tc>
          <w:tcPr>
            <w:tcW w:w="2784" w:type="dxa"/>
          </w:tcPr>
          <w:p w14:paraId="46731C98" w14:textId="056D6A62" w:rsidR="00D3414D" w:rsidRPr="00D71290" w:rsidRDefault="00AA29C5" w:rsidP="00171765">
            <w:pPr>
              <w:rPr>
                <w:rFonts w:cs="Arial"/>
              </w:rPr>
            </w:pPr>
            <w:r>
              <w:rPr>
                <w:rFonts w:cs="Arial"/>
                <w:lang w:val="en-US"/>
              </w:rPr>
              <w:t>fs</w:t>
            </w:r>
            <w:r w:rsidR="00D3414D" w:rsidRPr="00D71290">
              <w:rPr>
                <w:rFonts w:cs="Arial"/>
              </w:rPr>
              <w:t>Number</w:t>
            </w:r>
          </w:p>
        </w:tc>
        <w:tc>
          <w:tcPr>
            <w:tcW w:w="4610" w:type="dxa"/>
          </w:tcPr>
          <w:p w14:paraId="491CC929" w14:textId="77777777" w:rsidR="00D3414D" w:rsidRDefault="00D3414D" w:rsidP="00171765">
            <w:pPr>
              <w:rPr>
                <w:rFonts w:cs="Arial"/>
              </w:rPr>
            </w:pPr>
            <w:r>
              <w:rPr>
                <w:rFonts w:cs="Arial"/>
              </w:rPr>
              <w:t>Fiscal accumulator number</w:t>
            </w:r>
          </w:p>
        </w:tc>
        <w:tc>
          <w:tcPr>
            <w:tcW w:w="2889" w:type="dxa"/>
          </w:tcPr>
          <w:p w14:paraId="705E10D8" w14:textId="33191E64" w:rsidR="00D3414D" w:rsidRDefault="00D3414D" w:rsidP="00D3414D">
            <w:pPr>
              <w:rPr>
                <w:rFonts w:cs="Arial"/>
              </w:rPr>
            </w:pPr>
            <w:r>
              <w:rPr>
                <w:rFonts w:cs="Arial"/>
              </w:rPr>
              <w:t>String 16 characters,</w:t>
            </w:r>
          </w:p>
        </w:tc>
        <w:tc>
          <w:tcPr>
            <w:tcW w:w="2889" w:type="dxa"/>
          </w:tcPr>
          <w:p w14:paraId="4E4B8C58" w14:textId="2345B273" w:rsidR="00D3414D" w:rsidRDefault="00D3414D" w:rsidP="00171765">
            <w:pPr>
              <w:rPr>
                <w:rFonts w:cs="Arial"/>
              </w:rPr>
            </w:pPr>
            <w:r>
              <w:rPr>
                <w:rFonts w:cs="Arial"/>
              </w:rPr>
              <w:t>Obligatory field</w:t>
            </w:r>
          </w:p>
        </w:tc>
      </w:tr>
      <w:tr w:rsidR="00D3414D" w14:paraId="361F86E2" w14:textId="4353EB47" w:rsidTr="00D3414D">
        <w:tc>
          <w:tcPr>
            <w:tcW w:w="2784" w:type="dxa"/>
          </w:tcPr>
          <w:p w14:paraId="4FCDAA6C" w14:textId="6A6235F9" w:rsidR="00D3414D" w:rsidRPr="00D71290" w:rsidRDefault="00AA29C5" w:rsidP="00171765">
            <w:pPr>
              <w:rPr>
                <w:rFonts w:cs="Arial"/>
              </w:rPr>
            </w:pPr>
            <w:proofErr w:type="spellStart"/>
            <w:r>
              <w:rPr>
                <w:rFonts w:cs="Arial"/>
                <w:lang w:val="en-US"/>
              </w:rPr>
              <w:t>ofd</w:t>
            </w:r>
            <w:proofErr w:type="spellEnd"/>
            <w:r w:rsidR="00D3414D" w:rsidRPr="00D71290">
              <w:rPr>
                <w:rFonts w:cs="Arial"/>
              </w:rPr>
              <w:t>Name</w:t>
            </w:r>
          </w:p>
        </w:tc>
        <w:tc>
          <w:tcPr>
            <w:tcW w:w="4610" w:type="dxa"/>
          </w:tcPr>
          <w:p w14:paraId="200FE1A1" w14:textId="77777777" w:rsidR="00D3414D" w:rsidRPr="00D71290" w:rsidRDefault="00D3414D" w:rsidP="00171765">
            <w:pPr>
              <w:rPr>
                <w:rFonts w:cs="Arial"/>
              </w:rPr>
            </w:pPr>
            <w:r>
              <w:rPr>
                <w:rFonts w:cs="Arial"/>
              </w:rPr>
              <w:t>Name of OFD</w:t>
            </w:r>
          </w:p>
        </w:tc>
        <w:tc>
          <w:tcPr>
            <w:tcW w:w="2889" w:type="dxa"/>
          </w:tcPr>
          <w:p w14:paraId="1C4FA2A6" w14:textId="65AFA9BC" w:rsidR="00D3414D" w:rsidRDefault="00D3414D" w:rsidP="00D3414D">
            <w:pPr>
              <w:rPr>
                <w:rFonts w:cs="Arial"/>
              </w:rPr>
            </w:pPr>
            <w:r>
              <w:rPr>
                <w:rFonts w:cs="Arial"/>
              </w:rPr>
              <w:t>String up to 256 characters,</w:t>
            </w:r>
          </w:p>
        </w:tc>
        <w:tc>
          <w:tcPr>
            <w:tcW w:w="2889" w:type="dxa"/>
          </w:tcPr>
          <w:p w14:paraId="0575DE6F" w14:textId="006AD871" w:rsidR="00D3414D" w:rsidRDefault="00D3414D" w:rsidP="00171765">
            <w:pPr>
              <w:rPr>
                <w:rFonts w:cs="Arial"/>
              </w:rPr>
            </w:pPr>
            <w:r>
              <w:rPr>
                <w:rFonts w:cs="Arial"/>
              </w:rPr>
              <w:t>optional field</w:t>
            </w:r>
          </w:p>
        </w:tc>
      </w:tr>
      <w:tr w:rsidR="00D3414D" w14:paraId="7EA23B97" w14:textId="15E3016C" w:rsidTr="00D3414D">
        <w:tc>
          <w:tcPr>
            <w:tcW w:w="2784" w:type="dxa"/>
          </w:tcPr>
          <w:p w14:paraId="72865800" w14:textId="77777777" w:rsidR="00D3414D" w:rsidRPr="00B51814" w:rsidRDefault="00D3414D" w:rsidP="00171765">
            <w:pPr>
              <w:rPr>
                <w:rFonts w:cs="Arial"/>
                <w:lang w:val="en-US"/>
              </w:rPr>
            </w:pPr>
            <w:proofErr w:type="spellStart"/>
            <w:r>
              <w:rPr>
                <w:rFonts w:cs="Arial"/>
                <w:lang w:val="en-US"/>
              </w:rPr>
              <w:t>odfAddress</w:t>
            </w:r>
            <w:proofErr w:type="spellEnd"/>
          </w:p>
        </w:tc>
        <w:tc>
          <w:tcPr>
            <w:tcW w:w="4610" w:type="dxa"/>
          </w:tcPr>
          <w:p w14:paraId="26EAF847" w14:textId="77777777" w:rsidR="00D3414D" w:rsidRPr="00B51814" w:rsidRDefault="00D3414D" w:rsidP="00171765">
            <w:pPr>
              <w:rPr>
                <w:rFonts w:cs="Arial"/>
              </w:rPr>
            </w:pPr>
            <w:r>
              <w:rPr>
                <w:rFonts w:cs="Arial"/>
              </w:rPr>
              <w:t xml:space="preserve">Address / </w:t>
            </w:r>
            <w:r>
              <w:rPr>
                <w:rFonts w:cs="Arial"/>
                <w:lang w:val="en-US"/>
              </w:rPr>
              <w:t xml:space="preserve">IP </w:t>
            </w:r>
            <w:r>
              <w:rPr>
                <w:rFonts w:cs="Arial"/>
              </w:rPr>
              <w:t>and port of sending checks to OFD</w:t>
            </w:r>
          </w:p>
        </w:tc>
        <w:tc>
          <w:tcPr>
            <w:tcW w:w="2889" w:type="dxa"/>
          </w:tcPr>
          <w:p w14:paraId="1F43946F" w14:textId="1F0F6F1C" w:rsidR="00D3414D" w:rsidRDefault="00D3414D" w:rsidP="00D3414D">
            <w:pPr>
              <w:rPr>
                <w:rFonts w:cs="Arial"/>
              </w:rPr>
            </w:pPr>
            <w:r>
              <w:rPr>
                <w:rFonts w:cs="Arial"/>
              </w:rPr>
              <w:t>String up to 64 characters,</w:t>
            </w:r>
          </w:p>
        </w:tc>
        <w:tc>
          <w:tcPr>
            <w:tcW w:w="2889" w:type="dxa"/>
          </w:tcPr>
          <w:p w14:paraId="40BA4F72" w14:textId="1DFE1EA6" w:rsidR="00D3414D" w:rsidRDefault="00D3414D" w:rsidP="00171765">
            <w:pPr>
              <w:rPr>
                <w:rFonts w:cs="Arial"/>
              </w:rPr>
            </w:pPr>
            <w:r>
              <w:rPr>
                <w:rFonts w:cs="Arial"/>
              </w:rPr>
              <w:t>optional field</w:t>
            </w:r>
          </w:p>
        </w:tc>
      </w:tr>
      <w:tr w:rsidR="00D3414D" w14:paraId="2ECEAF5F" w14:textId="46869FA1" w:rsidTr="00D3414D">
        <w:tc>
          <w:tcPr>
            <w:tcW w:w="2784" w:type="dxa"/>
          </w:tcPr>
          <w:p w14:paraId="30D504D2" w14:textId="4698C80D" w:rsidR="00D3414D" w:rsidRPr="00BD1139" w:rsidRDefault="00AA29C5" w:rsidP="00171765">
            <w:pPr>
              <w:rPr>
                <w:rFonts w:cs="Arial"/>
                <w:lang w:val="en-US"/>
              </w:rPr>
            </w:pPr>
            <w:bookmarkStart w:id="708" w:name="OLE_LINK441"/>
            <w:proofErr w:type="spellStart"/>
            <w:r>
              <w:rPr>
                <w:rFonts w:cs="Arial"/>
                <w:lang w:val="en-US"/>
              </w:rPr>
              <w:t>unsentD</w:t>
            </w:r>
            <w:r>
              <w:rPr>
                <w:rFonts w:cs="Arial"/>
              </w:rPr>
              <w:t>ocument</w:t>
            </w:r>
            <w:r w:rsidR="00D3414D">
              <w:rPr>
                <w:rFonts w:cs="Arial"/>
                <w:lang w:val="en-US"/>
              </w:rPr>
              <w:t>sCount</w:t>
            </w:r>
            <w:bookmarkEnd w:id="708"/>
            <w:proofErr w:type="spellEnd"/>
          </w:p>
        </w:tc>
        <w:tc>
          <w:tcPr>
            <w:tcW w:w="4610" w:type="dxa"/>
          </w:tcPr>
          <w:p w14:paraId="7726B498" w14:textId="77777777" w:rsidR="00D3414D" w:rsidRDefault="00D3414D" w:rsidP="00171765">
            <w:pPr>
              <w:rPr>
                <w:rFonts w:cs="Arial"/>
              </w:rPr>
            </w:pPr>
            <w:r>
              <w:rPr>
                <w:rFonts w:cs="Arial"/>
              </w:rPr>
              <w:t>Number of unsent documents</w:t>
            </w:r>
          </w:p>
        </w:tc>
        <w:tc>
          <w:tcPr>
            <w:tcW w:w="2889" w:type="dxa"/>
          </w:tcPr>
          <w:p w14:paraId="22EB0FED" w14:textId="77777777" w:rsidR="00D3414D" w:rsidRDefault="00D3414D" w:rsidP="00171765">
            <w:pPr>
              <w:rPr>
                <w:rFonts w:cs="Arial"/>
              </w:rPr>
            </w:pPr>
            <w:r>
              <w:rPr>
                <w:rFonts w:cs="Arial"/>
              </w:rPr>
              <w:t>Number</w:t>
            </w:r>
          </w:p>
        </w:tc>
        <w:tc>
          <w:tcPr>
            <w:tcW w:w="2889" w:type="dxa"/>
          </w:tcPr>
          <w:p w14:paraId="35A6CDD0" w14:textId="4066640D" w:rsidR="00D3414D" w:rsidRDefault="00D3414D" w:rsidP="00171765">
            <w:pPr>
              <w:rPr>
                <w:rFonts w:cs="Arial"/>
              </w:rPr>
            </w:pPr>
            <w:r>
              <w:rPr>
                <w:rFonts w:cs="Arial"/>
              </w:rPr>
              <w:t>Obligatory field</w:t>
            </w:r>
          </w:p>
        </w:tc>
      </w:tr>
      <w:tr w:rsidR="00D3414D" w14:paraId="09C48D54" w14:textId="5B3274BC" w:rsidTr="00D3414D">
        <w:tc>
          <w:tcPr>
            <w:tcW w:w="2784" w:type="dxa"/>
          </w:tcPr>
          <w:p w14:paraId="4A2A92CC" w14:textId="77777777" w:rsidR="00D3414D" w:rsidRPr="00BD1139" w:rsidRDefault="00D3414D" w:rsidP="00171765">
            <w:pPr>
              <w:rPr>
                <w:rFonts w:cs="Arial"/>
                <w:lang w:val="en-US"/>
              </w:rPr>
            </w:pPr>
            <w:bookmarkStart w:id="709" w:name="OLE_LINK442"/>
            <w:proofErr w:type="spellStart"/>
            <w:r>
              <w:rPr>
                <w:rFonts w:cs="Arial"/>
                <w:lang w:val="en-US"/>
              </w:rPr>
              <w:t>firstUnsentDocumentDate</w:t>
            </w:r>
            <w:bookmarkEnd w:id="709"/>
            <w:proofErr w:type="spellEnd"/>
          </w:p>
        </w:tc>
        <w:tc>
          <w:tcPr>
            <w:tcW w:w="4610" w:type="dxa"/>
          </w:tcPr>
          <w:p w14:paraId="5E4E7A4B" w14:textId="77777777" w:rsidR="00D3414D" w:rsidRDefault="00D3414D" w:rsidP="00171765">
            <w:pPr>
              <w:rPr>
                <w:rFonts w:cs="Arial"/>
              </w:rPr>
            </w:pPr>
            <w:r>
              <w:rPr>
                <w:rFonts w:cs="Arial"/>
              </w:rPr>
              <w:t>Date and time when the first unsent document was created</w:t>
            </w:r>
          </w:p>
        </w:tc>
        <w:tc>
          <w:tcPr>
            <w:tcW w:w="2889" w:type="dxa"/>
          </w:tcPr>
          <w:p w14:paraId="03B67574" w14:textId="2E264889" w:rsidR="00D3414D"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2889" w:type="dxa"/>
          </w:tcPr>
          <w:p w14:paraId="39B537C6" w14:textId="38EA979B" w:rsidR="00D3414D" w:rsidRPr="008F4F86" w:rsidRDefault="00D3414D" w:rsidP="00171765">
            <w:pPr>
              <w:rPr>
                <w:rFonts w:cs="Arial"/>
              </w:rPr>
            </w:pPr>
            <w:r>
              <w:rPr>
                <w:rFonts w:cs="Arial"/>
              </w:rPr>
              <w:t>optional field</w:t>
            </w:r>
          </w:p>
        </w:tc>
      </w:tr>
      <w:tr w:rsidR="00D3414D" w:rsidRPr="00CE2490" w14:paraId="6F4485EF" w14:textId="78297AD9" w:rsidTr="00D3414D">
        <w:tc>
          <w:tcPr>
            <w:tcW w:w="2784" w:type="dxa"/>
          </w:tcPr>
          <w:p w14:paraId="546E8D1B" w14:textId="77777777" w:rsidR="00D3414D" w:rsidRPr="00BD1139" w:rsidRDefault="00D3414D" w:rsidP="00171765">
            <w:pPr>
              <w:rPr>
                <w:rFonts w:cs="Arial"/>
                <w:lang w:val="en-US"/>
              </w:rPr>
            </w:pPr>
            <w:bookmarkStart w:id="710" w:name="OLE_LINK466"/>
            <w:proofErr w:type="spellStart"/>
            <w:r>
              <w:rPr>
                <w:rFonts w:cs="Arial"/>
                <w:lang w:val="en-US"/>
              </w:rPr>
              <w:lastRenderedPageBreak/>
              <w:t>fsDocumentsCount</w:t>
            </w:r>
            <w:bookmarkEnd w:id="710"/>
            <w:proofErr w:type="spellEnd"/>
          </w:p>
        </w:tc>
        <w:tc>
          <w:tcPr>
            <w:tcW w:w="4610" w:type="dxa"/>
          </w:tcPr>
          <w:p w14:paraId="30282A7D" w14:textId="77777777" w:rsidR="00D3414D" w:rsidRDefault="00D3414D" w:rsidP="00171765">
            <w:pPr>
              <w:rPr>
                <w:rFonts w:cs="Arial"/>
              </w:rPr>
            </w:pPr>
            <w:r>
              <w:rPr>
                <w:rFonts w:cs="Arial"/>
              </w:rPr>
              <w:t>The total number of documents in the FN</w:t>
            </w:r>
          </w:p>
        </w:tc>
        <w:tc>
          <w:tcPr>
            <w:tcW w:w="2889" w:type="dxa"/>
          </w:tcPr>
          <w:p w14:paraId="0FF2C38C" w14:textId="77777777" w:rsidR="00D3414D" w:rsidRPr="00CE2490" w:rsidRDefault="00D3414D" w:rsidP="00171765">
            <w:pPr>
              <w:rPr>
                <w:rFonts w:cs="Arial"/>
              </w:rPr>
            </w:pPr>
            <w:r>
              <w:rPr>
                <w:rFonts w:cs="Arial"/>
              </w:rPr>
              <w:t>Number</w:t>
            </w:r>
          </w:p>
        </w:tc>
        <w:tc>
          <w:tcPr>
            <w:tcW w:w="2889" w:type="dxa"/>
          </w:tcPr>
          <w:p w14:paraId="6A5AC174" w14:textId="1DD34608" w:rsidR="00D3414D" w:rsidRDefault="00D3414D" w:rsidP="00171765">
            <w:pPr>
              <w:rPr>
                <w:rFonts w:cs="Arial"/>
              </w:rPr>
            </w:pPr>
            <w:r>
              <w:rPr>
                <w:rFonts w:cs="Arial"/>
              </w:rPr>
              <w:t>Obligatory field</w:t>
            </w:r>
          </w:p>
        </w:tc>
      </w:tr>
      <w:tr w:rsidR="00D3414D" w14:paraId="003E52A5" w14:textId="36BC6B43" w:rsidTr="00D3414D">
        <w:tc>
          <w:tcPr>
            <w:tcW w:w="2784" w:type="dxa"/>
          </w:tcPr>
          <w:p w14:paraId="32D304E1" w14:textId="77777777" w:rsidR="00D3414D" w:rsidRPr="009E5A50" w:rsidRDefault="00D3414D" w:rsidP="00171765">
            <w:pPr>
              <w:rPr>
                <w:rFonts w:cs="Arial"/>
                <w:lang w:val="en-US"/>
              </w:rPr>
            </w:pPr>
            <w:bookmarkStart w:id="711" w:name="OLE_LINK467"/>
            <w:proofErr w:type="spellStart"/>
            <w:r>
              <w:rPr>
                <w:rFonts w:cs="Arial"/>
                <w:lang w:val="en-US"/>
              </w:rPr>
              <w:t>fsExpirationDate</w:t>
            </w:r>
            <w:bookmarkEnd w:id="711"/>
            <w:proofErr w:type="spellEnd"/>
          </w:p>
        </w:tc>
        <w:tc>
          <w:tcPr>
            <w:tcW w:w="4610" w:type="dxa"/>
          </w:tcPr>
          <w:p w14:paraId="646F0AAC" w14:textId="77777777" w:rsidR="00D3414D" w:rsidRPr="00E31914" w:rsidRDefault="00D3414D" w:rsidP="00171765">
            <w:pPr>
              <w:rPr>
                <w:rFonts w:cs="Arial"/>
              </w:rPr>
            </w:pPr>
            <w:r>
              <w:rPr>
                <w:rFonts w:cs="Arial"/>
              </w:rPr>
              <w:t>FN expiration date</w:t>
            </w:r>
          </w:p>
        </w:tc>
        <w:tc>
          <w:tcPr>
            <w:tcW w:w="2889" w:type="dxa"/>
          </w:tcPr>
          <w:p w14:paraId="12F947A5" w14:textId="0DB96E90" w:rsidR="00D3414D"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2889" w:type="dxa"/>
          </w:tcPr>
          <w:p w14:paraId="756BC74C" w14:textId="1AC6D75C" w:rsidR="00D3414D" w:rsidRPr="008F4F86" w:rsidRDefault="00D3414D" w:rsidP="00171765">
            <w:pPr>
              <w:rPr>
                <w:rFonts w:cs="Arial"/>
              </w:rPr>
            </w:pPr>
            <w:r>
              <w:rPr>
                <w:rFonts w:cs="Arial"/>
              </w:rPr>
              <w:t>optional field</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712" w:name="_Toc27489476"/>
      <w:bookmarkStart w:id="713" w:name="_Toc63432921"/>
      <w:bookmarkStart w:id="714" w:name="_Toc184326848"/>
      <w:r>
        <w:t>2.5.2 Response body with request processing errors</w:t>
      </w:r>
      <w:bookmarkEnd w:id="712"/>
      <w:bookmarkEnd w:id="713"/>
      <w:bookmarkEnd w:id="714"/>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Array of request processing errors</w:t>
            </w:r>
          </w:p>
        </w:tc>
        <w:tc>
          <w:tcPr>
            <w:tcW w:w="3320" w:type="dxa"/>
          </w:tcPr>
          <w:p w14:paraId="6B04125D" w14:textId="77777777" w:rsidR="00171765" w:rsidRDefault="00171765" w:rsidP="00171765">
            <w:pPr>
              <w:rPr>
                <w:rFonts w:cs="Arial"/>
              </w:rPr>
            </w:pPr>
            <w:r>
              <w:rPr>
                <w:rFonts w:cs="Arial"/>
              </w:rPr>
              <w:t>Array of strings</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Answer example:</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devices </w:t>
      </w:r>
      <w:proofErr w:type="gramStart"/>
      <w:r w:rsidRPr="00705CE0">
        <w:rPr>
          <w:rFonts w:ascii="Courier New" w:eastAsia="Times New Roman" w:hAnsi="Courier New" w:cs="Courier New"/>
          <w:color w:val="8ACCCF"/>
          <w:sz w:val="20"/>
          <w:szCs w:val="20"/>
        </w:rPr>
        <w:t xml:space="preserve">" </w:t>
      </w:r>
      <w:r w:rsidRPr="00705CE0">
        <w:rPr>
          <w:rFonts w:ascii="Courier New" w:eastAsia="Times New Roman" w:hAnsi="Courier New" w:cs="Courier New"/>
          <w:color w:val="DFDFBF"/>
          <w:sz w:val="20"/>
          <w:szCs w:val="20"/>
        </w:rPr>
        <w:t>:</w:t>
      </w:r>
      <w:proofErr w:type="gramEnd"/>
      <w:r w:rsidRPr="00705CE0">
        <w:rPr>
          <w:rFonts w:ascii="Courier New" w:eastAsia="Times New Roman" w:hAnsi="Courier New" w:cs="Courier New"/>
          <w:color w:val="DFDFBF"/>
          <w:sz w:val="20"/>
          <w:szCs w:val="20"/>
        </w:rPr>
        <w:t xml:space="preserve">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w:t>
      </w:r>
      <w:proofErr w:type="spellStart"/>
      <w:r w:rsidRPr="00705CE0">
        <w:rPr>
          <w:rFonts w:ascii="Courier New" w:eastAsia="Times New Roman" w:hAnsi="Courier New" w:cs="Courier New"/>
          <w:color w:val="8ACCCF"/>
          <w:sz w:val="20"/>
          <w:szCs w:val="20"/>
        </w:rPr>
        <w:t>deviceSN</w:t>
      </w:r>
      <w:proofErr w:type="spellEnd"/>
      <w:r w:rsidRPr="00705CE0">
        <w:rPr>
          <w:rFonts w:ascii="Courier New" w:eastAsia="Times New Roman" w:hAnsi="Courier New" w:cs="Courier New"/>
          <w:color w:val="8ACCCF"/>
          <w:sz w:val="20"/>
          <w:szCs w:val="20"/>
        </w:rPr>
        <w:t xml:space="preserve"> </w:t>
      </w:r>
      <w:proofErr w:type="gramStart"/>
      <w:r w:rsidRPr="00705CE0">
        <w:rPr>
          <w:rFonts w:ascii="Courier New" w:eastAsia="Times New Roman" w:hAnsi="Courier New" w:cs="Courier New"/>
          <w:color w:val="8ACCCF"/>
          <w:sz w:val="20"/>
          <w:szCs w:val="20"/>
        </w:rPr>
        <w:t xml:space="preserve">" </w:t>
      </w:r>
      <w:r w:rsidRPr="00705CE0">
        <w:rPr>
          <w:rFonts w:ascii="Courier New" w:eastAsia="Times New Roman" w:hAnsi="Courier New" w:cs="Courier New"/>
          <w:color w:val="DFDFBF"/>
          <w:sz w:val="20"/>
          <w:szCs w:val="20"/>
        </w:rPr>
        <w:t>:</w:t>
      </w:r>
      <w:proofErr w:type="gramEnd"/>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"0000000000001358" </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w:t>
      </w:r>
      <w:proofErr w:type="spellStart"/>
      <w:r w:rsidRPr="00705CE0">
        <w:rPr>
          <w:rFonts w:ascii="Courier New" w:eastAsia="Times New Roman" w:hAnsi="Courier New" w:cs="Courier New"/>
          <w:color w:val="8ACCCF"/>
          <w:sz w:val="20"/>
          <w:szCs w:val="20"/>
        </w:rPr>
        <w:t>fsNumber</w:t>
      </w:r>
      <w:proofErr w:type="spellEnd"/>
      <w:r w:rsidRPr="00705CE0">
        <w:rPr>
          <w:rFonts w:ascii="Courier New" w:eastAsia="Times New Roman" w:hAnsi="Courier New" w:cs="Courier New"/>
          <w:color w:val="8ACCCF"/>
          <w:sz w:val="20"/>
          <w:szCs w:val="20"/>
        </w:rPr>
        <w:t xml:space="preserve"> </w:t>
      </w:r>
      <w:proofErr w:type="gramStart"/>
      <w:r w:rsidRPr="00705CE0">
        <w:rPr>
          <w:rFonts w:ascii="Courier New" w:eastAsia="Times New Roman" w:hAnsi="Courier New" w:cs="Courier New"/>
          <w:color w:val="8ACCCF"/>
          <w:sz w:val="20"/>
          <w:szCs w:val="20"/>
        </w:rPr>
        <w:t xml:space="preserve">" </w:t>
      </w:r>
      <w:r w:rsidRPr="00705CE0">
        <w:rPr>
          <w:rFonts w:ascii="Courier New" w:eastAsia="Times New Roman" w:hAnsi="Courier New" w:cs="Courier New"/>
          <w:color w:val="DFDFBF"/>
          <w:sz w:val="20"/>
          <w:szCs w:val="20"/>
        </w:rPr>
        <w:t>:</w:t>
      </w:r>
      <w:proofErr w:type="gramEnd"/>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"9999078900001341" </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w:t>
      </w:r>
      <w:proofErr w:type="spellStart"/>
      <w:r w:rsidRPr="00705CE0">
        <w:rPr>
          <w:rFonts w:ascii="Courier New" w:eastAsia="Times New Roman" w:hAnsi="Courier New" w:cs="Courier New"/>
          <w:color w:val="8ACCCF"/>
          <w:sz w:val="20"/>
          <w:szCs w:val="20"/>
        </w:rPr>
        <w:t>ofdName</w:t>
      </w:r>
      <w:proofErr w:type="spellEnd"/>
      <w:r w:rsidRPr="00705CE0">
        <w:rPr>
          <w:rFonts w:ascii="Courier New" w:eastAsia="Times New Roman" w:hAnsi="Courier New" w:cs="Courier New"/>
          <w:color w:val="8ACCCF"/>
          <w:sz w:val="20"/>
          <w:szCs w:val="20"/>
        </w:rPr>
        <w:t xml:space="preserve"> </w:t>
      </w:r>
      <w:proofErr w:type="gramStart"/>
      <w:r w:rsidRPr="00705CE0">
        <w:rPr>
          <w:rFonts w:ascii="Courier New" w:eastAsia="Times New Roman" w:hAnsi="Courier New" w:cs="Courier New"/>
          <w:color w:val="8ACCCF"/>
          <w:sz w:val="20"/>
          <w:szCs w:val="20"/>
        </w:rPr>
        <w:t xml:space="preserve">" </w:t>
      </w:r>
      <w:r w:rsidRPr="00705CE0">
        <w:rPr>
          <w:rFonts w:ascii="Courier New" w:eastAsia="Times New Roman" w:hAnsi="Courier New" w:cs="Courier New"/>
          <w:color w:val="DFDFBF"/>
          <w:sz w:val="20"/>
          <w:szCs w:val="20"/>
        </w:rPr>
        <w:t>:</w:t>
      </w:r>
      <w:proofErr w:type="gramEnd"/>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"OOO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Yarus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OFD-I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"192.168.1.31:1215" </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42 </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"2019-12-09T14:16:00" </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666 </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deviceSN</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"0000000000001359" </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fsNumber</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"9999078900001342" </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ofdName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0 </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0 </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null</w:t>
      </w:r>
    </w:p>
    <w:p w14:paraId="7CADA3AC"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2C6CEC9B"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69BDB82B"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D3414D">
        <w:rPr>
          <w:rFonts w:ascii="Courier New" w:eastAsia="Times New Roman" w:hAnsi="Courier New" w:cs="Courier New"/>
          <w:color w:val="DFDFBF"/>
          <w:sz w:val="20"/>
          <w:szCs w:val="20"/>
          <w:lang w:val="en-US"/>
        </w:rPr>
        <w:t>}</w:t>
      </w:r>
    </w:p>
    <w:p w14:paraId="2E4F3CDD" w14:textId="5B4E30E4" w:rsidR="00171765" w:rsidRPr="00D3414D" w:rsidRDefault="00171765" w:rsidP="00171765">
      <w:pPr>
        <w:rPr>
          <w:rFonts w:ascii="Consolas" w:hAnsi="Consolas" w:cs="Consolas"/>
          <w:color w:val="000000"/>
          <w:sz w:val="19"/>
          <w:szCs w:val="19"/>
          <w:lang w:val="en-US"/>
        </w:rPr>
      </w:pPr>
      <w:r w:rsidRPr="00D3414D">
        <w:rPr>
          <w:rFonts w:ascii="Consolas" w:hAnsi="Consolas" w:cs="Consolas"/>
          <w:color w:val="000000"/>
          <w:sz w:val="19"/>
          <w:szCs w:val="19"/>
          <w:lang w:val="en-US"/>
        </w:rPr>
        <w:t xml:space="preserve"> </w:t>
      </w:r>
      <w:r w:rsidRPr="00D3414D">
        <w:rPr>
          <w:rFonts w:ascii="Consolas" w:hAnsi="Consolas" w:cs="Consolas"/>
          <w:color w:val="000000"/>
          <w:sz w:val="19"/>
          <w:szCs w:val="19"/>
          <w:lang w:val="en-US"/>
        </w:rPr>
        <w:br w:type="page"/>
      </w:r>
    </w:p>
    <w:p w14:paraId="033EDE29" w14:textId="77777777" w:rsidR="00EE49C2" w:rsidRPr="00D3414D" w:rsidRDefault="00EE49C2" w:rsidP="00EE49C2">
      <w:pPr>
        <w:pStyle w:val="2"/>
        <w:rPr>
          <w:lang w:val="en-US"/>
        </w:rPr>
      </w:pPr>
      <w:bookmarkStart w:id="715" w:name="_Toc39619191"/>
      <w:bookmarkStart w:id="716" w:name="_Toc184326849"/>
      <w:r w:rsidRPr="00D3414D">
        <w:rPr>
          <w:lang w:val="en-US"/>
        </w:rPr>
        <w:lastRenderedPageBreak/>
        <w:t xml:space="preserve">2.6 </w:t>
      </w:r>
      <w:r>
        <w:t>Verification</w:t>
      </w:r>
      <w:r w:rsidRPr="00D3414D">
        <w:rPr>
          <w:lang w:val="en-US"/>
        </w:rPr>
        <w:t xml:space="preserve"> </w:t>
      </w:r>
      <w:r>
        <w:t>parameters</w:t>
      </w:r>
      <w:r w:rsidRPr="00D3414D">
        <w:rPr>
          <w:lang w:val="en-US"/>
        </w:rPr>
        <w:t xml:space="preserve"> </w:t>
      </w:r>
      <w:r>
        <w:t>access</w:t>
      </w:r>
      <w:bookmarkEnd w:id="715"/>
      <w:bookmarkEnd w:id="716"/>
    </w:p>
    <w:p w14:paraId="1DDD8737" w14:textId="77777777" w:rsidR="00EE49C2" w:rsidRPr="00575A1C" w:rsidRDefault="00EE49C2" w:rsidP="00EE49C2">
      <w:pPr>
        <w:rPr>
          <w:rFonts w:cs="Arial"/>
        </w:rPr>
      </w:pPr>
      <w:r>
        <w:rPr>
          <w:rFonts w:cs="Arial"/>
        </w:rPr>
        <w:t>The request is used to check the access parameters: certificate and signature.</w:t>
      </w:r>
    </w:p>
    <w:p w14:paraId="569904ED" w14:textId="77777777" w:rsidR="00EE49C2" w:rsidRPr="00C16811" w:rsidRDefault="00EE49C2" w:rsidP="00EE49C2">
      <w:pPr>
        <w:rPr>
          <w:rFonts w:cs="Arial"/>
        </w:rPr>
      </w:pPr>
    </w:p>
    <w:p w14:paraId="475ECE91" w14:textId="77777777" w:rsidR="00EE49C2" w:rsidRPr="006A64D3" w:rsidRDefault="00EE49C2" w:rsidP="00EE49C2">
      <w:pPr>
        <w:rPr>
          <w:rFonts w:cs="Arial"/>
          <w:b/>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/api/v2/check/</w:t>
      </w:r>
    </w:p>
    <w:p w14:paraId="1B275BAE" w14:textId="77777777" w:rsidR="00EE49C2" w:rsidRPr="006A64D3" w:rsidRDefault="00EE49C2" w:rsidP="00EE49C2">
      <w:pPr>
        <w:rPr>
          <w:rFonts w:cs="Arial"/>
          <w:lang w:val="en-US"/>
        </w:rPr>
      </w:pPr>
    </w:p>
    <w:p w14:paraId="4FF4F53B" w14:textId="77777777" w:rsidR="00EE49C2" w:rsidRDefault="00EE49C2" w:rsidP="00EE49C2">
      <w:pPr>
        <w:pStyle w:val="3"/>
        <w:rPr>
          <w:rFonts w:ascii="Verdana" w:hAnsi="Verdana" w:cs="Arial"/>
        </w:rPr>
      </w:pPr>
      <w:bookmarkStart w:id="717" w:name="_Toc39619192"/>
      <w:bookmarkStart w:id="718" w:name="_Toc184326850"/>
      <w:r>
        <w:t>2.6.1 Request body</w:t>
      </w:r>
      <w:bookmarkEnd w:id="717"/>
      <w:bookmarkEnd w:id="718"/>
    </w:p>
    <w:tbl>
      <w:tblPr>
        <w:tblStyle w:val="ab"/>
        <w:tblW w:w="13999" w:type="dxa"/>
        <w:tblLook w:val="04A0" w:firstRow="1" w:lastRow="0" w:firstColumn="1" w:lastColumn="0" w:noHBand="0" w:noVBand="1"/>
      </w:tblPr>
      <w:tblGrid>
        <w:gridCol w:w="1813"/>
        <w:gridCol w:w="5950"/>
        <w:gridCol w:w="3118"/>
        <w:gridCol w:w="3118"/>
      </w:tblGrid>
      <w:tr w:rsidR="00D3414D" w:rsidRPr="008F4F86" w14:paraId="5DB2C1BB" w14:textId="292B6D63" w:rsidTr="00D3414D">
        <w:tc>
          <w:tcPr>
            <w:tcW w:w="1813" w:type="dxa"/>
          </w:tcPr>
          <w:p w14:paraId="0370BC2B" w14:textId="77777777" w:rsidR="00D3414D" w:rsidRPr="0000532B" w:rsidRDefault="00D3414D" w:rsidP="00F879F2">
            <w:pPr>
              <w:rPr>
                <w:rFonts w:cs="Arial"/>
              </w:rPr>
            </w:pPr>
            <w:r>
              <w:rPr>
                <w:rFonts w:cs="Arial"/>
                <w:lang w:val="en-US"/>
              </w:rPr>
              <w:t>inn</w:t>
            </w:r>
          </w:p>
        </w:tc>
        <w:tc>
          <w:tcPr>
            <w:tcW w:w="5950" w:type="dxa"/>
          </w:tcPr>
          <w:p w14:paraId="16EF6809" w14:textId="77777777" w:rsidR="00D3414D" w:rsidRPr="00B2081D" w:rsidRDefault="00D3414D" w:rsidP="00F879F2">
            <w:pPr>
              <w:rPr>
                <w:rFonts w:cs="Arial"/>
              </w:rPr>
            </w:pPr>
            <w:r>
              <w:rPr>
                <w:rFonts w:cs="Arial"/>
              </w:rPr>
              <w:t>TIN of the organization for which the check is made</w:t>
            </w:r>
          </w:p>
        </w:tc>
        <w:tc>
          <w:tcPr>
            <w:tcW w:w="3118" w:type="dxa"/>
          </w:tcPr>
          <w:p w14:paraId="7976CD66" w14:textId="4F136E94" w:rsidR="00D3414D" w:rsidRDefault="00D3414D" w:rsidP="00D3414D">
            <w:pPr>
              <w:rPr>
                <w:rFonts w:cs="Arial"/>
              </w:rPr>
            </w:pPr>
            <w:r>
              <w:rPr>
                <w:rFonts w:cs="Arial"/>
              </w:rPr>
              <w:t>A string of 10 or 12 characters.</w:t>
            </w:r>
          </w:p>
        </w:tc>
        <w:tc>
          <w:tcPr>
            <w:tcW w:w="3118" w:type="dxa"/>
          </w:tcPr>
          <w:p w14:paraId="02104669" w14:textId="0059E0BB" w:rsidR="00D3414D" w:rsidRDefault="00D3414D" w:rsidP="00F879F2">
            <w:pPr>
              <w:rPr>
                <w:rFonts w:cs="Arial"/>
              </w:rPr>
            </w:pPr>
            <w:r>
              <w:rPr>
                <w:rFonts w:cs="Arial"/>
              </w:rPr>
              <w:t>The parameter is required.</w:t>
            </w:r>
          </w:p>
        </w:tc>
      </w:tr>
      <w:tr w:rsidR="00D3414D" w:rsidRPr="008F4F86" w14:paraId="764790FF" w14:textId="4569DCA5" w:rsidTr="00D3414D">
        <w:tc>
          <w:tcPr>
            <w:tcW w:w="1813" w:type="dxa"/>
          </w:tcPr>
          <w:p w14:paraId="2DBF108E" w14:textId="77777777" w:rsidR="00D3414D" w:rsidRPr="0000532B" w:rsidRDefault="00D3414D" w:rsidP="00F879F2">
            <w:pPr>
              <w:rPr>
                <w:rFonts w:cs="Arial"/>
              </w:rPr>
            </w:pPr>
            <w:r>
              <w:rPr>
                <w:rFonts w:cs="Arial"/>
                <w:lang w:val="en-US"/>
              </w:rPr>
              <w:t>group</w:t>
            </w:r>
          </w:p>
        </w:tc>
        <w:tc>
          <w:tcPr>
            <w:tcW w:w="5950" w:type="dxa"/>
          </w:tcPr>
          <w:p w14:paraId="15EAE776" w14:textId="77777777" w:rsidR="00D3414D" w:rsidRPr="00E41E42" w:rsidRDefault="00D3414D" w:rsidP="00F879F2">
            <w:pPr>
              <w:rPr>
                <w:rFonts w:cs="Arial"/>
              </w:rPr>
            </w:pPr>
            <w:r>
              <w:rPr>
                <w:rFonts w:cs="Arial"/>
              </w:rPr>
              <w:t>Group of devices with which the check will be punched</w:t>
            </w:r>
          </w:p>
        </w:tc>
        <w:tc>
          <w:tcPr>
            <w:tcW w:w="3118" w:type="dxa"/>
          </w:tcPr>
          <w:p w14:paraId="6FBE6578" w14:textId="77777777" w:rsidR="00D3414D" w:rsidRPr="00E41E42" w:rsidRDefault="00D3414D" w:rsidP="00F879F2">
            <w:pPr>
              <w:rPr>
                <w:rFonts w:cs="Arial"/>
              </w:rPr>
            </w:pPr>
            <w:r>
              <w:rPr>
                <w:rFonts w:cs="Arial"/>
              </w:rPr>
              <w:t xml:space="preserve">String from 1 to 32 characters or </w:t>
            </w:r>
            <w:r>
              <w:rPr>
                <w:rFonts w:cs="Arial"/>
                <w:lang w:val="en-US"/>
              </w:rPr>
              <w:t>null</w:t>
            </w:r>
          </w:p>
        </w:tc>
        <w:tc>
          <w:tcPr>
            <w:tcW w:w="3118" w:type="dxa"/>
          </w:tcPr>
          <w:p w14:paraId="0942901F" w14:textId="130F1179" w:rsidR="00D3414D" w:rsidRDefault="00D3414D" w:rsidP="00F879F2">
            <w:pPr>
              <w:rPr>
                <w:rFonts w:cs="Arial"/>
              </w:rPr>
            </w:pPr>
            <w:r>
              <w:rPr>
                <w:rFonts w:cs="Arial"/>
              </w:rPr>
              <w:t>The parameter is required.</w:t>
            </w:r>
          </w:p>
        </w:tc>
      </w:tr>
      <w:tr w:rsidR="00D3414D" w:rsidRPr="008F4F86" w14:paraId="7A0CC13C" w14:textId="599FA823" w:rsidTr="00D3414D">
        <w:tc>
          <w:tcPr>
            <w:tcW w:w="1813" w:type="dxa"/>
          </w:tcPr>
          <w:p w14:paraId="32926FC3" w14:textId="77777777" w:rsidR="00D3414D" w:rsidRDefault="00D3414D" w:rsidP="00F879F2">
            <w:pPr>
              <w:rPr>
                <w:rFonts w:cs="Arial"/>
                <w:lang w:val="en-US"/>
              </w:rPr>
            </w:pPr>
            <w:r>
              <w:rPr>
                <w:rFonts w:cs="Arial"/>
                <w:lang w:val="en-US"/>
              </w:rPr>
              <w:t>key</w:t>
            </w:r>
          </w:p>
        </w:tc>
        <w:tc>
          <w:tcPr>
            <w:tcW w:w="5950" w:type="dxa"/>
          </w:tcPr>
          <w:p w14:paraId="36D65FAF" w14:textId="77777777" w:rsidR="00D3414D" w:rsidRPr="00BB096F" w:rsidRDefault="00D3414D" w:rsidP="00F879F2">
            <w:pPr>
              <w:rPr>
                <w:rFonts w:cs="Arial"/>
              </w:rPr>
            </w:pPr>
            <w:r>
              <w:rPr>
                <w:rFonts w:cs="Arial"/>
              </w:rPr>
              <w:t>The name of the key to be used to verify the signature. For clients, their TIN is used, for partners and paying agents, the code with a mask is 301 ****, for vending 401 ****.</w:t>
            </w:r>
          </w:p>
        </w:tc>
        <w:tc>
          <w:tcPr>
            <w:tcW w:w="3118" w:type="dxa"/>
          </w:tcPr>
          <w:p w14:paraId="5921A03A" w14:textId="441E0786" w:rsidR="00D3414D" w:rsidRPr="00115D23" w:rsidRDefault="00D3414D" w:rsidP="00D3414D">
            <w:pPr>
              <w:rPr>
                <w:rFonts w:cs="Arial"/>
              </w:rPr>
            </w:pPr>
            <w:r>
              <w:rPr>
                <w:rFonts w:cs="Arial"/>
              </w:rPr>
              <w:t>String from 1 to 32 characters.</w:t>
            </w:r>
          </w:p>
        </w:tc>
        <w:tc>
          <w:tcPr>
            <w:tcW w:w="3118" w:type="dxa"/>
          </w:tcPr>
          <w:p w14:paraId="5D022D5D" w14:textId="01AA610D" w:rsidR="00D3414D" w:rsidRDefault="00D3414D" w:rsidP="00F879F2">
            <w:pPr>
              <w:rPr>
                <w:rFonts w:cs="Arial"/>
              </w:rPr>
            </w:pPr>
            <w:r>
              <w:rPr>
                <w:rFonts w:cs="Arial"/>
              </w:rPr>
              <w:t>The parameter is required.</w:t>
            </w:r>
          </w:p>
        </w:tc>
      </w:tr>
    </w:tbl>
    <w:p w14:paraId="565E17C7" w14:textId="77777777" w:rsidR="00EE49C2" w:rsidRDefault="00EE49C2" w:rsidP="00EE49C2"/>
    <w:p w14:paraId="72C3063B" w14:textId="77777777" w:rsidR="00EE49C2" w:rsidRDefault="00EE49C2" w:rsidP="00EE49C2">
      <w:r>
        <w:t xml:space="preserve">In response: </w:t>
      </w:r>
      <w:r>
        <w:rPr>
          <w:lang w:val="en-US"/>
        </w:rPr>
        <w:t xml:space="preserve">api </w:t>
      </w:r>
      <w:r w:rsidRPr="00197C7F">
        <w:t xml:space="preserve">can return the following </w:t>
      </w:r>
      <w:r>
        <w:rPr>
          <w:lang w:val="en-US"/>
        </w:rPr>
        <w:t xml:space="preserve">http </w:t>
      </w:r>
      <w:r>
        <w:t>status codes</w:t>
      </w:r>
    </w:p>
    <w:p w14:paraId="3ED2F693" w14:textId="77777777" w:rsidR="00EE49C2" w:rsidRPr="00B54A05" w:rsidRDefault="00EE49C2" w:rsidP="00EE49C2">
      <w:pPr>
        <w:pStyle w:val="ac"/>
        <w:numPr>
          <w:ilvl w:val="0"/>
          <w:numId w:val="2"/>
        </w:numPr>
        <w:spacing w:after="0" w:line="240" w:lineRule="auto"/>
      </w:pPr>
      <w:r w:rsidRPr="00197C7F">
        <w:t xml:space="preserve">200 </w:t>
      </w:r>
      <w:r>
        <w:rPr>
          <w:lang w:val="en-US"/>
        </w:rPr>
        <w:t xml:space="preserve">OK </w:t>
      </w:r>
      <w:r>
        <w:t>- request completed successfully</w:t>
      </w:r>
    </w:p>
    <w:p w14:paraId="3E4A4A08" w14:textId="77777777" w:rsidR="00EE49C2" w:rsidRDefault="00EE49C2" w:rsidP="00EE49C2">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4306EC93" w14:textId="77777777" w:rsidR="00EE49C2" w:rsidRDefault="00EE49C2" w:rsidP="00EE49C2">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the data has an incorrect format or the signature did not pass the verification, the response body p.2.4.2</w:t>
      </w:r>
    </w:p>
    <w:p w14:paraId="7BAE8ACE" w14:textId="77777777" w:rsidR="00EE49C2" w:rsidRPr="008A371C" w:rsidRDefault="00EE49C2" w:rsidP="00EE49C2">
      <w:pPr>
        <w:pStyle w:val="ac"/>
      </w:pPr>
    </w:p>
    <w:p w14:paraId="72100502" w14:textId="77777777" w:rsidR="00EE49C2" w:rsidRPr="00E00BBE" w:rsidRDefault="00EE49C2" w:rsidP="00EE49C2">
      <w:pPr>
        <w:pStyle w:val="3"/>
        <w:rPr>
          <w:rFonts w:ascii="Verdana" w:hAnsi="Verdana" w:cs="Arial"/>
        </w:rPr>
      </w:pPr>
      <w:bookmarkStart w:id="719" w:name="_Toc39619193"/>
      <w:bookmarkStart w:id="720" w:name="_Toc184326851"/>
      <w:r>
        <w:t>2.6.2 Response body with request processing errors</w:t>
      </w:r>
      <w:bookmarkEnd w:id="719"/>
      <w:bookmarkEnd w:id="720"/>
    </w:p>
    <w:tbl>
      <w:tblPr>
        <w:tblStyle w:val="ab"/>
        <w:tblW w:w="10283" w:type="dxa"/>
        <w:tblLook w:val="04A0" w:firstRow="1" w:lastRow="0" w:firstColumn="1" w:lastColumn="0" w:noHBand="0" w:noVBand="1"/>
      </w:tblPr>
      <w:tblGrid>
        <w:gridCol w:w="1813"/>
        <w:gridCol w:w="5150"/>
        <w:gridCol w:w="3320"/>
      </w:tblGrid>
      <w:tr w:rsidR="00EE49C2" w:rsidRPr="008F4F86" w14:paraId="13A60E2F" w14:textId="77777777" w:rsidTr="00F879F2">
        <w:tc>
          <w:tcPr>
            <w:tcW w:w="1813" w:type="dxa"/>
          </w:tcPr>
          <w:p w14:paraId="6B9D0773" w14:textId="77777777" w:rsidR="00EE49C2" w:rsidRPr="00AE4B69" w:rsidRDefault="00EE49C2" w:rsidP="00F879F2">
            <w:pPr>
              <w:rPr>
                <w:rFonts w:cs="Arial"/>
                <w:lang w:val="en-US"/>
              </w:rPr>
            </w:pPr>
            <w:r>
              <w:rPr>
                <w:rFonts w:cs="Arial"/>
                <w:lang w:val="en-US"/>
              </w:rPr>
              <w:t>errors</w:t>
            </w:r>
          </w:p>
        </w:tc>
        <w:tc>
          <w:tcPr>
            <w:tcW w:w="5150" w:type="dxa"/>
          </w:tcPr>
          <w:p w14:paraId="0233AC02" w14:textId="77777777" w:rsidR="00EE49C2" w:rsidRPr="00DF451F" w:rsidRDefault="00EE49C2" w:rsidP="00F879F2">
            <w:pPr>
              <w:rPr>
                <w:rFonts w:cs="Arial"/>
              </w:rPr>
            </w:pPr>
            <w:r>
              <w:rPr>
                <w:rFonts w:cs="Arial"/>
              </w:rPr>
              <w:t>Array of request processing errors</w:t>
            </w:r>
          </w:p>
        </w:tc>
        <w:tc>
          <w:tcPr>
            <w:tcW w:w="3320" w:type="dxa"/>
          </w:tcPr>
          <w:p w14:paraId="135A8B7E" w14:textId="77777777" w:rsidR="00EE49C2" w:rsidRDefault="00EE49C2" w:rsidP="00F879F2">
            <w:pPr>
              <w:rPr>
                <w:rFonts w:cs="Arial"/>
              </w:rPr>
            </w:pPr>
            <w:r>
              <w:rPr>
                <w:rFonts w:cs="Arial"/>
              </w:rPr>
              <w:t>Array of strings</w:t>
            </w:r>
          </w:p>
        </w:tc>
      </w:tr>
    </w:tbl>
    <w:p w14:paraId="647AEE66" w14:textId="77777777" w:rsidR="00EE49C2" w:rsidRDefault="00EE49C2" w:rsidP="00EE49C2"/>
    <w:p w14:paraId="43DBB6DA" w14:textId="77777777" w:rsidR="00D3414D" w:rsidRDefault="00D3414D" w:rsidP="00EE49C2"/>
    <w:p w14:paraId="008940BA" w14:textId="77777777" w:rsidR="00D3414D" w:rsidRDefault="00D3414D" w:rsidP="00EE49C2"/>
    <w:p w14:paraId="6E3F74B6" w14:textId="77777777" w:rsidR="00AA29C5" w:rsidRDefault="00AA29C5" w:rsidP="00EE49C2"/>
    <w:p w14:paraId="136D49BB" w14:textId="77777777" w:rsidR="00AA29C5" w:rsidRDefault="00AA29C5" w:rsidP="00EE49C2"/>
    <w:p w14:paraId="5B18AA47" w14:textId="77777777" w:rsidR="00EE49C2" w:rsidRPr="00D3414D" w:rsidRDefault="00EE49C2" w:rsidP="00EE49C2">
      <w:r w:rsidRPr="00D3414D">
        <w:lastRenderedPageBreak/>
        <w:t xml:space="preserve">Request </w:t>
      </w:r>
      <w:proofErr w:type="gramStart"/>
      <w:r>
        <w:t>example :</w:t>
      </w:r>
      <w:proofErr w:type="gramEnd"/>
    </w:p>
    <w:p w14:paraId="5C493CDC" w14:textId="77777777" w:rsidR="00EE49C2" w:rsidRPr="00D3414D" w:rsidRDefault="00EE49C2" w:rsidP="00EE49C2">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00B0A050" w14:textId="77777777" w:rsidR="00EE49C2" w:rsidRDefault="00EE49C2" w:rsidP="00EE49C2">
      <w:pPr>
        <w:pStyle w:val="HTML0"/>
        <w:shd w:val="clear" w:color="auto" w:fill="333333"/>
        <w:rPr>
          <w:rFonts w:ascii="Consolas" w:hAnsi="Consolas" w:cs="Consolas"/>
          <w:color w:val="DFDFBF"/>
          <w:sz w:val="18"/>
          <w:szCs w:val="18"/>
        </w:rPr>
      </w:pPr>
      <w:r w:rsidRPr="007973EC">
        <w:rPr>
          <w:rFonts w:ascii="Consolas" w:hAnsi="Consolas" w:cs="Consolas"/>
          <w:color w:val="DFDFBF"/>
          <w:sz w:val="18"/>
          <w:szCs w:val="18"/>
          <w:lang w:val="en-US"/>
        </w:rPr>
        <w:t>  </w:t>
      </w:r>
      <w:r>
        <w:rPr>
          <w:rFonts w:ascii="Consolas" w:hAnsi="Consolas" w:cs="Consolas"/>
          <w:color w:val="8ACCCF"/>
          <w:sz w:val="18"/>
          <w:szCs w:val="18"/>
        </w:rPr>
        <w:t xml:space="preserve">" inn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r>
        <w:rPr>
          <w:rFonts w:ascii="Consolas" w:hAnsi="Consolas" w:cs="Consolas"/>
          <w:color w:val="DFAF8F"/>
          <w:sz w:val="18"/>
          <w:szCs w:val="18"/>
        </w:rPr>
        <w:t xml:space="preserve">"123456789012" </w:t>
      </w:r>
      <w:r>
        <w:rPr>
          <w:rFonts w:ascii="Consolas" w:hAnsi="Consolas" w:cs="Consolas"/>
          <w:color w:val="DFDFBF"/>
          <w:sz w:val="18"/>
          <w:szCs w:val="18"/>
        </w:rPr>
        <w:t>,</w:t>
      </w:r>
    </w:p>
    <w:p w14:paraId="1302CF1E"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group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r>
        <w:rPr>
          <w:rFonts w:ascii="Consolas" w:hAnsi="Consolas" w:cs="Consolas"/>
          <w:color w:val="DFAF8F"/>
          <w:sz w:val="18"/>
          <w:szCs w:val="18"/>
        </w:rPr>
        <w:t xml:space="preserve">" Main " </w:t>
      </w:r>
      <w:r>
        <w:rPr>
          <w:rFonts w:ascii="Consolas" w:hAnsi="Consolas" w:cs="Consolas"/>
          <w:color w:val="DFDFBF"/>
          <w:sz w:val="18"/>
          <w:szCs w:val="18"/>
        </w:rPr>
        <w:t>,</w:t>
      </w:r>
    </w:p>
    <w:p w14:paraId="6DD07243" w14:textId="77777777" w:rsidR="00EE49C2" w:rsidRPr="00E367AB"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w:t>
      </w:r>
      <w:r>
        <w:rPr>
          <w:rFonts w:ascii="Consolas" w:hAnsi="Consolas" w:cs="Consolas"/>
          <w:color w:val="8ACCCF"/>
          <w:sz w:val="18"/>
          <w:szCs w:val="18"/>
          <w:lang w:val="en-US"/>
        </w:rPr>
        <w:t xml:space="preserve">key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r>
        <w:rPr>
          <w:rFonts w:ascii="Consolas" w:hAnsi="Consolas" w:cs="Consolas"/>
          <w:color w:val="DFAF8F"/>
          <w:sz w:val="18"/>
          <w:szCs w:val="18"/>
        </w:rPr>
        <w:t>"666"</w:t>
      </w:r>
    </w:p>
    <w:p w14:paraId="70BC5ACD" w14:textId="77777777" w:rsidR="00EE49C2" w:rsidRPr="009D1FE4" w:rsidRDefault="00EE49C2" w:rsidP="00EE49C2">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04F466A2" w14:textId="77777777" w:rsidR="00EE49C2" w:rsidRPr="009D1FE4" w:rsidRDefault="00EE49C2" w:rsidP="00EE49C2"/>
    <w:p w14:paraId="2F120794" w14:textId="77777777" w:rsidR="00EE49C2" w:rsidRPr="009D1FE4" w:rsidRDefault="00EE49C2" w:rsidP="00EE49C2">
      <w:r>
        <w:t>An example of an error response:</w:t>
      </w:r>
    </w:p>
    <w:p w14:paraId="61B9917B"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70EF7EC"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0449E338"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"Signature failed verification"</w:t>
      </w:r>
    </w:p>
    <w:p w14:paraId="219E7D97"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61B686A6" w14:textId="5844BDB4" w:rsidR="00EE49C2" w:rsidRPr="00D3414D" w:rsidRDefault="00EE49C2" w:rsidP="00EE49C2">
      <w:pPr>
        <w:rPr>
          <w:rFonts w:ascii="Consolas" w:hAnsi="Consolas" w:cs="Consolas"/>
          <w:color w:val="000000"/>
          <w:sz w:val="19"/>
          <w:szCs w:val="19"/>
        </w:rPr>
      </w:pPr>
      <w:r>
        <w:rPr>
          <w:rFonts w:ascii="Consolas" w:hAnsi="Consolas" w:cs="Consolas"/>
          <w:color w:val="DFDFBF"/>
          <w:sz w:val="18"/>
          <w:szCs w:val="18"/>
        </w:rPr>
        <w:t>}</w:t>
      </w:r>
      <w:r>
        <w:br w:type="page"/>
      </w:r>
    </w:p>
    <w:p w14:paraId="55005521" w14:textId="706F2F60" w:rsidR="00A70CAC" w:rsidRPr="006C217D" w:rsidRDefault="00A70CAC" w:rsidP="00A70CAC">
      <w:pPr>
        <w:pStyle w:val="2"/>
      </w:pPr>
      <w:bookmarkStart w:id="721" w:name="_Toc184326852"/>
      <w:r w:rsidRPr="00391032">
        <w:lastRenderedPageBreak/>
        <w:t xml:space="preserve">2. </w:t>
      </w:r>
      <w:r>
        <w:t>7 Creation of FFD correction check 1.2</w:t>
      </w:r>
      <w:bookmarkEnd w:id="721"/>
    </w:p>
    <w:p w14:paraId="0CA83442" w14:textId="77777777" w:rsidR="00A70CAC" w:rsidRPr="006C217D" w:rsidRDefault="00A70CAC">
      <w:pPr>
        <w:rPr>
          <w:rFonts w:ascii="Consolas" w:hAnsi="Consolas" w:cs="Consolas"/>
          <w:color w:val="000000"/>
          <w:sz w:val="19"/>
          <w:szCs w:val="19"/>
        </w:rPr>
      </w:pPr>
    </w:p>
    <w:p w14:paraId="50AB73E0" w14:textId="22FE054D" w:rsidR="00A70CAC" w:rsidRPr="00CE43A2" w:rsidRDefault="00A70CAC" w:rsidP="00A70CAC">
      <w:pPr>
        <w:rPr>
          <w:rFonts w:cs="Arial"/>
          <w:b/>
          <w:lang w:val="en-US"/>
        </w:rPr>
      </w:pPr>
      <w:proofErr w:type="gramStart"/>
      <w:r>
        <w:rPr>
          <w:rFonts w:cs="Arial"/>
        </w:rPr>
        <w:t xml:space="preserve">Request </w:t>
      </w:r>
      <w:r w:rsidRPr="00CE43A2">
        <w:rPr>
          <w:rFonts w:cs="Arial"/>
          <w:lang w:val="en-US"/>
        </w:rPr>
        <w:t>:</w:t>
      </w:r>
      <w:proofErr w:type="gramEnd"/>
      <w:r w:rsidRPr="00CE43A2">
        <w:rPr>
          <w:rFonts w:cs="Arial"/>
          <w:lang w:val="en-US"/>
        </w:rPr>
        <w:t xml:space="preserve"> </w:t>
      </w:r>
      <w:r w:rsidRPr="00DF451F">
        <w:rPr>
          <w:rFonts w:cs="Arial"/>
          <w:b/>
          <w:lang w:val="en-US"/>
        </w:rPr>
        <w:t>POST</w:t>
      </w:r>
      <w:r w:rsidRPr="00CE43A2">
        <w:rPr>
          <w:rFonts w:cs="Arial"/>
          <w:lang w:val="en-US"/>
        </w:rPr>
        <w:t xml:space="preserve"> </w:t>
      </w:r>
      <w:r w:rsidRPr="00CE43A2">
        <w:rPr>
          <w:rFonts w:cs="Arial"/>
          <w:b/>
          <w:lang w:val="en-US"/>
        </w:rPr>
        <w:t xml:space="preserve">/api/v2/ </w:t>
      </w:r>
      <w:bookmarkStart w:id="722" w:name="OLE_LINK593"/>
      <w:r w:rsidR="00F5370D">
        <w:rPr>
          <w:rFonts w:cs="Arial"/>
          <w:b/>
          <w:lang w:val="en-US"/>
        </w:rPr>
        <w:t xml:space="preserve">correction12 </w:t>
      </w:r>
      <w:bookmarkEnd w:id="722"/>
      <w:r w:rsidRPr="00CE43A2">
        <w:rPr>
          <w:rFonts w:cs="Arial"/>
          <w:b/>
          <w:lang w:val="en-US"/>
        </w:rPr>
        <w:t>/</w:t>
      </w:r>
    </w:p>
    <w:p w14:paraId="5C8945B2" w14:textId="77777777" w:rsidR="00A70CAC" w:rsidRPr="00982C99" w:rsidRDefault="00A70CAC" w:rsidP="00A70CAC">
      <w:pPr>
        <w:rPr>
          <w:rFonts w:cs="Arial"/>
          <w:lang w:val="en-US"/>
        </w:rPr>
      </w:pPr>
    </w:p>
    <w:p w14:paraId="19439808" w14:textId="1B172EEA" w:rsidR="00A70CAC" w:rsidRDefault="00A70CAC" w:rsidP="00A70CAC">
      <w:pPr>
        <w:pStyle w:val="3"/>
        <w:rPr>
          <w:rFonts w:ascii="Verdana" w:hAnsi="Verdana" w:cs="Arial"/>
        </w:rPr>
      </w:pPr>
      <w:bookmarkStart w:id="723" w:name="_Toc184326853"/>
      <w:r>
        <w:t>2.7.1 Request body</w:t>
      </w:r>
      <w:bookmarkEnd w:id="723"/>
    </w:p>
    <w:tbl>
      <w:tblPr>
        <w:tblStyle w:val="ab"/>
        <w:tblW w:w="12874" w:type="dxa"/>
        <w:tblLook w:val="04A0" w:firstRow="1" w:lastRow="0" w:firstColumn="1" w:lastColumn="0" w:noHBand="0" w:noVBand="1"/>
      </w:tblPr>
      <w:tblGrid>
        <w:gridCol w:w="2196"/>
        <w:gridCol w:w="5496"/>
        <w:gridCol w:w="2591"/>
        <w:gridCol w:w="2591"/>
      </w:tblGrid>
      <w:tr w:rsidR="00D3414D" w:rsidRPr="008F4F86" w14:paraId="697DC998" w14:textId="72B4F8CA" w:rsidTr="00D3414D">
        <w:tc>
          <w:tcPr>
            <w:tcW w:w="2196" w:type="dxa"/>
          </w:tcPr>
          <w:p w14:paraId="512C20A1" w14:textId="77777777" w:rsidR="00D3414D" w:rsidRPr="009E5CA4" w:rsidRDefault="00D3414D" w:rsidP="0084541F">
            <w:pPr>
              <w:rPr>
                <w:rFonts w:cs="Arial"/>
                <w:lang w:val="en-US"/>
              </w:rPr>
            </w:pPr>
            <w:r>
              <w:rPr>
                <w:rFonts w:cs="Arial"/>
                <w:lang w:val="en-US"/>
              </w:rPr>
              <w:t>id</w:t>
            </w:r>
          </w:p>
        </w:tc>
        <w:tc>
          <w:tcPr>
            <w:tcW w:w="5496" w:type="dxa"/>
          </w:tcPr>
          <w:p w14:paraId="24ECA365" w14:textId="77777777" w:rsidR="00D3414D" w:rsidRPr="00DF451F" w:rsidRDefault="00D3414D" w:rsidP="0084541F">
            <w:pPr>
              <w:rPr>
                <w:rFonts w:cs="Arial"/>
              </w:rPr>
            </w:pPr>
            <w:r>
              <w:rPr>
                <w:rFonts w:cs="Arial"/>
              </w:rPr>
              <w:t>Document ID</w:t>
            </w:r>
          </w:p>
        </w:tc>
        <w:tc>
          <w:tcPr>
            <w:tcW w:w="2591" w:type="dxa"/>
          </w:tcPr>
          <w:p w14:paraId="25452A8A" w14:textId="5F6BE63D" w:rsidR="00D3414D" w:rsidRDefault="00D3414D" w:rsidP="00A2661E">
            <w:pPr>
              <w:rPr>
                <w:rFonts w:cs="Arial"/>
              </w:rPr>
            </w:pPr>
            <w:r>
              <w:rPr>
                <w:rFonts w:cs="Arial"/>
              </w:rPr>
              <w:t>String from 1 to 64 characters.</w:t>
            </w:r>
          </w:p>
        </w:tc>
        <w:tc>
          <w:tcPr>
            <w:tcW w:w="2591" w:type="dxa"/>
          </w:tcPr>
          <w:p w14:paraId="23B95FAF" w14:textId="236F5E00" w:rsidR="00D3414D" w:rsidRDefault="00D3414D" w:rsidP="0084541F">
            <w:pPr>
              <w:rPr>
                <w:rFonts w:cs="Arial"/>
              </w:rPr>
            </w:pPr>
            <w:r>
              <w:rPr>
                <w:rFonts w:cs="Arial"/>
              </w:rPr>
              <w:t>The parameter is required.</w:t>
            </w:r>
          </w:p>
        </w:tc>
      </w:tr>
      <w:tr w:rsidR="00D3414D" w:rsidRPr="008F4F86" w14:paraId="4EC52D36" w14:textId="1998919F" w:rsidTr="00D3414D">
        <w:tc>
          <w:tcPr>
            <w:tcW w:w="2196" w:type="dxa"/>
          </w:tcPr>
          <w:p w14:paraId="19ABC7C7" w14:textId="77777777" w:rsidR="00D3414D" w:rsidRPr="0000532B" w:rsidRDefault="00D3414D" w:rsidP="0084541F">
            <w:pPr>
              <w:rPr>
                <w:rFonts w:cs="Arial"/>
              </w:rPr>
            </w:pPr>
            <w:r>
              <w:rPr>
                <w:rFonts w:cs="Arial"/>
                <w:lang w:val="en-US"/>
              </w:rPr>
              <w:t>inn</w:t>
            </w:r>
          </w:p>
        </w:tc>
        <w:tc>
          <w:tcPr>
            <w:tcW w:w="5496" w:type="dxa"/>
          </w:tcPr>
          <w:p w14:paraId="6E1BE4EC" w14:textId="77777777" w:rsidR="00D3414D" w:rsidRPr="00B2081D" w:rsidRDefault="00D3414D" w:rsidP="0084541F">
            <w:pPr>
              <w:rPr>
                <w:rFonts w:cs="Arial"/>
              </w:rPr>
            </w:pPr>
            <w:r>
              <w:rPr>
                <w:rFonts w:cs="Arial"/>
              </w:rPr>
              <w:t>TIN of the organization for which the check is made</w:t>
            </w:r>
          </w:p>
        </w:tc>
        <w:tc>
          <w:tcPr>
            <w:tcW w:w="2591" w:type="dxa"/>
          </w:tcPr>
          <w:p w14:paraId="3F2A2473" w14:textId="496C8D59" w:rsidR="00D3414D" w:rsidRDefault="00D3414D" w:rsidP="00A2661E">
            <w:pPr>
              <w:rPr>
                <w:rFonts w:cs="Arial"/>
              </w:rPr>
            </w:pPr>
            <w:r>
              <w:rPr>
                <w:rFonts w:cs="Arial"/>
              </w:rPr>
              <w:t>A string of 10 or 12 characters.</w:t>
            </w:r>
          </w:p>
        </w:tc>
        <w:tc>
          <w:tcPr>
            <w:tcW w:w="2591" w:type="dxa"/>
          </w:tcPr>
          <w:p w14:paraId="0D173A76" w14:textId="0275D968" w:rsidR="00D3414D" w:rsidRDefault="00D3414D" w:rsidP="0084541F">
            <w:pPr>
              <w:rPr>
                <w:rFonts w:cs="Arial"/>
              </w:rPr>
            </w:pPr>
            <w:r>
              <w:rPr>
                <w:rFonts w:cs="Arial"/>
              </w:rPr>
              <w:t>The parameter is required.</w:t>
            </w:r>
          </w:p>
        </w:tc>
      </w:tr>
      <w:tr w:rsidR="00D3414D" w:rsidRPr="008F4F86" w14:paraId="53F51C46" w14:textId="4F2A6F19" w:rsidTr="00D3414D">
        <w:tc>
          <w:tcPr>
            <w:tcW w:w="2196" w:type="dxa"/>
          </w:tcPr>
          <w:p w14:paraId="7D645DDC" w14:textId="77777777" w:rsidR="00D3414D" w:rsidRPr="0000532B" w:rsidRDefault="00D3414D" w:rsidP="0084541F">
            <w:pPr>
              <w:rPr>
                <w:rFonts w:cs="Arial"/>
              </w:rPr>
            </w:pPr>
            <w:r>
              <w:rPr>
                <w:rFonts w:cs="Arial"/>
                <w:lang w:val="en-US"/>
              </w:rPr>
              <w:t>group</w:t>
            </w:r>
          </w:p>
        </w:tc>
        <w:tc>
          <w:tcPr>
            <w:tcW w:w="5496" w:type="dxa"/>
          </w:tcPr>
          <w:p w14:paraId="0E71BAAF" w14:textId="77777777" w:rsidR="00D3414D" w:rsidRPr="00E41E42" w:rsidRDefault="00D3414D" w:rsidP="0084541F">
            <w:pPr>
              <w:rPr>
                <w:rFonts w:cs="Arial"/>
              </w:rPr>
            </w:pPr>
            <w:r>
              <w:rPr>
                <w:rFonts w:cs="Arial"/>
              </w:rPr>
              <w:t>Group of devices with which the check will be punched</w:t>
            </w:r>
          </w:p>
        </w:tc>
        <w:tc>
          <w:tcPr>
            <w:tcW w:w="2591" w:type="dxa"/>
          </w:tcPr>
          <w:p w14:paraId="3C13857F" w14:textId="64776B58" w:rsidR="00D3414D" w:rsidRPr="00136331" w:rsidRDefault="00D3414D" w:rsidP="00A2661E">
            <w:pPr>
              <w:rPr>
                <w:rFonts w:cs="Arial"/>
              </w:rPr>
            </w:pPr>
            <w:r>
              <w:rPr>
                <w:rFonts w:cs="Arial"/>
              </w:rPr>
              <w:t xml:space="preserve">String from 1 to 32 characters, or </w:t>
            </w:r>
            <w:proofErr w:type="gramStart"/>
            <w:r>
              <w:rPr>
                <w:rFonts w:cs="Arial"/>
                <w:lang w:val="en-US"/>
              </w:rPr>
              <w:t xml:space="preserve">null </w:t>
            </w:r>
            <w:r>
              <w:rPr>
                <w:rFonts w:cs="Arial"/>
              </w:rPr>
              <w:t>.</w:t>
            </w:r>
            <w:proofErr w:type="gramEnd"/>
            <w:r>
              <w:rPr>
                <w:rFonts w:cs="Arial"/>
              </w:rPr>
              <w:br/>
            </w:r>
          </w:p>
        </w:tc>
        <w:tc>
          <w:tcPr>
            <w:tcW w:w="2591" w:type="dxa"/>
          </w:tcPr>
          <w:p w14:paraId="29F4EEB2" w14:textId="7E220F1E" w:rsidR="00D3414D" w:rsidRDefault="00D3414D" w:rsidP="0084541F">
            <w:pPr>
              <w:rPr>
                <w:rFonts w:cs="Arial"/>
              </w:rPr>
            </w:pPr>
            <w:r>
              <w:rPr>
                <w:rFonts w:cs="Arial"/>
              </w:rPr>
              <w:t>The parameter is required.</w:t>
            </w:r>
          </w:p>
        </w:tc>
      </w:tr>
      <w:tr w:rsidR="00D3414D" w:rsidRPr="008F4F86" w14:paraId="46EC59BC" w14:textId="3475E99F" w:rsidTr="00D3414D">
        <w:tc>
          <w:tcPr>
            <w:tcW w:w="2196" w:type="dxa"/>
          </w:tcPr>
          <w:p w14:paraId="7D4A79AD" w14:textId="77777777" w:rsidR="00D3414D" w:rsidRPr="008F4F86" w:rsidRDefault="00D3414D" w:rsidP="0084541F">
            <w:pPr>
              <w:rPr>
                <w:rFonts w:cs="Arial"/>
                <w:lang w:val="en-US"/>
              </w:rPr>
            </w:pPr>
            <w:r>
              <w:rPr>
                <w:rFonts w:cs="Arial"/>
                <w:lang w:val="en-US"/>
              </w:rPr>
              <w:t>content</w:t>
            </w:r>
          </w:p>
        </w:tc>
        <w:tc>
          <w:tcPr>
            <w:tcW w:w="5496" w:type="dxa"/>
          </w:tcPr>
          <w:p w14:paraId="2D2AD04B" w14:textId="77777777" w:rsidR="00D3414D" w:rsidRPr="00EB31B9" w:rsidRDefault="00D3414D" w:rsidP="0084541F">
            <w:pPr>
              <w:rPr>
                <w:rFonts w:cs="Arial"/>
              </w:rPr>
            </w:pPr>
            <w:r>
              <w:rPr>
                <w:rFonts w:cs="Arial"/>
              </w:rPr>
              <w:t>Document content</w:t>
            </w:r>
          </w:p>
        </w:tc>
        <w:tc>
          <w:tcPr>
            <w:tcW w:w="2591" w:type="dxa"/>
          </w:tcPr>
          <w:p w14:paraId="5E859D31" w14:textId="13A23981" w:rsidR="00D3414D" w:rsidRPr="00525F22" w:rsidRDefault="00D3414D" w:rsidP="0084541F">
            <w:pPr>
              <w:rPr>
                <w:rFonts w:cs="Arial"/>
              </w:rPr>
            </w:pPr>
            <w:r>
              <w:rPr>
                <w:rFonts w:cs="Arial"/>
              </w:rPr>
              <w:t xml:space="preserve">Structure p.2. 7.1.1 </w:t>
            </w:r>
          </w:p>
        </w:tc>
        <w:tc>
          <w:tcPr>
            <w:tcW w:w="2591" w:type="dxa"/>
          </w:tcPr>
          <w:p w14:paraId="2A905320" w14:textId="77777777" w:rsidR="00D3414D" w:rsidRDefault="00D3414D" w:rsidP="0084541F">
            <w:pPr>
              <w:rPr>
                <w:rFonts w:cs="Arial"/>
              </w:rPr>
            </w:pPr>
          </w:p>
        </w:tc>
      </w:tr>
      <w:tr w:rsidR="00D3414D" w:rsidRPr="008F4F86" w14:paraId="58054CB8" w14:textId="7DD1CEB5" w:rsidTr="00D3414D">
        <w:tc>
          <w:tcPr>
            <w:tcW w:w="2196" w:type="dxa"/>
          </w:tcPr>
          <w:p w14:paraId="743B6194" w14:textId="77777777" w:rsidR="00D3414D" w:rsidRDefault="00D3414D" w:rsidP="0084541F">
            <w:pPr>
              <w:rPr>
                <w:rFonts w:cs="Arial"/>
                <w:lang w:val="en-US"/>
              </w:rPr>
            </w:pPr>
            <w:r>
              <w:rPr>
                <w:rFonts w:cs="Arial"/>
                <w:lang w:val="en-US"/>
              </w:rPr>
              <w:t>key</w:t>
            </w:r>
          </w:p>
        </w:tc>
        <w:tc>
          <w:tcPr>
            <w:tcW w:w="5496" w:type="dxa"/>
          </w:tcPr>
          <w:p w14:paraId="251B5444" w14:textId="77777777" w:rsidR="00D3414D" w:rsidRPr="00BB096F" w:rsidRDefault="00D3414D" w:rsidP="0084541F">
            <w:pPr>
              <w:rPr>
                <w:rFonts w:cs="Arial"/>
              </w:rPr>
            </w:pPr>
            <w:r>
              <w:rPr>
                <w:rFonts w:cs="Arial"/>
              </w:rPr>
              <w:t>The name of the key to be used to verify the signature. For clients, their TIN is used, for partners and paying agents, the code with a mask is 301 ****, for vending 401 ****.</w:t>
            </w:r>
          </w:p>
        </w:tc>
        <w:tc>
          <w:tcPr>
            <w:tcW w:w="2591" w:type="dxa"/>
          </w:tcPr>
          <w:p w14:paraId="247C84F4" w14:textId="545DEAE8" w:rsidR="00D3414D" w:rsidRPr="00115D23" w:rsidRDefault="00D3414D" w:rsidP="00A2661E">
            <w:pPr>
              <w:rPr>
                <w:rFonts w:cs="Arial"/>
              </w:rPr>
            </w:pPr>
            <w:r>
              <w:rPr>
                <w:rFonts w:cs="Arial"/>
              </w:rPr>
              <w:t>String from 1 to 32 characters.</w:t>
            </w:r>
          </w:p>
        </w:tc>
        <w:tc>
          <w:tcPr>
            <w:tcW w:w="2591" w:type="dxa"/>
          </w:tcPr>
          <w:p w14:paraId="74F3FF05" w14:textId="7BAAF5C5" w:rsidR="00D3414D" w:rsidRDefault="00D3414D" w:rsidP="0084541F">
            <w:pPr>
              <w:rPr>
                <w:rFonts w:cs="Arial"/>
              </w:rPr>
            </w:pPr>
            <w:r>
              <w:rPr>
                <w:rFonts w:cs="Arial"/>
              </w:rPr>
              <w:t>The parameter is required.</w:t>
            </w:r>
          </w:p>
        </w:tc>
      </w:tr>
      <w:tr w:rsidR="00D3414D" w:rsidRPr="008F4F86" w14:paraId="17B28BAB" w14:textId="4F8B5A07" w:rsidTr="00D3414D">
        <w:tc>
          <w:tcPr>
            <w:tcW w:w="2196" w:type="dxa"/>
          </w:tcPr>
          <w:p w14:paraId="5E5D2501" w14:textId="77777777" w:rsidR="00D3414D" w:rsidRPr="009D7C38" w:rsidRDefault="00D3414D" w:rsidP="0084541F">
            <w:pPr>
              <w:rPr>
                <w:rFonts w:cs="Arial"/>
                <w:lang w:val="en-US"/>
              </w:rPr>
            </w:pPr>
            <w:proofErr w:type="spellStart"/>
            <w:r>
              <w:rPr>
                <w:rFonts w:cs="Arial"/>
                <w:lang w:val="en-US"/>
              </w:rPr>
              <w:t>callbackUrl</w:t>
            </w:r>
            <w:proofErr w:type="spellEnd"/>
          </w:p>
        </w:tc>
        <w:tc>
          <w:tcPr>
            <w:tcW w:w="5496" w:type="dxa"/>
          </w:tcPr>
          <w:p w14:paraId="3661825D" w14:textId="77777777" w:rsidR="00D3414D" w:rsidRPr="009D7C38" w:rsidRDefault="00D3414D" w:rsidP="0084541F">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591" w:type="dxa"/>
          </w:tcPr>
          <w:p w14:paraId="55D2EBF2" w14:textId="13F6F8F0" w:rsidR="00D3414D" w:rsidRPr="00136331" w:rsidRDefault="00D3414D" w:rsidP="00A2661E">
            <w:pPr>
              <w:rPr>
                <w:rFonts w:cs="Arial"/>
              </w:rPr>
            </w:pPr>
            <w:r>
              <w:rPr>
                <w:rFonts w:cs="Arial"/>
              </w:rPr>
              <w:t xml:space="preserve">String from 1 to 1024 characters, or </w:t>
            </w:r>
            <w:proofErr w:type="gramStart"/>
            <w:r>
              <w:rPr>
                <w:rFonts w:cs="Arial"/>
                <w:lang w:val="en-US"/>
              </w:rPr>
              <w:t xml:space="preserve">null </w:t>
            </w:r>
            <w:r>
              <w:rPr>
                <w:rFonts w:cs="Arial"/>
              </w:rPr>
              <w:t>.</w:t>
            </w:r>
            <w:proofErr w:type="gramEnd"/>
            <w:r>
              <w:rPr>
                <w:rFonts w:cs="Arial"/>
              </w:rPr>
              <w:br/>
            </w:r>
          </w:p>
        </w:tc>
        <w:tc>
          <w:tcPr>
            <w:tcW w:w="2591" w:type="dxa"/>
          </w:tcPr>
          <w:p w14:paraId="30099815" w14:textId="4CDA4552" w:rsidR="00D3414D" w:rsidRDefault="00A2661E" w:rsidP="0084541F">
            <w:pPr>
              <w:rPr>
                <w:rFonts w:cs="Arial"/>
              </w:rPr>
            </w:pPr>
            <w:r>
              <w:rPr>
                <w:rFonts w:cs="Arial"/>
              </w:rPr>
              <w:t>optional field.</w:t>
            </w:r>
          </w:p>
        </w:tc>
      </w:tr>
      <w:tr w:rsidR="00F12065" w:rsidRPr="008F4F86" w14:paraId="4A09240B" w14:textId="77777777" w:rsidTr="00D3414D">
        <w:tc>
          <w:tcPr>
            <w:tcW w:w="2196" w:type="dxa"/>
          </w:tcPr>
          <w:p w14:paraId="64BB4B6A" w14:textId="2DB529CC" w:rsidR="00F12065" w:rsidRDefault="00F12065" w:rsidP="00F12065">
            <w:pPr>
              <w:rPr>
                <w:rFonts w:cs="Arial"/>
                <w:lang w:val="en-US"/>
              </w:rPr>
            </w:pPr>
            <w:proofErr w:type="spellStart"/>
            <w:r w:rsidRPr="00F12065">
              <w:rPr>
                <w:rFonts w:cs="Arial"/>
                <w:lang w:val="en-US"/>
              </w:rPr>
              <w:t>callbackApiKey</w:t>
            </w:r>
            <w:proofErr w:type="spellEnd"/>
          </w:p>
        </w:tc>
        <w:tc>
          <w:tcPr>
            <w:tcW w:w="5496" w:type="dxa"/>
          </w:tcPr>
          <w:p w14:paraId="0048FECC" w14:textId="1A114590" w:rsidR="00F12065" w:rsidRDefault="00F12065" w:rsidP="00F12065">
            <w:pPr>
              <w:rPr>
                <w:rFonts w:cs="Arial"/>
                <w:lang w:val="en-US"/>
              </w:rPr>
            </w:pPr>
            <w:r w:rsidRPr="00F12065">
              <w:rPr>
                <w:rFonts w:cs="Arial"/>
                <w:lang w:val="en-US"/>
              </w:rPr>
              <w:t>API key for calling the callback</w:t>
            </w:r>
          </w:p>
        </w:tc>
        <w:tc>
          <w:tcPr>
            <w:tcW w:w="2591" w:type="dxa"/>
          </w:tcPr>
          <w:p w14:paraId="0B63910F" w14:textId="23A65F9C" w:rsidR="00F12065" w:rsidRDefault="00F12065" w:rsidP="00F12065">
            <w:pPr>
              <w:rPr>
                <w:rFonts w:cs="Arial"/>
              </w:rPr>
            </w:pPr>
            <w:r w:rsidRPr="00F12065">
              <w:rPr>
                <w:rFonts w:cs="Arial"/>
              </w:rPr>
              <w:t>String from 1 to 3072 characters or null</w:t>
            </w:r>
          </w:p>
        </w:tc>
        <w:tc>
          <w:tcPr>
            <w:tcW w:w="2591" w:type="dxa"/>
          </w:tcPr>
          <w:p w14:paraId="05C0A1BB" w14:textId="40AEA349" w:rsidR="00F12065" w:rsidRDefault="00F12065" w:rsidP="00F12065">
            <w:pPr>
              <w:rPr>
                <w:rFonts w:cs="Arial"/>
              </w:rPr>
            </w:pPr>
            <w:r w:rsidRPr="00F12065">
              <w:rPr>
                <w:rFonts w:cs="Arial"/>
              </w:rPr>
              <w:t>The parameter is optional</w:t>
            </w:r>
          </w:p>
        </w:tc>
      </w:tr>
      <w:tr w:rsidR="00D3414D" w:rsidRPr="008F4F86" w14:paraId="00E539B3" w14:textId="7B1C39CA" w:rsidTr="00D3414D">
        <w:tc>
          <w:tcPr>
            <w:tcW w:w="2196" w:type="dxa"/>
          </w:tcPr>
          <w:p w14:paraId="37A4D00D" w14:textId="77777777" w:rsidR="00D3414D" w:rsidRDefault="00D3414D" w:rsidP="0084541F">
            <w:pPr>
              <w:rPr>
                <w:rFonts w:cs="Arial"/>
                <w:lang w:val="en-US"/>
              </w:rPr>
            </w:pPr>
            <w:r>
              <w:rPr>
                <w:rFonts w:cs="Arial"/>
                <w:lang w:val="en-US"/>
              </w:rPr>
              <w:t>meta</w:t>
            </w:r>
          </w:p>
        </w:tc>
        <w:tc>
          <w:tcPr>
            <w:tcW w:w="5496" w:type="dxa"/>
          </w:tcPr>
          <w:p w14:paraId="48CE4DA7" w14:textId="77777777" w:rsidR="00D3414D" w:rsidRDefault="00D3414D" w:rsidP="0084541F">
            <w:pPr>
              <w:rPr>
                <w:rFonts w:cs="Arial"/>
                <w:lang w:val="en-US"/>
              </w:rPr>
            </w:pPr>
            <w:r>
              <w:rPr>
                <w:rFonts w:cs="Arial"/>
              </w:rPr>
              <w:t>Request metadata</w:t>
            </w:r>
          </w:p>
        </w:tc>
        <w:tc>
          <w:tcPr>
            <w:tcW w:w="2591" w:type="dxa"/>
          </w:tcPr>
          <w:p w14:paraId="2D85CBB9" w14:textId="04B8D0FA" w:rsidR="00D3414D" w:rsidRPr="00136331" w:rsidRDefault="00D3414D" w:rsidP="00A2661E">
            <w:pPr>
              <w:rPr>
                <w:rFonts w:cs="Arial"/>
              </w:rPr>
            </w:pPr>
            <w:r>
              <w:rPr>
                <w:rFonts w:cs="Arial"/>
              </w:rPr>
              <w:t xml:space="preserve">String from 1 to 128 characters, or </w:t>
            </w:r>
            <w:proofErr w:type="gramStart"/>
            <w:r>
              <w:rPr>
                <w:rFonts w:cs="Arial"/>
                <w:lang w:val="en-US"/>
              </w:rPr>
              <w:t xml:space="preserve">null </w:t>
            </w:r>
            <w:r>
              <w:rPr>
                <w:rFonts w:cs="Arial"/>
              </w:rPr>
              <w:t>.</w:t>
            </w:r>
            <w:proofErr w:type="gramEnd"/>
            <w:r>
              <w:rPr>
                <w:rFonts w:cs="Arial"/>
              </w:rPr>
              <w:br/>
            </w:r>
          </w:p>
        </w:tc>
        <w:tc>
          <w:tcPr>
            <w:tcW w:w="2591" w:type="dxa"/>
          </w:tcPr>
          <w:p w14:paraId="04E1E443" w14:textId="6CA23706" w:rsidR="00D3414D" w:rsidRDefault="00A2661E" w:rsidP="0084541F">
            <w:pPr>
              <w:rPr>
                <w:rFonts w:cs="Arial"/>
              </w:rPr>
            </w:pPr>
            <w:r>
              <w:rPr>
                <w:rFonts w:cs="Arial"/>
              </w:rPr>
              <w:t>optional field.</w:t>
            </w:r>
          </w:p>
        </w:tc>
      </w:tr>
      <w:tr w:rsidR="00D3414D" w:rsidRPr="008F4F86" w14:paraId="39D8261F" w14:textId="68FE84C7" w:rsidTr="00D3414D">
        <w:tc>
          <w:tcPr>
            <w:tcW w:w="2196" w:type="dxa"/>
          </w:tcPr>
          <w:p w14:paraId="4BF62AB8" w14:textId="5FF3F2C2" w:rsidR="00D3414D" w:rsidRDefault="00D3414D" w:rsidP="00DE7DD0">
            <w:pPr>
              <w:rPr>
                <w:rFonts w:cs="Arial"/>
                <w:lang w:val="en-US"/>
              </w:rPr>
            </w:pPr>
            <w:proofErr w:type="spellStart"/>
            <w:r>
              <w:rPr>
                <w:rFonts w:cs="Arial"/>
                <w:lang w:val="en-US"/>
              </w:rPr>
              <w:t>ignoreItemCodeCheck</w:t>
            </w:r>
            <w:proofErr w:type="spellEnd"/>
          </w:p>
        </w:tc>
        <w:tc>
          <w:tcPr>
            <w:tcW w:w="5496" w:type="dxa"/>
          </w:tcPr>
          <w:p w14:paraId="2CB4F1BE" w14:textId="77777777" w:rsidR="00D3414D" w:rsidRDefault="00D3414D" w:rsidP="00DE7DD0">
            <w:pPr>
              <w:rPr>
                <w:rFonts w:cs="Arial"/>
              </w:rPr>
            </w:pPr>
            <w:r>
              <w:rPr>
                <w:rFonts w:cs="Arial"/>
              </w:rPr>
              <w:t>Flag indicating whether the CM check should be ignored.</w:t>
            </w:r>
          </w:p>
          <w:p w14:paraId="34AAC3C4" w14:textId="77777777" w:rsidR="00D3414D" w:rsidRDefault="00D3414D" w:rsidP="00DE7DD0">
            <w:pPr>
              <w:rPr>
                <w:rFonts w:cs="Arial"/>
              </w:rPr>
            </w:pPr>
            <w:r>
              <w:rPr>
                <w:rFonts w:cs="Arial"/>
              </w:rPr>
              <w:t>If the flag is not specified, then to generate a check, all CMs must successfully pass the check: in tag 2106, bits number 0, 1, 2, 3 have the state "1"</w:t>
            </w:r>
          </w:p>
          <w:p w14:paraId="3DD1ACBC" w14:textId="16250375" w:rsidR="00D3414D" w:rsidRDefault="00D3414D" w:rsidP="00DE7DD0">
            <w:pPr>
              <w:rPr>
                <w:rFonts w:cs="Arial"/>
              </w:rPr>
            </w:pPr>
            <w:r>
              <w:rPr>
                <w:rFonts w:cs="Arial"/>
              </w:rPr>
              <w:t xml:space="preserve">If the flag is not specified and the CM has not passed the check, the check will not be generated and the status request will return the status 422 </w:t>
            </w:r>
            <w:proofErr w:type="spellStart"/>
            <w:r w:rsidRPr="00DE7DD0">
              <w:rPr>
                <w:rFonts w:cs="Arial"/>
              </w:rPr>
              <w:t>Unprocessable</w:t>
            </w:r>
            <w:proofErr w:type="spellEnd"/>
            <w:r w:rsidRPr="00DE7DD0">
              <w:rPr>
                <w:rFonts w:cs="Arial"/>
              </w:rPr>
              <w:t xml:space="preserve"> entity</w:t>
            </w:r>
          </w:p>
        </w:tc>
        <w:tc>
          <w:tcPr>
            <w:tcW w:w="2591" w:type="dxa"/>
          </w:tcPr>
          <w:p w14:paraId="25025D66" w14:textId="4135CCBB" w:rsidR="00D3414D" w:rsidRDefault="00D3414D" w:rsidP="00DE7DD0">
            <w:pPr>
              <w:rPr>
                <w:rFonts w:cs="Arial"/>
              </w:rPr>
            </w:pPr>
            <w:r>
              <w:rPr>
                <w:rFonts w:cs="Arial"/>
              </w:rPr>
              <w:t>Boolean value</w:t>
            </w:r>
          </w:p>
          <w:p w14:paraId="2FDC849C" w14:textId="66C5C6E1" w:rsidR="00D3414D" w:rsidRDefault="00D3414D" w:rsidP="00DE7DD0">
            <w:pPr>
              <w:rPr>
                <w:rFonts w:cs="Arial"/>
              </w:rPr>
            </w:pPr>
            <w:r>
              <w:rPr>
                <w:rFonts w:cs="Arial"/>
              </w:rPr>
              <w:t xml:space="preserve">The default value is </w:t>
            </w:r>
            <w:proofErr w:type="gramStart"/>
            <w:r>
              <w:rPr>
                <w:rFonts w:cs="Arial"/>
                <w:lang w:val="en-US"/>
              </w:rPr>
              <w:t xml:space="preserve">false </w:t>
            </w:r>
            <w:r w:rsidRPr="00DE7DD0">
              <w:rPr>
                <w:rFonts w:cs="Arial"/>
              </w:rPr>
              <w:t>.</w:t>
            </w:r>
            <w:proofErr w:type="gramEnd"/>
          </w:p>
        </w:tc>
        <w:tc>
          <w:tcPr>
            <w:tcW w:w="2591" w:type="dxa"/>
          </w:tcPr>
          <w:p w14:paraId="0738A71B" w14:textId="2625D206" w:rsidR="00D3414D" w:rsidRDefault="00A2661E" w:rsidP="00DE7DD0">
            <w:pPr>
              <w:rPr>
                <w:rFonts w:cs="Arial"/>
              </w:rPr>
            </w:pPr>
            <w:r>
              <w:rPr>
                <w:rFonts w:cs="Arial"/>
              </w:rPr>
              <w:t>optional field.</w:t>
            </w:r>
          </w:p>
        </w:tc>
      </w:tr>
    </w:tbl>
    <w:p w14:paraId="74E3320F" w14:textId="77777777" w:rsidR="00A70CAC" w:rsidRDefault="00A70CAC" w:rsidP="00A70CAC"/>
    <w:p w14:paraId="4B0465D5" w14:textId="56F51014" w:rsidR="00A70CAC" w:rsidRPr="00C16811" w:rsidRDefault="00A70CAC" w:rsidP="00A70CAC">
      <w:pPr>
        <w:pStyle w:val="4"/>
      </w:pPr>
      <w:bookmarkStart w:id="724" w:name="_Toc184326854"/>
      <w:r>
        <w:rPr>
          <w:rFonts w:cs="Arial"/>
        </w:rPr>
        <w:lastRenderedPageBreak/>
        <w:t xml:space="preserve">2. </w:t>
      </w:r>
      <w:r w:rsidR="006E0B19">
        <w:rPr>
          <w:rFonts w:cs="Arial"/>
        </w:rPr>
        <w:t xml:space="preserve">7.1.1 </w:t>
      </w:r>
      <w:r>
        <w:t>Document content</w:t>
      </w:r>
      <w:bookmarkEnd w:id="724"/>
    </w:p>
    <w:tbl>
      <w:tblPr>
        <w:tblStyle w:val="ab"/>
        <w:tblW w:w="13461" w:type="dxa"/>
        <w:tblLook w:val="04A0" w:firstRow="1" w:lastRow="0" w:firstColumn="1" w:lastColumn="0" w:noHBand="0" w:noVBand="1"/>
      </w:tblPr>
      <w:tblGrid>
        <w:gridCol w:w="3967"/>
        <w:gridCol w:w="2974"/>
        <w:gridCol w:w="3260"/>
        <w:gridCol w:w="3260"/>
      </w:tblGrid>
      <w:tr w:rsidR="00A2661E" w:rsidRPr="008F4F86" w14:paraId="53AEFDB4" w14:textId="2ED5885A" w:rsidTr="00A2661E">
        <w:tc>
          <w:tcPr>
            <w:tcW w:w="3967" w:type="dxa"/>
          </w:tcPr>
          <w:p w14:paraId="02C36F7A" w14:textId="77777777" w:rsidR="00A2661E" w:rsidRPr="00627F02" w:rsidRDefault="00A2661E" w:rsidP="0084541F">
            <w:pPr>
              <w:jc w:val="center"/>
              <w:rPr>
                <w:rFonts w:cs="Arial"/>
                <w:b/>
                <w:bCs/>
              </w:rPr>
            </w:pPr>
            <w:r w:rsidRPr="00627F02">
              <w:rPr>
                <w:rFonts w:cs="Arial"/>
                <w:b/>
                <w:bCs/>
              </w:rPr>
              <w:t>Attribute</w:t>
            </w:r>
          </w:p>
        </w:tc>
        <w:tc>
          <w:tcPr>
            <w:tcW w:w="2974" w:type="dxa"/>
          </w:tcPr>
          <w:p w14:paraId="1E985FA8" w14:textId="77777777" w:rsidR="00A2661E" w:rsidRPr="00627F02" w:rsidRDefault="00A2661E" w:rsidP="0084541F">
            <w:pPr>
              <w:jc w:val="center"/>
              <w:rPr>
                <w:rFonts w:cs="Arial"/>
                <w:b/>
                <w:bCs/>
              </w:rPr>
            </w:pPr>
            <w:r w:rsidRPr="00627F02">
              <w:rPr>
                <w:rFonts w:cs="Arial"/>
                <w:b/>
                <w:bCs/>
              </w:rPr>
              <w:t>Description</w:t>
            </w:r>
          </w:p>
        </w:tc>
        <w:tc>
          <w:tcPr>
            <w:tcW w:w="3260" w:type="dxa"/>
          </w:tcPr>
          <w:p w14:paraId="569A7CAF" w14:textId="77777777" w:rsidR="00A2661E" w:rsidRPr="00627F02" w:rsidRDefault="00A2661E" w:rsidP="0084541F">
            <w:pPr>
              <w:jc w:val="center"/>
              <w:rPr>
                <w:rFonts w:cs="Arial"/>
                <w:b/>
                <w:bCs/>
              </w:rPr>
            </w:pPr>
            <w:r w:rsidRPr="00627F02">
              <w:rPr>
                <w:rFonts w:cs="Arial"/>
                <w:b/>
                <w:bCs/>
              </w:rPr>
              <w:t>A comment</w:t>
            </w:r>
          </w:p>
        </w:tc>
        <w:tc>
          <w:tcPr>
            <w:tcW w:w="3260" w:type="dxa"/>
          </w:tcPr>
          <w:p w14:paraId="50DC9FAA" w14:textId="79D71953" w:rsidR="00A2661E" w:rsidRPr="00627F02" w:rsidRDefault="00A2661E" w:rsidP="0084541F">
            <w:pPr>
              <w:jc w:val="center"/>
              <w:rPr>
                <w:rFonts w:cs="Arial"/>
                <w:b/>
                <w:bCs/>
              </w:rPr>
            </w:pPr>
            <w:r>
              <w:rPr>
                <w:rFonts w:cs="Arial"/>
                <w:b/>
                <w:bCs/>
              </w:rPr>
              <w:t>obligatory</w:t>
            </w:r>
          </w:p>
        </w:tc>
      </w:tr>
      <w:tr w:rsidR="00A2661E" w:rsidRPr="008F4F86" w14:paraId="6AC942CF" w14:textId="3AE614B9" w:rsidTr="00A2661E">
        <w:tc>
          <w:tcPr>
            <w:tcW w:w="3967" w:type="dxa"/>
          </w:tcPr>
          <w:p w14:paraId="7B47B40F" w14:textId="67D968B7" w:rsidR="00A2661E" w:rsidRPr="00BB096F" w:rsidRDefault="00A2661E" w:rsidP="00FF3381">
            <w:pPr>
              <w:rPr>
                <w:rFonts w:cs="Arial"/>
              </w:rPr>
            </w:pPr>
            <w:proofErr w:type="spellStart"/>
            <w:r>
              <w:rPr>
                <w:rFonts w:cs="Arial"/>
                <w:lang w:val="en-US"/>
              </w:rPr>
              <w:t>ffdVersion</w:t>
            </w:r>
            <w:proofErr w:type="spellEnd"/>
          </w:p>
        </w:tc>
        <w:tc>
          <w:tcPr>
            <w:tcW w:w="2974" w:type="dxa"/>
          </w:tcPr>
          <w:p w14:paraId="1F66B22B" w14:textId="77777777" w:rsidR="00A2661E" w:rsidRDefault="00A2661E" w:rsidP="00FF3381">
            <w:pPr>
              <w:rPr>
                <w:rFonts w:cs="Arial"/>
              </w:rPr>
            </w:pPr>
            <w:r>
              <w:rPr>
                <w:rFonts w:cs="Arial"/>
              </w:rPr>
              <w:t>FFD version number, 1209</w:t>
            </w:r>
          </w:p>
          <w:p w14:paraId="47DC5F07" w14:textId="1493A9F3" w:rsidR="00A2661E" w:rsidRPr="00DD04DD" w:rsidRDefault="00A2661E" w:rsidP="00FF3381">
            <w:pPr>
              <w:rPr>
                <w:rFonts w:cs="Arial"/>
              </w:rPr>
            </w:pPr>
            <w:r>
              <w:rPr>
                <w:rFonts w:cs="Arial"/>
              </w:rPr>
              <w:t>4 - FFD 1.2</w:t>
            </w:r>
          </w:p>
        </w:tc>
        <w:tc>
          <w:tcPr>
            <w:tcW w:w="3260" w:type="dxa"/>
          </w:tcPr>
          <w:p w14:paraId="6C3660B0" w14:textId="2E8BB669" w:rsidR="00A2661E" w:rsidRDefault="00A2661E" w:rsidP="00A2661E">
            <w:pPr>
              <w:rPr>
                <w:rFonts w:cs="Arial"/>
              </w:rPr>
            </w:pPr>
            <w:r>
              <w:rPr>
                <w:rFonts w:cs="Arial"/>
              </w:rPr>
              <w:t>Number.</w:t>
            </w:r>
          </w:p>
        </w:tc>
        <w:tc>
          <w:tcPr>
            <w:tcW w:w="3260" w:type="dxa"/>
          </w:tcPr>
          <w:p w14:paraId="27B5E07D" w14:textId="6FBAB38C" w:rsidR="00A2661E" w:rsidRDefault="00A2661E" w:rsidP="00FF3381">
            <w:pPr>
              <w:rPr>
                <w:rFonts w:cs="Arial"/>
              </w:rPr>
            </w:pPr>
            <w:r>
              <w:rPr>
                <w:rFonts w:cs="Arial"/>
              </w:rPr>
              <w:t>required parameter</w:t>
            </w:r>
          </w:p>
        </w:tc>
      </w:tr>
      <w:tr w:rsidR="00A2661E" w:rsidRPr="008F4F86" w14:paraId="570A40BC" w14:textId="0771E8BD" w:rsidTr="00A2661E">
        <w:tc>
          <w:tcPr>
            <w:tcW w:w="3967" w:type="dxa"/>
          </w:tcPr>
          <w:p w14:paraId="18D32BBD" w14:textId="2F1D4ECD" w:rsidR="00A2661E" w:rsidRDefault="00A2661E" w:rsidP="00DD04DD">
            <w:pPr>
              <w:rPr>
                <w:rFonts w:cs="Arial"/>
                <w:lang w:val="en-US"/>
              </w:rPr>
            </w:pPr>
            <w:r>
              <w:rPr>
                <w:rFonts w:cs="Arial"/>
                <w:lang w:val="en-US"/>
              </w:rPr>
              <w:t>type</w:t>
            </w:r>
          </w:p>
        </w:tc>
        <w:tc>
          <w:tcPr>
            <w:tcW w:w="2974" w:type="dxa"/>
          </w:tcPr>
          <w:p w14:paraId="1264DBF4" w14:textId="77777777" w:rsidR="00A2661E" w:rsidRDefault="00A2661E" w:rsidP="00DD04DD">
            <w:pPr>
              <w:rPr>
                <w:rFonts w:cs="Arial"/>
              </w:rPr>
            </w:pPr>
            <w:r>
              <w:rPr>
                <w:rFonts w:cs="Arial"/>
              </w:rPr>
              <w:t>Settlement sign, 1054:</w:t>
            </w:r>
          </w:p>
          <w:p w14:paraId="4256CC13" w14:textId="77777777" w:rsidR="00A2661E" w:rsidRDefault="00A2661E" w:rsidP="00DD04DD">
            <w:pPr>
              <w:pStyle w:val="ac"/>
              <w:numPr>
                <w:ilvl w:val="0"/>
                <w:numId w:val="23"/>
              </w:numPr>
              <w:rPr>
                <w:rFonts w:cs="Arial"/>
              </w:rPr>
            </w:pPr>
            <w:r>
              <w:rPr>
                <w:rFonts w:cs="Arial"/>
              </w:rPr>
              <w:t>Coming</w:t>
            </w:r>
          </w:p>
          <w:p w14:paraId="16DFC3BB" w14:textId="77777777" w:rsidR="00A2661E" w:rsidRDefault="00A2661E" w:rsidP="00DD04DD">
            <w:pPr>
              <w:pStyle w:val="ac"/>
              <w:numPr>
                <w:ilvl w:val="0"/>
                <w:numId w:val="23"/>
              </w:numPr>
              <w:rPr>
                <w:rFonts w:cs="Arial"/>
              </w:rPr>
            </w:pPr>
            <w:r>
              <w:rPr>
                <w:rFonts w:cs="Arial"/>
              </w:rPr>
              <w:t>return parish</w:t>
            </w:r>
          </w:p>
          <w:p w14:paraId="49B12A13" w14:textId="77777777" w:rsidR="00A2661E" w:rsidRDefault="00A2661E" w:rsidP="00E56FC0">
            <w:pPr>
              <w:pStyle w:val="ac"/>
              <w:numPr>
                <w:ilvl w:val="0"/>
                <w:numId w:val="23"/>
              </w:numPr>
              <w:rPr>
                <w:rFonts w:cs="Arial"/>
              </w:rPr>
            </w:pPr>
            <w:r>
              <w:rPr>
                <w:rFonts w:cs="Arial"/>
              </w:rPr>
              <w:t>Consumption</w:t>
            </w:r>
          </w:p>
          <w:p w14:paraId="7841B6BE" w14:textId="1F48DF74" w:rsidR="00A2661E" w:rsidRDefault="00A2661E" w:rsidP="00E56FC0">
            <w:pPr>
              <w:pStyle w:val="ac"/>
              <w:numPr>
                <w:ilvl w:val="0"/>
                <w:numId w:val="23"/>
              </w:numPr>
              <w:rPr>
                <w:rFonts w:cs="Arial"/>
              </w:rPr>
            </w:pPr>
            <w:r>
              <w:rPr>
                <w:rFonts w:cs="Arial"/>
              </w:rPr>
              <w:t>Expense return</w:t>
            </w:r>
          </w:p>
        </w:tc>
        <w:tc>
          <w:tcPr>
            <w:tcW w:w="3260" w:type="dxa"/>
          </w:tcPr>
          <w:p w14:paraId="0C0C8300" w14:textId="383DF8F4" w:rsidR="00A2661E" w:rsidRDefault="00A2661E" w:rsidP="00A2661E">
            <w:pPr>
              <w:rPr>
                <w:rFonts w:cs="Arial"/>
              </w:rPr>
            </w:pPr>
            <w:r>
              <w:rPr>
                <w:rFonts w:cs="Arial"/>
              </w:rPr>
              <w:t>Number.</w:t>
            </w:r>
          </w:p>
        </w:tc>
        <w:tc>
          <w:tcPr>
            <w:tcW w:w="3260" w:type="dxa"/>
          </w:tcPr>
          <w:p w14:paraId="37FA5F85" w14:textId="6886F6D2" w:rsidR="00A2661E" w:rsidRDefault="00A2661E" w:rsidP="00DD04DD">
            <w:pPr>
              <w:rPr>
                <w:rFonts w:cs="Arial"/>
              </w:rPr>
            </w:pPr>
            <w:r>
              <w:rPr>
                <w:rFonts w:cs="Arial"/>
              </w:rPr>
              <w:t>required parameter</w:t>
            </w:r>
          </w:p>
        </w:tc>
      </w:tr>
      <w:tr w:rsidR="00A2661E" w:rsidRPr="008F4F86" w14:paraId="27234E4E" w14:textId="1B2F4863" w:rsidTr="00A2661E">
        <w:tc>
          <w:tcPr>
            <w:tcW w:w="3967" w:type="dxa"/>
          </w:tcPr>
          <w:p w14:paraId="26A03965" w14:textId="62B235B7" w:rsidR="00A2661E" w:rsidRDefault="00A2661E" w:rsidP="00DD04DD">
            <w:pPr>
              <w:rPr>
                <w:rFonts w:cs="Arial"/>
                <w:lang w:val="en-US"/>
              </w:rPr>
            </w:pPr>
            <w:r>
              <w:rPr>
                <w:rFonts w:cs="Arial"/>
                <w:lang w:val="en-US"/>
              </w:rPr>
              <w:t xml:space="preserve">positions </w:t>
            </w:r>
          </w:p>
        </w:tc>
        <w:tc>
          <w:tcPr>
            <w:tcW w:w="2974" w:type="dxa"/>
          </w:tcPr>
          <w:p w14:paraId="6BC6A41E" w14:textId="7E7AB7A5" w:rsidR="00A2661E" w:rsidRDefault="00A2661E" w:rsidP="00DD04DD">
            <w:pPr>
              <w:rPr>
                <w:rFonts w:cs="Arial"/>
              </w:rPr>
            </w:pPr>
            <w:r>
              <w:rPr>
                <w:rFonts w:cs="Arial"/>
              </w:rPr>
              <w:t xml:space="preserve">List </w:t>
            </w:r>
            <w:r w:rsidRPr="00C427A1">
              <w:t>of calculation items, 1059</w:t>
            </w:r>
          </w:p>
        </w:tc>
        <w:tc>
          <w:tcPr>
            <w:tcW w:w="3260" w:type="dxa"/>
          </w:tcPr>
          <w:p w14:paraId="3E92F73A" w14:textId="44E43E0F" w:rsidR="00A2661E" w:rsidRDefault="00A2661E" w:rsidP="00DD04DD">
            <w:pPr>
              <w:rPr>
                <w:rFonts w:cs="Arial"/>
              </w:rPr>
            </w:pPr>
            <w:r>
              <w:rPr>
                <w:rFonts w:cs="Arial"/>
              </w:rPr>
              <w:t>Array of structures p.2.1.1.2</w:t>
            </w:r>
          </w:p>
        </w:tc>
        <w:tc>
          <w:tcPr>
            <w:tcW w:w="3260" w:type="dxa"/>
          </w:tcPr>
          <w:p w14:paraId="7FF8B3FC" w14:textId="77777777" w:rsidR="00A2661E" w:rsidRDefault="00A2661E" w:rsidP="00DD04DD">
            <w:pPr>
              <w:rPr>
                <w:rFonts w:cs="Arial"/>
              </w:rPr>
            </w:pPr>
          </w:p>
        </w:tc>
      </w:tr>
      <w:tr w:rsidR="00A2661E" w:rsidRPr="008F4F86" w14:paraId="6FC32325" w14:textId="031DC954" w:rsidTr="00A2661E">
        <w:tc>
          <w:tcPr>
            <w:tcW w:w="3967" w:type="dxa"/>
          </w:tcPr>
          <w:p w14:paraId="5B73CE54" w14:textId="114A1700" w:rsidR="00A2661E" w:rsidRDefault="00AA29C5" w:rsidP="00DD04DD">
            <w:pPr>
              <w:rPr>
                <w:rFonts w:cs="Arial"/>
                <w:lang w:val="en-US"/>
              </w:rPr>
            </w:pPr>
            <w:r>
              <w:rPr>
                <w:rFonts w:cs="Arial"/>
                <w:lang w:val="en-US"/>
              </w:rPr>
              <w:t>c</w:t>
            </w:r>
            <w:proofErr w:type="spellStart"/>
            <w:r w:rsidR="00A2661E" w:rsidRPr="00B2081D">
              <w:rPr>
                <w:rFonts w:cs="Arial"/>
              </w:rPr>
              <w:t>heckClose</w:t>
            </w:r>
            <w:proofErr w:type="spellEnd"/>
          </w:p>
        </w:tc>
        <w:tc>
          <w:tcPr>
            <w:tcW w:w="2974" w:type="dxa"/>
          </w:tcPr>
          <w:p w14:paraId="04BF5B0A" w14:textId="0A9A90A9" w:rsidR="00A2661E" w:rsidRDefault="00A2661E" w:rsidP="00DD04DD">
            <w:pPr>
              <w:rPr>
                <w:rFonts w:cs="Arial"/>
              </w:rPr>
            </w:pPr>
            <w:r>
              <w:rPr>
                <w:rFonts w:cs="Arial"/>
              </w:rPr>
              <w:t>Receipt closing options</w:t>
            </w:r>
          </w:p>
        </w:tc>
        <w:tc>
          <w:tcPr>
            <w:tcW w:w="3260" w:type="dxa"/>
          </w:tcPr>
          <w:p w14:paraId="3C143F09" w14:textId="66AC493C" w:rsidR="00A2661E" w:rsidRDefault="00A2661E" w:rsidP="00DD04DD">
            <w:pPr>
              <w:rPr>
                <w:rFonts w:cs="Arial"/>
              </w:rPr>
            </w:pPr>
            <w:r>
              <w:rPr>
                <w:rFonts w:cs="Arial"/>
              </w:rPr>
              <w:t>Structure of clause 2.1.1.3</w:t>
            </w:r>
          </w:p>
        </w:tc>
        <w:tc>
          <w:tcPr>
            <w:tcW w:w="3260" w:type="dxa"/>
          </w:tcPr>
          <w:p w14:paraId="28C15BE1" w14:textId="77777777" w:rsidR="00A2661E" w:rsidRDefault="00A2661E" w:rsidP="00DD04DD">
            <w:pPr>
              <w:rPr>
                <w:rFonts w:cs="Arial"/>
              </w:rPr>
            </w:pPr>
          </w:p>
        </w:tc>
      </w:tr>
      <w:tr w:rsidR="00B119ED" w:rsidRPr="008F4F86" w14:paraId="476B2A66" w14:textId="1CEEA1B5" w:rsidTr="00A2661E">
        <w:tc>
          <w:tcPr>
            <w:tcW w:w="3967" w:type="dxa"/>
          </w:tcPr>
          <w:p w14:paraId="4F5101C3" w14:textId="62612421" w:rsidR="00B119ED" w:rsidRDefault="00B119ED" w:rsidP="00B119ED">
            <w:pPr>
              <w:rPr>
                <w:rFonts w:cs="Arial"/>
                <w:lang w:val="en-US"/>
              </w:rPr>
            </w:pPr>
            <w:proofErr w:type="spellStart"/>
            <w:r w:rsidRPr="004311A3">
              <w:rPr>
                <w:rFonts w:cs="Arial"/>
              </w:rPr>
              <w:t>customerContact</w:t>
            </w:r>
            <w:proofErr w:type="spellEnd"/>
          </w:p>
        </w:tc>
        <w:tc>
          <w:tcPr>
            <w:tcW w:w="2974" w:type="dxa"/>
          </w:tcPr>
          <w:p w14:paraId="71BD76A5" w14:textId="780B3925" w:rsidR="00B119ED" w:rsidRDefault="00B119ED" w:rsidP="00B119ED">
            <w:pPr>
              <w:rPr>
                <w:rFonts w:cs="Arial"/>
              </w:rPr>
            </w:pPr>
            <w:r>
              <w:t>Phone or email address of the buyer, 1008</w:t>
            </w:r>
          </w:p>
        </w:tc>
        <w:tc>
          <w:tcPr>
            <w:tcW w:w="3260" w:type="dxa"/>
          </w:tcPr>
          <w:p w14:paraId="0C7D8BDC" w14:textId="5A55CEF4" w:rsidR="00B119ED" w:rsidRDefault="00B119ED" w:rsidP="00B119ED">
            <w:pPr>
              <w:rPr>
                <w:rFonts w:cs="Arial"/>
              </w:rPr>
            </w:pPr>
            <w:r>
              <w:rPr>
                <w:rFonts w:cs="Arial"/>
              </w:rPr>
              <w:t xml:space="preserve">String from 1 to 64 characters, format </w:t>
            </w:r>
            <w:r>
              <w:t>+{C} or {C}@{C}, {</w:t>
            </w:r>
            <w:r>
              <w:rPr>
                <w:lang w:val="en-US"/>
              </w:rPr>
              <w:t>none</w:t>
            </w:r>
            <w:r>
              <w:t>}</w:t>
            </w:r>
            <w:r w:rsidRPr="00542312">
              <w:t>.</w:t>
            </w:r>
          </w:p>
        </w:tc>
        <w:tc>
          <w:tcPr>
            <w:tcW w:w="3260" w:type="dxa"/>
          </w:tcPr>
          <w:p w14:paraId="09BE5481" w14:textId="1CB7C4F6" w:rsidR="00B119ED" w:rsidRDefault="00B119ED" w:rsidP="00B119ED">
            <w:pPr>
              <w:rPr>
                <w:rFonts w:cs="Arial"/>
              </w:rPr>
            </w:pPr>
            <w:r>
              <w:rPr>
                <w:rFonts w:cs="Arial"/>
              </w:rPr>
              <w:t>required parameter</w:t>
            </w:r>
          </w:p>
        </w:tc>
      </w:tr>
      <w:tr w:rsidR="00B119ED" w:rsidRPr="008F4F86" w14:paraId="20831836" w14:textId="65BC91BB" w:rsidTr="00A2661E">
        <w:tc>
          <w:tcPr>
            <w:tcW w:w="3967" w:type="dxa"/>
          </w:tcPr>
          <w:p w14:paraId="3E45924C" w14:textId="01B3CF65" w:rsidR="00B119ED" w:rsidRDefault="00B119ED" w:rsidP="00B119ED">
            <w:pPr>
              <w:rPr>
                <w:rFonts w:cs="Arial"/>
                <w:lang w:val="en-US"/>
              </w:rPr>
            </w:pPr>
            <w:proofErr w:type="spellStart"/>
            <w:r>
              <w:rPr>
                <w:rFonts w:cs="Arial"/>
                <w:lang w:val="en-US"/>
              </w:rPr>
              <w:t>correctionType</w:t>
            </w:r>
            <w:proofErr w:type="spellEnd"/>
          </w:p>
        </w:tc>
        <w:tc>
          <w:tcPr>
            <w:tcW w:w="2974" w:type="dxa"/>
          </w:tcPr>
          <w:p w14:paraId="6A281228" w14:textId="77777777" w:rsidR="00B119ED" w:rsidRPr="00CA7F3F" w:rsidRDefault="00B119ED" w:rsidP="00B119ED">
            <w:pPr>
              <w:rPr>
                <w:rFonts w:cs="Arial"/>
              </w:rPr>
            </w:pPr>
            <w:r>
              <w:rPr>
                <w:rFonts w:cs="Arial"/>
              </w:rPr>
              <w:t>Correction type 1173:</w:t>
            </w:r>
          </w:p>
          <w:p w14:paraId="1E4D78C7" w14:textId="77777777" w:rsidR="00B119ED" w:rsidRPr="00CA7F3F" w:rsidRDefault="00B119ED" w:rsidP="00B119ED">
            <w:pPr>
              <w:ind w:firstLine="295"/>
              <w:rPr>
                <w:rFonts w:cs="Arial"/>
              </w:rPr>
            </w:pPr>
            <w:r w:rsidRPr="00CA7F3F">
              <w:rPr>
                <w:rFonts w:cs="Arial"/>
              </w:rPr>
              <w:t>0. Self</w:t>
            </w:r>
          </w:p>
          <w:p w14:paraId="0E0A31A6" w14:textId="016C1984" w:rsidR="00B119ED" w:rsidRDefault="00B119ED" w:rsidP="00B119ED">
            <w:pPr>
              <w:rPr>
                <w:rFonts w:cs="Arial"/>
              </w:rPr>
            </w:pPr>
            <w:r w:rsidRPr="00CA7F3F">
              <w:rPr>
                <w:rFonts w:cs="Arial"/>
              </w:rPr>
              <w:t>1. By prescription</w:t>
            </w:r>
          </w:p>
        </w:tc>
        <w:tc>
          <w:tcPr>
            <w:tcW w:w="3260" w:type="dxa"/>
          </w:tcPr>
          <w:p w14:paraId="381F5E15" w14:textId="42A57952" w:rsidR="00B119ED" w:rsidRDefault="00B119ED" w:rsidP="00B119ED">
            <w:pPr>
              <w:rPr>
                <w:rFonts w:cs="Arial"/>
              </w:rPr>
            </w:pPr>
            <w:r>
              <w:rPr>
                <w:rFonts w:cs="Arial"/>
              </w:rPr>
              <w:t>Number.</w:t>
            </w:r>
          </w:p>
        </w:tc>
        <w:tc>
          <w:tcPr>
            <w:tcW w:w="3260" w:type="dxa"/>
          </w:tcPr>
          <w:p w14:paraId="0E2FADF8" w14:textId="510BCFB5" w:rsidR="00B119ED" w:rsidRDefault="00B119ED" w:rsidP="00B119ED">
            <w:pPr>
              <w:rPr>
                <w:rFonts w:cs="Arial"/>
              </w:rPr>
            </w:pPr>
            <w:r>
              <w:rPr>
                <w:rFonts w:cs="Arial"/>
              </w:rPr>
              <w:t>required parameter</w:t>
            </w:r>
          </w:p>
        </w:tc>
      </w:tr>
      <w:tr w:rsidR="00B119ED" w:rsidRPr="008F4F86" w14:paraId="2451F8F9" w14:textId="5631C04F" w:rsidTr="00A2661E">
        <w:tc>
          <w:tcPr>
            <w:tcW w:w="3967" w:type="dxa"/>
          </w:tcPr>
          <w:p w14:paraId="4E7E33A7" w14:textId="43B3EA9E" w:rsidR="00B119ED" w:rsidRPr="00B2081D" w:rsidRDefault="00B119ED" w:rsidP="00B119ED">
            <w:pPr>
              <w:rPr>
                <w:rFonts w:cs="Arial"/>
              </w:rPr>
            </w:pPr>
            <w:r>
              <w:rPr>
                <w:rFonts w:cs="Arial"/>
                <w:lang w:val="en-US"/>
              </w:rPr>
              <w:t>c</w:t>
            </w:r>
            <w:proofErr w:type="spellStart"/>
            <w:r w:rsidRPr="00CA7F3F">
              <w:rPr>
                <w:rFonts w:cs="Arial"/>
              </w:rPr>
              <w:t>auseDocumentDate</w:t>
            </w:r>
            <w:proofErr w:type="spellEnd"/>
          </w:p>
        </w:tc>
        <w:tc>
          <w:tcPr>
            <w:tcW w:w="2974" w:type="dxa"/>
          </w:tcPr>
          <w:p w14:paraId="556745AD" w14:textId="77777777" w:rsidR="00B119ED" w:rsidRDefault="00B119ED" w:rsidP="00B119ED">
            <w:pPr>
              <w:rPr>
                <w:rFonts w:cs="Arial"/>
              </w:rPr>
            </w:pPr>
            <w:r>
              <w:rPr>
                <w:rFonts w:cs="Arial"/>
              </w:rPr>
              <w:t>The document date of the basis for the correction is 1178.</w:t>
            </w:r>
          </w:p>
          <w:p w14:paraId="5A905AC5" w14:textId="75E8F2CF" w:rsidR="00B119ED" w:rsidRDefault="00B119ED" w:rsidP="00B119ED">
            <w:pPr>
              <w:rPr>
                <w:rFonts w:cs="Arial"/>
              </w:rPr>
            </w:pPr>
            <w:r w:rsidRPr="00592356">
              <w:rPr>
                <w:rFonts w:cs="Arial"/>
              </w:rPr>
              <w:t>In this attribute, always indicate the time as 00:00:00</w:t>
            </w:r>
          </w:p>
        </w:tc>
        <w:tc>
          <w:tcPr>
            <w:tcW w:w="3260" w:type="dxa"/>
          </w:tcPr>
          <w:p w14:paraId="6EF70DE2" w14:textId="612C1D92" w:rsidR="00B119ED" w:rsidRDefault="00B119ED" w:rsidP="00B119E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260" w:type="dxa"/>
          </w:tcPr>
          <w:p w14:paraId="4DAB7FE6" w14:textId="4D2C3163" w:rsidR="00B119ED" w:rsidRPr="008F4F86" w:rsidRDefault="00B119ED" w:rsidP="00B119ED">
            <w:pPr>
              <w:rPr>
                <w:rFonts w:cs="Arial"/>
              </w:rPr>
            </w:pPr>
            <w:r>
              <w:rPr>
                <w:rFonts w:cs="Arial"/>
              </w:rPr>
              <w:t>required parameter</w:t>
            </w:r>
          </w:p>
        </w:tc>
      </w:tr>
      <w:tr w:rsidR="00B119ED" w:rsidRPr="008F4F86" w14:paraId="288B20EE" w14:textId="4756754B" w:rsidTr="00A2661E">
        <w:tc>
          <w:tcPr>
            <w:tcW w:w="3967" w:type="dxa"/>
          </w:tcPr>
          <w:p w14:paraId="77C93C26" w14:textId="75165E94" w:rsidR="00B119ED" w:rsidRPr="00B2081D" w:rsidRDefault="00B119ED" w:rsidP="00B119ED">
            <w:pPr>
              <w:rPr>
                <w:rFonts w:cs="Arial"/>
              </w:rPr>
            </w:pPr>
            <w:r>
              <w:rPr>
                <w:rFonts w:cs="Arial"/>
                <w:lang w:val="en-US"/>
              </w:rPr>
              <w:t>C</w:t>
            </w:r>
            <w:proofErr w:type="spellStart"/>
            <w:r w:rsidRPr="00CA7F3F">
              <w:rPr>
                <w:rFonts w:cs="Arial"/>
              </w:rPr>
              <w:t>auseDocumentNumber</w:t>
            </w:r>
            <w:proofErr w:type="spellEnd"/>
          </w:p>
        </w:tc>
        <w:tc>
          <w:tcPr>
            <w:tcW w:w="2974" w:type="dxa"/>
          </w:tcPr>
          <w:p w14:paraId="7E1579E2" w14:textId="3896D059" w:rsidR="00B119ED" w:rsidRPr="004311A3" w:rsidRDefault="00B119ED" w:rsidP="00B119ED">
            <w:pPr>
              <w:rPr>
                <w:rFonts w:cs="Arial"/>
              </w:rPr>
            </w:pPr>
            <w:r>
              <w:rPr>
                <w:rFonts w:cs="Arial"/>
              </w:rPr>
              <w:t>The number of the order of the tax authority, on the basis of which this correction is carried out, 1179</w:t>
            </w:r>
          </w:p>
        </w:tc>
        <w:tc>
          <w:tcPr>
            <w:tcW w:w="3260" w:type="dxa"/>
          </w:tcPr>
          <w:p w14:paraId="18F1CB84" w14:textId="7477619F" w:rsidR="00B119ED" w:rsidRPr="000813B8" w:rsidRDefault="00B119ED" w:rsidP="00B119ED">
            <w:pPr>
              <w:rPr>
                <w:rFonts w:cs="Arial"/>
              </w:rPr>
            </w:pPr>
            <w:r>
              <w:rPr>
                <w:rFonts w:cs="Arial"/>
              </w:rPr>
              <w:t>String from 1 to 32 characters.</w:t>
            </w:r>
          </w:p>
        </w:tc>
        <w:tc>
          <w:tcPr>
            <w:tcW w:w="3260" w:type="dxa"/>
          </w:tcPr>
          <w:p w14:paraId="5ADE96CF" w14:textId="27C77D6B" w:rsidR="00B119ED" w:rsidRPr="007E0D0F" w:rsidRDefault="00B119ED" w:rsidP="00B119ED">
            <w:pPr>
              <w:rPr>
                <w:rFonts w:cs="Arial"/>
                <w:lang w:val="en-US"/>
              </w:rPr>
            </w:pPr>
            <w:r>
              <w:rPr>
                <w:rFonts w:cs="Arial"/>
              </w:rPr>
              <w:t>required parameter</w:t>
            </w:r>
            <w:r w:rsidRPr="007E0D0F">
              <w:rPr>
                <w:rFonts w:cs="Arial"/>
                <w:lang w:val="en-US"/>
              </w:rPr>
              <w:t xml:space="preserve"> (If a check is generated with the correction type "By prescription").</w:t>
            </w:r>
          </w:p>
        </w:tc>
      </w:tr>
      <w:tr w:rsidR="00B119ED" w:rsidRPr="008F4F86" w14:paraId="58BCEC5A" w14:textId="284C77DD" w:rsidTr="00A2661E">
        <w:tc>
          <w:tcPr>
            <w:tcW w:w="3967" w:type="dxa"/>
          </w:tcPr>
          <w:p w14:paraId="66EBFF6B" w14:textId="77777777" w:rsidR="00B119ED" w:rsidRDefault="00B119ED" w:rsidP="00B119ED">
            <w:pPr>
              <w:rPr>
                <w:lang w:val="en-US"/>
              </w:rPr>
            </w:pPr>
            <w:proofErr w:type="spellStart"/>
            <w:r>
              <w:rPr>
                <w:lang w:val="en-US"/>
              </w:rPr>
              <w:t>additionalUserAttribute</w:t>
            </w:r>
            <w:proofErr w:type="spellEnd"/>
          </w:p>
        </w:tc>
        <w:tc>
          <w:tcPr>
            <w:tcW w:w="2974" w:type="dxa"/>
          </w:tcPr>
          <w:p w14:paraId="06B29C44" w14:textId="77777777" w:rsidR="00B119ED" w:rsidRDefault="00B119ED" w:rsidP="00B119ED">
            <w:r>
              <w:t>Additional username, 1084</w:t>
            </w:r>
          </w:p>
        </w:tc>
        <w:tc>
          <w:tcPr>
            <w:tcW w:w="3260" w:type="dxa"/>
          </w:tcPr>
          <w:p w14:paraId="0D21A1DE" w14:textId="5EE09B3D" w:rsidR="00B119ED" w:rsidRPr="007B0FC3" w:rsidRDefault="00B119ED" w:rsidP="00B119ED">
            <w:pPr>
              <w:rPr>
                <w:rFonts w:cs="Arial"/>
                <w:lang w:val="en-US"/>
              </w:rPr>
            </w:pPr>
            <w:r>
              <w:rPr>
                <w:rFonts w:cs="Arial"/>
              </w:rPr>
              <w:t xml:space="preserve">The structure of clause 2.1.1. </w:t>
            </w:r>
            <w:r>
              <w:rPr>
                <w:rFonts w:cs="Arial"/>
                <w:lang w:val="en-US"/>
              </w:rPr>
              <w:t>five</w:t>
            </w:r>
          </w:p>
        </w:tc>
        <w:tc>
          <w:tcPr>
            <w:tcW w:w="3260" w:type="dxa"/>
          </w:tcPr>
          <w:p w14:paraId="189F2C02" w14:textId="6557975D" w:rsidR="00B119ED" w:rsidRDefault="00B119ED" w:rsidP="00B119ED">
            <w:pPr>
              <w:rPr>
                <w:rFonts w:cs="Arial"/>
              </w:rPr>
            </w:pPr>
            <w:r>
              <w:rPr>
                <w:rFonts w:cs="Arial"/>
              </w:rPr>
              <w:t>optional field</w:t>
            </w:r>
          </w:p>
        </w:tc>
      </w:tr>
      <w:tr w:rsidR="00B119ED" w:rsidRPr="008F4F86" w14:paraId="26378B69" w14:textId="2D681096" w:rsidTr="00A2661E">
        <w:tc>
          <w:tcPr>
            <w:tcW w:w="3967" w:type="dxa"/>
          </w:tcPr>
          <w:p w14:paraId="62C41155" w14:textId="77777777" w:rsidR="00B119ED" w:rsidRPr="005D1A78" w:rsidRDefault="00B119ED" w:rsidP="00B119ED">
            <w:pPr>
              <w:rPr>
                <w:rFonts w:cs="Arial"/>
                <w:lang w:val="en-US"/>
              </w:rPr>
            </w:pPr>
            <w:proofErr w:type="spellStart"/>
            <w:r>
              <w:rPr>
                <w:rFonts w:cs="Arial"/>
                <w:lang w:val="en-US"/>
              </w:rPr>
              <w:t>additionalAttribute</w:t>
            </w:r>
            <w:proofErr w:type="spellEnd"/>
          </w:p>
        </w:tc>
        <w:tc>
          <w:tcPr>
            <w:tcW w:w="2974" w:type="dxa"/>
          </w:tcPr>
          <w:p w14:paraId="16D9E583" w14:textId="77777777" w:rsidR="00B119ED" w:rsidRPr="00AE2C26" w:rsidRDefault="00B119ED" w:rsidP="00B119ED">
            <w:pPr>
              <w:overflowPunct w:val="0"/>
              <w:autoSpaceDE w:val="0"/>
              <w:autoSpaceDN w:val="0"/>
              <w:adjustRightInd w:val="0"/>
              <w:textAlignment w:val="baseline"/>
            </w:pPr>
            <w:r>
              <w:t xml:space="preserve">Additional details of the check (BSO) </w:t>
            </w:r>
            <w:r>
              <w:rPr>
                <w:lang w:val="en-US"/>
              </w:rPr>
              <w:t xml:space="preserve">, 119 </w:t>
            </w:r>
            <w:r>
              <w:t>2</w:t>
            </w:r>
          </w:p>
        </w:tc>
        <w:tc>
          <w:tcPr>
            <w:tcW w:w="3260" w:type="dxa"/>
          </w:tcPr>
          <w:p w14:paraId="4046A131" w14:textId="5E92A25B" w:rsidR="00B119ED" w:rsidRDefault="00B119ED" w:rsidP="00B119ED">
            <w:pPr>
              <w:overflowPunct w:val="0"/>
              <w:autoSpaceDE w:val="0"/>
              <w:autoSpaceDN w:val="0"/>
              <w:adjustRightInd w:val="0"/>
              <w:textAlignment w:val="baseline"/>
              <w:rPr>
                <w:rFonts w:cs="Arial"/>
              </w:rPr>
            </w:pPr>
            <w:r>
              <w:rPr>
                <w:rFonts w:cs="Arial"/>
              </w:rPr>
              <w:t>String from 1 to 16 characters</w:t>
            </w:r>
          </w:p>
        </w:tc>
        <w:tc>
          <w:tcPr>
            <w:tcW w:w="3260" w:type="dxa"/>
          </w:tcPr>
          <w:p w14:paraId="0C510564" w14:textId="6C56A7C5" w:rsidR="00B119ED" w:rsidRDefault="00B119ED" w:rsidP="00B119ED">
            <w:pPr>
              <w:overflowPunct w:val="0"/>
              <w:autoSpaceDE w:val="0"/>
              <w:autoSpaceDN w:val="0"/>
              <w:adjustRightInd w:val="0"/>
              <w:textAlignment w:val="baseline"/>
              <w:rPr>
                <w:rFonts w:cs="Arial"/>
              </w:rPr>
            </w:pPr>
            <w:r>
              <w:rPr>
                <w:rFonts w:cs="Arial"/>
              </w:rPr>
              <w:t>optional field</w:t>
            </w:r>
          </w:p>
        </w:tc>
      </w:tr>
      <w:tr w:rsidR="00B119ED" w:rsidRPr="008F4F86" w14:paraId="3886D2B2" w14:textId="1B4877F7" w:rsidTr="00A2661E">
        <w:tc>
          <w:tcPr>
            <w:tcW w:w="3967" w:type="dxa"/>
          </w:tcPr>
          <w:p w14:paraId="3BEC0506" w14:textId="77777777" w:rsidR="00B119ED" w:rsidRDefault="00B119ED" w:rsidP="00B119ED">
            <w:pPr>
              <w:rPr>
                <w:lang w:val="en-US"/>
              </w:rPr>
            </w:pPr>
            <w:proofErr w:type="spellStart"/>
            <w:r>
              <w:rPr>
                <w:lang w:val="en-US"/>
              </w:rPr>
              <w:t>automatNumber</w:t>
            </w:r>
            <w:proofErr w:type="spellEnd"/>
          </w:p>
        </w:tc>
        <w:tc>
          <w:tcPr>
            <w:tcW w:w="2974" w:type="dxa"/>
          </w:tcPr>
          <w:p w14:paraId="688994C3" w14:textId="77777777" w:rsidR="00B119ED" w:rsidRDefault="00B119ED" w:rsidP="00B119ED">
            <w:r>
              <w:t>Machine number, 1036</w:t>
            </w:r>
          </w:p>
        </w:tc>
        <w:tc>
          <w:tcPr>
            <w:tcW w:w="3260" w:type="dxa"/>
          </w:tcPr>
          <w:p w14:paraId="011CF807" w14:textId="77777777" w:rsidR="00B119ED" w:rsidRPr="001B2CA7" w:rsidRDefault="00B119ED" w:rsidP="00B119ED">
            <w:pPr>
              <w:rPr>
                <w:rFonts w:cs="Arial"/>
              </w:rPr>
            </w:pPr>
            <w:r>
              <w:rPr>
                <w:rFonts w:cs="Arial"/>
              </w:rPr>
              <w:t xml:space="preserve">A string with a length of 1 to 20 characters, a mandatory field if the group has the sign of transferring machine data, otherwise it should not be transferred. </w:t>
            </w:r>
            <w:r w:rsidRPr="009D5B7E">
              <w:rPr>
                <w:rFonts w:cs="Arial"/>
                <w:b/>
              </w:rPr>
              <w:t xml:space="preserve">Only for vending </w:t>
            </w:r>
            <w:r>
              <w:rPr>
                <w:rFonts w:cs="Arial"/>
                <w:b/>
              </w:rPr>
              <w:t>and transport.</w:t>
            </w:r>
          </w:p>
        </w:tc>
        <w:tc>
          <w:tcPr>
            <w:tcW w:w="3260" w:type="dxa"/>
          </w:tcPr>
          <w:p w14:paraId="462EFFC5" w14:textId="70524952" w:rsidR="00B119ED" w:rsidRDefault="00B119ED" w:rsidP="00B119ED">
            <w:pPr>
              <w:rPr>
                <w:rFonts w:cs="Arial"/>
              </w:rPr>
            </w:pPr>
            <w:r>
              <w:rPr>
                <w:rFonts w:cs="Arial"/>
              </w:rPr>
              <w:t xml:space="preserve">This parameter is required </w:t>
            </w:r>
            <w:r w:rsidRPr="00D3414D">
              <w:rPr>
                <w:rFonts w:cs="Arial"/>
              </w:rPr>
              <w:t>only for vending and transport.</w:t>
            </w:r>
          </w:p>
        </w:tc>
      </w:tr>
      <w:tr w:rsidR="00B119ED" w:rsidRPr="008F4F86" w14:paraId="256428DE" w14:textId="1416F585" w:rsidTr="00A2661E">
        <w:tc>
          <w:tcPr>
            <w:tcW w:w="3967" w:type="dxa"/>
          </w:tcPr>
          <w:p w14:paraId="274DC02C" w14:textId="77777777" w:rsidR="00B119ED" w:rsidRPr="001B2CA7" w:rsidRDefault="00B119ED" w:rsidP="00B119ED">
            <w:proofErr w:type="spellStart"/>
            <w:r>
              <w:rPr>
                <w:lang w:val="en-US"/>
              </w:rPr>
              <w:t>settlementAddress</w:t>
            </w:r>
            <w:proofErr w:type="spellEnd"/>
          </w:p>
        </w:tc>
        <w:tc>
          <w:tcPr>
            <w:tcW w:w="2974" w:type="dxa"/>
          </w:tcPr>
          <w:p w14:paraId="6CD212BA" w14:textId="77777777" w:rsidR="00B119ED" w:rsidRDefault="00B119ED" w:rsidP="00B119ED">
            <w:r>
              <w:t>Settlement address, 1009</w:t>
            </w:r>
          </w:p>
        </w:tc>
        <w:tc>
          <w:tcPr>
            <w:tcW w:w="3260" w:type="dxa"/>
          </w:tcPr>
          <w:p w14:paraId="522552FE" w14:textId="77777777" w:rsidR="00B119ED" w:rsidRDefault="00B119ED" w:rsidP="00B119ED">
            <w:pPr>
              <w:rPr>
                <w:rFonts w:cs="Arial"/>
              </w:rPr>
            </w:pPr>
            <w:r>
              <w:rPr>
                <w:rFonts w:cs="Arial"/>
              </w:rPr>
              <w:t xml:space="preserve">A string from 1 to 243 characters long, a mandatory field if the </w:t>
            </w:r>
            <w:r>
              <w:rPr>
                <w:rFonts w:cs="Arial"/>
              </w:rPr>
              <w:lastRenderedPageBreak/>
              <w:t xml:space="preserve">group has the automaton data transmission flag, otherwise it should not be transmitted. </w:t>
            </w:r>
            <w:r w:rsidRPr="009D5B7E">
              <w:rPr>
                <w:rFonts w:cs="Arial"/>
                <w:b/>
              </w:rPr>
              <w:t xml:space="preserve">Only for vending </w:t>
            </w:r>
            <w:r>
              <w:rPr>
                <w:rFonts w:cs="Arial"/>
                <w:b/>
              </w:rPr>
              <w:t>and transport.</w:t>
            </w:r>
          </w:p>
        </w:tc>
        <w:tc>
          <w:tcPr>
            <w:tcW w:w="3260" w:type="dxa"/>
          </w:tcPr>
          <w:p w14:paraId="4FD5B7B2" w14:textId="1FD3BD03" w:rsidR="00B119ED" w:rsidRDefault="00B119ED" w:rsidP="00B119ED">
            <w:pPr>
              <w:rPr>
                <w:rFonts w:cs="Arial"/>
              </w:rPr>
            </w:pPr>
            <w:r>
              <w:rPr>
                <w:rFonts w:cs="Arial"/>
              </w:rPr>
              <w:lastRenderedPageBreak/>
              <w:t xml:space="preserve">The parameter is required only for </w:t>
            </w:r>
            <w:r w:rsidRPr="00D3414D">
              <w:rPr>
                <w:rFonts w:cs="Arial"/>
              </w:rPr>
              <w:t>vending and transport.</w:t>
            </w:r>
          </w:p>
        </w:tc>
      </w:tr>
      <w:tr w:rsidR="00B119ED" w:rsidRPr="008F4F86" w14:paraId="70B8FFCE" w14:textId="54F51356" w:rsidTr="00A2661E">
        <w:tc>
          <w:tcPr>
            <w:tcW w:w="3967" w:type="dxa"/>
          </w:tcPr>
          <w:p w14:paraId="0E80A31E" w14:textId="77777777" w:rsidR="00B119ED" w:rsidRDefault="00B119ED" w:rsidP="00B119ED">
            <w:pPr>
              <w:rPr>
                <w:lang w:val="en-US"/>
              </w:rPr>
            </w:pPr>
            <w:proofErr w:type="spellStart"/>
            <w:r>
              <w:rPr>
                <w:lang w:val="en-US"/>
              </w:rPr>
              <w:t>settlementPlace</w:t>
            </w:r>
            <w:proofErr w:type="spellEnd"/>
          </w:p>
        </w:tc>
        <w:tc>
          <w:tcPr>
            <w:tcW w:w="2974" w:type="dxa"/>
          </w:tcPr>
          <w:p w14:paraId="77FE80E6" w14:textId="77777777" w:rsidR="00B119ED" w:rsidRDefault="00B119ED" w:rsidP="00B119ED">
            <w:r>
              <w:t>Place of settlement, 1187</w:t>
            </w:r>
          </w:p>
        </w:tc>
        <w:tc>
          <w:tcPr>
            <w:tcW w:w="3260" w:type="dxa"/>
          </w:tcPr>
          <w:p w14:paraId="79A3F0EF" w14:textId="77777777" w:rsidR="00B119ED" w:rsidRPr="009D5B7E" w:rsidRDefault="00B119ED" w:rsidP="00B119ED">
            <w:pPr>
              <w:rPr>
                <w:rFonts w:cs="Arial"/>
              </w:rPr>
            </w:pPr>
            <w:r>
              <w:rPr>
                <w:rFonts w:cs="Arial"/>
              </w:rPr>
              <w:t xml:space="preserve">A string from 1 to 243 characters long, a mandatory field if the group has the automaton data transmission flag, otherwise it should not be transmitted. </w:t>
            </w:r>
            <w:r w:rsidRPr="009D5B7E">
              <w:rPr>
                <w:rFonts w:cs="Arial"/>
                <w:b/>
              </w:rPr>
              <w:t xml:space="preserve">Only for vending </w:t>
            </w:r>
            <w:r>
              <w:rPr>
                <w:rFonts w:cs="Arial"/>
                <w:b/>
              </w:rPr>
              <w:t>and transport.</w:t>
            </w:r>
          </w:p>
        </w:tc>
        <w:tc>
          <w:tcPr>
            <w:tcW w:w="3260" w:type="dxa"/>
          </w:tcPr>
          <w:p w14:paraId="58F3A4C1" w14:textId="1906D710" w:rsidR="00B119ED" w:rsidRDefault="00B119ED" w:rsidP="00B119ED">
            <w:pPr>
              <w:rPr>
                <w:rFonts w:cs="Arial"/>
              </w:rPr>
            </w:pPr>
            <w:r>
              <w:rPr>
                <w:rFonts w:cs="Arial"/>
              </w:rPr>
              <w:t xml:space="preserve">The parameter is required only for </w:t>
            </w:r>
            <w:r w:rsidRPr="00D3414D">
              <w:rPr>
                <w:rFonts w:cs="Arial"/>
              </w:rPr>
              <w:t>vending and transport.</w:t>
            </w:r>
          </w:p>
        </w:tc>
      </w:tr>
      <w:tr w:rsidR="00B119ED" w:rsidRPr="008F4F86" w14:paraId="5419358E" w14:textId="16046A24" w:rsidTr="00A2661E">
        <w:tc>
          <w:tcPr>
            <w:tcW w:w="3967" w:type="dxa"/>
          </w:tcPr>
          <w:p w14:paraId="3683B93B" w14:textId="77777777" w:rsidR="00B119ED" w:rsidRPr="009D5B7E" w:rsidRDefault="00B119ED" w:rsidP="00B119ED">
            <w:r>
              <w:rPr>
                <w:lang w:val="en-US"/>
              </w:rPr>
              <w:t>cashier</w:t>
            </w:r>
          </w:p>
        </w:tc>
        <w:tc>
          <w:tcPr>
            <w:tcW w:w="2974" w:type="dxa"/>
          </w:tcPr>
          <w:p w14:paraId="7665CDD8" w14:textId="77777777" w:rsidR="00B119ED" w:rsidRPr="00966FB4" w:rsidRDefault="00B119ED" w:rsidP="00B119ED">
            <w:r>
              <w:t>Cashier, 1021</w:t>
            </w:r>
          </w:p>
        </w:tc>
        <w:tc>
          <w:tcPr>
            <w:tcW w:w="3260" w:type="dxa"/>
          </w:tcPr>
          <w:p w14:paraId="3A96C743" w14:textId="552C7F9C" w:rsidR="00B119ED" w:rsidRDefault="00B119ED" w:rsidP="00B119ED">
            <w:pPr>
              <w:rPr>
                <w:rFonts w:cs="Arial"/>
              </w:rPr>
            </w:pPr>
            <w:r>
              <w:rPr>
                <w:rFonts w:cs="Arial"/>
              </w:rPr>
              <w:t xml:space="preserve">A string from 1 to 64 characters, a mandatory field if the group has the sign of passing courier parameters, otherwise it should not be sent. </w:t>
            </w:r>
            <w:r w:rsidRPr="009D5B7E">
              <w:rPr>
                <w:rFonts w:cs="Arial"/>
                <w:b/>
              </w:rPr>
              <w:t>For couriers only.</w:t>
            </w:r>
          </w:p>
        </w:tc>
        <w:tc>
          <w:tcPr>
            <w:tcW w:w="3260" w:type="dxa"/>
          </w:tcPr>
          <w:p w14:paraId="42689B61" w14:textId="3925AF31" w:rsidR="00B119ED" w:rsidRDefault="00B119ED" w:rsidP="00B119ED">
            <w:pPr>
              <w:rPr>
                <w:rFonts w:cs="Arial"/>
              </w:rPr>
            </w:pPr>
            <w:r>
              <w:rPr>
                <w:rFonts w:cs="Arial"/>
              </w:rPr>
              <w:t>This parameter is required only for couriers.</w:t>
            </w:r>
          </w:p>
        </w:tc>
      </w:tr>
      <w:tr w:rsidR="00B119ED" w:rsidRPr="008F4F86" w14:paraId="7E2FD78B" w14:textId="421DA9D6" w:rsidTr="00A2661E">
        <w:tc>
          <w:tcPr>
            <w:tcW w:w="3967" w:type="dxa"/>
          </w:tcPr>
          <w:p w14:paraId="6628584F" w14:textId="77777777" w:rsidR="00B119ED" w:rsidRPr="009D5B7E" w:rsidRDefault="00B119ED" w:rsidP="00B119ED">
            <w:proofErr w:type="spellStart"/>
            <w:r>
              <w:rPr>
                <w:lang w:val="en-US"/>
              </w:rPr>
              <w:t>cashierINN</w:t>
            </w:r>
            <w:proofErr w:type="spellEnd"/>
          </w:p>
        </w:tc>
        <w:tc>
          <w:tcPr>
            <w:tcW w:w="2974" w:type="dxa"/>
          </w:tcPr>
          <w:p w14:paraId="34D0B2BB" w14:textId="77777777" w:rsidR="00B119ED" w:rsidRPr="00A2661E" w:rsidRDefault="00B119ED" w:rsidP="00B119ED">
            <w:r>
              <w:t>TIN of the cashier, 1203</w:t>
            </w:r>
          </w:p>
        </w:tc>
        <w:tc>
          <w:tcPr>
            <w:tcW w:w="3260" w:type="dxa"/>
          </w:tcPr>
          <w:p w14:paraId="45657637" w14:textId="75A41924" w:rsidR="00B119ED" w:rsidRDefault="00B119ED" w:rsidP="00B119ED">
            <w:pPr>
              <w:rPr>
                <w:rFonts w:cs="Arial"/>
              </w:rPr>
            </w:pPr>
            <w:r>
              <w:rPr>
                <w:rFonts w:cs="Arial"/>
              </w:rPr>
              <w:t>A string of 12 characters, format DDDDDDDDDDDDDD,</w:t>
            </w:r>
          </w:p>
        </w:tc>
        <w:tc>
          <w:tcPr>
            <w:tcW w:w="3260" w:type="dxa"/>
          </w:tcPr>
          <w:p w14:paraId="0709492B" w14:textId="17DD4AB9" w:rsidR="00B119ED" w:rsidRDefault="00B119ED" w:rsidP="00B119ED">
            <w:pPr>
              <w:rPr>
                <w:rFonts w:cs="Arial"/>
              </w:rPr>
            </w:pPr>
            <w:r>
              <w:rPr>
                <w:rFonts w:cs="Arial"/>
              </w:rPr>
              <w:t>optional field</w:t>
            </w:r>
          </w:p>
        </w:tc>
      </w:tr>
      <w:tr w:rsidR="00B119ED" w:rsidRPr="008F4F86" w14:paraId="2EAC6103" w14:textId="0A48A29C" w:rsidTr="00A2661E">
        <w:tc>
          <w:tcPr>
            <w:tcW w:w="3967" w:type="dxa"/>
          </w:tcPr>
          <w:p w14:paraId="0C6CE00B" w14:textId="77777777" w:rsidR="00B119ED" w:rsidRDefault="00B119ED" w:rsidP="00B119ED">
            <w:pPr>
              <w:rPr>
                <w:lang w:val="en-US"/>
              </w:rPr>
            </w:pPr>
            <w:proofErr w:type="spellStart"/>
            <w:r>
              <w:rPr>
                <w:lang w:val="en-US"/>
              </w:rPr>
              <w:t>senderEmail</w:t>
            </w:r>
            <w:proofErr w:type="spellEnd"/>
          </w:p>
        </w:tc>
        <w:tc>
          <w:tcPr>
            <w:tcW w:w="2974" w:type="dxa"/>
          </w:tcPr>
          <w:p w14:paraId="47DBB2E1" w14:textId="77777777" w:rsidR="00B119ED" w:rsidRDefault="00B119ED" w:rsidP="00B119ED">
            <w:r>
              <w:t>Check sender's email address, 1117</w:t>
            </w:r>
          </w:p>
        </w:tc>
        <w:tc>
          <w:tcPr>
            <w:tcW w:w="3260" w:type="dxa"/>
          </w:tcPr>
          <w:p w14:paraId="526A3402" w14:textId="6DBD2A93" w:rsidR="00B119ED" w:rsidRPr="00B119ED" w:rsidRDefault="00B119ED" w:rsidP="00B119ED">
            <w:pPr>
              <w:rPr>
                <w:rFonts w:cs="Arial"/>
                <w:color w:val="000000" w:themeColor="text1"/>
              </w:rPr>
            </w:pPr>
            <w:r w:rsidRPr="00B119ED">
              <w:rPr>
                <w:rFonts w:ascii="Arial" w:hAnsi="Arial" w:cs="Arial"/>
                <w:color w:val="000000" w:themeColor="text1"/>
                <w:sz w:val="20"/>
                <w:szCs w:val="20"/>
              </w:rPr>
              <w:t>String from 1 to 64 characters, format +{C} or {C}@{C}, {none}.</w:t>
            </w:r>
          </w:p>
        </w:tc>
        <w:tc>
          <w:tcPr>
            <w:tcW w:w="3260" w:type="dxa"/>
          </w:tcPr>
          <w:p w14:paraId="1F92DFB0" w14:textId="1F8855CE" w:rsidR="00B119ED" w:rsidRDefault="00B119ED" w:rsidP="00B119ED">
            <w:pPr>
              <w:rPr>
                <w:rFonts w:cs="Arial"/>
              </w:rPr>
            </w:pPr>
            <w:r>
              <w:rPr>
                <w:rFonts w:cs="Arial"/>
              </w:rPr>
              <w:t>optional field</w:t>
            </w:r>
          </w:p>
        </w:tc>
      </w:tr>
      <w:tr w:rsidR="00B119ED" w:rsidRPr="008F4F86" w14:paraId="20479586" w14:textId="609C326F" w:rsidTr="00A2661E">
        <w:tc>
          <w:tcPr>
            <w:tcW w:w="3967" w:type="dxa"/>
          </w:tcPr>
          <w:p w14:paraId="26128642" w14:textId="77777777" w:rsidR="00B119ED" w:rsidRDefault="00B119ED" w:rsidP="00B119ED">
            <w:pPr>
              <w:rPr>
                <w:lang w:val="en-US"/>
              </w:rPr>
            </w:pPr>
            <w:proofErr w:type="spellStart"/>
            <w:r>
              <w:rPr>
                <w:lang w:val="en-US"/>
              </w:rPr>
              <w:t>totalSum</w:t>
            </w:r>
            <w:proofErr w:type="spellEnd"/>
          </w:p>
        </w:tc>
        <w:tc>
          <w:tcPr>
            <w:tcW w:w="2974" w:type="dxa"/>
          </w:tcPr>
          <w:p w14:paraId="2FB56779" w14:textId="77777777" w:rsidR="00B119ED" w:rsidRDefault="00B119ED" w:rsidP="00B119ED">
            <w:r>
              <w:t>The amount of the calculation indicated in the check (BSO), 1020.</w:t>
            </w:r>
          </w:p>
          <w:p w14:paraId="5D4F4A19" w14:textId="77777777" w:rsidR="00B119ED" w:rsidRDefault="00B119ED" w:rsidP="00B119ED"/>
          <w:p w14:paraId="45DA8350" w14:textId="77777777" w:rsidR="00B119ED" w:rsidRDefault="00B119ED" w:rsidP="00B119ED">
            <w:pPr>
              <w:rPr>
                <w:rFonts w:eastAsia="Times New Roman"/>
                <w:i/>
                <w:szCs w:val="28"/>
              </w:rPr>
            </w:pPr>
            <w:r>
              <w:rPr>
                <w:i/>
              </w:rPr>
              <w:t xml:space="preserve">Fiscal Document Formats allow rounding down in this field. Literally, the FFD requirement sounds like this: “The value in rubles, excluding kopecks, must be </w:t>
            </w:r>
            <w:r w:rsidRPr="00692847">
              <w:rPr>
                <w:i/>
              </w:rPr>
              <w:t xml:space="preserve">equal to the value of the </w:t>
            </w:r>
            <w:r w:rsidRPr="00692847">
              <w:rPr>
                <w:rFonts w:eastAsia="Times New Roman"/>
                <w:i/>
                <w:szCs w:val="28"/>
              </w:rPr>
              <w:t>sum of all details “the cost of the subject of calculation, taking into account discounts and markups” (tag 1043) in rubles, excluding kopecks.”</w:t>
            </w:r>
          </w:p>
          <w:p w14:paraId="6AEC72EB" w14:textId="77777777" w:rsidR="00B119ED" w:rsidRDefault="00B119ED" w:rsidP="00B119ED">
            <w:pPr>
              <w:rPr>
                <w:rFonts w:eastAsia="Times New Roman"/>
                <w:i/>
                <w:szCs w:val="28"/>
              </w:rPr>
            </w:pPr>
          </w:p>
          <w:p w14:paraId="0C019FEE" w14:textId="77777777" w:rsidR="00B119ED" w:rsidRPr="0083620D" w:rsidRDefault="00B119ED" w:rsidP="00B119ED">
            <w:pPr>
              <w:rPr>
                <w:rFonts w:eastAsia="Times New Roman"/>
                <w:iCs/>
                <w:szCs w:val="28"/>
              </w:rPr>
            </w:pPr>
            <w:r w:rsidRPr="0083620D">
              <w:rPr>
                <w:rFonts w:eastAsia="Times New Roman"/>
                <w:iCs/>
                <w:szCs w:val="28"/>
              </w:rPr>
              <w:lastRenderedPageBreak/>
              <w:t>To avoid inconsistencies, we recommend using the exact value without rounding.</w:t>
            </w:r>
          </w:p>
          <w:p w14:paraId="356118FF" w14:textId="77777777" w:rsidR="00B119ED" w:rsidRPr="0083620D" w:rsidRDefault="00B119ED" w:rsidP="00B119ED">
            <w:pPr>
              <w:rPr>
                <w:rFonts w:eastAsia="Times New Roman"/>
                <w:i/>
                <w:szCs w:val="28"/>
              </w:rPr>
            </w:pPr>
          </w:p>
        </w:tc>
        <w:tc>
          <w:tcPr>
            <w:tcW w:w="3260" w:type="dxa"/>
          </w:tcPr>
          <w:p w14:paraId="6908B691" w14:textId="53E3726D" w:rsidR="00B119ED" w:rsidRDefault="00B119ED" w:rsidP="00B119ED">
            <w:pPr>
              <w:rPr>
                <w:rFonts w:cs="Arial"/>
              </w:rPr>
            </w:pPr>
            <w:r>
              <w:rPr>
                <w:rFonts w:cs="Arial"/>
              </w:rPr>
              <w:lastRenderedPageBreak/>
              <w:t>Decimal number with an accuracy of 2 characters after the point,</w:t>
            </w:r>
          </w:p>
        </w:tc>
        <w:tc>
          <w:tcPr>
            <w:tcW w:w="3260" w:type="dxa"/>
          </w:tcPr>
          <w:p w14:paraId="6347C1CF" w14:textId="4C5074F6" w:rsidR="00B119ED" w:rsidRDefault="00B119ED" w:rsidP="00B119ED">
            <w:pPr>
              <w:rPr>
                <w:rFonts w:cs="Arial"/>
              </w:rPr>
            </w:pPr>
            <w:r>
              <w:rPr>
                <w:rFonts w:cs="Arial"/>
              </w:rPr>
              <w:t>optional field</w:t>
            </w:r>
          </w:p>
        </w:tc>
      </w:tr>
      <w:tr w:rsidR="00B119ED" w:rsidRPr="008F4F86" w14:paraId="5A4712D3" w14:textId="52E31B35" w:rsidTr="00A2661E">
        <w:tc>
          <w:tcPr>
            <w:tcW w:w="3967" w:type="dxa"/>
          </w:tcPr>
          <w:p w14:paraId="753FFF1B" w14:textId="77777777" w:rsidR="00B119ED" w:rsidRPr="002E4B51" w:rsidRDefault="00B119ED" w:rsidP="00B119ED">
            <w:pPr>
              <w:rPr>
                <w:lang w:val="en-US"/>
              </w:rPr>
            </w:pPr>
            <w:r>
              <w:rPr>
                <w:lang w:val="en-US"/>
              </w:rPr>
              <w:t>vat1Sum</w:t>
            </w:r>
          </w:p>
        </w:tc>
        <w:tc>
          <w:tcPr>
            <w:tcW w:w="2974" w:type="dxa"/>
          </w:tcPr>
          <w:p w14:paraId="332AAF50" w14:textId="77777777" w:rsidR="00B119ED" w:rsidRDefault="00B119ED" w:rsidP="00B119ED">
            <w:r>
              <w:t>The amount of the VAT check at the rate of 20%, 1102</w:t>
            </w:r>
          </w:p>
        </w:tc>
        <w:tc>
          <w:tcPr>
            <w:tcW w:w="3260" w:type="dxa"/>
          </w:tcPr>
          <w:p w14:paraId="07945753" w14:textId="57A9A859" w:rsidR="00B119ED" w:rsidRDefault="00B119ED" w:rsidP="00B119ED">
            <w:pPr>
              <w:rPr>
                <w:rFonts w:cs="Arial"/>
              </w:rPr>
            </w:pPr>
            <w:r>
              <w:rPr>
                <w:rFonts w:cs="Arial"/>
              </w:rPr>
              <w:t>Decimal number with an accuracy of 2 characters after the point,</w:t>
            </w:r>
          </w:p>
        </w:tc>
        <w:tc>
          <w:tcPr>
            <w:tcW w:w="3260" w:type="dxa"/>
          </w:tcPr>
          <w:p w14:paraId="6D97A781" w14:textId="45A3D2E4" w:rsidR="00B119ED" w:rsidRDefault="00B119ED" w:rsidP="00B119ED">
            <w:pPr>
              <w:rPr>
                <w:rFonts w:cs="Arial"/>
              </w:rPr>
            </w:pPr>
            <w:r>
              <w:rPr>
                <w:rFonts w:cs="Arial"/>
              </w:rPr>
              <w:t>optional field</w:t>
            </w:r>
          </w:p>
        </w:tc>
      </w:tr>
      <w:tr w:rsidR="00B119ED" w:rsidRPr="008F4F86" w14:paraId="334EBCFA" w14:textId="6E01E53D" w:rsidTr="00A2661E">
        <w:tc>
          <w:tcPr>
            <w:tcW w:w="3967" w:type="dxa"/>
          </w:tcPr>
          <w:p w14:paraId="73AA11C6" w14:textId="77777777" w:rsidR="00B119ED" w:rsidRDefault="00B119ED" w:rsidP="00B119ED">
            <w:pPr>
              <w:rPr>
                <w:lang w:val="en-US"/>
              </w:rPr>
            </w:pPr>
            <w:r>
              <w:rPr>
                <w:lang w:val="en-US"/>
              </w:rPr>
              <w:t>vat2Sum</w:t>
            </w:r>
          </w:p>
        </w:tc>
        <w:tc>
          <w:tcPr>
            <w:tcW w:w="2974" w:type="dxa"/>
          </w:tcPr>
          <w:p w14:paraId="5E78D310" w14:textId="77777777" w:rsidR="00B119ED" w:rsidRPr="002E4B51" w:rsidRDefault="00B119ED" w:rsidP="00B119ED">
            <w:r>
              <w:t>The amount of VAT check at a rate of 10%, 1103</w:t>
            </w:r>
          </w:p>
        </w:tc>
        <w:tc>
          <w:tcPr>
            <w:tcW w:w="3260" w:type="dxa"/>
          </w:tcPr>
          <w:p w14:paraId="5C45E9A6" w14:textId="22AC35A0" w:rsidR="00B119ED" w:rsidRDefault="00B119ED" w:rsidP="00B119ED">
            <w:pPr>
              <w:rPr>
                <w:rFonts w:cs="Arial"/>
              </w:rPr>
            </w:pPr>
            <w:r>
              <w:rPr>
                <w:rFonts w:cs="Arial"/>
              </w:rPr>
              <w:t>Decimal number with an accuracy of 2 characters after the point,</w:t>
            </w:r>
          </w:p>
        </w:tc>
        <w:tc>
          <w:tcPr>
            <w:tcW w:w="3260" w:type="dxa"/>
          </w:tcPr>
          <w:p w14:paraId="59C44C38" w14:textId="38DE4048" w:rsidR="00B119ED" w:rsidRDefault="00B119ED" w:rsidP="00B119ED">
            <w:pPr>
              <w:rPr>
                <w:rFonts w:cs="Arial"/>
              </w:rPr>
            </w:pPr>
            <w:r>
              <w:rPr>
                <w:rFonts w:cs="Arial"/>
              </w:rPr>
              <w:t>optional field</w:t>
            </w:r>
          </w:p>
        </w:tc>
      </w:tr>
      <w:tr w:rsidR="00B119ED" w:rsidRPr="008F4F86" w14:paraId="7A820E91" w14:textId="5AACF24F" w:rsidTr="00A2661E">
        <w:tc>
          <w:tcPr>
            <w:tcW w:w="3967" w:type="dxa"/>
          </w:tcPr>
          <w:p w14:paraId="6EB48055" w14:textId="77777777" w:rsidR="00B119ED" w:rsidRDefault="00B119ED" w:rsidP="00B119ED">
            <w:pPr>
              <w:rPr>
                <w:lang w:val="en-US"/>
              </w:rPr>
            </w:pPr>
            <w:r>
              <w:rPr>
                <w:lang w:val="en-US"/>
              </w:rPr>
              <w:t>vat3Sum</w:t>
            </w:r>
          </w:p>
        </w:tc>
        <w:tc>
          <w:tcPr>
            <w:tcW w:w="2974" w:type="dxa"/>
          </w:tcPr>
          <w:p w14:paraId="1DAC41F4" w14:textId="77777777" w:rsidR="00B119ED" w:rsidRPr="002E4B51" w:rsidRDefault="00B119ED" w:rsidP="00B119ED">
            <w:r>
              <w:t>Settlement amount on a check with VAT at a rate of 0%, 1104</w:t>
            </w:r>
          </w:p>
        </w:tc>
        <w:tc>
          <w:tcPr>
            <w:tcW w:w="3260" w:type="dxa"/>
          </w:tcPr>
          <w:p w14:paraId="746AF7E4" w14:textId="4392060E" w:rsidR="00B119ED" w:rsidRDefault="00B119ED" w:rsidP="00B119ED">
            <w:pPr>
              <w:rPr>
                <w:rFonts w:cs="Arial"/>
              </w:rPr>
            </w:pPr>
            <w:r>
              <w:rPr>
                <w:rFonts w:cs="Arial"/>
              </w:rPr>
              <w:t>Decimal number with an accuracy of 2 characters after the point,</w:t>
            </w:r>
          </w:p>
        </w:tc>
        <w:tc>
          <w:tcPr>
            <w:tcW w:w="3260" w:type="dxa"/>
          </w:tcPr>
          <w:p w14:paraId="37D8A51B" w14:textId="4154E0A0" w:rsidR="00B119ED" w:rsidRDefault="00B119ED" w:rsidP="00B119ED">
            <w:pPr>
              <w:rPr>
                <w:rFonts w:cs="Arial"/>
              </w:rPr>
            </w:pPr>
            <w:r>
              <w:rPr>
                <w:rFonts w:cs="Arial"/>
              </w:rPr>
              <w:t>optional field</w:t>
            </w:r>
          </w:p>
        </w:tc>
      </w:tr>
      <w:tr w:rsidR="00B119ED" w:rsidRPr="008F4F86" w14:paraId="5E87F1EF" w14:textId="0D42BF93" w:rsidTr="00A2661E">
        <w:tc>
          <w:tcPr>
            <w:tcW w:w="3967" w:type="dxa"/>
          </w:tcPr>
          <w:p w14:paraId="6A75BE25" w14:textId="77777777" w:rsidR="00B119ED" w:rsidRPr="002E4B51" w:rsidRDefault="00B119ED" w:rsidP="00B119ED">
            <w:pPr>
              <w:rPr>
                <w:lang w:val="en-US"/>
              </w:rPr>
            </w:pPr>
            <w:r>
              <w:rPr>
                <w:lang w:val="en-US"/>
              </w:rPr>
              <w:t>vat4Sum</w:t>
            </w:r>
          </w:p>
        </w:tc>
        <w:tc>
          <w:tcPr>
            <w:tcW w:w="2974" w:type="dxa"/>
          </w:tcPr>
          <w:p w14:paraId="420C79D1" w14:textId="77777777" w:rsidR="00B119ED" w:rsidRDefault="00B119ED" w:rsidP="00B119ED">
            <w:r>
              <w:t>Amount of check settlement without VAT, 1105</w:t>
            </w:r>
          </w:p>
        </w:tc>
        <w:tc>
          <w:tcPr>
            <w:tcW w:w="3260" w:type="dxa"/>
          </w:tcPr>
          <w:p w14:paraId="73AA21BC" w14:textId="53FF1323" w:rsidR="00B119ED" w:rsidRDefault="00B119ED" w:rsidP="00B119ED">
            <w:pPr>
              <w:rPr>
                <w:rFonts w:cs="Arial"/>
              </w:rPr>
            </w:pPr>
            <w:r>
              <w:rPr>
                <w:rFonts w:cs="Arial"/>
              </w:rPr>
              <w:t>Decimal number with an accuracy of 2 characters after the point,</w:t>
            </w:r>
          </w:p>
        </w:tc>
        <w:tc>
          <w:tcPr>
            <w:tcW w:w="3260" w:type="dxa"/>
          </w:tcPr>
          <w:p w14:paraId="54BC17CF" w14:textId="703A2520" w:rsidR="00B119ED" w:rsidRDefault="00B119ED" w:rsidP="00B119ED">
            <w:pPr>
              <w:rPr>
                <w:rFonts w:cs="Arial"/>
              </w:rPr>
            </w:pPr>
            <w:r>
              <w:rPr>
                <w:rFonts w:cs="Arial"/>
              </w:rPr>
              <w:t>optional field</w:t>
            </w:r>
          </w:p>
        </w:tc>
      </w:tr>
      <w:tr w:rsidR="00B119ED" w:rsidRPr="008F4F86" w14:paraId="6849C37B" w14:textId="4EEA3CE3" w:rsidTr="00A2661E">
        <w:tc>
          <w:tcPr>
            <w:tcW w:w="3967" w:type="dxa"/>
          </w:tcPr>
          <w:p w14:paraId="20594467" w14:textId="77777777" w:rsidR="00B119ED" w:rsidRPr="002E4B51" w:rsidRDefault="00B119ED" w:rsidP="00B119ED">
            <w:pPr>
              <w:rPr>
                <w:lang w:val="en-US"/>
              </w:rPr>
            </w:pPr>
            <w:r>
              <w:rPr>
                <w:lang w:val="en-US"/>
              </w:rPr>
              <w:t>vat5Sum</w:t>
            </w:r>
          </w:p>
        </w:tc>
        <w:tc>
          <w:tcPr>
            <w:tcW w:w="2974" w:type="dxa"/>
          </w:tcPr>
          <w:p w14:paraId="1BA1F072" w14:textId="77777777" w:rsidR="00B119ED" w:rsidRPr="002E4B51" w:rsidRDefault="00B119ED" w:rsidP="00B119ED">
            <w:r>
              <w:t xml:space="preserve">The amount of the VAT check according to </w:t>
            </w:r>
            <w:proofErr w:type="gramStart"/>
            <w:r w:rsidRPr="00C427A1">
              <w:t>calc .</w:t>
            </w:r>
            <w:proofErr w:type="gramEnd"/>
            <w:r w:rsidRPr="00C427A1">
              <w:t xml:space="preserve"> rate 20/120, 1106</w:t>
            </w:r>
          </w:p>
        </w:tc>
        <w:tc>
          <w:tcPr>
            <w:tcW w:w="3260" w:type="dxa"/>
          </w:tcPr>
          <w:p w14:paraId="2E9214C4" w14:textId="7B8E0D90" w:rsidR="00B119ED" w:rsidRDefault="00B119ED" w:rsidP="00B119ED">
            <w:pPr>
              <w:rPr>
                <w:rFonts w:cs="Arial"/>
              </w:rPr>
            </w:pPr>
            <w:r>
              <w:rPr>
                <w:rFonts w:cs="Arial"/>
              </w:rPr>
              <w:t>Decimal number with an accuracy of 2 characters after the point,</w:t>
            </w:r>
          </w:p>
        </w:tc>
        <w:tc>
          <w:tcPr>
            <w:tcW w:w="3260" w:type="dxa"/>
          </w:tcPr>
          <w:p w14:paraId="0B2E9E65" w14:textId="01AF3603" w:rsidR="00B119ED" w:rsidRDefault="00B119ED" w:rsidP="00B119ED">
            <w:pPr>
              <w:rPr>
                <w:rFonts w:cs="Arial"/>
              </w:rPr>
            </w:pPr>
            <w:r>
              <w:rPr>
                <w:rFonts w:cs="Arial"/>
              </w:rPr>
              <w:t>optional field</w:t>
            </w:r>
          </w:p>
        </w:tc>
      </w:tr>
      <w:tr w:rsidR="00B119ED" w:rsidRPr="008F4F86" w14:paraId="483C6727" w14:textId="167F3893" w:rsidTr="00A2661E">
        <w:tc>
          <w:tcPr>
            <w:tcW w:w="3967" w:type="dxa"/>
          </w:tcPr>
          <w:p w14:paraId="70DD321A" w14:textId="77777777" w:rsidR="00B119ED" w:rsidRPr="002E4B51" w:rsidRDefault="00B119ED" w:rsidP="00B119ED">
            <w:r>
              <w:rPr>
                <w:lang w:val="en-US"/>
              </w:rPr>
              <w:t>vat6Sum</w:t>
            </w:r>
          </w:p>
        </w:tc>
        <w:tc>
          <w:tcPr>
            <w:tcW w:w="2974" w:type="dxa"/>
          </w:tcPr>
          <w:p w14:paraId="70D80947" w14:textId="77777777" w:rsidR="00B119ED" w:rsidRPr="002E4B51" w:rsidRDefault="00B119ED" w:rsidP="00B119ED">
            <w:r>
              <w:t xml:space="preserve">The amount of the VAT check according to </w:t>
            </w:r>
            <w:proofErr w:type="gramStart"/>
            <w:r w:rsidRPr="00C427A1">
              <w:t>calc .</w:t>
            </w:r>
            <w:proofErr w:type="gramEnd"/>
            <w:r w:rsidRPr="00C427A1">
              <w:t xml:space="preserve"> rate 10/110, 1107</w:t>
            </w:r>
          </w:p>
        </w:tc>
        <w:tc>
          <w:tcPr>
            <w:tcW w:w="3260" w:type="dxa"/>
          </w:tcPr>
          <w:p w14:paraId="2AE8D01F" w14:textId="13AB4414" w:rsidR="00B119ED" w:rsidRDefault="00B119ED" w:rsidP="00B119ED">
            <w:pPr>
              <w:rPr>
                <w:rFonts w:cs="Arial"/>
              </w:rPr>
            </w:pPr>
            <w:r>
              <w:rPr>
                <w:rFonts w:cs="Arial"/>
              </w:rPr>
              <w:t>Decimal number with an accuracy of 2 characters after the point,</w:t>
            </w:r>
          </w:p>
        </w:tc>
        <w:tc>
          <w:tcPr>
            <w:tcW w:w="3260" w:type="dxa"/>
          </w:tcPr>
          <w:p w14:paraId="29AA1581" w14:textId="39B7CE75" w:rsidR="00B119ED" w:rsidRDefault="00B119ED" w:rsidP="00B119ED">
            <w:pPr>
              <w:rPr>
                <w:rFonts w:cs="Arial"/>
              </w:rPr>
            </w:pPr>
            <w:r>
              <w:rPr>
                <w:rFonts w:cs="Arial"/>
              </w:rPr>
              <w:t>optional field</w:t>
            </w:r>
          </w:p>
        </w:tc>
      </w:tr>
      <w:tr w:rsidR="00A70970" w:rsidRPr="008F4F86" w14:paraId="26E931EB" w14:textId="77777777" w:rsidTr="00A2661E">
        <w:tc>
          <w:tcPr>
            <w:tcW w:w="3967" w:type="dxa"/>
          </w:tcPr>
          <w:p w14:paraId="47D37BF5" w14:textId="2A6B8234" w:rsidR="00A70970" w:rsidRDefault="00A70970" w:rsidP="00A70970">
            <w:pPr>
              <w:rPr>
                <w:lang w:val="en-US"/>
              </w:rPr>
            </w:pPr>
            <w:ins w:id="725" w:author="14943" w:date="2024-12-05T20:56:00Z" w16du:dateUtc="2024-12-05T17:56:00Z">
              <w:r w:rsidRPr="00645216">
                <w:t>vat7Sum</w:t>
              </w:r>
            </w:ins>
          </w:p>
        </w:tc>
        <w:tc>
          <w:tcPr>
            <w:tcW w:w="2974" w:type="dxa"/>
          </w:tcPr>
          <w:p w14:paraId="17474278" w14:textId="796ECAB8" w:rsidR="00A70970" w:rsidRDefault="00A70970" w:rsidP="00A70970">
            <w:ins w:id="726" w:author="14943" w:date="2024-12-05T20:56:00Z" w16du:dateUtc="2024-12-05T17:56:00Z">
              <w:r w:rsidRPr="00645216">
                <w:t>The amount of the VAT check at the rate of</w:t>
              </w:r>
              <w:r w:rsidRPr="00645216">
                <w:rPr>
                  <w:lang w:val="en-US"/>
                  <w:rPrChange w:id="727" w:author="14943" w:date="2024-12-05T20:56:00Z" w16du:dateUtc="2024-12-05T17:56:00Z">
                    <w:rPr>
                      <w:lang w:val="ru-RU"/>
                    </w:rPr>
                  </w:rPrChange>
                </w:rPr>
                <w:t xml:space="preserve"> </w:t>
              </w:r>
              <w:r w:rsidRPr="00645216">
                <w:rPr>
                  <w:b/>
                  <w:bCs/>
                </w:rPr>
                <w:t>5%</w:t>
              </w:r>
            </w:ins>
            <w:r w:rsidRPr="00645216">
              <w:rPr>
                <w:b/>
                <w:bCs/>
                <w:lang w:val="en-US"/>
              </w:rPr>
              <w:br/>
              <w:t xml:space="preserve">* </w:t>
            </w:r>
            <w:r w:rsidRPr="00645216">
              <w:rPr>
                <w:lang w:val="en-US"/>
              </w:rPr>
              <w:t xml:space="preserve">- </w:t>
            </w:r>
            <w:r w:rsidRPr="00645216">
              <w:rPr>
                <w:i/>
                <w:iCs/>
              </w:rPr>
              <w:t>effective from 01.01.2025</w:t>
            </w:r>
          </w:p>
        </w:tc>
        <w:tc>
          <w:tcPr>
            <w:tcW w:w="3260" w:type="dxa"/>
          </w:tcPr>
          <w:p w14:paraId="23CDAE9E" w14:textId="78883A8D" w:rsidR="00A70970" w:rsidRDefault="00A70970" w:rsidP="00A70970">
            <w:pPr>
              <w:rPr>
                <w:rFonts w:cs="Arial"/>
              </w:rPr>
            </w:pPr>
            <w:r>
              <w:rPr>
                <w:rFonts w:cs="Arial"/>
              </w:rPr>
              <w:t>Decimal number with an accuracy of 2 characters after the point,</w:t>
            </w:r>
          </w:p>
        </w:tc>
        <w:tc>
          <w:tcPr>
            <w:tcW w:w="3260" w:type="dxa"/>
          </w:tcPr>
          <w:p w14:paraId="24B09FA5" w14:textId="1D3B3A3F" w:rsidR="00A70970" w:rsidRDefault="00A70970" w:rsidP="00A70970">
            <w:pPr>
              <w:rPr>
                <w:rFonts w:cs="Arial"/>
              </w:rPr>
            </w:pPr>
            <w:r>
              <w:rPr>
                <w:rFonts w:cs="Arial"/>
              </w:rPr>
              <w:t>optional field</w:t>
            </w:r>
          </w:p>
        </w:tc>
      </w:tr>
      <w:tr w:rsidR="00A70970" w:rsidRPr="008F4F86" w14:paraId="5E839644" w14:textId="77777777" w:rsidTr="00A2661E">
        <w:tc>
          <w:tcPr>
            <w:tcW w:w="3967" w:type="dxa"/>
          </w:tcPr>
          <w:p w14:paraId="5B2CC7F5" w14:textId="2A640023" w:rsidR="00A70970" w:rsidRDefault="00A70970" w:rsidP="00A70970">
            <w:pPr>
              <w:rPr>
                <w:lang w:val="en-US"/>
              </w:rPr>
            </w:pPr>
            <w:ins w:id="728" w:author="14943" w:date="2024-12-05T20:56:00Z" w16du:dateUtc="2024-12-05T17:56:00Z">
              <w:r w:rsidRPr="00645216">
                <w:t>vat8Sum</w:t>
              </w:r>
            </w:ins>
          </w:p>
        </w:tc>
        <w:tc>
          <w:tcPr>
            <w:tcW w:w="2974" w:type="dxa"/>
          </w:tcPr>
          <w:p w14:paraId="59660BF7" w14:textId="77777777" w:rsidR="00A70970" w:rsidRPr="00A70970" w:rsidRDefault="00A70970" w:rsidP="00A70970">
            <w:pPr>
              <w:rPr>
                <w:lang w:val="en-US"/>
              </w:rPr>
            </w:pPr>
            <w:ins w:id="729" w:author="14943" w:date="2024-12-05T20:57:00Z" w16du:dateUtc="2024-12-05T17:57:00Z">
              <w:r>
                <w:t xml:space="preserve">The amount of the VAT check at the rate </w:t>
              </w:r>
              <w:r w:rsidRPr="00645216">
                <w:t>of</w:t>
              </w:r>
              <w:r w:rsidRPr="00645216">
                <w:rPr>
                  <w:lang w:val="en-US"/>
                </w:rPr>
                <w:t xml:space="preserve"> </w:t>
              </w:r>
              <w:r w:rsidRPr="00645216">
                <w:rPr>
                  <w:lang w:val="en-US"/>
                  <w:rPrChange w:id="730" w:author="14943" w:date="2024-12-05T20:57:00Z" w16du:dateUtc="2024-12-05T17:57:00Z">
                    <w:rPr>
                      <w:b/>
                      <w:bCs/>
                      <w:color w:val="FF0000"/>
                      <w:lang w:val="ru-RU"/>
                    </w:rPr>
                  </w:rPrChange>
                </w:rPr>
                <w:t>7</w:t>
              </w:r>
              <w:r w:rsidRPr="00645216">
                <w:t>%</w:t>
              </w:r>
            </w:ins>
          </w:p>
          <w:p w14:paraId="5FFFD5B2" w14:textId="3AE5E6FC" w:rsidR="00A70970" w:rsidRDefault="00A70970" w:rsidP="00A70970">
            <w:r w:rsidRPr="00645216">
              <w:rPr>
                <w:b/>
                <w:bCs/>
                <w:lang w:val="en-US"/>
              </w:rPr>
              <w:t xml:space="preserve">* </w:t>
            </w:r>
            <w:r w:rsidRPr="00645216">
              <w:rPr>
                <w:lang w:val="en-US"/>
              </w:rPr>
              <w:t xml:space="preserve">- </w:t>
            </w:r>
            <w:r w:rsidRPr="00645216">
              <w:rPr>
                <w:i/>
                <w:iCs/>
              </w:rPr>
              <w:t>effective from 01.01.2025</w:t>
            </w:r>
          </w:p>
        </w:tc>
        <w:tc>
          <w:tcPr>
            <w:tcW w:w="3260" w:type="dxa"/>
          </w:tcPr>
          <w:p w14:paraId="74B609BE" w14:textId="324C0E8F" w:rsidR="00A70970" w:rsidRDefault="00A70970" w:rsidP="00A70970">
            <w:pPr>
              <w:rPr>
                <w:rFonts w:cs="Arial"/>
              </w:rPr>
            </w:pPr>
            <w:r>
              <w:rPr>
                <w:rFonts w:cs="Arial"/>
              </w:rPr>
              <w:t>Decimal number with an accuracy of 2 characters after the point,</w:t>
            </w:r>
          </w:p>
        </w:tc>
        <w:tc>
          <w:tcPr>
            <w:tcW w:w="3260" w:type="dxa"/>
          </w:tcPr>
          <w:p w14:paraId="06A0B670" w14:textId="2AD75360" w:rsidR="00A70970" w:rsidRDefault="00A70970" w:rsidP="00A70970">
            <w:pPr>
              <w:rPr>
                <w:rFonts w:cs="Arial"/>
              </w:rPr>
            </w:pPr>
            <w:r>
              <w:rPr>
                <w:rFonts w:cs="Arial"/>
              </w:rPr>
              <w:t>optional field</w:t>
            </w:r>
          </w:p>
        </w:tc>
      </w:tr>
      <w:tr w:rsidR="00A70970" w:rsidRPr="008F4F86" w14:paraId="2E7558A5" w14:textId="77777777" w:rsidTr="00A2661E">
        <w:tc>
          <w:tcPr>
            <w:tcW w:w="3967" w:type="dxa"/>
          </w:tcPr>
          <w:p w14:paraId="792895A7" w14:textId="20DB2CBD" w:rsidR="00A70970" w:rsidRDefault="00A70970" w:rsidP="00A70970">
            <w:pPr>
              <w:rPr>
                <w:lang w:val="en-US"/>
              </w:rPr>
            </w:pPr>
            <w:ins w:id="731" w:author="14943" w:date="2024-12-05T20:56:00Z" w16du:dateUtc="2024-12-05T17:56:00Z">
              <w:r w:rsidRPr="00645216">
                <w:t>vat9Sum</w:t>
              </w:r>
            </w:ins>
          </w:p>
        </w:tc>
        <w:tc>
          <w:tcPr>
            <w:tcW w:w="2974" w:type="dxa"/>
          </w:tcPr>
          <w:p w14:paraId="13500450" w14:textId="77777777" w:rsidR="00A70970" w:rsidRPr="00A70970" w:rsidRDefault="00A70970" w:rsidP="00A70970">
            <w:pPr>
              <w:rPr>
                <w:lang w:val="en-US"/>
              </w:rPr>
            </w:pPr>
            <w:ins w:id="732" w:author="14943" w:date="2024-12-05T20:57:00Z" w16du:dateUtc="2024-12-05T17:57:00Z">
              <w:r w:rsidRPr="00645216">
                <w:t xml:space="preserve">The amount of the VAT check according to </w:t>
              </w:r>
              <w:proofErr w:type="gramStart"/>
              <w:r w:rsidRPr="00645216">
                <w:t>calc .</w:t>
              </w:r>
              <w:proofErr w:type="gramEnd"/>
              <w:r w:rsidRPr="00645216">
                <w:t xml:space="preserve"> rate</w:t>
              </w:r>
              <w:r w:rsidRPr="00645216">
                <w:rPr>
                  <w:lang w:val="en-US"/>
                  <w:rPrChange w:id="733" w:author="14943" w:date="2024-12-05T20:57:00Z" w16du:dateUtc="2024-12-05T17:57:00Z">
                    <w:rPr>
                      <w:lang w:val="ru-RU"/>
                    </w:rPr>
                  </w:rPrChange>
                </w:rPr>
                <w:t xml:space="preserve"> </w:t>
              </w:r>
              <w:r w:rsidRPr="00645216">
                <w:t>5/105</w:t>
              </w:r>
            </w:ins>
          </w:p>
          <w:p w14:paraId="2502178A" w14:textId="7FC226A2" w:rsidR="00A70970" w:rsidRDefault="00A70970" w:rsidP="00A70970">
            <w:r w:rsidRPr="00645216">
              <w:rPr>
                <w:b/>
                <w:bCs/>
                <w:lang w:val="en-US"/>
              </w:rPr>
              <w:t xml:space="preserve">* </w:t>
            </w:r>
            <w:r w:rsidRPr="00645216">
              <w:rPr>
                <w:lang w:val="en-US"/>
              </w:rPr>
              <w:t xml:space="preserve">- </w:t>
            </w:r>
            <w:r w:rsidRPr="00645216">
              <w:rPr>
                <w:i/>
                <w:iCs/>
              </w:rPr>
              <w:t>effective from 01.01.2025</w:t>
            </w:r>
          </w:p>
        </w:tc>
        <w:tc>
          <w:tcPr>
            <w:tcW w:w="3260" w:type="dxa"/>
          </w:tcPr>
          <w:p w14:paraId="5C4DC3F3" w14:textId="684B9BEA" w:rsidR="00A70970" w:rsidRDefault="00A70970" w:rsidP="00A70970">
            <w:pPr>
              <w:rPr>
                <w:rFonts w:cs="Arial"/>
              </w:rPr>
            </w:pPr>
            <w:r>
              <w:rPr>
                <w:rFonts w:cs="Arial"/>
              </w:rPr>
              <w:t>Decimal number with an accuracy of 2 characters after the point,</w:t>
            </w:r>
          </w:p>
        </w:tc>
        <w:tc>
          <w:tcPr>
            <w:tcW w:w="3260" w:type="dxa"/>
          </w:tcPr>
          <w:p w14:paraId="2E6331AC" w14:textId="37A95845" w:rsidR="00A70970" w:rsidRDefault="00A70970" w:rsidP="00A70970">
            <w:pPr>
              <w:rPr>
                <w:rFonts w:cs="Arial"/>
              </w:rPr>
            </w:pPr>
            <w:r>
              <w:rPr>
                <w:rFonts w:cs="Arial"/>
              </w:rPr>
              <w:t>optional field</w:t>
            </w:r>
          </w:p>
        </w:tc>
      </w:tr>
      <w:tr w:rsidR="00A70970" w:rsidRPr="008F4F86" w14:paraId="6F84FCBD" w14:textId="77777777" w:rsidTr="00A2661E">
        <w:tc>
          <w:tcPr>
            <w:tcW w:w="3967" w:type="dxa"/>
          </w:tcPr>
          <w:p w14:paraId="66D67E84" w14:textId="5651102F" w:rsidR="00A70970" w:rsidRDefault="00A70970" w:rsidP="00A70970">
            <w:pPr>
              <w:rPr>
                <w:lang w:val="en-US"/>
              </w:rPr>
            </w:pPr>
            <w:ins w:id="734" w:author="14943" w:date="2024-12-05T20:56:00Z" w16du:dateUtc="2024-12-05T17:56:00Z">
              <w:r w:rsidRPr="00645216">
                <w:t>vat10Sum</w:t>
              </w:r>
            </w:ins>
          </w:p>
        </w:tc>
        <w:tc>
          <w:tcPr>
            <w:tcW w:w="2974" w:type="dxa"/>
          </w:tcPr>
          <w:p w14:paraId="7EE6B44F" w14:textId="77777777" w:rsidR="00A70970" w:rsidRPr="00A70970" w:rsidRDefault="00A70970" w:rsidP="00A70970">
            <w:pPr>
              <w:rPr>
                <w:lang w:val="en-US"/>
              </w:rPr>
            </w:pPr>
            <w:ins w:id="735" w:author="14943" w:date="2024-12-05T20:58:00Z" w16du:dateUtc="2024-12-05T17:58:00Z">
              <w:r w:rsidRPr="00645216">
                <w:t xml:space="preserve">The amount of the VAT check according to </w:t>
              </w:r>
              <w:proofErr w:type="gramStart"/>
              <w:r w:rsidRPr="00645216">
                <w:t>calc .</w:t>
              </w:r>
              <w:proofErr w:type="gramEnd"/>
              <w:r w:rsidRPr="00645216">
                <w:t xml:space="preserve"> rate</w:t>
              </w:r>
              <w:r w:rsidRPr="00645216">
                <w:rPr>
                  <w:lang w:val="en-US"/>
                </w:rPr>
                <w:t xml:space="preserve"> 7</w:t>
              </w:r>
              <w:r w:rsidRPr="00645216">
                <w:t>/10</w:t>
              </w:r>
              <w:r w:rsidRPr="00645216">
                <w:rPr>
                  <w:lang w:val="en-US"/>
                </w:rPr>
                <w:t>7</w:t>
              </w:r>
            </w:ins>
          </w:p>
          <w:p w14:paraId="4DC08038" w14:textId="73A047B6" w:rsidR="00A70970" w:rsidRDefault="00A70970" w:rsidP="00A70970">
            <w:r w:rsidRPr="00645216">
              <w:rPr>
                <w:b/>
                <w:bCs/>
                <w:lang w:val="en-US"/>
              </w:rPr>
              <w:t xml:space="preserve">* </w:t>
            </w:r>
            <w:r w:rsidRPr="00645216">
              <w:rPr>
                <w:lang w:val="en-US"/>
              </w:rPr>
              <w:t xml:space="preserve">- </w:t>
            </w:r>
            <w:r w:rsidRPr="00645216">
              <w:rPr>
                <w:i/>
                <w:iCs/>
              </w:rPr>
              <w:t>effective from 01.01.2025</w:t>
            </w:r>
          </w:p>
        </w:tc>
        <w:tc>
          <w:tcPr>
            <w:tcW w:w="3260" w:type="dxa"/>
          </w:tcPr>
          <w:p w14:paraId="6D03BE41" w14:textId="37D76849" w:rsidR="00A70970" w:rsidRDefault="00A70970" w:rsidP="00A70970">
            <w:pPr>
              <w:rPr>
                <w:rFonts w:cs="Arial"/>
              </w:rPr>
            </w:pPr>
            <w:r>
              <w:rPr>
                <w:rFonts w:cs="Arial"/>
              </w:rPr>
              <w:t>Decimal number with an accuracy of 2 characters after the point,</w:t>
            </w:r>
          </w:p>
        </w:tc>
        <w:tc>
          <w:tcPr>
            <w:tcW w:w="3260" w:type="dxa"/>
          </w:tcPr>
          <w:p w14:paraId="43A6C29E" w14:textId="5DC894E8" w:rsidR="00A70970" w:rsidRDefault="00A70970" w:rsidP="00A70970">
            <w:pPr>
              <w:rPr>
                <w:rFonts w:cs="Arial"/>
              </w:rPr>
            </w:pPr>
            <w:r>
              <w:rPr>
                <w:rFonts w:cs="Arial"/>
              </w:rPr>
              <w:t>optional field</w:t>
            </w:r>
          </w:p>
        </w:tc>
      </w:tr>
      <w:tr w:rsidR="00A70970" w:rsidRPr="008F4F86" w14:paraId="0CB43927" w14:textId="7D07AEE1" w:rsidTr="00A2661E">
        <w:tc>
          <w:tcPr>
            <w:tcW w:w="3967" w:type="dxa"/>
          </w:tcPr>
          <w:p w14:paraId="504E2194" w14:textId="77777777" w:rsidR="00A70970" w:rsidRDefault="00A70970" w:rsidP="00A70970">
            <w:pPr>
              <w:rPr>
                <w:lang w:val="en-US"/>
              </w:rPr>
            </w:pPr>
            <w:r>
              <w:rPr>
                <w:lang w:val="en-US"/>
              </w:rPr>
              <w:t>customer info</w:t>
            </w:r>
          </w:p>
        </w:tc>
        <w:tc>
          <w:tcPr>
            <w:tcW w:w="2974" w:type="dxa"/>
          </w:tcPr>
          <w:p w14:paraId="606AFF82" w14:textId="77777777" w:rsidR="00A70970" w:rsidRDefault="00A70970" w:rsidP="00A70970">
            <w:r w:rsidRPr="00627F02">
              <w:t>Information about the buyer (client), 1256</w:t>
            </w:r>
          </w:p>
        </w:tc>
        <w:tc>
          <w:tcPr>
            <w:tcW w:w="3260" w:type="dxa"/>
          </w:tcPr>
          <w:p w14:paraId="03D908C7" w14:textId="2C5F62FF" w:rsidR="00A70970" w:rsidRDefault="00A70970" w:rsidP="00A70970">
            <w:pPr>
              <w:rPr>
                <w:rFonts w:cs="Arial"/>
              </w:rPr>
            </w:pPr>
            <w:r>
              <w:rPr>
                <w:rFonts w:cs="Arial"/>
              </w:rPr>
              <w:t>The structure of clause 2.1.1.8,</w:t>
            </w:r>
          </w:p>
        </w:tc>
        <w:tc>
          <w:tcPr>
            <w:tcW w:w="3260" w:type="dxa"/>
          </w:tcPr>
          <w:p w14:paraId="2ACCF6B5" w14:textId="5B782F47" w:rsidR="00A70970" w:rsidRDefault="00A70970" w:rsidP="00A70970">
            <w:pPr>
              <w:rPr>
                <w:rFonts w:cs="Arial"/>
              </w:rPr>
            </w:pPr>
            <w:r>
              <w:rPr>
                <w:rFonts w:cs="Arial"/>
              </w:rPr>
              <w:t>optional field</w:t>
            </w:r>
          </w:p>
        </w:tc>
      </w:tr>
      <w:tr w:rsidR="00A70970" w:rsidRPr="008F4F86" w14:paraId="007283D3" w14:textId="14215918" w:rsidTr="00A2661E">
        <w:tc>
          <w:tcPr>
            <w:tcW w:w="3967" w:type="dxa"/>
          </w:tcPr>
          <w:p w14:paraId="46B8AEF5" w14:textId="3B1AF5CD" w:rsidR="00A70970" w:rsidRDefault="00A70970" w:rsidP="00A70970">
            <w:pPr>
              <w:rPr>
                <w:lang w:val="en-US"/>
              </w:rPr>
            </w:pPr>
            <w:proofErr w:type="spellStart"/>
            <w:r>
              <w:rPr>
                <w:lang w:val="en-US"/>
              </w:rPr>
              <w:t>operationalAttribute</w:t>
            </w:r>
            <w:proofErr w:type="spellEnd"/>
          </w:p>
        </w:tc>
        <w:tc>
          <w:tcPr>
            <w:tcW w:w="2974" w:type="dxa"/>
          </w:tcPr>
          <w:p w14:paraId="361CDA7A" w14:textId="14548933" w:rsidR="00A70970" w:rsidRPr="00627F02" w:rsidRDefault="00A70970" w:rsidP="00A70970">
            <w:r w:rsidRPr="00627F02">
              <w:t>Operating details of the check, 1270</w:t>
            </w:r>
          </w:p>
        </w:tc>
        <w:tc>
          <w:tcPr>
            <w:tcW w:w="3260" w:type="dxa"/>
          </w:tcPr>
          <w:p w14:paraId="0BF63C43" w14:textId="62659F29" w:rsidR="00A70970" w:rsidRDefault="00A70970" w:rsidP="00A70970">
            <w:pPr>
              <w:rPr>
                <w:rFonts w:cs="Arial"/>
              </w:rPr>
            </w:pPr>
            <w:r>
              <w:rPr>
                <w:rFonts w:cs="Arial"/>
              </w:rPr>
              <w:t>The structure of clause 2.1.1.9,</w:t>
            </w:r>
          </w:p>
        </w:tc>
        <w:tc>
          <w:tcPr>
            <w:tcW w:w="3260" w:type="dxa"/>
          </w:tcPr>
          <w:p w14:paraId="5E63B14D" w14:textId="2CBAA04B" w:rsidR="00A70970" w:rsidRDefault="00A70970" w:rsidP="00A70970">
            <w:pPr>
              <w:rPr>
                <w:rFonts w:cs="Arial"/>
              </w:rPr>
            </w:pPr>
            <w:r>
              <w:rPr>
                <w:rFonts w:cs="Arial"/>
              </w:rPr>
              <w:t>optional field</w:t>
            </w:r>
          </w:p>
        </w:tc>
      </w:tr>
      <w:tr w:rsidR="00A70970" w:rsidRPr="008F4F86" w14:paraId="1010F23D" w14:textId="3195D108" w:rsidTr="00A2661E">
        <w:tc>
          <w:tcPr>
            <w:tcW w:w="3967" w:type="dxa"/>
          </w:tcPr>
          <w:p w14:paraId="018C8C8D" w14:textId="77777777" w:rsidR="00A70970" w:rsidRDefault="00A70970" w:rsidP="00A70970">
            <w:pPr>
              <w:rPr>
                <w:lang w:val="en-US"/>
              </w:rPr>
            </w:pPr>
            <w:proofErr w:type="spellStart"/>
            <w:r>
              <w:rPr>
                <w:lang w:val="en-US"/>
              </w:rPr>
              <w:t>industryAttribute</w:t>
            </w:r>
            <w:proofErr w:type="spellEnd"/>
          </w:p>
        </w:tc>
        <w:tc>
          <w:tcPr>
            <w:tcW w:w="2974" w:type="dxa"/>
          </w:tcPr>
          <w:p w14:paraId="07F8B978" w14:textId="77777777" w:rsidR="00A70970" w:rsidRDefault="00A70970" w:rsidP="00A70970">
            <w:r w:rsidRPr="00627F02">
              <w:t>Branch requisite of the check, 1261</w:t>
            </w:r>
          </w:p>
        </w:tc>
        <w:tc>
          <w:tcPr>
            <w:tcW w:w="3260" w:type="dxa"/>
          </w:tcPr>
          <w:p w14:paraId="6BEFE591" w14:textId="6F97CF85" w:rsidR="00A70970" w:rsidRDefault="00A70970" w:rsidP="00A70970">
            <w:pPr>
              <w:rPr>
                <w:rFonts w:cs="Arial"/>
              </w:rPr>
            </w:pPr>
            <w:r>
              <w:rPr>
                <w:rFonts w:cs="Arial"/>
              </w:rPr>
              <w:t>Structure p.2.1.1.10,</w:t>
            </w:r>
          </w:p>
        </w:tc>
        <w:tc>
          <w:tcPr>
            <w:tcW w:w="3260" w:type="dxa"/>
          </w:tcPr>
          <w:p w14:paraId="5B80F59F" w14:textId="0EA42D7F" w:rsidR="00A70970" w:rsidRDefault="00A70970" w:rsidP="00A70970">
            <w:pPr>
              <w:rPr>
                <w:rFonts w:cs="Arial"/>
              </w:rPr>
            </w:pPr>
            <w:r>
              <w:rPr>
                <w:rFonts w:cs="Arial"/>
              </w:rPr>
              <w:t>optional field</w:t>
            </w:r>
          </w:p>
        </w:tc>
      </w:tr>
    </w:tbl>
    <w:p w14:paraId="7529BEB6" w14:textId="77777777" w:rsidR="00A70CAC" w:rsidRDefault="00A70CAC" w:rsidP="00A70CAC"/>
    <w:p w14:paraId="5D8640EE" w14:textId="71C6D526" w:rsidR="00A70CAC" w:rsidRDefault="00A70CAC" w:rsidP="00A70CAC">
      <w:pPr>
        <w:jc w:val="both"/>
      </w:pPr>
      <w:r>
        <w:lastRenderedPageBreak/>
        <w:t xml:space="preserve">Note: for historical reasons, the numbering of tax rates </w:t>
      </w:r>
      <w:r w:rsidR="00A70970" w:rsidRPr="00A70970">
        <w:rPr>
          <w:b/>
          <w:bCs/>
          <w:lang w:val="en-US"/>
        </w:rPr>
        <w:t xml:space="preserve">vat1Sum, vat2Sum, vat3Sum, vat4Sum, vat5Sum, vat6Sum, vat7Sum, vat8Sum, vat9Sum, vat10Sum </w:t>
      </w:r>
      <w:r w:rsidR="00A70970" w:rsidRPr="00CA4CE9">
        <w:rPr>
          <w:b/>
          <w:bCs/>
          <w:lang w:val="en-US"/>
        </w:rPr>
        <w:br/>
      </w:r>
      <w:r w:rsidRPr="0083620D">
        <w:t xml:space="preserve">in </w:t>
      </w:r>
      <w:proofErr w:type="spellStart"/>
      <w:r>
        <w:t>OrangeData</w:t>
      </w:r>
      <w:proofErr w:type="spellEnd"/>
      <w:r>
        <w:t xml:space="preserve"> formats is slightly different from the numbering of tax rates in the FFD for tag 1199. When developing integration, one should strictly adhere to this manual.</w:t>
      </w:r>
    </w:p>
    <w:p w14:paraId="149837CF" w14:textId="77777777" w:rsidR="005D6D46" w:rsidRDefault="005D6D46" w:rsidP="005D6D46">
      <w:r>
        <w:t xml:space="preserve">In response: </w:t>
      </w:r>
      <w:r>
        <w:rPr>
          <w:lang w:val="en-US"/>
        </w:rPr>
        <w:t xml:space="preserve">api </w:t>
      </w:r>
      <w:r w:rsidRPr="00197C7F">
        <w:t xml:space="preserve">can return the following </w:t>
      </w:r>
      <w:r>
        <w:rPr>
          <w:lang w:val="en-US"/>
        </w:rPr>
        <w:t xml:space="preserve">http </w:t>
      </w:r>
      <w:r>
        <w:t>status codes</w:t>
      </w:r>
    </w:p>
    <w:p w14:paraId="2EA1AE35" w14:textId="77777777" w:rsidR="005D6D46" w:rsidRPr="00B54A05" w:rsidRDefault="005D6D46" w:rsidP="005D6D46">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0BA4EEF7" w14:textId="6BE4E9D6" w:rsidR="005D6D46" w:rsidRPr="00B54A05" w:rsidRDefault="00671DA1" w:rsidP="005D6D46">
      <w:pPr>
        <w:pStyle w:val="ac"/>
        <w:numPr>
          <w:ilvl w:val="0"/>
          <w:numId w:val="2"/>
        </w:numPr>
        <w:spacing w:after="0" w:line="240" w:lineRule="auto"/>
      </w:pPr>
      <w:r>
        <w:t>40</w:t>
      </w:r>
      <w:r w:rsidR="005D6D46" w:rsidRPr="00B54A05">
        <w:t xml:space="preserve">1 </w:t>
      </w:r>
      <w:r w:rsidR="005D6D46">
        <w:rPr>
          <w:lang w:val="en-US"/>
        </w:rPr>
        <w:t xml:space="preserve">Unauthorized </w:t>
      </w:r>
      <w:r w:rsidR="005D6D46">
        <w:t>- the client certificate has not been validated</w:t>
      </w:r>
    </w:p>
    <w:p w14:paraId="517026B0" w14:textId="77777777" w:rsidR="005D6D46" w:rsidRDefault="005D6D46" w:rsidP="005D6D46">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5689072D" w14:textId="77777777" w:rsidR="005D6D46" w:rsidRDefault="005D6D46" w:rsidP="005D6D46">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validation errors , or the signature did not pass the verification, the response body p.2.1.2</w:t>
      </w:r>
    </w:p>
    <w:p w14:paraId="61E52FFF" w14:textId="06E25766" w:rsidR="005D6D46" w:rsidRPr="00B509A4" w:rsidRDefault="005D6D46" w:rsidP="005D6D46">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p.2.7.2.</w:t>
      </w:r>
    </w:p>
    <w:p w14:paraId="306F43FF" w14:textId="6A018C79" w:rsidR="005D6D46" w:rsidRDefault="005D6D46" w:rsidP="005D6D46"/>
    <w:p w14:paraId="678E41BD" w14:textId="77777777" w:rsidR="00A65FD2" w:rsidRPr="006C217D" w:rsidRDefault="00A65FD2" w:rsidP="00A65FD2">
      <w:pPr>
        <w:rPr>
          <w:lang w:val="en-US"/>
        </w:rPr>
      </w:pPr>
      <w:r>
        <w:t>Example</w:t>
      </w:r>
      <w:r w:rsidRPr="006C217D">
        <w:rPr>
          <w:lang w:val="en-US"/>
        </w:rPr>
        <w:t xml:space="preserve"> </w:t>
      </w:r>
      <w:proofErr w:type="gramStart"/>
      <w:r>
        <w:t xml:space="preserve">request </w:t>
      </w:r>
      <w:r w:rsidRPr="006C217D">
        <w:rPr>
          <w:lang w:val="en-US"/>
        </w:rPr>
        <w:t>:</w:t>
      </w:r>
      <w:proofErr w:type="gramEnd"/>
    </w:p>
    <w:p w14:paraId="2A644E1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B4B4B4"/>
          <w:sz w:val="20"/>
          <w:szCs w:val="20"/>
          <w:lang w:val="en-US" w:eastAsia="ru-RU"/>
        </w:rPr>
        <w:t>{</w:t>
      </w:r>
    </w:p>
    <w:p w14:paraId="65143E1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id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"12345678990" </w:t>
      </w:r>
      <w:r w:rsidRPr="006C217D">
        <w:rPr>
          <w:rFonts w:ascii="Consolas" w:eastAsia="Times New Roman" w:hAnsi="Consolas" w:cs="Courier New"/>
          <w:color w:val="B4B4B4"/>
          <w:sz w:val="20"/>
          <w:szCs w:val="20"/>
          <w:lang w:val="en-US" w:eastAsia="ru-RU"/>
        </w:rPr>
        <w:t>,</w:t>
      </w:r>
    </w:p>
    <w:p w14:paraId="549ED69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inn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"7725327863" </w:t>
      </w:r>
      <w:r w:rsidRPr="006C217D">
        <w:rPr>
          <w:rFonts w:ascii="Consolas" w:eastAsia="Times New Roman" w:hAnsi="Consolas" w:cs="Courier New"/>
          <w:color w:val="B4B4B4"/>
          <w:sz w:val="20"/>
          <w:szCs w:val="20"/>
          <w:lang w:val="en-US" w:eastAsia="ru-RU"/>
        </w:rPr>
        <w:t>,</w:t>
      </w:r>
    </w:p>
    <w:p w14:paraId="6C9C3234" w14:textId="5A028A4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group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"Main</w:t>
      </w:r>
      <w:r w:rsidR="005E1874" w:rsidRPr="00F15879">
        <w:rPr>
          <w:rFonts w:ascii="Consolas" w:eastAsia="Times New Roman" w:hAnsi="Consolas" w:cs="Courier New"/>
          <w:color w:val="D69D85"/>
          <w:sz w:val="20"/>
          <w:szCs w:val="20"/>
          <w:lang w:val="en-US" w:eastAsia="ru-RU"/>
        </w:rPr>
        <w:t>_2</w:t>
      </w:r>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
    <w:p w14:paraId="3F3EE7A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key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"1234567" </w:t>
      </w:r>
      <w:r w:rsidRPr="006C217D">
        <w:rPr>
          <w:rFonts w:ascii="Consolas" w:eastAsia="Times New Roman" w:hAnsi="Consolas" w:cs="Courier New"/>
          <w:color w:val="B4B4B4"/>
          <w:sz w:val="20"/>
          <w:szCs w:val="20"/>
          <w:lang w:val="en-US" w:eastAsia="ru-RU"/>
        </w:rPr>
        <w:t>,</w:t>
      </w:r>
    </w:p>
    <w:p w14:paraId="6B4AE28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content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2E1AA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type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164EB0E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position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E63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1FE87C1" w14:textId="44357BE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quantity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1.000 </w:t>
      </w:r>
    </w:p>
    <w:p w14:paraId="6CAABC5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price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123.45 </w:t>
      </w:r>
      <w:r w:rsidRPr="006C217D">
        <w:rPr>
          <w:rFonts w:ascii="Consolas" w:eastAsia="Times New Roman" w:hAnsi="Consolas" w:cs="Courier New"/>
          <w:color w:val="B4B4B4"/>
          <w:sz w:val="20"/>
          <w:szCs w:val="20"/>
          <w:lang w:val="en-US" w:eastAsia="ru-RU"/>
        </w:rPr>
        <w:t>,</w:t>
      </w:r>
    </w:p>
    <w:p w14:paraId="6D0875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tax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6 </w:t>
      </w:r>
      <w:r w:rsidRPr="006C217D">
        <w:rPr>
          <w:rFonts w:ascii="Consolas" w:eastAsia="Times New Roman" w:hAnsi="Consolas" w:cs="Courier New"/>
          <w:color w:val="B4B4B4"/>
          <w:sz w:val="20"/>
          <w:szCs w:val="20"/>
          <w:lang w:val="en-US" w:eastAsia="ru-RU"/>
        </w:rPr>
        <w:t>,</w:t>
      </w:r>
    </w:p>
    <w:p w14:paraId="789F0097" w14:textId="63131A0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text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Bulka </w:t>
      </w:r>
      <w:r w:rsidRPr="006C217D">
        <w:rPr>
          <w:rFonts w:ascii="Consolas" w:eastAsia="Times New Roman" w:hAnsi="Consolas" w:cs="Courier New"/>
          <w:color w:val="D69D85"/>
          <w:sz w:val="20"/>
          <w:szCs w:val="20"/>
          <w:lang w:val="en-US" w:eastAsia="ru-RU"/>
        </w:rPr>
        <w:t xml:space="preserve">" </w:t>
      </w:r>
    </w:p>
    <w:p w14:paraId="06E6A88E" w14:textId="52DF7ED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4 </w:t>
      </w:r>
      <w:r w:rsidRPr="006C217D">
        <w:rPr>
          <w:rFonts w:ascii="Consolas" w:eastAsia="Times New Roman" w:hAnsi="Consolas" w:cs="Courier New"/>
          <w:color w:val="B4B4B4"/>
          <w:sz w:val="20"/>
          <w:szCs w:val="20"/>
          <w:lang w:val="en-US" w:eastAsia="ru-RU"/>
        </w:rPr>
        <w:t>,</w:t>
      </w:r>
    </w:p>
    <w:p w14:paraId="59DD0143" w14:textId="6EDBA49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0E865197" w14:textId="6D385B0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agentType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127 </w:t>
      </w:r>
    </w:p>
    <w:p w14:paraId="51F4D7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agentInfo</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EB460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paymentTransferOperatorPhoneNumbers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 xml:space="preserve">+79200000001"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"+74997870001"</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4EB0DE8" w14:textId="28DA30C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paymentAgentOperation</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00AA29C5">
        <w:rPr>
          <w:rFonts w:ascii="Consolas" w:eastAsia="Times New Roman" w:hAnsi="Consolas" w:cs="Courier New"/>
          <w:color w:val="D69D85"/>
          <w:sz w:val="20"/>
          <w:szCs w:val="20"/>
          <w:lang w:eastAsia="ru-RU"/>
        </w:rPr>
        <w:t>Some kind</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operation </w:t>
      </w:r>
      <w:r w:rsidRPr="006C217D">
        <w:rPr>
          <w:rFonts w:ascii="Consolas" w:eastAsia="Times New Roman" w:hAnsi="Consolas" w:cs="Courier New"/>
          <w:color w:val="D69D85"/>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3881451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paymentAgentPhoneNumbers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+79200000003"</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243511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paymentOperatorPhoneNumbers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 xml:space="preserve">+79200000002"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B8B278F" w14:textId="558DE80E"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paymentOperatorName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LLC</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 xml:space="preserve">\" </w:t>
      </w:r>
      <w:r w:rsidRPr="00ED300B">
        <w:rPr>
          <w:rFonts w:ascii="Consolas" w:eastAsia="Times New Roman" w:hAnsi="Consolas" w:cs="Courier New"/>
          <w:color w:val="D69D85"/>
          <w:sz w:val="20"/>
          <w:szCs w:val="20"/>
          <w:lang w:eastAsia="ru-RU"/>
        </w:rPr>
        <w:t xml:space="preserve">Atlanta </w:t>
      </w:r>
      <w:r w:rsidRPr="006C217D">
        <w:rPr>
          <w:rFonts w:ascii="Consolas" w:eastAsia="Times New Roman" w:hAnsi="Consolas" w:cs="Courier New"/>
          <w:color w:val="E07A00"/>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
    <w:p w14:paraId="2479A65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paymentOperatorAddress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Voronezh </w:t>
      </w:r>
      <w:r w:rsidRPr="006C217D">
        <w:rPr>
          <w:rFonts w:ascii="Consolas" w:eastAsia="Times New Roman" w:hAnsi="Consolas" w:cs="Courier New"/>
          <w:color w:val="D69D85"/>
          <w:sz w:val="20"/>
          <w:szCs w:val="20"/>
          <w:lang w:val="en-US" w:eastAsia="ru-RU"/>
        </w:rPr>
        <w:t xml:space="preserve">, </w:t>
      </w:r>
      <w:proofErr w:type="spellStart"/>
      <w:r w:rsidRPr="00ED300B">
        <w:rPr>
          <w:rFonts w:ascii="Consolas" w:eastAsia="Times New Roman" w:hAnsi="Consolas" w:cs="Courier New"/>
          <w:color w:val="D69D85"/>
          <w:sz w:val="20"/>
          <w:szCs w:val="20"/>
          <w:lang w:eastAsia="ru-RU"/>
        </w:rPr>
        <w:t>st</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 xml:space="preserve">. </w:t>
      </w:r>
      <w:proofErr w:type="spellStart"/>
      <w:proofErr w:type="gramStart"/>
      <w:r w:rsidRPr="00ED300B">
        <w:rPr>
          <w:rFonts w:ascii="Consolas" w:eastAsia="Times New Roman" w:hAnsi="Consolas" w:cs="Courier New"/>
          <w:color w:val="D69D85"/>
          <w:sz w:val="20"/>
          <w:szCs w:val="20"/>
          <w:lang w:eastAsia="ru-RU"/>
        </w:rPr>
        <w:t>Nedogonnaya</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d </w:t>
      </w:r>
      <w:r w:rsidRPr="006C217D">
        <w:rPr>
          <w:rFonts w:ascii="Consolas" w:eastAsia="Times New Roman" w:hAnsi="Consolas" w:cs="Courier New"/>
          <w:color w:val="D69D85"/>
          <w:sz w:val="20"/>
          <w:szCs w:val="20"/>
          <w:lang w:val="en-US" w:eastAsia="ru-RU"/>
        </w:rPr>
        <w:t>. 84</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69EF28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paymentOperatorINN</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"7727257386"</w:t>
      </w:r>
    </w:p>
    <w:p w14:paraId="16E4442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163EF0" w14:textId="77777777" w:rsidR="00ED300B" w:rsidRPr="00E15B84"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additionalAttribute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Additional attribute </w:t>
      </w:r>
      <w:r w:rsidRPr="00E15B84">
        <w:rPr>
          <w:rFonts w:ascii="Consolas" w:eastAsia="Times New Roman" w:hAnsi="Consolas" w:cs="Courier New"/>
          <w:color w:val="D69D85"/>
          <w:sz w:val="20"/>
          <w:szCs w:val="20"/>
          <w:lang w:val="en-US" w:eastAsia="ru-RU"/>
        </w:rPr>
        <w:t>_</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And</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all</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here </w:t>
      </w:r>
      <w:r w:rsidRPr="00E15B84">
        <w:rPr>
          <w:rFonts w:ascii="Consolas" w:eastAsia="Times New Roman" w:hAnsi="Consolas" w:cs="Courier New"/>
          <w:color w:val="D69D85"/>
          <w:sz w:val="20"/>
          <w:szCs w:val="20"/>
          <w:lang w:val="en-US" w:eastAsia="ru-RU"/>
        </w:rPr>
        <w:t xml:space="preserve">" </w:t>
      </w:r>
      <w:r w:rsidRPr="00E15B84">
        <w:rPr>
          <w:rFonts w:ascii="Consolas" w:eastAsia="Times New Roman" w:hAnsi="Consolas" w:cs="Courier New"/>
          <w:color w:val="B4B4B4"/>
          <w:sz w:val="20"/>
          <w:szCs w:val="20"/>
          <w:lang w:val="en-US" w:eastAsia="ru-RU"/>
        </w:rPr>
        <w:t>,</w:t>
      </w:r>
    </w:p>
    <w:p w14:paraId="467969A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manufacturerCountryCode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"643" </w:t>
      </w:r>
      <w:r w:rsidRPr="006C217D">
        <w:rPr>
          <w:rFonts w:ascii="Consolas" w:eastAsia="Times New Roman" w:hAnsi="Consolas" w:cs="Courier New"/>
          <w:color w:val="B4B4B4"/>
          <w:sz w:val="20"/>
          <w:szCs w:val="20"/>
          <w:lang w:val="en-US" w:eastAsia="ru-RU"/>
        </w:rPr>
        <w:t>,</w:t>
      </w:r>
    </w:p>
    <w:p w14:paraId="3AD839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customsDeclarationNumber</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AD </w:t>
      </w:r>
      <w:r w:rsidRPr="006C217D">
        <w:rPr>
          <w:rFonts w:ascii="Consolas" w:eastAsia="Times New Roman" w:hAnsi="Consolas" w:cs="Courier New"/>
          <w:color w:val="D69D85"/>
          <w:sz w:val="20"/>
          <w:szCs w:val="20"/>
          <w:lang w:val="en-US" w:eastAsia="ru-RU"/>
        </w:rPr>
        <w:t xml:space="preserve">11/77 </w:t>
      </w:r>
      <w:r w:rsidRPr="00ED300B">
        <w:rPr>
          <w:rFonts w:ascii="Consolas" w:eastAsia="Times New Roman" w:hAnsi="Consolas" w:cs="Courier New"/>
          <w:color w:val="D69D85"/>
          <w:sz w:val="20"/>
          <w:szCs w:val="20"/>
          <w:lang w:eastAsia="ru-RU"/>
        </w:rPr>
        <w:t xml:space="preserve">of 08/01/2018 </w:t>
      </w:r>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
    <w:p w14:paraId="14100B2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excise</w:t>
      </w:r>
      <w:proofErr w:type="gram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23.45 </w:t>
      </w:r>
      <w:r w:rsidRPr="006C217D">
        <w:rPr>
          <w:rFonts w:ascii="Consolas" w:eastAsia="Times New Roman" w:hAnsi="Consolas" w:cs="Courier New"/>
          <w:color w:val="B4B4B4"/>
          <w:sz w:val="20"/>
          <w:szCs w:val="20"/>
          <w:lang w:val="en-US" w:eastAsia="ru-RU"/>
        </w:rPr>
        <w:t>,</w:t>
      </w:r>
    </w:p>
    <w:p w14:paraId="4688693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unitTaxSum</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0.23 </w:t>
      </w:r>
      <w:r w:rsidRPr="006C217D">
        <w:rPr>
          <w:rFonts w:ascii="Consolas" w:eastAsia="Times New Roman" w:hAnsi="Consolas" w:cs="Courier New"/>
          <w:color w:val="B4B4B4"/>
          <w:sz w:val="20"/>
          <w:szCs w:val="20"/>
          <w:lang w:val="en-US" w:eastAsia="ru-RU"/>
        </w:rPr>
        <w:t>,</w:t>
      </w:r>
    </w:p>
    <w:p w14:paraId="7A39A74A" w14:textId="3C29224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itemCode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00AA29C5">
        <w:rPr>
          <w:rFonts w:ascii="Consolas" w:eastAsia="Times New Roman" w:hAnsi="Consolas" w:cs="Courier New"/>
          <w:color w:val="D69D85"/>
          <w:sz w:val="20"/>
          <w:szCs w:val="20"/>
          <w:lang w:val="en-US" w:eastAsia="ru-RU"/>
        </w:rPr>
        <w:t>010460406000600021N4N57RSCBUZTQ</w:t>
      </w:r>
      <w:r w:rsidR="00AA29C5">
        <w:rPr>
          <w:rFonts w:ascii="Consolas" w:eastAsia="Times New Roman" w:hAnsi="Consolas" w:cs="Courier New"/>
          <w:color w:val="E07A00"/>
          <w:sz w:val="20"/>
          <w:szCs w:val="20"/>
          <w:lang w:val="en-US" w:eastAsia="ru-RU"/>
        </w:rPr>
        <w:t>\u001d</w:t>
      </w:r>
      <w:r w:rsidR="00AA29C5">
        <w:rPr>
          <w:rFonts w:ascii="Consolas" w:eastAsia="Times New Roman" w:hAnsi="Consolas" w:cs="Courier New"/>
          <w:color w:val="D69D85"/>
          <w:sz w:val="20"/>
          <w:szCs w:val="20"/>
          <w:lang w:val="en-US" w:eastAsia="ru-RU"/>
        </w:rPr>
        <w:t>2403004002910161218</w:t>
      </w:r>
      <w:r w:rsidR="00AA29C5">
        <w:rPr>
          <w:rFonts w:ascii="Consolas" w:eastAsia="Times New Roman" w:hAnsi="Consolas" w:cs="Courier New"/>
          <w:color w:val="E07A00"/>
          <w:sz w:val="20"/>
          <w:szCs w:val="20"/>
          <w:lang w:val="en-US" w:eastAsia="ru-RU"/>
        </w:rPr>
        <w:t>\u001d 1724010191ffd0\u001d92tIAF/YVoU4roQS3M/m4z78yFq0fc/WsSmLeX5QkF</w:t>
      </w:r>
      <w:r w:rsidRPr="006C217D">
        <w:rPr>
          <w:rFonts w:ascii="Consolas" w:eastAsia="Times New Roman" w:hAnsi="Consolas" w:cs="Courier New"/>
          <w:color w:val="E07A00"/>
          <w:sz w:val="20"/>
          <w:szCs w:val="20"/>
          <w:lang w:val="en-US" w:eastAsia="ru-RU"/>
        </w:rPr>
        <w:t>/</w:t>
      </w:r>
      <w:r w:rsidR="00AA29C5">
        <w:rPr>
          <w:rFonts w:ascii="Consolas" w:eastAsia="Times New Roman" w:hAnsi="Consolas" w:cs="Courier New"/>
          <w:color w:val="E07A00"/>
          <w:sz w:val="20"/>
          <w:szCs w:val="20"/>
          <w:lang w:val="en-US" w:eastAsia="ru-RU"/>
        </w:rPr>
        <w:t>YVWwy8IMYAeiQ91Xa2z/fFSJcOkb2N+uUUmfr4n0mOX0Q</w:t>
      </w:r>
      <w:r w:rsidRPr="006C217D">
        <w:rPr>
          <w:rFonts w:ascii="Consolas" w:eastAsia="Times New Roman" w:hAnsi="Consolas" w:cs="Courier New"/>
          <w:color w:val="E07A00"/>
          <w:sz w:val="20"/>
          <w:szCs w:val="20"/>
          <w:lang w:val="en-US" w:eastAsia="ru-RU"/>
        </w:rPr>
        <w:t>==",</w:t>
      </w:r>
    </w:p>
    <w:p w14:paraId="10D3BE3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plannedStatus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 </w:t>
      </w:r>
      <w:r w:rsidRPr="006C217D">
        <w:rPr>
          <w:rFonts w:ascii="Consolas" w:eastAsia="Times New Roman" w:hAnsi="Consolas" w:cs="Courier New"/>
          <w:color w:val="B4B4B4"/>
          <w:sz w:val="20"/>
          <w:szCs w:val="20"/>
          <w:lang w:val="en-US" w:eastAsia="ru-RU"/>
        </w:rPr>
        <w:t>,</w:t>
      </w:r>
    </w:p>
    <w:p w14:paraId="26341E7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fractionalQuantity</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818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numerator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5CD95560" w14:textId="1115FA48"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denominator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2</w:t>
      </w:r>
    </w:p>
    <w:p w14:paraId="18AD2D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BE0B9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industryAttribute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3D0174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foivId</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"012" </w:t>
      </w:r>
      <w:r w:rsidRPr="006C217D">
        <w:rPr>
          <w:rFonts w:ascii="Consolas" w:eastAsia="Times New Roman" w:hAnsi="Consolas" w:cs="Courier New"/>
          <w:color w:val="B4B4B4"/>
          <w:sz w:val="20"/>
          <w:szCs w:val="20"/>
          <w:lang w:val="en-US" w:eastAsia="ru-RU"/>
        </w:rPr>
        <w:t>,</w:t>
      </w:r>
    </w:p>
    <w:p w14:paraId="6119835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"12.08.2021" </w:t>
      </w:r>
      <w:r w:rsidRPr="006C217D">
        <w:rPr>
          <w:rFonts w:ascii="Consolas" w:eastAsia="Times New Roman" w:hAnsi="Consolas" w:cs="Courier New"/>
          <w:color w:val="B4B4B4"/>
          <w:sz w:val="20"/>
          <w:szCs w:val="20"/>
          <w:lang w:val="en-US" w:eastAsia="ru-RU"/>
        </w:rPr>
        <w:t>,</w:t>
      </w:r>
    </w:p>
    <w:p w14:paraId="2AD163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8ACCCF"/>
          <w:sz w:val="20"/>
          <w:szCs w:val="20"/>
          <w:lang w:val="en-US" w:eastAsia="ru-RU"/>
        </w:rPr>
        <w:t>_ _</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"666" </w:t>
      </w:r>
      <w:r w:rsidRPr="006C217D">
        <w:rPr>
          <w:rFonts w:ascii="Consolas" w:eastAsia="Times New Roman" w:hAnsi="Consolas" w:cs="Courier New"/>
          <w:color w:val="B4B4B4"/>
          <w:sz w:val="20"/>
          <w:szCs w:val="20"/>
          <w:lang w:val="en-US" w:eastAsia="ru-RU"/>
        </w:rPr>
        <w:t>,</w:t>
      </w:r>
    </w:p>
    <w:p w14:paraId="3DEA867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value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position industry</w:t>
      </w:r>
    </w:p>
    <w:p w14:paraId="6936800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AD9F70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barcodes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E70F7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"ean8</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"46198532" </w:t>
      </w:r>
      <w:r w:rsidRPr="006C217D">
        <w:rPr>
          <w:rFonts w:ascii="Consolas" w:eastAsia="Times New Roman" w:hAnsi="Consolas" w:cs="Courier New"/>
          <w:color w:val="B4B4B4"/>
          <w:sz w:val="20"/>
          <w:szCs w:val="20"/>
          <w:lang w:val="en-US" w:eastAsia="ru-RU"/>
        </w:rPr>
        <w:t>,</w:t>
      </w:r>
    </w:p>
    <w:p w14:paraId="2948A04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"ean13</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"4006670128002" </w:t>
      </w:r>
      <w:r w:rsidRPr="006C217D">
        <w:rPr>
          <w:rFonts w:ascii="Consolas" w:eastAsia="Times New Roman" w:hAnsi="Consolas" w:cs="Courier New"/>
          <w:color w:val="B4B4B4"/>
          <w:sz w:val="20"/>
          <w:szCs w:val="20"/>
          <w:lang w:val="en-US" w:eastAsia="ru-RU"/>
        </w:rPr>
        <w:t>,</w:t>
      </w:r>
    </w:p>
    <w:p w14:paraId="623A3E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"itf14</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"14601234567890" </w:t>
      </w:r>
      <w:r w:rsidRPr="006C217D">
        <w:rPr>
          <w:rFonts w:ascii="Consolas" w:eastAsia="Times New Roman" w:hAnsi="Consolas" w:cs="Courier New"/>
          <w:color w:val="B4B4B4"/>
          <w:sz w:val="20"/>
          <w:szCs w:val="20"/>
          <w:lang w:val="en-US" w:eastAsia="ru-RU"/>
        </w:rPr>
        <w:t>,</w:t>
      </w:r>
    </w:p>
    <w:p w14:paraId="6F712C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"gs1</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"010460043993125621JgXJ5.T" </w:t>
      </w:r>
      <w:r w:rsidRPr="006C217D">
        <w:rPr>
          <w:rFonts w:ascii="Consolas" w:eastAsia="Times New Roman" w:hAnsi="Consolas" w:cs="Courier New"/>
          <w:color w:val="B4B4B4"/>
          <w:sz w:val="20"/>
          <w:szCs w:val="20"/>
          <w:lang w:val="en-US" w:eastAsia="ru-RU"/>
        </w:rPr>
        <w:t>,</w:t>
      </w:r>
    </w:p>
    <w:p w14:paraId="63C056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mi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"RU-401301-AAA0277031" </w:t>
      </w:r>
      <w:r w:rsidRPr="006C217D">
        <w:rPr>
          <w:rFonts w:ascii="Consolas" w:eastAsia="Times New Roman" w:hAnsi="Consolas" w:cs="Courier New"/>
          <w:color w:val="B4B4B4"/>
          <w:sz w:val="20"/>
          <w:szCs w:val="20"/>
          <w:lang w:val="en-US" w:eastAsia="ru-RU"/>
        </w:rPr>
        <w:t>,</w:t>
      </w:r>
    </w:p>
    <w:p w14:paraId="64CD42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"egais20</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"NU5DBKYDOT17ID980726019" </w:t>
      </w:r>
      <w:r w:rsidRPr="006C217D">
        <w:rPr>
          <w:rFonts w:ascii="Consolas" w:eastAsia="Times New Roman" w:hAnsi="Consolas" w:cs="Courier New"/>
          <w:color w:val="B4B4B4"/>
          <w:sz w:val="20"/>
          <w:szCs w:val="20"/>
          <w:lang w:val="en-US" w:eastAsia="ru-RU"/>
        </w:rPr>
        <w:t>,</w:t>
      </w:r>
    </w:p>
    <w:p w14:paraId="31750D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"egais30</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"13622200005881"</w:t>
      </w:r>
    </w:p>
    <w:p w14:paraId="729BF07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65981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B87A7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E41400E" w14:textId="132F5DD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quantity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2.000 </w:t>
      </w:r>
    </w:p>
    <w:p w14:paraId="18432B9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price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4.45 </w:t>
      </w:r>
      <w:r w:rsidRPr="006C217D">
        <w:rPr>
          <w:rFonts w:ascii="Consolas" w:eastAsia="Times New Roman" w:hAnsi="Consolas" w:cs="Courier New"/>
          <w:color w:val="B4B4B4"/>
          <w:sz w:val="20"/>
          <w:szCs w:val="20"/>
          <w:lang w:val="en-US" w:eastAsia="ru-RU"/>
        </w:rPr>
        <w:t>,</w:t>
      </w:r>
    </w:p>
    <w:p w14:paraId="63EBCC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tax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4 </w:t>
      </w:r>
      <w:r w:rsidRPr="006C217D">
        <w:rPr>
          <w:rFonts w:ascii="Consolas" w:eastAsia="Times New Roman" w:hAnsi="Consolas" w:cs="Courier New"/>
          <w:color w:val="B4B4B4"/>
          <w:sz w:val="20"/>
          <w:szCs w:val="20"/>
          <w:lang w:val="en-US" w:eastAsia="ru-RU"/>
        </w:rPr>
        <w:t>,</w:t>
      </w:r>
    </w:p>
    <w:p w14:paraId="680EF8AB" w14:textId="3FE5444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text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Matches </w:t>
      </w:r>
      <w:r w:rsidRPr="006C217D">
        <w:rPr>
          <w:rFonts w:ascii="Consolas" w:eastAsia="Times New Roman" w:hAnsi="Consolas" w:cs="Courier New"/>
          <w:color w:val="D69D85"/>
          <w:sz w:val="20"/>
          <w:szCs w:val="20"/>
          <w:lang w:val="en-US" w:eastAsia="ru-RU"/>
        </w:rPr>
        <w:t xml:space="preserve">" </w:t>
      </w:r>
    </w:p>
    <w:p w14:paraId="2166AE5C" w14:textId="5979E04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3 </w:t>
      </w:r>
      <w:r w:rsidRPr="006C217D">
        <w:rPr>
          <w:rFonts w:ascii="Consolas" w:eastAsia="Times New Roman" w:hAnsi="Consolas" w:cs="Courier New"/>
          <w:color w:val="B4B4B4"/>
          <w:sz w:val="20"/>
          <w:szCs w:val="20"/>
          <w:lang w:val="en-US" w:eastAsia="ru-RU"/>
        </w:rPr>
        <w:t>,</w:t>
      </w:r>
    </w:p>
    <w:p w14:paraId="7B3BCB05" w14:textId="339E581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13 </w:t>
      </w:r>
      <w:r w:rsidRPr="006C217D">
        <w:rPr>
          <w:rFonts w:ascii="Consolas" w:eastAsia="Times New Roman" w:hAnsi="Consolas" w:cs="Courier New"/>
          <w:color w:val="B4B4B4"/>
          <w:sz w:val="20"/>
          <w:szCs w:val="20"/>
          <w:lang w:val="en-US" w:eastAsia="ru-RU"/>
        </w:rPr>
        <w:t>,</w:t>
      </w:r>
    </w:p>
    <w:p w14:paraId="3FE8899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supplierINN</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"9715225506" </w:t>
      </w:r>
      <w:r w:rsidRPr="006C217D">
        <w:rPr>
          <w:rFonts w:ascii="Consolas" w:eastAsia="Times New Roman" w:hAnsi="Consolas" w:cs="Courier New"/>
          <w:color w:val="B4B4B4"/>
          <w:sz w:val="20"/>
          <w:szCs w:val="20"/>
          <w:lang w:val="en-US" w:eastAsia="ru-RU"/>
        </w:rPr>
        <w:t>,</w:t>
      </w:r>
    </w:p>
    <w:p w14:paraId="56F30241" w14:textId="5CA54E3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supplierInfo</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p>
    <w:p w14:paraId="43AA4B6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phoneNumbers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 xml:space="preserve">+79266660011"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"+79266660022"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71ACB4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PAO</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 xml:space="preserve">\" </w:t>
      </w:r>
      <w:r w:rsidRPr="00ED300B">
        <w:rPr>
          <w:rFonts w:ascii="Consolas" w:eastAsia="Times New Roman" w:hAnsi="Consolas" w:cs="Courier New"/>
          <w:color w:val="D69D85"/>
          <w:sz w:val="20"/>
          <w:szCs w:val="20"/>
          <w:lang w:eastAsia="ru-RU"/>
        </w:rPr>
        <w:t xml:space="preserve">Adamas </w:t>
      </w:r>
      <w:r w:rsidRPr="006C217D">
        <w:rPr>
          <w:rFonts w:ascii="Consolas" w:eastAsia="Times New Roman" w:hAnsi="Consolas" w:cs="Courier New"/>
          <w:color w:val="E07A00"/>
          <w:sz w:val="20"/>
          <w:szCs w:val="20"/>
          <w:lang w:val="en-US" w:eastAsia="ru-RU"/>
        </w:rPr>
        <w:t xml:space="preserve">\" </w:t>
      </w:r>
      <w:r w:rsidRPr="006C217D">
        <w:rPr>
          <w:rFonts w:ascii="Consolas" w:eastAsia="Times New Roman" w:hAnsi="Consolas" w:cs="Courier New"/>
          <w:color w:val="D69D85"/>
          <w:sz w:val="20"/>
          <w:szCs w:val="20"/>
          <w:lang w:val="en-US" w:eastAsia="ru-RU"/>
        </w:rPr>
        <w:t>"</w:t>
      </w:r>
    </w:p>
    <w:p w14:paraId="59F5A3C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F9A12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quantityMeasurementUnit</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w:t>
      </w:r>
    </w:p>
    <w:p w14:paraId="14C2558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E5761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95670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checkClose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15F1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payments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8D128D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B4B4B4"/>
          <w:sz w:val="20"/>
          <w:szCs w:val="20"/>
          <w:lang w:val="en-US" w:eastAsia="ru-RU"/>
        </w:rPr>
        <w:t>{</w:t>
      </w:r>
    </w:p>
    <w:p w14:paraId="6B1827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type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18B70F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amount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p>
    <w:p w14:paraId="41E64A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ACC6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BDCF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type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 </w:t>
      </w:r>
      <w:r w:rsidRPr="006C217D">
        <w:rPr>
          <w:rFonts w:ascii="Consolas" w:eastAsia="Times New Roman" w:hAnsi="Consolas" w:cs="Courier New"/>
          <w:color w:val="B4B4B4"/>
          <w:sz w:val="20"/>
          <w:szCs w:val="20"/>
          <w:lang w:val="en-US" w:eastAsia="ru-RU"/>
        </w:rPr>
        <w:t>,</w:t>
      </w:r>
    </w:p>
    <w:p w14:paraId="62CBF1E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amount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8.90000</w:t>
      </w:r>
    </w:p>
    <w:p w14:paraId="450CDC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97BA3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7399C1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taxationSystem</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one</w:t>
      </w:r>
    </w:p>
    <w:p w14:paraId="3825CBC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D06D48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customerContact</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"foo@example.com" </w:t>
      </w:r>
      <w:r w:rsidRPr="006C217D">
        <w:rPr>
          <w:rFonts w:ascii="Consolas" w:eastAsia="Times New Roman" w:hAnsi="Consolas" w:cs="Courier New"/>
          <w:color w:val="B4B4B4"/>
          <w:sz w:val="20"/>
          <w:szCs w:val="20"/>
          <w:lang w:val="en-US" w:eastAsia="ru-RU"/>
        </w:rPr>
        <w:t>,</w:t>
      </w:r>
    </w:p>
    <w:p w14:paraId="2A140C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correctionType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5E425C5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"2021-08-13T00:00:00" </w:t>
      </w:r>
      <w:r w:rsidRPr="006C217D">
        <w:rPr>
          <w:rFonts w:ascii="Consolas" w:eastAsia="Times New Roman" w:hAnsi="Consolas" w:cs="Courier New"/>
          <w:color w:val="B4B4B4"/>
          <w:sz w:val="20"/>
          <w:szCs w:val="20"/>
          <w:lang w:val="en-US" w:eastAsia="ru-RU"/>
        </w:rPr>
        <w:t>,</w:t>
      </w:r>
    </w:p>
    <w:p w14:paraId="32DD2BB4" w14:textId="4CB60C6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"42/666" </w:t>
      </w:r>
      <w:r w:rsidRPr="006C217D">
        <w:rPr>
          <w:rFonts w:ascii="Consolas" w:eastAsia="Times New Roman" w:hAnsi="Consolas" w:cs="Courier New"/>
          <w:color w:val="B4B4B4"/>
          <w:sz w:val="20"/>
          <w:szCs w:val="20"/>
          <w:lang w:val="en-US" w:eastAsia="ru-RU"/>
        </w:rPr>
        <w:t>,</w:t>
      </w:r>
    </w:p>
    <w:p w14:paraId="69E277C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additionalUserAttribute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019C989" w14:textId="77777777" w:rsidR="00ED300B" w:rsidRPr="00D3414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8ACCCF"/>
          <w:sz w:val="20"/>
          <w:szCs w:val="20"/>
          <w:lang w:eastAsia="ru-RU"/>
        </w:rPr>
        <w:t xml:space="preserve">" </w:t>
      </w:r>
      <w:r w:rsidRPr="001B370A">
        <w:rPr>
          <w:rFonts w:ascii="Consolas" w:eastAsia="Times New Roman" w:hAnsi="Consolas" w:cs="Courier New"/>
          <w:color w:val="8ACCCF"/>
          <w:sz w:val="20"/>
          <w:szCs w:val="20"/>
          <w:lang w:val="en-US" w:eastAsia="ru-RU"/>
        </w:rPr>
        <w:t xml:space="preserve">name </w:t>
      </w:r>
      <w:proofErr w:type="gramStart"/>
      <w:r w:rsidRPr="00D3414D">
        <w:rPr>
          <w:rFonts w:ascii="Consolas" w:eastAsia="Times New Roman" w:hAnsi="Consolas" w:cs="Courier New"/>
          <w:color w:val="8ACCCF"/>
          <w:sz w:val="20"/>
          <w:szCs w:val="20"/>
          <w:lang w:eastAsia="ru-RU"/>
        </w:rPr>
        <w:t xml:space="preserve">" </w:t>
      </w:r>
      <w:r w:rsidRPr="00D3414D">
        <w:rPr>
          <w:rFonts w:ascii="Consolas" w:eastAsia="Times New Roman" w:hAnsi="Consolas" w:cs="Courier New"/>
          <w:color w:val="B4B4B4"/>
          <w:sz w:val="20"/>
          <w:szCs w:val="20"/>
          <w:lang w:eastAsia="ru-RU"/>
        </w:rPr>
        <w:t>:</w:t>
      </w:r>
      <w:proofErr w:type="gramEnd"/>
      <w:r w:rsidRPr="001B370A">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D69D85"/>
          <w:sz w:val="20"/>
          <w:szCs w:val="20"/>
          <w:lang w:eastAsia="ru-RU"/>
        </w:rPr>
        <w:t>"Darling</w:t>
      </w:r>
      <w:r w:rsidRPr="001B370A">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quote" </w:t>
      </w:r>
      <w:r w:rsidRPr="00D3414D">
        <w:rPr>
          <w:rFonts w:ascii="Consolas" w:eastAsia="Times New Roman" w:hAnsi="Consolas" w:cs="Courier New"/>
          <w:color w:val="B4B4B4"/>
          <w:sz w:val="20"/>
          <w:szCs w:val="20"/>
          <w:lang w:eastAsia="ru-RU"/>
        </w:rPr>
        <w:t>,</w:t>
      </w:r>
    </w:p>
    <w:p w14:paraId="6855681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"value</w:t>
      </w:r>
      <w:proofErr w:type="gramStart"/>
      <w:r w:rsidRPr="00ED300B">
        <w:rPr>
          <w:rFonts w:ascii="Consolas" w:eastAsia="Times New Roman" w:hAnsi="Consolas" w:cs="Courier New"/>
          <w:color w:val="8ACCCF"/>
          <w:sz w:val="20"/>
          <w:szCs w:val="20"/>
          <w:lang w:eastAsia="ru-RU"/>
        </w:rPr>
        <w:t xml:space="preserve">" </w:t>
      </w:r>
      <w:r w:rsidRPr="00ED300B">
        <w:rPr>
          <w:rFonts w:ascii="Consolas" w:eastAsia="Times New Roman" w:hAnsi="Consolas" w:cs="Courier New"/>
          <w:color w:val="B4B4B4"/>
          <w:sz w:val="20"/>
          <w:szCs w:val="20"/>
          <w:lang w:eastAsia="ru-RU"/>
        </w:rPr>
        <w:t>:</w:t>
      </w:r>
      <w:proofErr w:type="gramEnd"/>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"A healthy mind in a healthy body, this slogan has not gone out yet!"</w:t>
      </w:r>
    </w:p>
    <w:p w14:paraId="2F87BD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D300B">
        <w:rPr>
          <w:rFonts w:ascii="Consolas" w:eastAsia="Times New Roman" w:hAnsi="Consolas" w:cs="Courier New"/>
          <w:color w:val="DFDFBF"/>
          <w:sz w:val="20"/>
          <w:szCs w:val="20"/>
          <w:lang w:eastAsia="ru-RU"/>
        </w:rPr>
        <w:t>    </w:t>
      </w:r>
      <w:r w:rsidRPr="006C217D">
        <w:rPr>
          <w:rFonts w:ascii="Consolas" w:eastAsia="Times New Roman" w:hAnsi="Consolas" w:cs="Courier New"/>
          <w:color w:val="B4B4B4"/>
          <w:sz w:val="20"/>
          <w:szCs w:val="20"/>
          <w:lang w:val="en-US" w:eastAsia="ru-RU"/>
        </w:rPr>
        <w:t>},</w:t>
      </w:r>
    </w:p>
    <w:p w14:paraId="05878F2D" w14:textId="7F070B15"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automatNumber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"123456789" </w:t>
      </w:r>
      <w:r w:rsidRPr="006C217D">
        <w:rPr>
          <w:rFonts w:ascii="Consolas" w:eastAsia="Times New Roman" w:hAnsi="Consolas" w:cs="Courier New"/>
          <w:color w:val="B4B4B4"/>
          <w:sz w:val="20"/>
          <w:szCs w:val="20"/>
          <w:lang w:val="en-US" w:eastAsia="ru-RU"/>
        </w:rPr>
        <w:t>,</w:t>
      </w:r>
    </w:p>
    <w:p w14:paraId="3C8C60B4" w14:textId="51F0A95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settlementAddress</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Moscow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Krasnaya area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d </w:t>
      </w:r>
      <w:r w:rsidRPr="006C217D">
        <w:rPr>
          <w:rFonts w:ascii="Consolas" w:eastAsia="Times New Roman" w:hAnsi="Consolas" w:cs="Courier New"/>
          <w:color w:val="D69D85"/>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7066AB6F" w14:textId="189C7FF0"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settlementPlace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Ward </w:t>
      </w:r>
      <w:r w:rsidRPr="006C217D">
        <w:rPr>
          <w:rFonts w:ascii="Consolas" w:eastAsia="Times New Roman" w:hAnsi="Consolas" w:cs="Courier New"/>
          <w:color w:val="D69D85"/>
          <w:sz w:val="20"/>
          <w:szCs w:val="20"/>
          <w:lang w:val="en-US" w:eastAsia="ru-RU"/>
        </w:rPr>
        <w:t xml:space="preserve">#6" </w:t>
      </w:r>
      <w:r w:rsidRPr="006C217D">
        <w:rPr>
          <w:rFonts w:ascii="Consolas" w:eastAsia="Times New Roman" w:hAnsi="Consolas" w:cs="Courier New"/>
          <w:color w:val="B4B4B4"/>
          <w:sz w:val="20"/>
          <w:szCs w:val="20"/>
          <w:lang w:val="en-US" w:eastAsia="ru-RU"/>
        </w:rPr>
        <w:t>,</w:t>
      </w:r>
    </w:p>
    <w:p w14:paraId="2DCBBD8F" w14:textId="7818292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additionalAttribute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Extra</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attribute</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check </w:t>
      </w:r>
      <w:r w:rsidRPr="006C217D">
        <w:rPr>
          <w:rFonts w:ascii="Consolas" w:eastAsia="Times New Roman" w:hAnsi="Consolas" w:cs="Courier New"/>
          <w:color w:val="B4B4B4"/>
          <w:sz w:val="20"/>
          <w:szCs w:val="20"/>
          <w:lang w:val="en-US" w:eastAsia="ru-RU"/>
        </w:rPr>
        <w:t xml:space="preserve">, </w:t>
      </w:r>
    </w:p>
    <w:p w14:paraId="7C33D0B7" w14:textId="56D1B4F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cashier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Cashier </w:t>
      </w:r>
      <w:r w:rsidRPr="006C217D">
        <w:rPr>
          <w:rFonts w:ascii="Consolas" w:eastAsia="Times New Roman" w:hAnsi="Consolas" w:cs="Courier New"/>
          <w:color w:val="D69D85"/>
          <w:sz w:val="20"/>
          <w:szCs w:val="20"/>
          <w:lang w:val="en-US" w:eastAsia="ru-RU"/>
        </w:rPr>
        <w:t>"</w:t>
      </w:r>
    </w:p>
    <w:p w14:paraId="6ADAFE67" w14:textId="4618573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senderEmail</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proofErr w:type="spellStart"/>
      <w:r w:rsidRPr="006C217D">
        <w:rPr>
          <w:rFonts w:ascii="Consolas" w:eastAsia="Times New Roman" w:hAnsi="Consolas" w:cs="Courier New"/>
          <w:color w:val="D69D85"/>
          <w:sz w:val="20"/>
          <w:szCs w:val="20"/>
          <w:lang w:val="en-US" w:eastAsia="ru-RU"/>
        </w:rPr>
        <w:t>en@example.mail</w:t>
      </w:r>
      <w:proofErr w:type="spellEnd"/>
      <w:r w:rsidRPr="006C217D">
        <w:rPr>
          <w:rFonts w:ascii="Consolas" w:eastAsia="Times New Roman" w:hAnsi="Consolas" w:cs="Courier New"/>
          <w:color w:val="D69D85"/>
          <w:sz w:val="20"/>
          <w:szCs w:val="20"/>
          <w:lang w:val="en-US" w:eastAsia="ru-RU"/>
        </w:rPr>
        <w:t xml:space="preserve"> " </w:t>
      </w:r>
      <w:r w:rsidRPr="006C217D">
        <w:rPr>
          <w:rFonts w:ascii="Consolas" w:eastAsia="Times New Roman" w:hAnsi="Consolas" w:cs="Courier New"/>
          <w:color w:val="B4B4B4"/>
          <w:sz w:val="20"/>
          <w:szCs w:val="20"/>
          <w:lang w:val="en-US" w:eastAsia="ru-RU"/>
        </w:rPr>
        <w:t>,</w:t>
      </w:r>
    </w:p>
    <w:p w14:paraId="6E5EB46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customer info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284CB69" w14:textId="0AB45CE9" w:rsidR="00ED300B" w:rsidRPr="006C217D" w:rsidRDefault="00ED300B" w:rsidP="00AA29C5">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name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Kuznetsov</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Ivan</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Petrovich </w:t>
      </w:r>
      <w:r w:rsidRPr="006C217D">
        <w:rPr>
          <w:rFonts w:ascii="Consolas" w:eastAsia="Times New Roman" w:hAnsi="Consolas" w:cs="Courier New"/>
          <w:color w:val="B4B4B4"/>
          <w:sz w:val="20"/>
          <w:szCs w:val="20"/>
          <w:lang w:val="en-US" w:eastAsia="ru-RU"/>
        </w:rPr>
        <w:t xml:space="preserve">, </w:t>
      </w:r>
    </w:p>
    <w:p w14:paraId="5B7C4639" w14:textId="47EBA7E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birthDate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"15.09.1988" </w:t>
      </w:r>
      <w:r w:rsidRPr="006C217D">
        <w:rPr>
          <w:rFonts w:ascii="Consolas" w:eastAsia="Times New Roman" w:hAnsi="Consolas" w:cs="Courier New"/>
          <w:color w:val="B4B4B4"/>
          <w:sz w:val="20"/>
          <w:szCs w:val="20"/>
          <w:lang w:val="en-US" w:eastAsia="ru-RU"/>
        </w:rPr>
        <w:t>,</w:t>
      </w:r>
    </w:p>
    <w:p w14:paraId="499ED2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citizenship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"643" </w:t>
      </w:r>
      <w:r w:rsidRPr="006C217D">
        <w:rPr>
          <w:rFonts w:ascii="Consolas" w:eastAsia="Times New Roman" w:hAnsi="Consolas" w:cs="Courier New"/>
          <w:color w:val="B4B4B4"/>
          <w:sz w:val="20"/>
          <w:szCs w:val="20"/>
          <w:lang w:val="en-US" w:eastAsia="ru-RU"/>
        </w:rPr>
        <w:t>,</w:t>
      </w:r>
    </w:p>
    <w:p w14:paraId="6D05D64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identityDocumentCode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 </w:t>
      </w:r>
      <w:r w:rsidRPr="006C217D">
        <w:rPr>
          <w:rFonts w:ascii="Consolas" w:eastAsia="Times New Roman" w:hAnsi="Consolas" w:cs="Courier New"/>
          <w:color w:val="B4B4B4"/>
          <w:sz w:val="20"/>
          <w:szCs w:val="20"/>
          <w:lang w:val="en-US" w:eastAsia="ru-RU"/>
        </w:rPr>
        <w:t>,</w:t>
      </w:r>
    </w:p>
    <w:p w14:paraId="13FA0C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identityDocumentData</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proofErr w:type="spellStart"/>
      <w:r w:rsidRPr="006C217D">
        <w:rPr>
          <w:rFonts w:ascii="Consolas" w:eastAsia="Times New Roman" w:hAnsi="Consolas" w:cs="Courier New"/>
          <w:color w:val="D69D85"/>
          <w:sz w:val="20"/>
          <w:szCs w:val="20"/>
          <w:lang w:val="en-US" w:eastAsia="ru-RU"/>
        </w:rPr>
        <w:t>multipassport</w:t>
      </w:r>
      <w:proofErr w:type="spellEnd"/>
      <w:r w:rsidRPr="006C217D">
        <w:rPr>
          <w:rFonts w:ascii="Consolas" w:eastAsia="Times New Roman" w:hAnsi="Consolas" w:cs="Courier New"/>
          <w:color w:val="D69D85"/>
          <w:sz w:val="20"/>
          <w:szCs w:val="20"/>
          <w:lang w:val="en-US" w:eastAsia="ru-RU"/>
        </w:rPr>
        <w:t xml:space="preserve"> " </w:t>
      </w:r>
      <w:r w:rsidRPr="006C217D">
        <w:rPr>
          <w:rFonts w:ascii="Consolas" w:eastAsia="Times New Roman" w:hAnsi="Consolas" w:cs="Courier New"/>
          <w:color w:val="B4B4B4"/>
          <w:sz w:val="20"/>
          <w:szCs w:val="20"/>
          <w:lang w:val="en-US" w:eastAsia="ru-RU"/>
        </w:rPr>
        <w:t>,</w:t>
      </w:r>
    </w:p>
    <w:p w14:paraId="7AC158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address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proofErr w:type="spellStart"/>
      <w:r w:rsidRPr="00ED300B">
        <w:rPr>
          <w:rFonts w:ascii="Consolas" w:eastAsia="Times New Roman" w:hAnsi="Consolas" w:cs="Courier New"/>
          <w:color w:val="D69D85"/>
          <w:sz w:val="20"/>
          <w:szCs w:val="20"/>
          <w:lang w:eastAsia="ru-RU"/>
        </w:rPr>
        <w:t>Baseennaya</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36"</w:t>
      </w:r>
    </w:p>
    <w:p w14:paraId="6679159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3EA07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operationAttribute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39EE82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date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"2021-08-12T18:36:16" </w:t>
      </w:r>
      <w:r w:rsidRPr="006C217D">
        <w:rPr>
          <w:rFonts w:ascii="Consolas" w:eastAsia="Times New Roman" w:hAnsi="Consolas" w:cs="Courier New"/>
          <w:color w:val="B4B4B4"/>
          <w:sz w:val="20"/>
          <w:szCs w:val="20"/>
          <w:lang w:val="en-US" w:eastAsia="ru-RU"/>
        </w:rPr>
        <w:t>,</w:t>
      </w:r>
    </w:p>
    <w:p w14:paraId="123DABE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id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0 </w:t>
      </w:r>
      <w:r w:rsidRPr="006C217D">
        <w:rPr>
          <w:rFonts w:ascii="Consolas" w:eastAsia="Times New Roman" w:hAnsi="Consolas" w:cs="Courier New"/>
          <w:color w:val="B4B4B4"/>
          <w:sz w:val="20"/>
          <w:szCs w:val="20"/>
          <w:lang w:val="en-US" w:eastAsia="ru-RU"/>
        </w:rPr>
        <w:t>,</w:t>
      </w:r>
    </w:p>
    <w:p w14:paraId="62F7FD6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value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"operational"</w:t>
      </w:r>
    </w:p>
    <w:p w14:paraId="5EC04A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2056F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industryAttribute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5806E5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foivId</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"010" </w:t>
      </w:r>
      <w:r w:rsidRPr="006C217D">
        <w:rPr>
          <w:rFonts w:ascii="Consolas" w:eastAsia="Times New Roman" w:hAnsi="Consolas" w:cs="Courier New"/>
          <w:color w:val="B4B4B4"/>
          <w:sz w:val="20"/>
          <w:szCs w:val="20"/>
          <w:lang w:val="en-US" w:eastAsia="ru-RU"/>
        </w:rPr>
        <w:t>,</w:t>
      </w:r>
    </w:p>
    <w:p w14:paraId="5B1554B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"11.08.2021" </w:t>
      </w:r>
      <w:r w:rsidRPr="006C217D">
        <w:rPr>
          <w:rFonts w:ascii="Consolas" w:eastAsia="Times New Roman" w:hAnsi="Consolas" w:cs="Courier New"/>
          <w:color w:val="B4B4B4"/>
          <w:sz w:val="20"/>
          <w:szCs w:val="20"/>
          <w:lang w:val="en-US" w:eastAsia="ru-RU"/>
        </w:rPr>
        <w:t>,</w:t>
      </w:r>
    </w:p>
    <w:p w14:paraId="5C61011F" w14:textId="3AF46BC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"999" </w:t>
      </w:r>
      <w:r w:rsidRPr="006C217D">
        <w:rPr>
          <w:rFonts w:ascii="Consolas" w:eastAsia="Times New Roman" w:hAnsi="Consolas" w:cs="Courier New"/>
          <w:color w:val="B4B4B4"/>
          <w:sz w:val="20"/>
          <w:szCs w:val="20"/>
          <w:lang w:val="en-US" w:eastAsia="ru-RU"/>
        </w:rPr>
        <w:t>,</w:t>
      </w:r>
    </w:p>
    <w:p w14:paraId="1074E5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value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"industry"</w:t>
      </w:r>
    </w:p>
    <w:p w14:paraId="6F82B3B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B4B4B4"/>
          <w:sz w:val="20"/>
          <w:szCs w:val="20"/>
          <w:lang w:val="en-US" w:eastAsia="ru-RU"/>
        </w:rPr>
        <w:t>},</w:t>
      </w:r>
    </w:p>
    <w:p w14:paraId="0435C84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ffdVersion</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p>
    <w:p w14:paraId="1E51203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94E92D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meta</w:t>
      </w:r>
      <w:proofErr w:type="gram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"some meta" </w:t>
      </w:r>
      <w:r w:rsidRPr="006C217D">
        <w:rPr>
          <w:rFonts w:ascii="Consolas" w:eastAsia="Times New Roman" w:hAnsi="Consolas" w:cs="Courier New"/>
          <w:color w:val="B4B4B4"/>
          <w:sz w:val="20"/>
          <w:szCs w:val="20"/>
          <w:lang w:val="en-US" w:eastAsia="ru-RU"/>
        </w:rPr>
        <w:t>,</w:t>
      </w:r>
    </w:p>
    <w:p w14:paraId="4663EAF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callbackUrl</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"http://call.back/?doc=2" </w:t>
      </w:r>
      <w:r w:rsidRPr="006C217D">
        <w:rPr>
          <w:rFonts w:ascii="Consolas" w:eastAsia="Times New Roman" w:hAnsi="Consolas" w:cs="Courier New"/>
          <w:color w:val="B4B4B4"/>
          <w:sz w:val="20"/>
          <w:szCs w:val="20"/>
          <w:lang w:val="en-US" w:eastAsia="ru-RU"/>
        </w:rPr>
        <w:t>,</w:t>
      </w:r>
    </w:p>
    <w:p w14:paraId="0238F92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 xml:space="preserve">" </w:t>
      </w:r>
      <w:proofErr w:type="spellStart"/>
      <w:r w:rsidRPr="00ED300B">
        <w:rPr>
          <w:rFonts w:ascii="Consolas" w:eastAsia="Times New Roman" w:hAnsi="Consolas" w:cs="Courier New"/>
          <w:color w:val="8ACCCF"/>
          <w:sz w:val="20"/>
          <w:szCs w:val="20"/>
          <w:lang w:eastAsia="ru-RU"/>
        </w:rPr>
        <w:t>ignoreItemCodeCheck</w:t>
      </w:r>
      <w:proofErr w:type="spellEnd"/>
      <w:r w:rsidRPr="00ED300B">
        <w:rPr>
          <w:rFonts w:ascii="Consolas" w:eastAsia="Times New Roman" w:hAnsi="Consolas" w:cs="Courier New"/>
          <w:color w:val="8ACCCF"/>
          <w:sz w:val="20"/>
          <w:szCs w:val="20"/>
          <w:lang w:eastAsia="ru-RU"/>
        </w:rPr>
        <w:t xml:space="preserve"> </w:t>
      </w:r>
      <w:proofErr w:type="gramStart"/>
      <w:r w:rsidRPr="00ED300B">
        <w:rPr>
          <w:rFonts w:ascii="Consolas" w:eastAsia="Times New Roman" w:hAnsi="Consolas" w:cs="Courier New"/>
          <w:color w:val="8ACCCF"/>
          <w:sz w:val="20"/>
          <w:szCs w:val="20"/>
          <w:lang w:eastAsia="ru-RU"/>
        </w:rPr>
        <w:t xml:space="preserve">" </w:t>
      </w:r>
      <w:r w:rsidRPr="00ED300B">
        <w:rPr>
          <w:rFonts w:ascii="Consolas" w:eastAsia="Times New Roman" w:hAnsi="Consolas" w:cs="Courier New"/>
          <w:color w:val="B4B4B4"/>
          <w:sz w:val="20"/>
          <w:szCs w:val="20"/>
          <w:lang w:eastAsia="ru-RU"/>
        </w:rPr>
        <w:t>:</w:t>
      </w:r>
      <w:proofErr w:type="gramEnd"/>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EFC986"/>
          <w:sz w:val="20"/>
          <w:szCs w:val="20"/>
          <w:lang w:eastAsia="ru-RU"/>
        </w:rPr>
        <w:t>false</w:t>
      </w:r>
    </w:p>
    <w:p w14:paraId="5EBBA36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t>}</w:t>
      </w:r>
    </w:p>
    <w:p w14:paraId="6AEEB24A" w14:textId="77777777" w:rsidR="00A65FD2" w:rsidRPr="009D1FE4" w:rsidRDefault="00A65FD2" w:rsidP="00A65FD2"/>
    <w:p w14:paraId="379058DE" w14:textId="0593FA5E" w:rsidR="005D6D46" w:rsidRPr="00E00BBE" w:rsidRDefault="005D6D46" w:rsidP="005D6D46">
      <w:pPr>
        <w:pStyle w:val="3"/>
        <w:rPr>
          <w:rFonts w:ascii="Verdana" w:hAnsi="Verdana" w:cs="Arial"/>
        </w:rPr>
      </w:pPr>
      <w:bookmarkStart w:id="736" w:name="_Toc184326855"/>
      <w:r>
        <w:t>2.7.2 Response body with request processing errors</w:t>
      </w:r>
      <w:bookmarkEnd w:id="736"/>
    </w:p>
    <w:tbl>
      <w:tblPr>
        <w:tblStyle w:val="ab"/>
        <w:tblW w:w="10283" w:type="dxa"/>
        <w:tblLook w:val="04A0" w:firstRow="1" w:lastRow="0" w:firstColumn="1" w:lastColumn="0" w:noHBand="0" w:noVBand="1"/>
      </w:tblPr>
      <w:tblGrid>
        <w:gridCol w:w="1813"/>
        <w:gridCol w:w="5150"/>
        <w:gridCol w:w="3320"/>
      </w:tblGrid>
      <w:tr w:rsidR="004757E9" w:rsidRPr="008F4F86" w14:paraId="1DFB995D" w14:textId="77777777" w:rsidTr="004F2C8C">
        <w:tc>
          <w:tcPr>
            <w:tcW w:w="1813" w:type="dxa"/>
          </w:tcPr>
          <w:p w14:paraId="7C5FF20B" w14:textId="77777777" w:rsidR="004757E9" w:rsidRPr="00AE4B69" w:rsidRDefault="004757E9" w:rsidP="004F2C8C">
            <w:pPr>
              <w:rPr>
                <w:rFonts w:cs="Arial"/>
                <w:lang w:val="en-US"/>
              </w:rPr>
            </w:pPr>
            <w:r>
              <w:rPr>
                <w:rFonts w:cs="Arial"/>
                <w:lang w:val="en-US"/>
              </w:rPr>
              <w:t>errors</w:t>
            </w:r>
          </w:p>
        </w:tc>
        <w:tc>
          <w:tcPr>
            <w:tcW w:w="5150" w:type="dxa"/>
          </w:tcPr>
          <w:p w14:paraId="07D57D65" w14:textId="77777777" w:rsidR="004757E9" w:rsidRPr="00DF451F" w:rsidRDefault="004757E9" w:rsidP="004F2C8C">
            <w:pPr>
              <w:rPr>
                <w:rFonts w:cs="Arial"/>
              </w:rPr>
            </w:pPr>
            <w:r>
              <w:rPr>
                <w:rFonts w:cs="Arial"/>
              </w:rPr>
              <w:t>Array of request processing errors</w:t>
            </w:r>
          </w:p>
        </w:tc>
        <w:tc>
          <w:tcPr>
            <w:tcW w:w="3320" w:type="dxa"/>
          </w:tcPr>
          <w:p w14:paraId="243846A9" w14:textId="77777777" w:rsidR="004757E9" w:rsidRDefault="004757E9" w:rsidP="004F2C8C">
            <w:pPr>
              <w:rPr>
                <w:rFonts w:cs="Arial"/>
              </w:rPr>
            </w:pPr>
            <w:r>
              <w:rPr>
                <w:rFonts w:cs="Arial"/>
              </w:rPr>
              <w:t>Array of strings</w:t>
            </w:r>
          </w:p>
        </w:tc>
      </w:tr>
    </w:tbl>
    <w:p w14:paraId="583741B3" w14:textId="77777777" w:rsidR="004757E9" w:rsidRDefault="004757E9" w:rsidP="004757E9">
      <w:pPr>
        <w:rPr>
          <w:lang w:val="en-US"/>
        </w:rPr>
      </w:pPr>
    </w:p>
    <w:p w14:paraId="5AE063B7" w14:textId="77777777" w:rsidR="004757E9" w:rsidRDefault="004757E9" w:rsidP="004757E9">
      <w:r>
        <w:t>An example of an error response:</w:t>
      </w:r>
    </w:p>
    <w:p w14:paraId="6D5E4EB3" w14:textId="77777777" w:rsidR="004757E9" w:rsidRDefault="004757E9" w:rsidP="004757E9"/>
    <w:p w14:paraId="55FE2675"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216330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78B0ECF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36805E08"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75A434B1"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378657B2"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7DF28FF"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D0ABE6" w14:textId="623AA669" w:rsidR="00EE49C2" w:rsidRPr="002B3ED4" w:rsidRDefault="00EE49C2" w:rsidP="005D6D46">
      <w:pPr>
        <w:rPr>
          <w:rFonts w:ascii="Consolas" w:hAnsi="Consolas" w:cs="Consolas"/>
          <w:color w:val="000000"/>
          <w:sz w:val="19"/>
          <w:szCs w:val="19"/>
        </w:rPr>
      </w:pPr>
      <w:r w:rsidRPr="002B3ED4">
        <w:rPr>
          <w:rFonts w:ascii="Consolas" w:hAnsi="Consolas" w:cs="Consolas"/>
          <w:color w:val="000000"/>
          <w:sz w:val="19"/>
          <w:szCs w:val="19"/>
        </w:rPr>
        <w:br w:type="page"/>
      </w:r>
    </w:p>
    <w:p w14:paraId="746AC0A3" w14:textId="78EC7FB5" w:rsidR="00F5370D" w:rsidRPr="002B3ED4" w:rsidRDefault="00F5370D" w:rsidP="00F5370D">
      <w:pPr>
        <w:pStyle w:val="2"/>
      </w:pPr>
      <w:bookmarkStart w:id="737" w:name="_Toc184326856"/>
      <w:r w:rsidRPr="002B3ED4">
        <w:lastRenderedPageBreak/>
        <w:t xml:space="preserve">2.8 </w:t>
      </w:r>
      <w:r>
        <w:t>FFD correction check status 1.2</w:t>
      </w:r>
      <w:bookmarkEnd w:id="737"/>
    </w:p>
    <w:p w14:paraId="3E6D25A0" w14:textId="77777777" w:rsidR="00F5370D" w:rsidRPr="002B3ED4" w:rsidRDefault="00F5370D" w:rsidP="00F5370D">
      <w:pPr>
        <w:rPr>
          <w:rFonts w:cs="Arial"/>
        </w:rPr>
      </w:pPr>
    </w:p>
    <w:p w14:paraId="24BAC6A4" w14:textId="77777777" w:rsidR="00A8378B" w:rsidRPr="00233C70" w:rsidRDefault="00A8378B" w:rsidP="00A8378B">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DF451F">
        <w:rPr>
          <w:rFonts w:cs="Arial"/>
          <w:b/>
          <w:lang w:val="en-US"/>
        </w:rPr>
        <w:t>api</w:t>
      </w:r>
      <w:proofErr w:type="spellEnd"/>
      <w:r w:rsidRPr="00DF451F">
        <w:rPr>
          <w:rFonts w:cs="Arial"/>
          <w:b/>
          <w:lang w:val="en-US"/>
        </w:rPr>
        <w:t xml:space="preserve">/v2/correction12/{inn}/status/{ </w:t>
      </w:r>
      <w:proofErr w:type="spellStart"/>
      <w:r>
        <w:rPr>
          <w:rFonts w:cs="Arial"/>
          <w:b/>
          <w:lang w:val="en-US"/>
        </w:rPr>
        <w:t>document_id</w:t>
      </w:r>
      <w:proofErr w:type="spellEnd"/>
      <w:r>
        <w:rPr>
          <w:rFonts w:cs="Arial"/>
          <w:b/>
          <w:lang w:val="en-US"/>
        </w:rPr>
        <w:t xml:space="preserve"> }</w:t>
      </w:r>
    </w:p>
    <w:p w14:paraId="2C6337C1" w14:textId="77777777" w:rsidR="00A8378B" w:rsidRDefault="00A8378B" w:rsidP="00A8378B">
      <w:pPr>
        <w:rPr>
          <w:rFonts w:cs="Arial"/>
          <w:lang w:val="en-US"/>
        </w:rPr>
      </w:pPr>
    </w:p>
    <w:p w14:paraId="755EA719" w14:textId="77777777" w:rsidR="00A8378B" w:rsidRPr="004E79A5" w:rsidRDefault="00A8378B" w:rsidP="00A8378B">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 for which the check is made</w:t>
      </w:r>
    </w:p>
    <w:p w14:paraId="4B3D6EEE" w14:textId="77777777" w:rsidR="00A8378B" w:rsidRPr="000C255B" w:rsidRDefault="00A8378B" w:rsidP="00A8378B">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p w14:paraId="0ED57C40" w14:textId="77777777" w:rsidR="00A8378B" w:rsidRDefault="00A8378B" w:rsidP="00A8378B">
      <w:pPr>
        <w:rPr>
          <w:rFonts w:cs="Arial"/>
        </w:rPr>
      </w:pPr>
    </w:p>
    <w:p w14:paraId="2F0C6A49" w14:textId="77777777" w:rsidR="00A8378B" w:rsidRPr="000C255B" w:rsidRDefault="00A8378B" w:rsidP="00A8378B">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0A562D7E" w14:textId="77777777" w:rsidR="00A8378B" w:rsidRDefault="00A8378B" w:rsidP="00A8378B">
      <w:pPr>
        <w:rPr>
          <w:rFonts w:cs="Arial"/>
        </w:rPr>
      </w:pPr>
    </w:p>
    <w:p w14:paraId="271BEC61" w14:textId="77777777" w:rsidR="00A8378B" w:rsidRDefault="00A8378B" w:rsidP="00A8378B">
      <w:r>
        <w:t xml:space="preserve">Answer: </w:t>
      </w:r>
      <w:r>
        <w:rPr>
          <w:lang w:val="en-US"/>
        </w:rPr>
        <w:t xml:space="preserve">api </w:t>
      </w:r>
      <w:r w:rsidRPr="00197C7F">
        <w:t>can return the following status codes</w:t>
      </w:r>
    </w:p>
    <w:p w14:paraId="75480227" w14:textId="77777777" w:rsidR="00A8378B" w:rsidRDefault="00A8378B" w:rsidP="00A8378B">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668785DB" w14:textId="77777777" w:rsidR="00A8378B" w:rsidRDefault="00A8378B" w:rsidP="00A8378B">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the organization was not found, the check with the specified identifier was not found</w:t>
      </w:r>
    </w:p>
    <w:p w14:paraId="78270DC7" w14:textId="77777777" w:rsidR="00A8378B" w:rsidRDefault="00A8378B" w:rsidP="00A8378B">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0D4888BA" w14:textId="77777777" w:rsidR="00A8378B" w:rsidRDefault="00A8378B" w:rsidP="00A8378B">
      <w:pPr>
        <w:pStyle w:val="ac"/>
        <w:numPr>
          <w:ilvl w:val="0"/>
          <w:numId w:val="2"/>
        </w:numPr>
        <w:spacing w:after="0" w:line="240" w:lineRule="auto"/>
      </w:pPr>
      <w:r w:rsidRPr="00425254">
        <w:t xml:space="preserve">200 </w:t>
      </w:r>
      <w:r>
        <w:rPr>
          <w:lang w:val="en-US"/>
        </w:rPr>
        <w:t xml:space="preserve">OK </w:t>
      </w:r>
      <w:r w:rsidRPr="00197C7F">
        <w:t>– receipt processed, response body p.2.11.1</w:t>
      </w:r>
    </w:p>
    <w:p w14:paraId="32B1FDBF" w14:textId="77777777" w:rsidR="00A8378B" w:rsidRDefault="00A8378B" w:rsidP="00A8378B">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 xml:space="preserve">Processing </w:t>
      </w:r>
      <w:r w:rsidRPr="005737A0">
        <w:t>- the server failed to process the document in the allotted time, send a check with a new identifier for re-processing, an empty response body</w:t>
      </w:r>
    </w:p>
    <w:p w14:paraId="7160485F" w14:textId="77777777" w:rsidR="00A8378B" w:rsidRPr="00B509A4" w:rsidRDefault="00A8378B" w:rsidP="00A8378B">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Entity - the document cannot be processed due to CM check errors, response body p.2.2.2</w:t>
      </w:r>
    </w:p>
    <w:p w14:paraId="15C5695D" w14:textId="77777777" w:rsidR="00A8378B" w:rsidRPr="00E02F83" w:rsidRDefault="00A8378B" w:rsidP="00A8378B">
      <w:pPr>
        <w:pStyle w:val="ac"/>
        <w:spacing w:after="0" w:line="240" w:lineRule="auto"/>
      </w:pPr>
    </w:p>
    <w:p w14:paraId="5167CA35" w14:textId="77777777" w:rsidR="00A8378B" w:rsidRDefault="00A8378B" w:rsidP="00A8378B">
      <w:pPr>
        <w:rPr>
          <w:rFonts w:cs="Arial"/>
        </w:rPr>
      </w:pPr>
    </w:p>
    <w:p w14:paraId="15C540A7" w14:textId="5E0968F0" w:rsidR="00A8378B" w:rsidRDefault="00A8378B" w:rsidP="00A8378B">
      <w:pPr>
        <w:pStyle w:val="3"/>
      </w:pPr>
      <w:bookmarkStart w:id="738" w:name="_Toc184326857"/>
      <w:r>
        <w:rPr>
          <w:lang w:val="en-US"/>
        </w:rPr>
        <w:t>2.</w:t>
      </w:r>
      <w:r>
        <w:rPr>
          <w:lang w:val="ru-RU"/>
        </w:rPr>
        <w:t>8</w:t>
      </w:r>
      <w:r>
        <w:rPr>
          <w:lang w:val="en-US"/>
        </w:rPr>
        <w:t xml:space="preserve">.1 Response </w:t>
      </w:r>
      <w:r>
        <w:t>body</w:t>
      </w:r>
      <w:bookmarkEnd w:id="738"/>
    </w:p>
    <w:tbl>
      <w:tblPr>
        <w:tblStyle w:val="ab"/>
        <w:tblW w:w="10283" w:type="dxa"/>
        <w:tblLook w:val="04A0" w:firstRow="1" w:lastRow="0" w:firstColumn="1" w:lastColumn="0" w:noHBand="0" w:noVBand="1"/>
      </w:tblPr>
      <w:tblGrid>
        <w:gridCol w:w="2465"/>
        <w:gridCol w:w="4839"/>
        <w:gridCol w:w="2979"/>
      </w:tblGrid>
      <w:tr w:rsidR="00A8378B" w:rsidRPr="008F4F86" w14:paraId="6C6E5A99" w14:textId="77777777" w:rsidTr="005E1874">
        <w:tc>
          <w:tcPr>
            <w:tcW w:w="2465" w:type="dxa"/>
          </w:tcPr>
          <w:p w14:paraId="4B4E01A3" w14:textId="77777777" w:rsidR="00A8378B" w:rsidRPr="009E5CA4" w:rsidRDefault="00A8378B" w:rsidP="005E1874">
            <w:pPr>
              <w:rPr>
                <w:rFonts w:cs="Arial"/>
                <w:lang w:val="en-US"/>
              </w:rPr>
            </w:pPr>
            <w:r>
              <w:rPr>
                <w:rFonts w:cs="Arial"/>
                <w:lang w:val="en-US"/>
              </w:rPr>
              <w:t>id</w:t>
            </w:r>
          </w:p>
        </w:tc>
        <w:tc>
          <w:tcPr>
            <w:tcW w:w="4839" w:type="dxa"/>
          </w:tcPr>
          <w:p w14:paraId="0AA1A22F" w14:textId="77777777" w:rsidR="00A8378B" w:rsidRPr="00DF451F" w:rsidRDefault="00A8378B" w:rsidP="005E1874">
            <w:pPr>
              <w:rPr>
                <w:rFonts w:cs="Arial"/>
              </w:rPr>
            </w:pPr>
            <w:r>
              <w:rPr>
                <w:rFonts w:cs="Arial"/>
              </w:rPr>
              <w:t>Document ID</w:t>
            </w:r>
          </w:p>
        </w:tc>
        <w:tc>
          <w:tcPr>
            <w:tcW w:w="2979" w:type="dxa"/>
          </w:tcPr>
          <w:p w14:paraId="75D7A1FD" w14:textId="77777777" w:rsidR="00A8378B" w:rsidRDefault="00A8378B" w:rsidP="005E1874">
            <w:pPr>
              <w:rPr>
                <w:rFonts w:cs="Arial"/>
              </w:rPr>
            </w:pPr>
            <w:r>
              <w:rPr>
                <w:rFonts w:cs="Arial"/>
              </w:rPr>
              <w:t xml:space="preserve">String from 1 to </w:t>
            </w:r>
            <w:r>
              <w:rPr>
                <w:rFonts w:cs="Arial"/>
                <w:lang w:val="en-US"/>
              </w:rPr>
              <w:t xml:space="preserve">64 </w:t>
            </w:r>
            <w:r>
              <w:rPr>
                <w:rFonts w:cs="Arial"/>
              </w:rPr>
              <w:t>characters</w:t>
            </w:r>
          </w:p>
        </w:tc>
      </w:tr>
      <w:tr w:rsidR="00A8378B" w:rsidRPr="008F4F86" w14:paraId="576D13A4" w14:textId="77777777" w:rsidTr="005E1874">
        <w:tc>
          <w:tcPr>
            <w:tcW w:w="2465" w:type="dxa"/>
          </w:tcPr>
          <w:p w14:paraId="60968ACE" w14:textId="77777777" w:rsidR="00A8378B" w:rsidRDefault="00A8378B" w:rsidP="005E1874">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0A57D7FB" w14:textId="77777777" w:rsidR="00A8378B" w:rsidRPr="00D71290" w:rsidRDefault="00A8378B" w:rsidP="005E1874">
            <w:pPr>
              <w:rPr>
                <w:rFonts w:cs="Arial"/>
              </w:rPr>
            </w:pPr>
            <w:r>
              <w:rPr>
                <w:rFonts w:cs="Arial"/>
              </w:rPr>
              <w:t>Serial number of the device that punched the check</w:t>
            </w:r>
          </w:p>
        </w:tc>
        <w:tc>
          <w:tcPr>
            <w:tcW w:w="2979" w:type="dxa"/>
          </w:tcPr>
          <w:p w14:paraId="6705752C" w14:textId="77777777" w:rsidR="00A8378B" w:rsidRDefault="00A8378B" w:rsidP="005E1874">
            <w:pPr>
              <w:rPr>
                <w:rFonts w:cs="Arial"/>
              </w:rPr>
            </w:pPr>
            <w:r>
              <w:rPr>
                <w:rFonts w:cs="Arial"/>
              </w:rPr>
              <w:t>String up to 20 characters</w:t>
            </w:r>
          </w:p>
        </w:tc>
      </w:tr>
      <w:tr w:rsidR="00A8378B" w:rsidRPr="008F4F86" w14:paraId="3909ED95" w14:textId="77777777" w:rsidTr="005E1874">
        <w:tc>
          <w:tcPr>
            <w:tcW w:w="2465" w:type="dxa"/>
          </w:tcPr>
          <w:p w14:paraId="0E9761AF" w14:textId="77777777" w:rsidR="00A8378B" w:rsidRPr="00D71290" w:rsidRDefault="00A8378B" w:rsidP="005E1874">
            <w:pPr>
              <w:rPr>
                <w:rFonts w:cs="Arial"/>
              </w:rPr>
            </w:pPr>
            <w:proofErr w:type="spellStart"/>
            <w:r>
              <w:rPr>
                <w:rFonts w:cs="Arial"/>
                <w:lang w:val="en-US"/>
              </w:rPr>
              <w:t>deviceRN</w:t>
            </w:r>
            <w:proofErr w:type="spellEnd"/>
            <w:r>
              <w:rPr>
                <w:rFonts w:cs="Arial"/>
                <w:lang w:val="en-US"/>
              </w:rPr>
              <w:t xml:space="preserve"> </w:t>
            </w:r>
          </w:p>
        </w:tc>
        <w:tc>
          <w:tcPr>
            <w:tcW w:w="4839" w:type="dxa"/>
          </w:tcPr>
          <w:p w14:paraId="608B27A7" w14:textId="77777777" w:rsidR="00A8378B" w:rsidRDefault="00A8378B" w:rsidP="005E1874">
            <w:pPr>
              <w:rPr>
                <w:rFonts w:cs="Arial"/>
              </w:rPr>
            </w:pPr>
            <w:r>
              <w:rPr>
                <w:rFonts w:cs="Arial"/>
              </w:rPr>
              <w:t>Registration number of the device that punched the check</w:t>
            </w:r>
          </w:p>
        </w:tc>
        <w:tc>
          <w:tcPr>
            <w:tcW w:w="2979" w:type="dxa"/>
          </w:tcPr>
          <w:p w14:paraId="557D0A88" w14:textId="77777777" w:rsidR="00A8378B" w:rsidRDefault="00A8378B" w:rsidP="005E1874">
            <w:pPr>
              <w:rPr>
                <w:rFonts w:cs="Arial"/>
              </w:rPr>
            </w:pPr>
            <w:r>
              <w:rPr>
                <w:rFonts w:cs="Arial"/>
              </w:rPr>
              <w:t>String up to 20 characters</w:t>
            </w:r>
          </w:p>
        </w:tc>
      </w:tr>
      <w:tr w:rsidR="00A8378B" w:rsidRPr="008F4F86" w14:paraId="7DBDAE92" w14:textId="77777777" w:rsidTr="005E1874">
        <w:tc>
          <w:tcPr>
            <w:tcW w:w="2465" w:type="dxa"/>
          </w:tcPr>
          <w:p w14:paraId="4CEC2F5D" w14:textId="77777777" w:rsidR="00A8378B" w:rsidRPr="00D71290" w:rsidRDefault="00A8378B" w:rsidP="005E1874">
            <w:pPr>
              <w:rPr>
                <w:rFonts w:cs="Arial"/>
              </w:rPr>
            </w:pPr>
            <w:r>
              <w:rPr>
                <w:rFonts w:cs="Arial"/>
                <w:lang w:val="en-US"/>
              </w:rPr>
              <w:t>fs</w:t>
            </w:r>
            <w:r w:rsidRPr="00D71290">
              <w:rPr>
                <w:rFonts w:cs="Arial"/>
              </w:rPr>
              <w:t>Number</w:t>
            </w:r>
          </w:p>
        </w:tc>
        <w:tc>
          <w:tcPr>
            <w:tcW w:w="4839" w:type="dxa"/>
          </w:tcPr>
          <w:p w14:paraId="1BE1F281" w14:textId="77777777" w:rsidR="00A8378B" w:rsidRDefault="00A8378B" w:rsidP="005E1874">
            <w:pPr>
              <w:rPr>
                <w:rFonts w:cs="Arial"/>
              </w:rPr>
            </w:pPr>
            <w:r>
              <w:rPr>
                <w:rFonts w:cs="Arial"/>
              </w:rPr>
              <w:t>Fiscal accumulator number</w:t>
            </w:r>
          </w:p>
        </w:tc>
        <w:tc>
          <w:tcPr>
            <w:tcW w:w="2979" w:type="dxa"/>
          </w:tcPr>
          <w:p w14:paraId="46211209" w14:textId="77777777" w:rsidR="00A8378B" w:rsidRDefault="00A8378B" w:rsidP="005E1874">
            <w:pPr>
              <w:rPr>
                <w:rFonts w:cs="Arial"/>
              </w:rPr>
            </w:pPr>
            <w:r>
              <w:rPr>
                <w:rFonts w:cs="Arial"/>
              </w:rPr>
              <w:t>String 16 characters</w:t>
            </w:r>
          </w:p>
        </w:tc>
      </w:tr>
      <w:tr w:rsidR="00A8378B" w:rsidRPr="008F4F86" w14:paraId="6AF1A0D7" w14:textId="77777777" w:rsidTr="005E1874">
        <w:tc>
          <w:tcPr>
            <w:tcW w:w="2465" w:type="dxa"/>
          </w:tcPr>
          <w:p w14:paraId="70DF05EE" w14:textId="77777777" w:rsidR="00A8378B" w:rsidRPr="00D71290" w:rsidRDefault="00A8378B" w:rsidP="005E1874">
            <w:pPr>
              <w:rPr>
                <w:rFonts w:cs="Arial"/>
              </w:rPr>
            </w:pPr>
            <w:proofErr w:type="spellStart"/>
            <w:r>
              <w:rPr>
                <w:rFonts w:cs="Arial"/>
                <w:lang w:val="en-US"/>
              </w:rPr>
              <w:t>ofd</w:t>
            </w:r>
            <w:proofErr w:type="spellEnd"/>
            <w:r w:rsidRPr="00D71290">
              <w:rPr>
                <w:rFonts w:cs="Arial"/>
              </w:rPr>
              <w:t>Name</w:t>
            </w:r>
          </w:p>
        </w:tc>
        <w:tc>
          <w:tcPr>
            <w:tcW w:w="4839" w:type="dxa"/>
          </w:tcPr>
          <w:p w14:paraId="36F37512" w14:textId="77777777" w:rsidR="00A8378B" w:rsidRPr="00D71290" w:rsidRDefault="00A8378B" w:rsidP="005E1874">
            <w:pPr>
              <w:rPr>
                <w:rFonts w:cs="Arial"/>
              </w:rPr>
            </w:pPr>
            <w:r>
              <w:rPr>
                <w:rFonts w:cs="Arial"/>
              </w:rPr>
              <w:t>Name of OFD</w:t>
            </w:r>
          </w:p>
        </w:tc>
        <w:tc>
          <w:tcPr>
            <w:tcW w:w="2979" w:type="dxa"/>
          </w:tcPr>
          <w:p w14:paraId="34DF05E3" w14:textId="77777777" w:rsidR="00A8378B" w:rsidRDefault="00A8378B" w:rsidP="005E1874">
            <w:pPr>
              <w:rPr>
                <w:rFonts w:cs="Arial"/>
              </w:rPr>
            </w:pPr>
            <w:r>
              <w:rPr>
                <w:rFonts w:cs="Arial"/>
              </w:rPr>
              <w:t>String up to 256 characters</w:t>
            </w:r>
          </w:p>
        </w:tc>
      </w:tr>
      <w:tr w:rsidR="00A8378B" w:rsidRPr="008F4F86" w14:paraId="7CF0DB0C" w14:textId="77777777" w:rsidTr="005E1874">
        <w:tc>
          <w:tcPr>
            <w:tcW w:w="2465" w:type="dxa"/>
          </w:tcPr>
          <w:p w14:paraId="52B44DF8" w14:textId="77777777" w:rsidR="00A8378B" w:rsidRPr="00D71290" w:rsidRDefault="00A8378B" w:rsidP="005E1874">
            <w:pPr>
              <w:rPr>
                <w:rFonts w:cs="Arial"/>
              </w:rPr>
            </w:pPr>
            <w:proofErr w:type="spellStart"/>
            <w:r>
              <w:rPr>
                <w:rFonts w:cs="Arial"/>
                <w:lang w:val="en-US"/>
              </w:rPr>
              <w:t>odf</w:t>
            </w:r>
            <w:proofErr w:type="spellEnd"/>
            <w:r w:rsidRPr="009E5A50">
              <w:rPr>
                <w:rFonts w:cs="Arial"/>
              </w:rPr>
              <w:t>Website</w:t>
            </w:r>
          </w:p>
        </w:tc>
        <w:tc>
          <w:tcPr>
            <w:tcW w:w="4839" w:type="dxa"/>
          </w:tcPr>
          <w:p w14:paraId="6A1FF24A" w14:textId="77777777" w:rsidR="00A8378B" w:rsidRPr="009E5A50" w:rsidRDefault="00A8378B" w:rsidP="005E1874">
            <w:pPr>
              <w:rPr>
                <w:rFonts w:cs="Arial"/>
              </w:rPr>
            </w:pPr>
            <w:r>
              <w:rPr>
                <w:rFonts w:cs="Arial"/>
                <w:lang w:val="en-US"/>
              </w:rPr>
              <w:t xml:space="preserve">CRF </w:t>
            </w:r>
            <w:r>
              <w:rPr>
                <w:rFonts w:cs="Arial"/>
              </w:rPr>
              <w:t>website</w:t>
            </w:r>
          </w:p>
        </w:tc>
        <w:tc>
          <w:tcPr>
            <w:tcW w:w="2979" w:type="dxa"/>
          </w:tcPr>
          <w:p w14:paraId="669F00DC" w14:textId="77777777" w:rsidR="00A8378B" w:rsidRDefault="00A8378B" w:rsidP="005E1874">
            <w:pPr>
              <w:rPr>
                <w:rFonts w:cs="Arial"/>
              </w:rPr>
            </w:pPr>
            <w:r>
              <w:rPr>
                <w:rFonts w:cs="Arial"/>
              </w:rPr>
              <w:t>Line up to 58 symbols</w:t>
            </w:r>
          </w:p>
        </w:tc>
      </w:tr>
      <w:tr w:rsidR="00A8378B" w:rsidRPr="008F4F86" w14:paraId="79AA2995" w14:textId="77777777" w:rsidTr="005E1874">
        <w:tc>
          <w:tcPr>
            <w:tcW w:w="2465" w:type="dxa"/>
          </w:tcPr>
          <w:p w14:paraId="3F10677A" w14:textId="77777777" w:rsidR="00A8378B" w:rsidRPr="00B72AEC" w:rsidRDefault="00A8378B" w:rsidP="005E1874">
            <w:pPr>
              <w:rPr>
                <w:rFonts w:cs="Arial"/>
                <w:lang w:val="en-US"/>
              </w:rPr>
            </w:pPr>
            <w:proofErr w:type="spellStart"/>
            <w:r>
              <w:rPr>
                <w:rFonts w:cs="Arial"/>
                <w:lang w:val="en-US"/>
              </w:rPr>
              <w:lastRenderedPageBreak/>
              <w:t>odfINN</w:t>
            </w:r>
            <w:proofErr w:type="spellEnd"/>
          </w:p>
        </w:tc>
        <w:tc>
          <w:tcPr>
            <w:tcW w:w="4839" w:type="dxa"/>
          </w:tcPr>
          <w:p w14:paraId="735E8092" w14:textId="77777777" w:rsidR="00A8378B" w:rsidRPr="00B72AEC" w:rsidRDefault="00A8378B" w:rsidP="005E1874">
            <w:pPr>
              <w:rPr>
                <w:rFonts w:cs="Arial"/>
              </w:rPr>
            </w:pPr>
            <w:r>
              <w:rPr>
                <w:rFonts w:cs="Arial"/>
              </w:rPr>
              <w:t>TIN OFD</w:t>
            </w:r>
          </w:p>
        </w:tc>
        <w:tc>
          <w:tcPr>
            <w:tcW w:w="2979" w:type="dxa"/>
          </w:tcPr>
          <w:p w14:paraId="0B77454C" w14:textId="77777777" w:rsidR="00A8378B" w:rsidRDefault="00A8378B" w:rsidP="005E1874">
            <w:pPr>
              <w:rPr>
                <w:rFonts w:cs="Arial"/>
              </w:rPr>
            </w:pPr>
            <w:r>
              <w:rPr>
                <w:rFonts w:cs="Arial"/>
              </w:rPr>
              <w:t>String 12 characters</w:t>
            </w:r>
          </w:p>
        </w:tc>
      </w:tr>
      <w:tr w:rsidR="00A8378B" w:rsidRPr="008F4F86" w14:paraId="693D89F8" w14:textId="77777777" w:rsidTr="005E1874">
        <w:tc>
          <w:tcPr>
            <w:tcW w:w="2465" w:type="dxa"/>
          </w:tcPr>
          <w:p w14:paraId="100A2315" w14:textId="77777777" w:rsidR="00A8378B" w:rsidRDefault="00A8378B" w:rsidP="005E1874">
            <w:pPr>
              <w:rPr>
                <w:rFonts w:cs="Arial"/>
                <w:lang w:val="en-US"/>
              </w:rPr>
            </w:pPr>
            <w:proofErr w:type="spellStart"/>
            <w:r>
              <w:rPr>
                <w:rFonts w:cs="Arial"/>
                <w:lang w:val="en-US"/>
              </w:rPr>
              <w:t>fnsWebsite</w:t>
            </w:r>
            <w:proofErr w:type="spellEnd"/>
          </w:p>
        </w:tc>
        <w:tc>
          <w:tcPr>
            <w:tcW w:w="4839" w:type="dxa"/>
          </w:tcPr>
          <w:p w14:paraId="6FF08A1C" w14:textId="77777777" w:rsidR="00A8378B" w:rsidRPr="00B72AEC" w:rsidRDefault="00A8378B" w:rsidP="005E1874">
            <w:pPr>
              <w:rPr>
                <w:rFonts w:cs="Arial"/>
                <w:lang w:val="en-US"/>
              </w:rPr>
            </w:pPr>
            <w:r>
              <w:rPr>
                <w:rFonts w:cs="Arial"/>
                <w:lang w:val="en-US"/>
              </w:rPr>
              <w:t xml:space="preserve">Website </w:t>
            </w:r>
            <w:r>
              <w:rPr>
                <w:rFonts w:cs="Arial"/>
              </w:rPr>
              <w:t>of the Federal Tax Service</w:t>
            </w:r>
          </w:p>
        </w:tc>
        <w:tc>
          <w:tcPr>
            <w:tcW w:w="2979" w:type="dxa"/>
          </w:tcPr>
          <w:p w14:paraId="79EF37D3" w14:textId="77777777" w:rsidR="00A8378B" w:rsidRDefault="00A8378B" w:rsidP="005E1874">
            <w:pPr>
              <w:rPr>
                <w:rFonts w:cs="Arial"/>
              </w:rPr>
            </w:pPr>
            <w:r>
              <w:rPr>
                <w:rFonts w:cs="Arial"/>
              </w:rPr>
              <w:t>String up to 256 characters</w:t>
            </w:r>
          </w:p>
        </w:tc>
      </w:tr>
      <w:tr w:rsidR="00A8378B" w:rsidRPr="008F4F86" w14:paraId="0B85BD36" w14:textId="77777777" w:rsidTr="005E1874">
        <w:tc>
          <w:tcPr>
            <w:tcW w:w="2465" w:type="dxa"/>
          </w:tcPr>
          <w:p w14:paraId="78E2D3B8" w14:textId="77777777" w:rsidR="00A8378B" w:rsidRPr="00DF451F" w:rsidRDefault="00A8378B" w:rsidP="005E1874">
            <w:pPr>
              <w:rPr>
                <w:rFonts w:cs="Arial"/>
                <w:lang w:val="en-US"/>
              </w:rPr>
            </w:pPr>
            <w:proofErr w:type="spellStart"/>
            <w:r>
              <w:rPr>
                <w:rFonts w:cs="Arial"/>
                <w:lang w:val="en-US"/>
              </w:rPr>
              <w:t>companyINN</w:t>
            </w:r>
            <w:proofErr w:type="spellEnd"/>
          </w:p>
        </w:tc>
        <w:tc>
          <w:tcPr>
            <w:tcW w:w="4839" w:type="dxa"/>
          </w:tcPr>
          <w:p w14:paraId="30E137E0" w14:textId="77777777" w:rsidR="00A8378B" w:rsidRPr="00B2081D" w:rsidRDefault="00A8378B" w:rsidP="005E1874">
            <w:pPr>
              <w:rPr>
                <w:rFonts w:cs="Arial"/>
              </w:rPr>
            </w:pPr>
            <w:r>
              <w:rPr>
                <w:rFonts w:cs="Arial"/>
              </w:rPr>
              <w:t>User TIN</w:t>
            </w:r>
          </w:p>
        </w:tc>
        <w:tc>
          <w:tcPr>
            <w:tcW w:w="2979" w:type="dxa"/>
          </w:tcPr>
          <w:p w14:paraId="4B2953EE" w14:textId="77777777" w:rsidR="00A8378B" w:rsidRDefault="00A8378B" w:rsidP="005E1874">
            <w:pPr>
              <w:rPr>
                <w:rFonts w:cs="Arial"/>
              </w:rPr>
            </w:pPr>
            <w:r>
              <w:rPr>
                <w:rFonts w:cs="Arial"/>
              </w:rPr>
              <w:t>String 12 characters</w:t>
            </w:r>
          </w:p>
        </w:tc>
      </w:tr>
      <w:tr w:rsidR="00A8378B" w:rsidRPr="008F4F86" w14:paraId="48AA34C0" w14:textId="77777777" w:rsidTr="005E1874">
        <w:tc>
          <w:tcPr>
            <w:tcW w:w="2465" w:type="dxa"/>
          </w:tcPr>
          <w:p w14:paraId="24B87BBD" w14:textId="77777777" w:rsidR="00A8378B" w:rsidRPr="009E5A50" w:rsidRDefault="00A8378B" w:rsidP="005E1874">
            <w:pPr>
              <w:rPr>
                <w:rFonts w:cs="Arial"/>
              </w:rPr>
            </w:pPr>
            <w:proofErr w:type="spellStart"/>
            <w:r w:rsidRPr="009E5A50">
              <w:rPr>
                <w:rFonts w:cs="Arial"/>
              </w:rPr>
              <w:t>companyName</w:t>
            </w:r>
            <w:proofErr w:type="spellEnd"/>
          </w:p>
        </w:tc>
        <w:tc>
          <w:tcPr>
            <w:tcW w:w="4839" w:type="dxa"/>
          </w:tcPr>
          <w:p w14:paraId="546FC133" w14:textId="77777777" w:rsidR="00A8378B" w:rsidRPr="009E5A50" w:rsidRDefault="00A8378B" w:rsidP="005E1874">
            <w:pPr>
              <w:rPr>
                <w:rFonts w:cs="Arial"/>
              </w:rPr>
            </w:pPr>
            <w:r>
              <w:rPr>
                <w:rFonts w:cs="Arial"/>
              </w:rPr>
              <w:t>User name</w:t>
            </w:r>
          </w:p>
        </w:tc>
        <w:tc>
          <w:tcPr>
            <w:tcW w:w="2979" w:type="dxa"/>
          </w:tcPr>
          <w:p w14:paraId="5E539C90" w14:textId="77777777" w:rsidR="00A8378B" w:rsidRDefault="00A8378B" w:rsidP="005E1874">
            <w:pPr>
              <w:rPr>
                <w:rFonts w:cs="Arial"/>
              </w:rPr>
            </w:pPr>
            <w:r>
              <w:rPr>
                <w:rFonts w:cs="Arial"/>
              </w:rPr>
              <w:t>String up to 256 characters</w:t>
            </w:r>
          </w:p>
        </w:tc>
      </w:tr>
      <w:tr w:rsidR="00A8378B" w:rsidRPr="008F4F86" w14:paraId="15240189" w14:textId="77777777" w:rsidTr="005E1874">
        <w:tc>
          <w:tcPr>
            <w:tcW w:w="2465" w:type="dxa"/>
          </w:tcPr>
          <w:p w14:paraId="44B68DEE" w14:textId="77777777" w:rsidR="00A8378B" w:rsidRPr="009E5A50" w:rsidRDefault="00A8378B" w:rsidP="005E1874">
            <w:pPr>
              <w:rPr>
                <w:rFonts w:cs="Arial"/>
              </w:rPr>
            </w:pPr>
            <w:proofErr w:type="spellStart"/>
            <w:r>
              <w:rPr>
                <w:rFonts w:cs="Arial"/>
                <w:lang w:val="en-US"/>
              </w:rPr>
              <w:t>DocumentNumber</w:t>
            </w:r>
            <w:proofErr w:type="spellEnd"/>
            <w:r>
              <w:rPr>
                <w:rFonts w:cs="Arial"/>
                <w:lang w:val="en-US"/>
              </w:rPr>
              <w:t xml:space="preserve"> </w:t>
            </w:r>
          </w:p>
        </w:tc>
        <w:tc>
          <w:tcPr>
            <w:tcW w:w="4839" w:type="dxa"/>
          </w:tcPr>
          <w:p w14:paraId="2A6FB7AF" w14:textId="77777777" w:rsidR="00A8378B" w:rsidRDefault="00A8378B" w:rsidP="005E1874">
            <w:pPr>
              <w:rPr>
                <w:rFonts w:cs="Arial"/>
              </w:rPr>
            </w:pPr>
            <w:r w:rsidRPr="00CE2490">
              <w:rPr>
                <w:rFonts w:cs="Arial"/>
              </w:rPr>
              <w:t>FD number</w:t>
            </w:r>
          </w:p>
        </w:tc>
        <w:tc>
          <w:tcPr>
            <w:tcW w:w="2979" w:type="dxa"/>
          </w:tcPr>
          <w:p w14:paraId="1AE66E59" w14:textId="77777777" w:rsidR="00A8378B" w:rsidRDefault="00A8378B" w:rsidP="005E1874">
            <w:pPr>
              <w:rPr>
                <w:rFonts w:cs="Arial"/>
              </w:rPr>
            </w:pPr>
            <w:r>
              <w:rPr>
                <w:rFonts w:cs="Arial"/>
              </w:rPr>
              <w:t>Number</w:t>
            </w:r>
          </w:p>
        </w:tc>
      </w:tr>
      <w:tr w:rsidR="00A8378B" w:rsidRPr="008F4F86" w14:paraId="4077C92E" w14:textId="77777777" w:rsidTr="005E1874">
        <w:tc>
          <w:tcPr>
            <w:tcW w:w="2465" w:type="dxa"/>
          </w:tcPr>
          <w:p w14:paraId="215B96E6" w14:textId="77777777" w:rsidR="00A8378B" w:rsidRPr="009E5A50" w:rsidRDefault="00A8378B" w:rsidP="005E1874">
            <w:pPr>
              <w:rPr>
                <w:rFonts w:cs="Arial"/>
              </w:rPr>
            </w:pPr>
            <w:proofErr w:type="spellStart"/>
            <w:r w:rsidRPr="009E5A50">
              <w:rPr>
                <w:rFonts w:cs="Arial"/>
              </w:rPr>
              <w:t>shiftNumber</w:t>
            </w:r>
            <w:proofErr w:type="spellEnd"/>
          </w:p>
        </w:tc>
        <w:tc>
          <w:tcPr>
            <w:tcW w:w="4839" w:type="dxa"/>
          </w:tcPr>
          <w:p w14:paraId="51B8BCE3" w14:textId="77777777" w:rsidR="00A8378B" w:rsidRDefault="00A8378B" w:rsidP="005E1874">
            <w:pPr>
              <w:rPr>
                <w:rFonts w:cs="Arial"/>
              </w:rPr>
            </w:pPr>
            <w:r>
              <w:rPr>
                <w:rFonts w:cs="Arial"/>
              </w:rPr>
              <w:t>shift number</w:t>
            </w:r>
          </w:p>
        </w:tc>
        <w:tc>
          <w:tcPr>
            <w:tcW w:w="2979" w:type="dxa"/>
          </w:tcPr>
          <w:p w14:paraId="3733274F" w14:textId="77777777" w:rsidR="00A8378B" w:rsidRDefault="00A8378B" w:rsidP="005E1874">
            <w:pPr>
              <w:rPr>
                <w:rFonts w:cs="Arial"/>
              </w:rPr>
            </w:pPr>
            <w:r>
              <w:rPr>
                <w:rFonts w:cs="Arial"/>
              </w:rPr>
              <w:t>Number</w:t>
            </w:r>
          </w:p>
        </w:tc>
      </w:tr>
      <w:tr w:rsidR="00A8378B" w:rsidRPr="008F4F86" w14:paraId="49D4F2F5" w14:textId="77777777" w:rsidTr="005E1874">
        <w:tc>
          <w:tcPr>
            <w:tcW w:w="2465" w:type="dxa"/>
          </w:tcPr>
          <w:p w14:paraId="4E6DCE7D" w14:textId="77777777" w:rsidR="00A8378B" w:rsidRPr="00CE2490" w:rsidRDefault="00A8378B" w:rsidP="005E1874">
            <w:pPr>
              <w:rPr>
                <w:rFonts w:cs="Arial"/>
                <w:lang w:val="en-US"/>
              </w:rPr>
            </w:pPr>
            <w:r>
              <w:rPr>
                <w:rFonts w:cs="Arial"/>
                <w:lang w:val="en-US"/>
              </w:rPr>
              <w:t>d</w:t>
            </w:r>
            <w:proofErr w:type="spellStart"/>
            <w:r>
              <w:rPr>
                <w:rFonts w:cs="Arial"/>
              </w:rPr>
              <w:t>ocument</w:t>
            </w:r>
            <w:r w:rsidRPr="009E5A50">
              <w:rPr>
                <w:rFonts w:cs="Arial"/>
              </w:rPr>
              <w:t>In</w:t>
            </w:r>
            <w:r>
              <w:rPr>
                <w:rFonts w:cs="Arial"/>
                <w:lang w:val="en-US"/>
              </w:rPr>
              <w:t>dex</w:t>
            </w:r>
            <w:proofErr w:type="spellEnd"/>
          </w:p>
        </w:tc>
        <w:tc>
          <w:tcPr>
            <w:tcW w:w="4839" w:type="dxa"/>
          </w:tcPr>
          <w:p w14:paraId="65977703" w14:textId="77777777" w:rsidR="00A8378B" w:rsidRDefault="00A8378B" w:rsidP="005E1874">
            <w:pPr>
              <w:rPr>
                <w:rFonts w:cs="Arial"/>
              </w:rPr>
            </w:pPr>
            <w:r>
              <w:rPr>
                <w:rFonts w:cs="Arial"/>
              </w:rPr>
              <w:t>Check number for shift</w:t>
            </w:r>
          </w:p>
        </w:tc>
        <w:tc>
          <w:tcPr>
            <w:tcW w:w="2979" w:type="dxa"/>
          </w:tcPr>
          <w:p w14:paraId="7EBD939D" w14:textId="77777777" w:rsidR="00A8378B" w:rsidRPr="00CE2490" w:rsidRDefault="00A8378B" w:rsidP="005E1874">
            <w:pPr>
              <w:rPr>
                <w:rFonts w:cs="Arial"/>
              </w:rPr>
            </w:pPr>
            <w:r>
              <w:rPr>
                <w:rFonts w:cs="Arial"/>
              </w:rPr>
              <w:t>Number</w:t>
            </w:r>
          </w:p>
        </w:tc>
      </w:tr>
      <w:tr w:rsidR="00A8378B" w:rsidRPr="008F4F86" w14:paraId="5952FA26" w14:textId="77777777" w:rsidTr="005E1874">
        <w:tc>
          <w:tcPr>
            <w:tcW w:w="2465" w:type="dxa"/>
          </w:tcPr>
          <w:p w14:paraId="097983D7" w14:textId="77777777" w:rsidR="00A8378B" w:rsidRPr="009E5A50" w:rsidRDefault="00A8378B" w:rsidP="005E1874">
            <w:pPr>
              <w:rPr>
                <w:rFonts w:cs="Arial"/>
                <w:lang w:val="en-US"/>
              </w:rPr>
            </w:pPr>
            <w:proofErr w:type="spellStart"/>
            <w:r>
              <w:rPr>
                <w:rFonts w:cs="Arial"/>
                <w:lang w:val="en-US"/>
              </w:rPr>
              <w:t>processedAt</w:t>
            </w:r>
            <w:proofErr w:type="spellEnd"/>
          </w:p>
        </w:tc>
        <w:tc>
          <w:tcPr>
            <w:tcW w:w="4839" w:type="dxa"/>
          </w:tcPr>
          <w:p w14:paraId="15C372A0" w14:textId="77777777" w:rsidR="00A8378B" w:rsidRPr="00E31914" w:rsidRDefault="00A8378B" w:rsidP="005E1874">
            <w:pPr>
              <w:rPr>
                <w:rFonts w:cs="Arial"/>
              </w:rPr>
            </w:pPr>
            <w:r>
              <w:rPr>
                <w:rFonts w:cs="Arial"/>
              </w:rPr>
              <w:t>Time of registration of a fiscal document in the Federal Tax Service</w:t>
            </w:r>
          </w:p>
        </w:tc>
        <w:tc>
          <w:tcPr>
            <w:tcW w:w="2979" w:type="dxa"/>
          </w:tcPr>
          <w:p w14:paraId="06111B5A" w14:textId="77777777" w:rsidR="00A8378B" w:rsidRDefault="00A8378B" w:rsidP="005E1874">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A8378B" w:rsidRPr="008F4F86" w14:paraId="5128F7E5" w14:textId="77777777" w:rsidTr="005E1874">
        <w:tc>
          <w:tcPr>
            <w:tcW w:w="2465" w:type="dxa"/>
          </w:tcPr>
          <w:p w14:paraId="5F537552" w14:textId="77777777" w:rsidR="00A8378B" w:rsidRPr="008F4F86" w:rsidRDefault="00A8378B" w:rsidP="005E1874">
            <w:pPr>
              <w:rPr>
                <w:rFonts w:cs="Arial"/>
                <w:lang w:val="en-US"/>
              </w:rPr>
            </w:pPr>
            <w:r>
              <w:rPr>
                <w:rFonts w:cs="Arial"/>
                <w:lang w:val="en-US"/>
              </w:rPr>
              <w:t>content</w:t>
            </w:r>
          </w:p>
        </w:tc>
        <w:tc>
          <w:tcPr>
            <w:tcW w:w="4839" w:type="dxa"/>
          </w:tcPr>
          <w:p w14:paraId="1FC8ABC0" w14:textId="77777777" w:rsidR="00A8378B" w:rsidRPr="00EB31B9" w:rsidRDefault="00A8378B" w:rsidP="005E1874">
            <w:pPr>
              <w:rPr>
                <w:rFonts w:cs="Arial"/>
              </w:rPr>
            </w:pPr>
            <w:r>
              <w:rPr>
                <w:rFonts w:cs="Arial"/>
              </w:rPr>
              <w:t>Document content</w:t>
            </w:r>
          </w:p>
        </w:tc>
        <w:tc>
          <w:tcPr>
            <w:tcW w:w="2979" w:type="dxa"/>
          </w:tcPr>
          <w:p w14:paraId="707199DF" w14:textId="77777777" w:rsidR="00A8378B" w:rsidRPr="00525F22" w:rsidRDefault="00A8378B" w:rsidP="005E1874">
            <w:pPr>
              <w:rPr>
                <w:rFonts w:cs="Arial"/>
              </w:rPr>
            </w:pPr>
            <w:r>
              <w:rPr>
                <w:rFonts w:cs="Arial"/>
              </w:rPr>
              <w:t xml:space="preserve">Structure p.2. 7.1.1 </w:t>
            </w:r>
          </w:p>
        </w:tc>
      </w:tr>
      <w:tr w:rsidR="00A8378B" w:rsidRPr="008F4F86" w14:paraId="4C863AA4" w14:textId="77777777" w:rsidTr="005E1874">
        <w:tc>
          <w:tcPr>
            <w:tcW w:w="2465" w:type="dxa"/>
          </w:tcPr>
          <w:p w14:paraId="2BBAFE02" w14:textId="77777777" w:rsidR="00A8378B" w:rsidRPr="009E5A50" w:rsidRDefault="00A8378B" w:rsidP="005E1874">
            <w:pPr>
              <w:rPr>
                <w:rFonts w:cs="Arial"/>
              </w:rPr>
            </w:pPr>
            <w:r>
              <w:rPr>
                <w:rFonts w:cs="Arial"/>
                <w:lang w:val="en-US"/>
              </w:rPr>
              <w:t>c</w:t>
            </w:r>
            <w:proofErr w:type="spellStart"/>
            <w:r w:rsidRPr="009E5A50">
              <w:rPr>
                <w:rFonts w:cs="Arial"/>
              </w:rPr>
              <w:t>hange</w:t>
            </w:r>
            <w:proofErr w:type="spellEnd"/>
          </w:p>
        </w:tc>
        <w:tc>
          <w:tcPr>
            <w:tcW w:w="4839" w:type="dxa"/>
          </w:tcPr>
          <w:p w14:paraId="3FAF6932" w14:textId="77777777" w:rsidR="00A8378B" w:rsidRDefault="00A8378B" w:rsidP="005E1874">
            <w:pPr>
              <w:rPr>
                <w:rFonts w:cs="Arial"/>
              </w:rPr>
            </w:pPr>
            <w:r>
              <w:rPr>
                <w:rFonts w:cs="Arial"/>
              </w:rPr>
              <w:t>Change</w:t>
            </w:r>
          </w:p>
        </w:tc>
        <w:tc>
          <w:tcPr>
            <w:tcW w:w="2979" w:type="dxa"/>
          </w:tcPr>
          <w:p w14:paraId="47636E2B" w14:textId="77777777" w:rsidR="00A8378B" w:rsidRDefault="00A8378B" w:rsidP="005E1874">
            <w:pPr>
              <w:rPr>
                <w:rFonts w:cs="Arial"/>
              </w:rPr>
            </w:pPr>
            <w:r>
              <w:rPr>
                <w:rFonts w:cs="Arial"/>
              </w:rPr>
              <w:t>Decimal number up to 2 characters after the dot</w:t>
            </w:r>
          </w:p>
        </w:tc>
      </w:tr>
      <w:tr w:rsidR="00A8378B" w:rsidRPr="008F4F86" w14:paraId="3CD9AB88" w14:textId="77777777" w:rsidTr="005E1874">
        <w:tc>
          <w:tcPr>
            <w:tcW w:w="2465" w:type="dxa"/>
          </w:tcPr>
          <w:p w14:paraId="5484894F" w14:textId="77777777" w:rsidR="00A8378B" w:rsidRPr="00AD41F6" w:rsidRDefault="00A8378B" w:rsidP="005E1874">
            <w:pPr>
              <w:rPr>
                <w:rFonts w:cs="Arial"/>
                <w:lang w:val="en-US"/>
              </w:rPr>
            </w:pPr>
            <w:proofErr w:type="spellStart"/>
            <w:r>
              <w:rPr>
                <w:rFonts w:cs="Arial"/>
                <w:lang w:val="en-US"/>
              </w:rPr>
              <w:t>fp</w:t>
            </w:r>
            <w:proofErr w:type="spellEnd"/>
          </w:p>
        </w:tc>
        <w:tc>
          <w:tcPr>
            <w:tcW w:w="4839" w:type="dxa"/>
          </w:tcPr>
          <w:p w14:paraId="7B946C78" w14:textId="77777777" w:rsidR="00A8378B" w:rsidRDefault="00A8378B" w:rsidP="005E1874">
            <w:pPr>
              <w:rPr>
                <w:rFonts w:cs="Arial"/>
              </w:rPr>
            </w:pPr>
            <w:r w:rsidRPr="00E664C7">
              <w:rPr>
                <w:rFonts w:cs="Arial"/>
              </w:rPr>
              <w:t>fiscal sign</w:t>
            </w:r>
          </w:p>
        </w:tc>
        <w:tc>
          <w:tcPr>
            <w:tcW w:w="2979" w:type="dxa"/>
          </w:tcPr>
          <w:p w14:paraId="08123075" w14:textId="77777777" w:rsidR="00A8378B" w:rsidRPr="008B6C01" w:rsidRDefault="00A8378B" w:rsidP="005E1874">
            <w:pPr>
              <w:rPr>
                <w:rFonts w:cs="Arial"/>
              </w:rPr>
            </w:pPr>
            <w:r>
              <w:rPr>
                <w:rFonts w:cs="Arial"/>
              </w:rPr>
              <w:t xml:space="preserve">String </w:t>
            </w:r>
            <w:r>
              <w:rPr>
                <w:rFonts w:cs="Arial"/>
                <w:lang w:val="en-US"/>
              </w:rPr>
              <w:t xml:space="preserve">10 </w:t>
            </w:r>
            <w:r>
              <w:rPr>
                <w:rFonts w:cs="Arial"/>
              </w:rPr>
              <w:t>characters</w:t>
            </w:r>
          </w:p>
        </w:tc>
      </w:tr>
      <w:tr w:rsidR="00A8378B" w:rsidRPr="008F4F86" w14:paraId="3F56A78D" w14:textId="77777777" w:rsidTr="005E1874">
        <w:tc>
          <w:tcPr>
            <w:tcW w:w="2465" w:type="dxa"/>
          </w:tcPr>
          <w:p w14:paraId="05964EA3" w14:textId="77777777" w:rsidR="00A8378B" w:rsidRPr="009D7C38" w:rsidRDefault="00A8378B" w:rsidP="005E1874">
            <w:pPr>
              <w:rPr>
                <w:rFonts w:cs="Arial"/>
                <w:lang w:val="en-US"/>
              </w:rPr>
            </w:pPr>
            <w:proofErr w:type="spellStart"/>
            <w:r>
              <w:rPr>
                <w:rFonts w:cs="Arial"/>
                <w:lang w:val="en-US"/>
              </w:rPr>
              <w:t>callbackUrl</w:t>
            </w:r>
            <w:proofErr w:type="spellEnd"/>
          </w:p>
        </w:tc>
        <w:tc>
          <w:tcPr>
            <w:tcW w:w="4839" w:type="dxa"/>
          </w:tcPr>
          <w:p w14:paraId="7253689A" w14:textId="77777777" w:rsidR="00A8378B" w:rsidRPr="009D7C38" w:rsidRDefault="00A8378B" w:rsidP="005E1874">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04E0CE4A" w14:textId="77777777" w:rsidR="00A8378B" w:rsidRDefault="00A8378B" w:rsidP="005E1874">
            <w:pPr>
              <w:rPr>
                <w:rFonts w:cs="Arial"/>
              </w:rPr>
            </w:pPr>
            <w:r>
              <w:rPr>
                <w:rFonts w:cs="Arial"/>
              </w:rPr>
              <w:t xml:space="preserve">String from 1 to 1024 characters or </w:t>
            </w:r>
            <w:r>
              <w:rPr>
                <w:rFonts w:cs="Arial"/>
                <w:lang w:val="en-US"/>
              </w:rPr>
              <w:t>null</w:t>
            </w:r>
          </w:p>
        </w:tc>
      </w:tr>
      <w:tr w:rsidR="00A8378B" w:rsidRPr="008F4F86" w14:paraId="0665E11B" w14:textId="77777777" w:rsidTr="005E1874">
        <w:tc>
          <w:tcPr>
            <w:tcW w:w="2465" w:type="dxa"/>
          </w:tcPr>
          <w:p w14:paraId="7A66AEAD" w14:textId="77777777" w:rsidR="00A8378B" w:rsidRDefault="00A8378B" w:rsidP="005E1874">
            <w:pPr>
              <w:rPr>
                <w:rFonts w:cs="Arial"/>
                <w:lang w:val="en-US"/>
              </w:rPr>
            </w:pPr>
            <w:r>
              <w:rPr>
                <w:rFonts w:cs="Arial"/>
                <w:lang w:val="en-US"/>
              </w:rPr>
              <w:t>meta</w:t>
            </w:r>
          </w:p>
        </w:tc>
        <w:tc>
          <w:tcPr>
            <w:tcW w:w="4839" w:type="dxa"/>
          </w:tcPr>
          <w:p w14:paraId="5048169C" w14:textId="77777777" w:rsidR="00A8378B" w:rsidRDefault="00A8378B" w:rsidP="005E1874">
            <w:pPr>
              <w:rPr>
                <w:rFonts w:cs="Arial"/>
                <w:lang w:val="en-US"/>
              </w:rPr>
            </w:pPr>
            <w:r>
              <w:rPr>
                <w:rFonts w:cs="Arial"/>
              </w:rPr>
              <w:t>Request metadata</w:t>
            </w:r>
          </w:p>
        </w:tc>
        <w:tc>
          <w:tcPr>
            <w:tcW w:w="2979" w:type="dxa"/>
          </w:tcPr>
          <w:p w14:paraId="789850EF" w14:textId="77777777" w:rsidR="00A8378B" w:rsidRDefault="00A8378B" w:rsidP="005E1874">
            <w:pPr>
              <w:rPr>
                <w:rFonts w:cs="Arial"/>
              </w:rPr>
            </w:pPr>
            <w:r>
              <w:rPr>
                <w:rFonts w:cs="Arial"/>
              </w:rPr>
              <w:t xml:space="preserve">String from 1 to 128 characters or </w:t>
            </w:r>
            <w:r>
              <w:rPr>
                <w:rFonts w:cs="Arial"/>
                <w:lang w:val="en-US"/>
              </w:rPr>
              <w:t>null</w:t>
            </w:r>
          </w:p>
        </w:tc>
      </w:tr>
    </w:tbl>
    <w:p w14:paraId="29443A0C" w14:textId="77777777" w:rsidR="004F2C8C" w:rsidRDefault="004F2C8C" w:rsidP="004F2C8C">
      <w:pPr>
        <w:rPr>
          <w:rFonts w:cs="Arial"/>
        </w:rPr>
      </w:pPr>
    </w:p>
    <w:p w14:paraId="39739CA0" w14:textId="77777777" w:rsidR="004F2C8C" w:rsidRPr="00E15B84" w:rsidRDefault="004F2C8C" w:rsidP="004F2C8C">
      <w:pPr>
        <w:rPr>
          <w:lang w:val="en-US"/>
        </w:rPr>
      </w:pPr>
      <w:r w:rsidRPr="00817738">
        <w:t>Example</w:t>
      </w:r>
      <w:r w:rsidRPr="00E15B84">
        <w:rPr>
          <w:lang w:val="en-US"/>
        </w:rPr>
        <w:t xml:space="preserve"> </w:t>
      </w:r>
      <w:proofErr w:type="gramStart"/>
      <w:r>
        <w:t xml:space="preserve">response </w:t>
      </w:r>
      <w:r w:rsidRPr="00E15B84">
        <w:rPr>
          <w:lang w:val="en-US"/>
        </w:rPr>
        <w:t>:</w:t>
      </w:r>
      <w:proofErr w:type="gramEnd"/>
    </w:p>
    <w:p w14:paraId="234C7DCB" w14:textId="77777777" w:rsidR="004F2C8C" w:rsidRPr="00E15B84" w:rsidRDefault="004F2C8C" w:rsidP="004F2C8C">
      <w:pPr>
        <w:rPr>
          <w:rFonts w:cs="Arial"/>
          <w:lang w:val="en-US"/>
        </w:rPr>
      </w:pPr>
    </w:p>
    <w:p w14:paraId="48829C27"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p>
    <w:p w14:paraId="55AD61FA"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id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77949D8B"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deviceSN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1B6CC2A7"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deviceRN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36743C89"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fsNumber</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p w14:paraId="244332A1"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ofdName</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40FA22AE"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ofdWebsite</w:t>
      </w:r>
      <w:proofErr w:type="spellEnd"/>
      <w:proofErr w:type="gram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57113F08"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4BABFD3B"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201EACC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"123456789012" </w:t>
      </w:r>
      <w:r w:rsidRPr="00FB1F20">
        <w:rPr>
          <w:rFonts w:ascii="Consolas" w:hAnsi="Consolas" w:cs="Consolas"/>
          <w:color w:val="DFDFBF"/>
          <w:sz w:val="18"/>
          <w:szCs w:val="18"/>
          <w:lang w:val="en-US"/>
        </w:rPr>
        <w:t>,</w:t>
      </w:r>
    </w:p>
    <w:p w14:paraId="53D7412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CJSC</w:t>
      </w:r>
      <w:r w:rsidRPr="00FB1F20">
        <w:rPr>
          <w:rFonts w:ascii="Consolas" w:hAnsi="Consolas" w:cs="Consolas"/>
          <w:color w:val="DFAF8F"/>
          <w:sz w:val="18"/>
          <w:szCs w:val="18"/>
          <w:lang w:val="en-US"/>
        </w:rPr>
        <w:t> </w:t>
      </w:r>
      <w:r>
        <w:rPr>
          <w:rFonts w:ascii="Consolas" w:hAnsi="Consolas" w:cs="Consolas"/>
          <w:color w:val="DFAF8F"/>
          <w:sz w:val="18"/>
          <w:szCs w:val="18"/>
        </w:rPr>
        <w:t>TRADE</w:t>
      </w:r>
      <w:r w:rsidRPr="00FB1F20">
        <w:rPr>
          <w:rFonts w:ascii="Consolas" w:hAnsi="Consolas" w:cs="Consolas"/>
          <w:color w:val="DFAF8F"/>
          <w:sz w:val="18"/>
          <w:szCs w:val="18"/>
          <w:lang w:val="en-US"/>
        </w:rPr>
        <w:t> </w:t>
      </w:r>
      <w:r>
        <w:rPr>
          <w:rFonts w:ascii="Consolas" w:hAnsi="Consolas" w:cs="Consolas"/>
          <w:color w:val="DFAF8F"/>
          <w:sz w:val="18"/>
          <w:szCs w:val="18"/>
        </w:rPr>
        <w:t xml:space="preserve">OBJECT </w:t>
      </w:r>
      <w:r w:rsidRPr="00FB1F20">
        <w:rPr>
          <w:rFonts w:ascii="Consolas" w:hAnsi="Consolas" w:cs="Consolas"/>
          <w:color w:val="DFAF8F"/>
          <w:sz w:val="18"/>
          <w:szCs w:val="18"/>
          <w:lang w:val="en-US"/>
        </w:rPr>
        <w:t xml:space="preserve">№1" </w:t>
      </w:r>
      <w:r w:rsidRPr="00FB1F20">
        <w:rPr>
          <w:rFonts w:ascii="Consolas" w:hAnsi="Consolas" w:cs="Consolas"/>
          <w:color w:val="DFDFBF"/>
          <w:sz w:val="18"/>
          <w:szCs w:val="18"/>
          <w:lang w:val="en-US"/>
        </w:rPr>
        <w:t>,</w:t>
      </w:r>
    </w:p>
    <w:p w14:paraId="03EB86D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117 </w:t>
      </w:r>
      <w:r w:rsidRPr="00FB1F20">
        <w:rPr>
          <w:rFonts w:ascii="Consolas" w:hAnsi="Consolas" w:cs="Consolas"/>
          <w:color w:val="DFDFBF"/>
          <w:sz w:val="18"/>
          <w:szCs w:val="18"/>
          <w:lang w:val="en-US"/>
        </w:rPr>
        <w:t>,</w:t>
      </w:r>
    </w:p>
    <w:p w14:paraId="7DA0510C"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 xml:space="preserve"> </w:t>
      </w:r>
      <w:proofErr w:type="gramStart"/>
      <w:r w:rsidRPr="00DC16FF">
        <w:rPr>
          <w:rFonts w:ascii="Consolas" w:hAnsi="Consolas" w:cs="Consolas"/>
          <w:color w:val="8ACCCF"/>
          <w:sz w:val="18"/>
          <w:szCs w:val="18"/>
          <w:lang w:val="en-US"/>
        </w:rPr>
        <w:t xml:space="preserve">" </w:t>
      </w:r>
      <w:r w:rsidRPr="00DC16FF">
        <w:rPr>
          <w:rFonts w:ascii="Consolas" w:hAnsi="Consolas" w:cs="Consolas"/>
          <w:color w:val="DFDFBF"/>
          <w:sz w:val="18"/>
          <w:szCs w:val="18"/>
          <w:lang w:val="en-US"/>
        </w:rPr>
        <w:t>:</w:t>
      </w:r>
      <w:proofErr w:type="gramEnd"/>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20 </w:t>
      </w:r>
      <w:r w:rsidRPr="00DC16FF">
        <w:rPr>
          <w:rFonts w:ascii="Consolas" w:hAnsi="Consolas" w:cs="Consolas"/>
          <w:color w:val="DFDFBF"/>
          <w:sz w:val="18"/>
          <w:szCs w:val="18"/>
          <w:lang w:val="en-US"/>
        </w:rPr>
        <w:t>,</w:t>
      </w:r>
    </w:p>
    <w:p w14:paraId="0A5237FE"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 xml:space="preserve"> </w:t>
      </w:r>
      <w:proofErr w:type="gramStart"/>
      <w:r w:rsidRPr="00DC16FF">
        <w:rPr>
          <w:rFonts w:ascii="Consolas" w:hAnsi="Consolas" w:cs="Consolas"/>
          <w:color w:val="8ACCCF"/>
          <w:sz w:val="18"/>
          <w:szCs w:val="18"/>
          <w:lang w:val="en-US"/>
        </w:rPr>
        <w:t xml:space="preserve">" </w:t>
      </w:r>
      <w:r w:rsidRPr="00DC16FF">
        <w:rPr>
          <w:rFonts w:ascii="Consolas" w:hAnsi="Consolas" w:cs="Consolas"/>
          <w:color w:val="DFDFBF"/>
          <w:sz w:val="18"/>
          <w:szCs w:val="18"/>
          <w:lang w:val="en-US"/>
        </w:rPr>
        <w:t>:</w:t>
      </w:r>
      <w:proofErr w:type="gramEnd"/>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5 </w:t>
      </w:r>
      <w:r w:rsidRPr="00DC16FF">
        <w:rPr>
          <w:rFonts w:ascii="Consolas" w:hAnsi="Consolas" w:cs="Consolas"/>
          <w:color w:val="DFDFBF"/>
          <w:sz w:val="18"/>
          <w:szCs w:val="18"/>
          <w:lang w:val="en-US"/>
        </w:rPr>
        <w:t>,</w:t>
      </w:r>
    </w:p>
    <w:p w14:paraId="0F3ABDDA"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"2017-02-14T14:16:00" </w:t>
      </w:r>
      <w:r w:rsidRPr="00FB1F20">
        <w:rPr>
          <w:rFonts w:ascii="Consolas" w:hAnsi="Consolas" w:cs="Consolas"/>
          <w:color w:val="DFDFBF"/>
          <w:sz w:val="18"/>
          <w:szCs w:val="18"/>
          <w:lang w:val="en-US"/>
        </w:rPr>
        <w:t>,</w:t>
      </w:r>
    </w:p>
    <w:p w14:paraId="5B921EF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content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0FBB1AF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180532E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positions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1A7F3106"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C8869E1"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r w:rsidRPr="00FB1F20">
        <w:rPr>
          <w:rFonts w:ascii="Consolas" w:hAnsi="Consolas" w:cs="Consolas"/>
          <w:color w:val="8ACCCF"/>
          <w:sz w:val="18"/>
          <w:szCs w:val="18"/>
          <w:lang w:val="en-US"/>
        </w:rPr>
        <w:t xml:space="preserve">" quantity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1.000 </w:t>
      </w:r>
      <w:r w:rsidRPr="00FB1F20">
        <w:rPr>
          <w:rFonts w:ascii="Consolas" w:hAnsi="Consolas" w:cs="Consolas"/>
          <w:color w:val="DFDFBF"/>
          <w:sz w:val="18"/>
          <w:szCs w:val="18"/>
          <w:lang w:val="en-US"/>
        </w:rPr>
        <w:t>,</w:t>
      </w:r>
    </w:p>
    <w:p w14:paraId="3852A72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123.45 </w:t>
      </w:r>
      <w:r w:rsidRPr="00FB1F20">
        <w:rPr>
          <w:rFonts w:ascii="Consolas" w:hAnsi="Consolas" w:cs="Consolas"/>
          <w:color w:val="DFDFBF"/>
          <w:sz w:val="18"/>
          <w:szCs w:val="18"/>
          <w:lang w:val="en-US"/>
        </w:rPr>
        <w:t>,</w:t>
      </w:r>
    </w:p>
    <w:p w14:paraId="55E2F81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6 </w:t>
      </w:r>
      <w:r w:rsidRPr="00FB1F20">
        <w:rPr>
          <w:rFonts w:ascii="Consolas" w:hAnsi="Consolas" w:cs="Consolas"/>
          <w:color w:val="DFDFBF"/>
          <w:sz w:val="18"/>
          <w:szCs w:val="18"/>
          <w:lang w:val="en-US"/>
        </w:rPr>
        <w:t>,</w:t>
      </w:r>
    </w:p>
    <w:p w14:paraId="7F53F59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Bulka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5301E2B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0A639BAB" w14:textId="36946DBB"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p>
    <w:p w14:paraId="2A57950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7CFD50A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D0C4DC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quantity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2.000 </w:t>
      </w:r>
      <w:r w:rsidRPr="00FB1F20">
        <w:rPr>
          <w:rFonts w:ascii="Consolas" w:hAnsi="Consolas" w:cs="Consolas"/>
          <w:color w:val="DFDFBF"/>
          <w:sz w:val="18"/>
          <w:szCs w:val="18"/>
          <w:lang w:val="en-US"/>
        </w:rPr>
        <w:t>,</w:t>
      </w:r>
    </w:p>
    <w:p w14:paraId="7C113BE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4.45 </w:t>
      </w:r>
      <w:r w:rsidRPr="00FB1F20">
        <w:rPr>
          <w:rFonts w:ascii="Consolas" w:hAnsi="Consolas" w:cs="Consolas"/>
          <w:color w:val="DFDFBF"/>
          <w:sz w:val="18"/>
          <w:szCs w:val="18"/>
          <w:lang w:val="en-US"/>
        </w:rPr>
        <w:t>,</w:t>
      </w:r>
    </w:p>
    <w:p w14:paraId="3C3356D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18968A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62551CF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3 </w:t>
      </w:r>
      <w:r w:rsidRPr="00FB1F20">
        <w:rPr>
          <w:rFonts w:ascii="Consolas" w:hAnsi="Consolas" w:cs="Consolas"/>
          <w:color w:val="DFDFBF"/>
          <w:sz w:val="18"/>
          <w:szCs w:val="18"/>
          <w:lang w:val="en-US"/>
        </w:rPr>
        <w:t>,</w:t>
      </w:r>
    </w:p>
    <w:p w14:paraId="76454BA7" w14:textId="77427699"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13 </w:t>
      </w:r>
    </w:p>
    <w:p w14:paraId="5B7445A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6A0AE13"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D42CE4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76F0E05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payments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11DB8C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EAF9F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228FCA9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123.45</w:t>
      </w:r>
    </w:p>
    <w:p w14:paraId="015AB2EF"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F8F2C4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2A2752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 </w:t>
      </w:r>
      <w:r w:rsidRPr="00FB1F20">
        <w:rPr>
          <w:rFonts w:ascii="Consolas" w:hAnsi="Consolas" w:cs="Consolas"/>
          <w:color w:val="DFDFBF"/>
          <w:sz w:val="18"/>
          <w:szCs w:val="18"/>
          <w:lang w:val="en-US"/>
        </w:rPr>
        <w:t>,</w:t>
      </w:r>
    </w:p>
    <w:p w14:paraId="2D74A0C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8.90000</w:t>
      </w:r>
    </w:p>
    <w:p w14:paraId="6E4911C7"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43BF4D2"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0B2BDF5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 xml:space="preserve"> </w:t>
      </w:r>
      <w:proofErr w:type="gramStart"/>
      <w:r w:rsidRPr="00BD0C97">
        <w:rPr>
          <w:rFonts w:ascii="Consolas" w:hAnsi="Consolas" w:cs="Consolas"/>
          <w:color w:val="8ACCCF"/>
          <w:sz w:val="18"/>
          <w:szCs w:val="18"/>
          <w:lang w:val="en-US"/>
        </w:rPr>
        <w:t xml:space="preserve">" </w:t>
      </w:r>
      <w:r w:rsidRPr="00BD0C97">
        <w:rPr>
          <w:rFonts w:ascii="Consolas" w:hAnsi="Consolas" w:cs="Consolas"/>
          <w:color w:val="DFDFBF"/>
          <w:sz w:val="18"/>
          <w:szCs w:val="18"/>
          <w:lang w:val="en-US"/>
        </w:rPr>
        <w:t>:</w:t>
      </w:r>
      <w:proofErr w:type="gramEnd"/>
      <w:r w:rsidRPr="00BD0C97">
        <w:rPr>
          <w:rFonts w:ascii="Consolas" w:hAnsi="Consolas" w:cs="Consolas"/>
          <w:color w:val="DFDFBF"/>
          <w:sz w:val="18"/>
          <w:szCs w:val="18"/>
          <w:lang w:val="en-US"/>
        </w:rPr>
        <w:t xml:space="preserve"> </w:t>
      </w:r>
      <w:r w:rsidRPr="00BD0C97">
        <w:rPr>
          <w:rFonts w:ascii="Consolas" w:hAnsi="Consolas" w:cs="Consolas"/>
          <w:color w:val="6E96BE"/>
          <w:sz w:val="18"/>
          <w:szCs w:val="18"/>
          <w:lang w:val="en-US"/>
        </w:rPr>
        <w:t>1</w:t>
      </w:r>
    </w:p>
    <w:p w14:paraId="2D2448F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64106B05"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 xml:space="preserve"> </w:t>
      </w:r>
      <w:proofErr w:type="gramStart"/>
      <w:r w:rsidRPr="00BD0C97">
        <w:rPr>
          <w:rFonts w:ascii="Consolas" w:hAnsi="Consolas" w:cs="Consolas"/>
          <w:color w:val="8ACCCF"/>
          <w:sz w:val="18"/>
          <w:szCs w:val="18"/>
          <w:lang w:val="en-US"/>
        </w:rPr>
        <w:t xml:space="preserve">" </w:t>
      </w:r>
      <w:r w:rsidRPr="00BD0C97">
        <w:rPr>
          <w:rFonts w:ascii="Consolas" w:hAnsi="Consolas" w:cs="Consolas"/>
          <w:color w:val="DFDFBF"/>
          <w:sz w:val="18"/>
          <w:szCs w:val="18"/>
          <w:lang w:val="en-US"/>
        </w:rPr>
        <w:t>:</w:t>
      </w:r>
      <w:proofErr w:type="gramEnd"/>
      <w:r w:rsidRPr="00BD0C97">
        <w:rPr>
          <w:rFonts w:ascii="Consolas" w:hAnsi="Consolas" w:cs="Consolas"/>
          <w:color w:val="DFDFBF"/>
          <w:sz w:val="18"/>
          <w:szCs w:val="18"/>
          <w:lang w:val="en-US"/>
        </w:rPr>
        <w:t xml:space="preserve"> </w:t>
      </w:r>
      <w:r w:rsidRPr="00BD0C97">
        <w:rPr>
          <w:rFonts w:ascii="Consolas" w:hAnsi="Consolas" w:cs="Consolas"/>
          <w:color w:val="DFAF8F"/>
          <w:sz w:val="18"/>
          <w:szCs w:val="18"/>
          <w:lang w:val="en-US"/>
        </w:rPr>
        <w:t>"+79123456789"</w:t>
      </w:r>
    </w:p>
    <w:p w14:paraId="64E6949A"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7CDFC676"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 xml:space="preserve">" </w:t>
      </w:r>
      <w:r w:rsidRPr="00BD0C97">
        <w:rPr>
          <w:rFonts w:ascii="Consolas" w:hAnsi="Consolas" w:cs="Consolas"/>
          <w:color w:val="8ACCCF"/>
          <w:sz w:val="18"/>
          <w:szCs w:val="18"/>
          <w:lang w:val="en-US"/>
        </w:rPr>
        <w:t xml:space="preserve">change </w:t>
      </w:r>
      <w:proofErr w:type="gramStart"/>
      <w:r w:rsidRPr="00683A12">
        <w:rPr>
          <w:rFonts w:ascii="Consolas" w:hAnsi="Consolas" w:cs="Consolas"/>
          <w:color w:val="8ACCCF"/>
          <w:sz w:val="18"/>
          <w:szCs w:val="18"/>
          <w:lang w:val="en-US"/>
        </w:rPr>
        <w:t xml:space="preserve">" </w:t>
      </w:r>
      <w:r w:rsidRPr="00683A12">
        <w:rPr>
          <w:rFonts w:ascii="Consolas" w:hAnsi="Consolas" w:cs="Consolas"/>
          <w:color w:val="DFDFBF"/>
          <w:sz w:val="18"/>
          <w:szCs w:val="18"/>
          <w:lang w:val="en-US"/>
        </w:rPr>
        <w:t>:</w:t>
      </w:r>
      <w:proofErr w:type="gramEnd"/>
      <w:r w:rsidRPr="00683A12">
        <w:rPr>
          <w:rFonts w:ascii="Consolas" w:hAnsi="Consolas" w:cs="Consolas"/>
          <w:color w:val="DFDFBF"/>
          <w:sz w:val="18"/>
          <w:szCs w:val="18"/>
          <w:lang w:val="en-US"/>
        </w:rPr>
        <w:t xml:space="preserve"> </w:t>
      </w:r>
      <w:r w:rsidRPr="00683A12">
        <w:rPr>
          <w:rFonts w:ascii="Consolas" w:hAnsi="Consolas" w:cs="Consolas"/>
          <w:color w:val="6E96BE"/>
          <w:sz w:val="18"/>
          <w:szCs w:val="18"/>
          <w:lang w:val="en-US"/>
        </w:rPr>
        <w:t xml:space="preserve">974.01 </w:t>
      </w:r>
      <w:r w:rsidRPr="00683A12">
        <w:rPr>
          <w:rFonts w:ascii="Consolas" w:hAnsi="Consolas" w:cs="Consolas"/>
          <w:color w:val="DFDFBF"/>
          <w:sz w:val="18"/>
          <w:szCs w:val="18"/>
          <w:lang w:val="en-US"/>
        </w:rPr>
        <w:t>,</w:t>
      </w:r>
    </w:p>
    <w:p w14:paraId="2FCD9A00" w14:textId="77777777" w:rsidR="004F2C8C" w:rsidRPr="00D3414D" w:rsidRDefault="004F2C8C" w:rsidP="004F2C8C">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D3414D">
        <w:rPr>
          <w:rFonts w:ascii="Consolas" w:hAnsi="Consolas" w:cs="Consolas"/>
          <w:color w:val="8ACCCF"/>
          <w:sz w:val="18"/>
          <w:szCs w:val="18"/>
        </w:rPr>
        <w:t xml:space="preserve">" </w:t>
      </w:r>
      <w:proofErr w:type="spellStart"/>
      <w:r w:rsidRPr="00BD0C97">
        <w:rPr>
          <w:rFonts w:ascii="Consolas" w:hAnsi="Consolas" w:cs="Consolas"/>
          <w:color w:val="8ACCCF"/>
          <w:sz w:val="18"/>
          <w:szCs w:val="18"/>
          <w:lang w:val="en-US"/>
        </w:rPr>
        <w:t>fp</w:t>
      </w:r>
      <w:proofErr w:type="spellEnd"/>
      <w:r w:rsidRPr="00BD0C97">
        <w:rPr>
          <w:rFonts w:ascii="Consolas" w:hAnsi="Consolas" w:cs="Consolas"/>
          <w:color w:val="8ACCCF"/>
          <w:sz w:val="18"/>
          <w:szCs w:val="18"/>
          <w:lang w:val="en-US"/>
        </w:rPr>
        <w:t xml:space="preserve"> </w:t>
      </w:r>
      <w:proofErr w:type="gramStart"/>
      <w:r w:rsidRPr="00D3414D">
        <w:rPr>
          <w:rFonts w:ascii="Consolas" w:hAnsi="Consolas" w:cs="Consolas"/>
          <w:color w:val="8ACCCF"/>
          <w:sz w:val="18"/>
          <w:szCs w:val="18"/>
        </w:rPr>
        <w:t xml:space="preserve">" </w:t>
      </w:r>
      <w:r w:rsidRPr="00D3414D">
        <w:rPr>
          <w:rFonts w:ascii="Consolas" w:hAnsi="Consolas" w:cs="Consolas"/>
          <w:color w:val="DFDFBF"/>
          <w:sz w:val="18"/>
          <w:szCs w:val="18"/>
        </w:rPr>
        <w:t>:</w:t>
      </w:r>
      <w:proofErr w:type="gramEnd"/>
      <w:r w:rsidRPr="00BD0C97">
        <w:rPr>
          <w:rFonts w:ascii="Consolas" w:hAnsi="Consolas" w:cs="Consolas"/>
          <w:color w:val="DFDFBF"/>
          <w:sz w:val="18"/>
          <w:szCs w:val="18"/>
          <w:lang w:val="en-US"/>
        </w:rPr>
        <w:t> </w:t>
      </w:r>
      <w:r w:rsidRPr="00D3414D">
        <w:rPr>
          <w:rFonts w:ascii="Consolas" w:hAnsi="Consolas" w:cs="Consolas"/>
          <w:color w:val="DFAF8F"/>
          <w:sz w:val="18"/>
          <w:szCs w:val="18"/>
        </w:rPr>
        <w:t>"2364009522"</w:t>
      </w:r>
    </w:p>
    <w:p w14:paraId="7D99B2A9" w14:textId="77777777" w:rsidR="004F2C8C" w:rsidRPr="00D3414D" w:rsidRDefault="004F2C8C" w:rsidP="004F2C8C">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11C5FC56" w14:textId="774354CE" w:rsidR="00F5370D" w:rsidRPr="00D3414D" w:rsidRDefault="00F5370D" w:rsidP="00044DF6">
      <w:r w:rsidRPr="00D3414D">
        <w:br w:type="page"/>
      </w:r>
    </w:p>
    <w:p w14:paraId="7E3F436C" w14:textId="43AB9A59" w:rsidR="00D31347" w:rsidRPr="00D31347" w:rsidRDefault="00D31347" w:rsidP="00D31347">
      <w:pPr>
        <w:pStyle w:val="2"/>
      </w:pPr>
      <w:bookmarkStart w:id="739" w:name="_Toc184326858"/>
      <w:r w:rsidRPr="00391032">
        <w:lastRenderedPageBreak/>
        <w:t xml:space="preserve">2.9 </w:t>
      </w:r>
      <w:r>
        <w:t>Checking the marking code</w:t>
      </w:r>
      <w:bookmarkEnd w:id="739"/>
    </w:p>
    <w:p w14:paraId="5C0A84A3" w14:textId="77777777" w:rsidR="00D31347" w:rsidRPr="00D31347" w:rsidRDefault="00D31347" w:rsidP="00D31347">
      <w:pPr>
        <w:rPr>
          <w:rFonts w:ascii="Consolas" w:hAnsi="Consolas" w:cs="Consolas"/>
          <w:color w:val="000000"/>
          <w:sz w:val="19"/>
          <w:szCs w:val="19"/>
        </w:rPr>
      </w:pPr>
    </w:p>
    <w:p w14:paraId="1A8F4B8A" w14:textId="477FA58D" w:rsidR="00D31347" w:rsidRPr="001B370A" w:rsidRDefault="00D31347" w:rsidP="00D31347">
      <w:pPr>
        <w:rPr>
          <w:rFonts w:cs="Arial"/>
          <w:b/>
        </w:rPr>
      </w:pPr>
      <w:r>
        <w:rPr>
          <w:rFonts w:cs="Arial"/>
        </w:rPr>
        <w:t xml:space="preserve">Request: </w:t>
      </w:r>
      <w:r w:rsidRPr="00DF451F">
        <w:rPr>
          <w:rFonts w:cs="Arial"/>
          <w:b/>
          <w:lang w:val="en-US"/>
        </w:rPr>
        <w:t>POST</w:t>
      </w:r>
      <w:r w:rsidRPr="001B370A">
        <w:rPr>
          <w:rFonts w:cs="Arial"/>
        </w:rPr>
        <w:t xml:space="preserve"> </w:t>
      </w:r>
      <w:r w:rsidRPr="001B370A">
        <w:rPr>
          <w:rFonts w:cs="Arial"/>
          <w:b/>
        </w:rPr>
        <w:t xml:space="preserve">/ </w:t>
      </w:r>
      <w:r w:rsidRPr="004D311A">
        <w:rPr>
          <w:rFonts w:cs="Arial"/>
          <w:b/>
          <w:lang w:val="en-US"/>
        </w:rPr>
        <w:t xml:space="preserve">api </w:t>
      </w:r>
      <w:r w:rsidRPr="001B370A">
        <w:rPr>
          <w:rFonts w:cs="Arial"/>
          <w:b/>
        </w:rPr>
        <w:t xml:space="preserve">/ </w:t>
      </w:r>
      <w:r w:rsidR="0086758F">
        <w:rPr>
          <w:rFonts w:cs="Arial"/>
          <w:b/>
          <w:lang w:val="en-US"/>
        </w:rPr>
        <w:t xml:space="preserve">v2 </w:t>
      </w:r>
      <w:r w:rsidRPr="001B370A">
        <w:rPr>
          <w:rFonts w:cs="Arial"/>
          <w:b/>
        </w:rPr>
        <w:t xml:space="preserve">/ </w:t>
      </w:r>
      <w:proofErr w:type="spellStart"/>
      <w:r w:rsidRPr="004D311A">
        <w:rPr>
          <w:rFonts w:cs="Arial"/>
          <w:b/>
          <w:lang w:val="en-US"/>
        </w:rPr>
        <w:t>itemcode</w:t>
      </w:r>
      <w:proofErr w:type="spellEnd"/>
      <w:r w:rsidRPr="004D311A">
        <w:rPr>
          <w:rFonts w:cs="Arial"/>
          <w:b/>
          <w:lang w:val="en-US"/>
        </w:rPr>
        <w:t xml:space="preserve"> </w:t>
      </w:r>
      <w:r w:rsidRPr="001B370A">
        <w:rPr>
          <w:rFonts w:cs="Arial"/>
          <w:b/>
        </w:rPr>
        <w:t>/</w:t>
      </w:r>
    </w:p>
    <w:p w14:paraId="0651BD4F" w14:textId="77777777" w:rsidR="00D31347" w:rsidRPr="001B370A" w:rsidRDefault="00D31347" w:rsidP="00D31347">
      <w:pPr>
        <w:rPr>
          <w:rFonts w:cs="Arial"/>
        </w:rPr>
      </w:pPr>
    </w:p>
    <w:p w14:paraId="08D840D1" w14:textId="1D16AF65" w:rsidR="00D31347" w:rsidRDefault="00A8378B" w:rsidP="00D31347">
      <w:pPr>
        <w:pStyle w:val="3"/>
        <w:rPr>
          <w:rFonts w:ascii="Verdana" w:hAnsi="Verdana" w:cs="Arial"/>
        </w:rPr>
      </w:pPr>
      <w:bookmarkStart w:id="740" w:name="_Toc184326859"/>
      <w:r>
        <w:t>2.9</w:t>
      </w:r>
      <w:r w:rsidR="00D31347">
        <w:t>.1 Request body</w:t>
      </w:r>
      <w:bookmarkEnd w:id="740"/>
    </w:p>
    <w:tbl>
      <w:tblPr>
        <w:tblStyle w:val="ab"/>
        <w:tblW w:w="12945" w:type="dxa"/>
        <w:tblLook w:val="04A0" w:firstRow="1" w:lastRow="0" w:firstColumn="1" w:lastColumn="0" w:noHBand="0" w:noVBand="1"/>
      </w:tblPr>
      <w:tblGrid>
        <w:gridCol w:w="1813"/>
        <w:gridCol w:w="5808"/>
        <w:gridCol w:w="2662"/>
        <w:gridCol w:w="2662"/>
      </w:tblGrid>
      <w:tr w:rsidR="00A2661E" w:rsidRPr="008F4F86" w14:paraId="3FE92E77" w14:textId="3E3CCBA0" w:rsidTr="00A2661E">
        <w:tc>
          <w:tcPr>
            <w:tcW w:w="1813" w:type="dxa"/>
          </w:tcPr>
          <w:p w14:paraId="6B3B3F7B" w14:textId="77777777" w:rsidR="00A2661E" w:rsidRPr="009E5CA4" w:rsidRDefault="00A2661E" w:rsidP="0084541F">
            <w:pPr>
              <w:rPr>
                <w:rFonts w:cs="Arial"/>
                <w:lang w:val="en-US"/>
              </w:rPr>
            </w:pPr>
            <w:r>
              <w:rPr>
                <w:rFonts w:cs="Arial"/>
                <w:lang w:val="en-US"/>
              </w:rPr>
              <w:t>id</w:t>
            </w:r>
          </w:p>
        </w:tc>
        <w:tc>
          <w:tcPr>
            <w:tcW w:w="5808" w:type="dxa"/>
          </w:tcPr>
          <w:p w14:paraId="5AFF3C4E" w14:textId="77777777" w:rsidR="00A2661E" w:rsidRPr="00DF451F" w:rsidRDefault="00A2661E" w:rsidP="0084541F">
            <w:pPr>
              <w:rPr>
                <w:rFonts w:cs="Arial"/>
              </w:rPr>
            </w:pPr>
            <w:r>
              <w:rPr>
                <w:rFonts w:cs="Arial"/>
              </w:rPr>
              <w:t>Document ID</w:t>
            </w:r>
          </w:p>
        </w:tc>
        <w:tc>
          <w:tcPr>
            <w:tcW w:w="2662" w:type="dxa"/>
          </w:tcPr>
          <w:p w14:paraId="0CB96876" w14:textId="6EBAF2B5" w:rsidR="00A2661E" w:rsidRDefault="00A2661E" w:rsidP="00A2661E">
            <w:pPr>
              <w:rPr>
                <w:rFonts w:cs="Arial"/>
              </w:rPr>
            </w:pPr>
            <w:r>
              <w:rPr>
                <w:rFonts w:cs="Arial"/>
              </w:rPr>
              <w:t>String from 1 to 64 characters.</w:t>
            </w:r>
          </w:p>
        </w:tc>
        <w:tc>
          <w:tcPr>
            <w:tcW w:w="2662" w:type="dxa"/>
          </w:tcPr>
          <w:p w14:paraId="3D5C82DB" w14:textId="7FB124D0" w:rsidR="00A2661E" w:rsidRDefault="00A2661E" w:rsidP="0084541F">
            <w:pPr>
              <w:rPr>
                <w:rFonts w:cs="Arial"/>
              </w:rPr>
            </w:pPr>
            <w:r>
              <w:rPr>
                <w:rFonts w:cs="Arial"/>
              </w:rPr>
              <w:t>The parameter is required.</w:t>
            </w:r>
          </w:p>
        </w:tc>
      </w:tr>
      <w:tr w:rsidR="00A2661E" w:rsidRPr="008F4F86" w14:paraId="41478DD6" w14:textId="2114DB36" w:rsidTr="00A2661E">
        <w:tc>
          <w:tcPr>
            <w:tcW w:w="1813" w:type="dxa"/>
          </w:tcPr>
          <w:p w14:paraId="6FA85C86" w14:textId="77777777" w:rsidR="00A2661E" w:rsidRPr="0000532B" w:rsidRDefault="00A2661E" w:rsidP="0084541F">
            <w:pPr>
              <w:rPr>
                <w:rFonts w:cs="Arial"/>
              </w:rPr>
            </w:pPr>
            <w:r>
              <w:rPr>
                <w:rFonts w:cs="Arial"/>
                <w:lang w:val="en-US"/>
              </w:rPr>
              <w:t>inn</w:t>
            </w:r>
          </w:p>
        </w:tc>
        <w:tc>
          <w:tcPr>
            <w:tcW w:w="5808" w:type="dxa"/>
          </w:tcPr>
          <w:p w14:paraId="28F283F5" w14:textId="0E3EEA48" w:rsidR="00A2661E" w:rsidRPr="00B2081D" w:rsidRDefault="00A2661E" w:rsidP="0084541F">
            <w:pPr>
              <w:rPr>
                <w:rFonts w:cs="Arial"/>
              </w:rPr>
            </w:pPr>
            <w:r>
              <w:rPr>
                <w:rFonts w:cs="Arial"/>
              </w:rPr>
              <w:t>TIN of the organization for which the request is sent</w:t>
            </w:r>
          </w:p>
        </w:tc>
        <w:tc>
          <w:tcPr>
            <w:tcW w:w="2662" w:type="dxa"/>
          </w:tcPr>
          <w:p w14:paraId="7ABD0A78" w14:textId="57A4F795" w:rsidR="00A2661E" w:rsidRDefault="00A2661E" w:rsidP="00A2661E">
            <w:pPr>
              <w:rPr>
                <w:rFonts w:cs="Arial"/>
              </w:rPr>
            </w:pPr>
            <w:r>
              <w:rPr>
                <w:rFonts w:cs="Arial"/>
              </w:rPr>
              <w:t>A string of 10 or 12 characters.</w:t>
            </w:r>
          </w:p>
        </w:tc>
        <w:tc>
          <w:tcPr>
            <w:tcW w:w="2662" w:type="dxa"/>
          </w:tcPr>
          <w:p w14:paraId="382A5D51" w14:textId="49DE44C9" w:rsidR="00A2661E" w:rsidRDefault="00A2661E" w:rsidP="0084541F">
            <w:pPr>
              <w:rPr>
                <w:rFonts w:cs="Arial"/>
              </w:rPr>
            </w:pPr>
            <w:r>
              <w:rPr>
                <w:rFonts w:cs="Arial"/>
              </w:rPr>
              <w:t>The parameter is required.</w:t>
            </w:r>
          </w:p>
        </w:tc>
      </w:tr>
      <w:tr w:rsidR="00A2661E" w:rsidRPr="008F4F86" w14:paraId="7E9464DE" w14:textId="4C4AB6D4" w:rsidTr="00A2661E">
        <w:tc>
          <w:tcPr>
            <w:tcW w:w="1813" w:type="dxa"/>
          </w:tcPr>
          <w:p w14:paraId="7119287A" w14:textId="77777777" w:rsidR="00A2661E" w:rsidRPr="0000532B" w:rsidRDefault="00A2661E" w:rsidP="0084541F">
            <w:pPr>
              <w:rPr>
                <w:rFonts w:cs="Arial"/>
              </w:rPr>
            </w:pPr>
            <w:r>
              <w:rPr>
                <w:rFonts w:cs="Arial"/>
                <w:lang w:val="en-US"/>
              </w:rPr>
              <w:t>group</w:t>
            </w:r>
          </w:p>
        </w:tc>
        <w:tc>
          <w:tcPr>
            <w:tcW w:w="5808" w:type="dxa"/>
          </w:tcPr>
          <w:p w14:paraId="6D32B313" w14:textId="4D0CAB0F" w:rsidR="00A2661E" w:rsidRPr="00E7677A" w:rsidRDefault="00A2661E" w:rsidP="0084541F">
            <w:pPr>
              <w:rPr>
                <w:rFonts w:cs="Arial"/>
              </w:rPr>
            </w:pPr>
            <w:r>
              <w:rPr>
                <w:rFonts w:cs="Arial"/>
              </w:rPr>
              <w:t>Group of devices that will process the request</w:t>
            </w:r>
          </w:p>
        </w:tc>
        <w:tc>
          <w:tcPr>
            <w:tcW w:w="2662" w:type="dxa"/>
          </w:tcPr>
          <w:p w14:paraId="4D0CC953" w14:textId="77777777" w:rsidR="00A2661E" w:rsidRPr="00E41E42" w:rsidRDefault="00A2661E" w:rsidP="0084541F">
            <w:pPr>
              <w:rPr>
                <w:rFonts w:cs="Arial"/>
              </w:rPr>
            </w:pPr>
            <w:r>
              <w:rPr>
                <w:rFonts w:cs="Arial"/>
              </w:rPr>
              <w:t xml:space="preserve">String from 1 to 32 characters or </w:t>
            </w:r>
            <w:r>
              <w:rPr>
                <w:rFonts w:cs="Arial"/>
                <w:lang w:val="en-US"/>
              </w:rPr>
              <w:t>null</w:t>
            </w:r>
          </w:p>
        </w:tc>
        <w:tc>
          <w:tcPr>
            <w:tcW w:w="2662" w:type="dxa"/>
          </w:tcPr>
          <w:p w14:paraId="6954CB04" w14:textId="6F01AB5C" w:rsidR="00A2661E" w:rsidRDefault="00A2661E" w:rsidP="0084541F">
            <w:pPr>
              <w:rPr>
                <w:rFonts w:cs="Arial"/>
              </w:rPr>
            </w:pPr>
            <w:r>
              <w:rPr>
                <w:rFonts w:cs="Arial"/>
              </w:rPr>
              <w:t>The parameter is required.</w:t>
            </w:r>
          </w:p>
        </w:tc>
      </w:tr>
      <w:tr w:rsidR="00A2661E" w:rsidRPr="008F4F86" w14:paraId="3DF37998" w14:textId="74FD36C9" w:rsidTr="00A2661E">
        <w:tc>
          <w:tcPr>
            <w:tcW w:w="1813" w:type="dxa"/>
          </w:tcPr>
          <w:p w14:paraId="1DEE922F" w14:textId="77777777" w:rsidR="00A2661E" w:rsidRPr="008F4F86" w:rsidRDefault="00A2661E" w:rsidP="0084541F">
            <w:pPr>
              <w:rPr>
                <w:rFonts w:cs="Arial"/>
                <w:lang w:val="en-US"/>
              </w:rPr>
            </w:pPr>
            <w:r>
              <w:rPr>
                <w:rFonts w:cs="Arial"/>
                <w:lang w:val="en-US"/>
              </w:rPr>
              <w:t>content</w:t>
            </w:r>
          </w:p>
        </w:tc>
        <w:tc>
          <w:tcPr>
            <w:tcW w:w="5808" w:type="dxa"/>
          </w:tcPr>
          <w:p w14:paraId="646AE086" w14:textId="77777777" w:rsidR="00A2661E" w:rsidRPr="00EB31B9" w:rsidRDefault="00A2661E" w:rsidP="0084541F">
            <w:pPr>
              <w:rPr>
                <w:rFonts w:cs="Arial"/>
              </w:rPr>
            </w:pPr>
            <w:r>
              <w:rPr>
                <w:rFonts w:cs="Arial"/>
              </w:rPr>
              <w:t>Document content</w:t>
            </w:r>
          </w:p>
        </w:tc>
        <w:tc>
          <w:tcPr>
            <w:tcW w:w="2662" w:type="dxa"/>
          </w:tcPr>
          <w:p w14:paraId="73347182" w14:textId="4BCCB95A" w:rsidR="00A2661E" w:rsidRPr="00525F22" w:rsidRDefault="00A2661E" w:rsidP="0084541F">
            <w:pPr>
              <w:rPr>
                <w:rFonts w:cs="Arial"/>
              </w:rPr>
            </w:pPr>
            <w:r>
              <w:rPr>
                <w:rFonts w:cs="Arial"/>
              </w:rPr>
              <w:t xml:space="preserve">Structure p.2. 9.1.1 </w:t>
            </w:r>
          </w:p>
        </w:tc>
        <w:tc>
          <w:tcPr>
            <w:tcW w:w="2662" w:type="dxa"/>
          </w:tcPr>
          <w:p w14:paraId="312BB129" w14:textId="77777777" w:rsidR="00A2661E" w:rsidRDefault="00A2661E" w:rsidP="0084541F">
            <w:pPr>
              <w:rPr>
                <w:rFonts w:cs="Arial"/>
              </w:rPr>
            </w:pPr>
          </w:p>
        </w:tc>
      </w:tr>
      <w:tr w:rsidR="00A2661E" w:rsidRPr="008F4F86" w14:paraId="27B0AFB9" w14:textId="74383A59" w:rsidTr="00A2661E">
        <w:tc>
          <w:tcPr>
            <w:tcW w:w="1813" w:type="dxa"/>
          </w:tcPr>
          <w:p w14:paraId="408C8F51" w14:textId="77777777" w:rsidR="00A2661E" w:rsidRDefault="00A2661E" w:rsidP="0084541F">
            <w:pPr>
              <w:rPr>
                <w:rFonts w:cs="Arial"/>
                <w:lang w:val="en-US"/>
              </w:rPr>
            </w:pPr>
            <w:r>
              <w:rPr>
                <w:rFonts w:cs="Arial"/>
                <w:lang w:val="en-US"/>
              </w:rPr>
              <w:t>key</w:t>
            </w:r>
          </w:p>
        </w:tc>
        <w:tc>
          <w:tcPr>
            <w:tcW w:w="5808" w:type="dxa"/>
          </w:tcPr>
          <w:p w14:paraId="6B62DAC2" w14:textId="77777777" w:rsidR="00A2661E" w:rsidRPr="00BB096F" w:rsidRDefault="00A2661E" w:rsidP="0084541F">
            <w:pPr>
              <w:rPr>
                <w:rFonts w:cs="Arial"/>
              </w:rPr>
            </w:pPr>
            <w:r>
              <w:rPr>
                <w:rFonts w:cs="Arial"/>
              </w:rPr>
              <w:t>The name of the key to be used to verify the signature. For clients, their TIN is used, for partners and paying agents, the code with a mask is 301 ****, for vending 401 ****.</w:t>
            </w:r>
          </w:p>
        </w:tc>
        <w:tc>
          <w:tcPr>
            <w:tcW w:w="2662" w:type="dxa"/>
          </w:tcPr>
          <w:p w14:paraId="4A6F377E" w14:textId="61676BF1" w:rsidR="00A2661E" w:rsidRPr="00115D23" w:rsidRDefault="00A2661E" w:rsidP="00A2661E">
            <w:pPr>
              <w:rPr>
                <w:rFonts w:cs="Arial"/>
              </w:rPr>
            </w:pPr>
            <w:r>
              <w:rPr>
                <w:rFonts w:cs="Arial"/>
              </w:rPr>
              <w:t>String from 1 to 32 characters.</w:t>
            </w:r>
          </w:p>
        </w:tc>
        <w:tc>
          <w:tcPr>
            <w:tcW w:w="2662" w:type="dxa"/>
          </w:tcPr>
          <w:p w14:paraId="2C235AF9" w14:textId="2E17C82F" w:rsidR="00A2661E" w:rsidRDefault="00A2661E" w:rsidP="0084541F">
            <w:pPr>
              <w:rPr>
                <w:rFonts w:cs="Arial"/>
              </w:rPr>
            </w:pPr>
            <w:r>
              <w:rPr>
                <w:rFonts w:cs="Arial"/>
              </w:rPr>
              <w:t>The parameter is required.</w:t>
            </w:r>
          </w:p>
        </w:tc>
      </w:tr>
      <w:tr w:rsidR="00A2661E" w:rsidRPr="008F4F86" w14:paraId="196529EE" w14:textId="6365D8FF" w:rsidTr="00A2661E">
        <w:tc>
          <w:tcPr>
            <w:tcW w:w="1813" w:type="dxa"/>
          </w:tcPr>
          <w:p w14:paraId="4052029B" w14:textId="77777777" w:rsidR="00A2661E" w:rsidRPr="009D7C38" w:rsidRDefault="00A2661E" w:rsidP="0084541F">
            <w:pPr>
              <w:rPr>
                <w:rFonts w:cs="Arial"/>
                <w:lang w:val="en-US"/>
              </w:rPr>
            </w:pPr>
            <w:proofErr w:type="spellStart"/>
            <w:r>
              <w:rPr>
                <w:rFonts w:cs="Arial"/>
                <w:lang w:val="en-US"/>
              </w:rPr>
              <w:t>callbackUrl</w:t>
            </w:r>
            <w:proofErr w:type="spellEnd"/>
          </w:p>
        </w:tc>
        <w:tc>
          <w:tcPr>
            <w:tcW w:w="5808" w:type="dxa"/>
          </w:tcPr>
          <w:p w14:paraId="253AC934" w14:textId="4744AF1C" w:rsidR="00A2661E" w:rsidRPr="009D7C38" w:rsidRDefault="00A2661E" w:rsidP="0084541F">
            <w:pPr>
              <w:rPr>
                <w:rFonts w:cs="Arial"/>
              </w:rPr>
            </w:pPr>
            <w:r>
              <w:rPr>
                <w:rFonts w:cs="Arial"/>
                <w:lang w:val="en-US"/>
              </w:rPr>
              <w:t xml:space="preserve">URL </w:t>
            </w:r>
            <w:r w:rsidRPr="009D7C38">
              <w:rPr>
                <w:rFonts w:cs="Arial"/>
              </w:rPr>
              <w:t xml:space="preserve">for sending the results of </w:t>
            </w:r>
            <w:r>
              <w:rPr>
                <w:rFonts w:cs="Arial"/>
                <w:lang w:val="en-US"/>
              </w:rPr>
              <w:t xml:space="preserve">POST validation processing by </w:t>
            </w:r>
            <w:r w:rsidRPr="009D7C38">
              <w:rPr>
                <w:rFonts w:cs="Arial"/>
              </w:rPr>
              <w:t>request</w:t>
            </w:r>
          </w:p>
        </w:tc>
        <w:tc>
          <w:tcPr>
            <w:tcW w:w="2662" w:type="dxa"/>
          </w:tcPr>
          <w:p w14:paraId="5B45A203" w14:textId="7B6051DD" w:rsidR="00A2661E" w:rsidRPr="00136331" w:rsidRDefault="00A2661E" w:rsidP="00A2661E">
            <w:pPr>
              <w:rPr>
                <w:rFonts w:cs="Arial"/>
              </w:rPr>
            </w:pPr>
            <w:r>
              <w:rPr>
                <w:rFonts w:cs="Arial"/>
              </w:rPr>
              <w:t xml:space="preserve">String from 1 to 1024 characters, or </w:t>
            </w:r>
            <w:proofErr w:type="gramStart"/>
            <w:r>
              <w:rPr>
                <w:rFonts w:cs="Arial"/>
                <w:lang w:val="en-US"/>
              </w:rPr>
              <w:t xml:space="preserve">null </w:t>
            </w:r>
            <w:r>
              <w:rPr>
                <w:rFonts w:cs="Arial"/>
              </w:rPr>
              <w:t>.</w:t>
            </w:r>
            <w:proofErr w:type="gramEnd"/>
            <w:r>
              <w:rPr>
                <w:rFonts w:cs="Arial"/>
              </w:rPr>
              <w:br/>
            </w:r>
          </w:p>
        </w:tc>
        <w:tc>
          <w:tcPr>
            <w:tcW w:w="2662" w:type="dxa"/>
          </w:tcPr>
          <w:p w14:paraId="5542A6F8" w14:textId="5F4BB079" w:rsidR="00A2661E" w:rsidRDefault="00A2661E" w:rsidP="0084541F">
            <w:pPr>
              <w:rPr>
                <w:rFonts w:cs="Arial"/>
              </w:rPr>
            </w:pPr>
            <w:r>
              <w:rPr>
                <w:rFonts w:cs="Arial"/>
              </w:rPr>
              <w:t>Optional field.</w:t>
            </w:r>
          </w:p>
        </w:tc>
      </w:tr>
      <w:tr w:rsidR="00F12065" w:rsidRPr="008F4F86" w14:paraId="75F6EE9D" w14:textId="77777777" w:rsidTr="00A2661E">
        <w:tc>
          <w:tcPr>
            <w:tcW w:w="1813" w:type="dxa"/>
          </w:tcPr>
          <w:p w14:paraId="2888221B" w14:textId="7619FC66" w:rsidR="00F12065" w:rsidRDefault="00F12065" w:rsidP="00F12065">
            <w:pPr>
              <w:rPr>
                <w:rFonts w:cs="Arial"/>
                <w:lang w:val="en-US"/>
              </w:rPr>
            </w:pPr>
            <w:proofErr w:type="spellStart"/>
            <w:r w:rsidRPr="00F12065">
              <w:rPr>
                <w:rFonts w:cs="Arial"/>
                <w:lang w:val="en-US"/>
              </w:rPr>
              <w:t>callbackApiKey</w:t>
            </w:r>
            <w:proofErr w:type="spellEnd"/>
          </w:p>
        </w:tc>
        <w:tc>
          <w:tcPr>
            <w:tcW w:w="5808" w:type="dxa"/>
          </w:tcPr>
          <w:p w14:paraId="099123DA" w14:textId="5DF4BEA1" w:rsidR="00F12065" w:rsidRDefault="00F12065" w:rsidP="00F12065">
            <w:pPr>
              <w:rPr>
                <w:rFonts w:cs="Arial"/>
                <w:lang w:val="en-US"/>
              </w:rPr>
            </w:pPr>
            <w:r w:rsidRPr="00F12065">
              <w:rPr>
                <w:rFonts w:cs="Arial"/>
                <w:lang w:val="en-US"/>
              </w:rPr>
              <w:t>API key for calling the callback</w:t>
            </w:r>
          </w:p>
        </w:tc>
        <w:tc>
          <w:tcPr>
            <w:tcW w:w="2662" w:type="dxa"/>
          </w:tcPr>
          <w:p w14:paraId="201924F5" w14:textId="1141FDC8" w:rsidR="00F12065" w:rsidRDefault="00F12065" w:rsidP="00F12065">
            <w:pPr>
              <w:rPr>
                <w:rFonts w:cs="Arial"/>
              </w:rPr>
            </w:pPr>
            <w:r w:rsidRPr="00F12065">
              <w:rPr>
                <w:rFonts w:cs="Arial"/>
              </w:rPr>
              <w:t>String from 1 to 3072 characters or null</w:t>
            </w:r>
          </w:p>
        </w:tc>
        <w:tc>
          <w:tcPr>
            <w:tcW w:w="2662" w:type="dxa"/>
          </w:tcPr>
          <w:p w14:paraId="7FAB9EC5" w14:textId="2BB1AC96" w:rsidR="00F12065" w:rsidRDefault="00F12065" w:rsidP="00F12065">
            <w:pPr>
              <w:rPr>
                <w:rFonts w:cs="Arial"/>
              </w:rPr>
            </w:pPr>
            <w:r w:rsidRPr="00F12065">
              <w:rPr>
                <w:rFonts w:cs="Arial"/>
              </w:rPr>
              <w:t>The parameter is optional</w:t>
            </w:r>
          </w:p>
        </w:tc>
      </w:tr>
      <w:tr w:rsidR="00A2661E" w:rsidRPr="008F4F86" w14:paraId="3C747FC3" w14:textId="790C6D5A" w:rsidTr="00A2661E">
        <w:tc>
          <w:tcPr>
            <w:tcW w:w="1813" w:type="dxa"/>
          </w:tcPr>
          <w:p w14:paraId="590644F5" w14:textId="77777777" w:rsidR="00A2661E" w:rsidRDefault="00A2661E" w:rsidP="0084541F">
            <w:pPr>
              <w:rPr>
                <w:rFonts w:cs="Arial"/>
                <w:lang w:val="en-US"/>
              </w:rPr>
            </w:pPr>
            <w:r>
              <w:rPr>
                <w:rFonts w:cs="Arial"/>
                <w:lang w:val="en-US"/>
              </w:rPr>
              <w:t>meta</w:t>
            </w:r>
          </w:p>
        </w:tc>
        <w:tc>
          <w:tcPr>
            <w:tcW w:w="5808" w:type="dxa"/>
          </w:tcPr>
          <w:p w14:paraId="60905F5E" w14:textId="77777777" w:rsidR="00A2661E" w:rsidRDefault="00A2661E" w:rsidP="0084541F">
            <w:pPr>
              <w:rPr>
                <w:rFonts w:cs="Arial"/>
                <w:lang w:val="en-US"/>
              </w:rPr>
            </w:pPr>
            <w:r>
              <w:rPr>
                <w:rFonts w:cs="Arial"/>
              </w:rPr>
              <w:t>Request metadata</w:t>
            </w:r>
          </w:p>
        </w:tc>
        <w:tc>
          <w:tcPr>
            <w:tcW w:w="2662" w:type="dxa"/>
          </w:tcPr>
          <w:p w14:paraId="1DA7765D" w14:textId="39318246" w:rsidR="00A2661E" w:rsidRPr="00136331" w:rsidRDefault="00A2661E" w:rsidP="00A2661E">
            <w:pPr>
              <w:rPr>
                <w:rFonts w:cs="Arial"/>
              </w:rPr>
            </w:pPr>
            <w:r>
              <w:rPr>
                <w:rFonts w:cs="Arial"/>
              </w:rPr>
              <w:t xml:space="preserve">String from 1 to 128 characters, or </w:t>
            </w:r>
            <w:proofErr w:type="gramStart"/>
            <w:r>
              <w:rPr>
                <w:rFonts w:cs="Arial"/>
                <w:lang w:val="en-US"/>
              </w:rPr>
              <w:t xml:space="preserve">null </w:t>
            </w:r>
            <w:r>
              <w:rPr>
                <w:rFonts w:cs="Arial"/>
              </w:rPr>
              <w:t>.</w:t>
            </w:r>
            <w:proofErr w:type="gramEnd"/>
            <w:r>
              <w:rPr>
                <w:rFonts w:cs="Arial"/>
              </w:rPr>
              <w:br/>
            </w:r>
          </w:p>
        </w:tc>
        <w:tc>
          <w:tcPr>
            <w:tcW w:w="2662" w:type="dxa"/>
          </w:tcPr>
          <w:p w14:paraId="6CCC2029" w14:textId="155BBCA2" w:rsidR="00A2661E" w:rsidRDefault="00A2661E" w:rsidP="0084541F">
            <w:pPr>
              <w:rPr>
                <w:rFonts w:cs="Arial"/>
              </w:rPr>
            </w:pPr>
            <w:r>
              <w:rPr>
                <w:rFonts w:cs="Arial"/>
              </w:rPr>
              <w:t>Optional field.</w:t>
            </w:r>
          </w:p>
        </w:tc>
      </w:tr>
    </w:tbl>
    <w:p w14:paraId="5C563B99" w14:textId="77777777" w:rsidR="00D31347" w:rsidRDefault="00D31347" w:rsidP="00D31347"/>
    <w:p w14:paraId="73393BAA" w14:textId="294EDE0B" w:rsidR="00D31347" w:rsidRPr="00C16811" w:rsidRDefault="00D31347" w:rsidP="00D31347">
      <w:pPr>
        <w:pStyle w:val="4"/>
      </w:pPr>
      <w:bookmarkStart w:id="741" w:name="_Toc184326860"/>
      <w:r>
        <w:rPr>
          <w:rFonts w:cs="Arial"/>
        </w:rPr>
        <w:t xml:space="preserve">2.9.1.1 Document </w:t>
      </w:r>
      <w:r>
        <w:t>content</w:t>
      </w:r>
      <w:bookmarkEnd w:id="741"/>
      <w:r>
        <w:t xml:space="preserve"> </w:t>
      </w:r>
    </w:p>
    <w:tbl>
      <w:tblPr>
        <w:tblStyle w:val="ab"/>
        <w:tblW w:w="13461" w:type="dxa"/>
        <w:tblLook w:val="04A0" w:firstRow="1" w:lastRow="0" w:firstColumn="1" w:lastColumn="0" w:noHBand="0" w:noVBand="1"/>
      </w:tblPr>
      <w:tblGrid>
        <w:gridCol w:w="3967"/>
        <w:gridCol w:w="2974"/>
        <w:gridCol w:w="3260"/>
        <w:gridCol w:w="3260"/>
      </w:tblGrid>
      <w:tr w:rsidR="00A2661E" w:rsidRPr="008F4F86" w14:paraId="2A6CF492" w14:textId="757DBE3B" w:rsidTr="00A2661E">
        <w:tc>
          <w:tcPr>
            <w:tcW w:w="3967" w:type="dxa"/>
          </w:tcPr>
          <w:p w14:paraId="75B2D5DA" w14:textId="77777777" w:rsidR="00A2661E" w:rsidRPr="00627F02" w:rsidRDefault="00A2661E" w:rsidP="0084541F">
            <w:pPr>
              <w:jc w:val="center"/>
              <w:rPr>
                <w:rFonts w:cs="Arial"/>
                <w:b/>
                <w:bCs/>
              </w:rPr>
            </w:pPr>
            <w:r w:rsidRPr="00627F02">
              <w:rPr>
                <w:rFonts w:cs="Arial"/>
                <w:b/>
                <w:bCs/>
              </w:rPr>
              <w:t>Attribute</w:t>
            </w:r>
          </w:p>
        </w:tc>
        <w:tc>
          <w:tcPr>
            <w:tcW w:w="2974" w:type="dxa"/>
          </w:tcPr>
          <w:p w14:paraId="68C2F804" w14:textId="77777777" w:rsidR="00A2661E" w:rsidRPr="00627F02" w:rsidRDefault="00A2661E" w:rsidP="0084541F">
            <w:pPr>
              <w:jc w:val="center"/>
              <w:rPr>
                <w:rFonts w:cs="Arial"/>
                <w:b/>
                <w:bCs/>
              </w:rPr>
            </w:pPr>
            <w:r w:rsidRPr="00627F02">
              <w:rPr>
                <w:rFonts w:cs="Arial"/>
                <w:b/>
                <w:bCs/>
              </w:rPr>
              <w:t>Description</w:t>
            </w:r>
          </w:p>
        </w:tc>
        <w:tc>
          <w:tcPr>
            <w:tcW w:w="3260" w:type="dxa"/>
          </w:tcPr>
          <w:p w14:paraId="1AB199FB" w14:textId="77777777" w:rsidR="00A2661E" w:rsidRPr="00627F02" w:rsidRDefault="00A2661E" w:rsidP="0084541F">
            <w:pPr>
              <w:jc w:val="center"/>
              <w:rPr>
                <w:rFonts w:cs="Arial"/>
                <w:b/>
                <w:bCs/>
              </w:rPr>
            </w:pPr>
            <w:r w:rsidRPr="00627F02">
              <w:rPr>
                <w:rFonts w:cs="Arial"/>
                <w:b/>
                <w:bCs/>
              </w:rPr>
              <w:t>A comment</w:t>
            </w:r>
          </w:p>
        </w:tc>
        <w:tc>
          <w:tcPr>
            <w:tcW w:w="3260" w:type="dxa"/>
          </w:tcPr>
          <w:p w14:paraId="73F7E487" w14:textId="485F7AFB" w:rsidR="00A2661E" w:rsidRPr="00627F02" w:rsidRDefault="00A2661E" w:rsidP="0084541F">
            <w:pPr>
              <w:jc w:val="center"/>
              <w:rPr>
                <w:rFonts w:cs="Arial"/>
                <w:b/>
                <w:bCs/>
              </w:rPr>
            </w:pPr>
            <w:r>
              <w:rPr>
                <w:rFonts w:cs="Arial"/>
                <w:b/>
                <w:bCs/>
              </w:rPr>
              <w:t>obligatory</w:t>
            </w:r>
          </w:p>
        </w:tc>
      </w:tr>
      <w:tr w:rsidR="00A2661E" w:rsidRPr="008F4F86" w14:paraId="24B0FECA" w14:textId="0806FC11" w:rsidTr="00A2661E">
        <w:tc>
          <w:tcPr>
            <w:tcW w:w="3967" w:type="dxa"/>
          </w:tcPr>
          <w:p w14:paraId="44F89AF0" w14:textId="608452E6" w:rsidR="00A2661E" w:rsidRPr="003F544B" w:rsidRDefault="00A2661E" w:rsidP="003F544B">
            <w:pPr>
              <w:rPr>
                <w:rFonts w:cs="Arial"/>
              </w:rPr>
            </w:pPr>
            <w:r>
              <w:rPr>
                <w:lang w:val="en-US"/>
              </w:rPr>
              <w:t>planned status</w:t>
            </w:r>
          </w:p>
        </w:tc>
        <w:tc>
          <w:tcPr>
            <w:tcW w:w="2974" w:type="dxa"/>
          </w:tcPr>
          <w:p w14:paraId="621EC2C8" w14:textId="77777777" w:rsidR="00A2661E" w:rsidRPr="001B370A" w:rsidRDefault="00A2661E" w:rsidP="001B370A">
            <w:pPr>
              <w:rPr>
                <w:rFonts w:cs="Arial"/>
                <w:bCs/>
              </w:rPr>
            </w:pPr>
            <w:r w:rsidRPr="001B370A">
              <w:rPr>
                <w:rFonts w:cs="Arial"/>
                <w:bCs/>
              </w:rPr>
              <w:t>Planned status, 2003:</w:t>
            </w:r>
          </w:p>
          <w:p w14:paraId="51236EE3" w14:textId="77777777" w:rsidR="00A2661E" w:rsidRPr="001B370A" w:rsidRDefault="00A2661E" w:rsidP="001B370A">
            <w:pPr>
              <w:rPr>
                <w:rFonts w:cs="Arial"/>
                <w:bCs/>
              </w:rPr>
            </w:pPr>
            <w:r w:rsidRPr="001B370A">
              <w:rPr>
                <w:rFonts w:cs="Arial"/>
                <w:bCs/>
              </w:rPr>
              <w:t>1 Piece goods subject to mandatory labeling with an identification tool have been sold,</w:t>
            </w:r>
          </w:p>
          <w:p w14:paraId="5761DA72" w14:textId="77777777" w:rsidR="00A2661E" w:rsidRPr="001B370A" w:rsidRDefault="00A2661E" w:rsidP="001B370A">
            <w:pPr>
              <w:rPr>
                <w:rFonts w:cs="Arial"/>
                <w:bCs/>
              </w:rPr>
            </w:pPr>
            <w:r w:rsidRPr="001B370A">
              <w:rPr>
                <w:rFonts w:cs="Arial"/>
                <w:bCs/>
              </w:rPr>
              <w:lastRenderedPageBreak/>
              <w:t>2 Measured goods subject to mandatory labeling with an identification tool, in the implementation stage,</w:t>
            </w:r>
          </w:p>
          <w:p w14:paraId="60063B67" w14:textId="77777777" w:rsidR="00A2661E" w:rsidRPr="001B370A" w:rsidRDefault="00A2661E" w:rsidP="001B370A">
            <w:pPr>
              <w:rPr>
                <w:rFonts w:cs="Arial"/>
                <w:bCs/>
              </w:rPr>
            </w:pPr>
            <w:r w:rsidRPr="001B370A">
              <w:rPr>
                <w:rFonts w:cs="Arial"/>
                <w:bCs/>
              </w:rPr>
              <w:t>3 Piece goods subject to mandatory marking with an identification tool are returned,</w:t>
            </w:r>
          </w:p>
          <w:p w14:paraId="6A21BF26" w14:textId="77777777" w:rsidR="00A2661E" w:rsidRPr="001B370A" w:rsidRDefault="00A2661E" w:rsidP="001B370A">
            <w:pPr>
              <w:rPr>
                <w:rFonts w:cs="Arial"/>
                <w:bCs/>
              </w:rPr>
            </w:pPr>
            <w:r w:rsidRPr="001B370A">
              <w:rPr>
                <w:rFonts w:cs="Arial"/>
                <w:bCs/>
              </w:rPr>
              <w:t>4 Part of the goods subject to mandatory marking with an identification tool is returned,</w:t>
            </w:r>
          </w:p>
          <w:p w14:paraId="105CBD43" w14:textId="2BAF01C1" w:rsidR="00A2661E" w:rsidRPr="00627F02" w:rsidRDefault="00A2661E" w:rsidP="001B370A">
            <w:pPr>
              <w:rPr>
                <w:rFonts w:cs="Arial"/>
                <w:b/>
                <w:bCs/>
              </w:rPr>
            </w:pPr>
            <w:r w:rsidRPr="001B370A">
              <w:rPr>
                <w:rFonts w:cs="Arial"/>
                <w:bCs/>
              </w:rPr>
              <w:t>255 The status of goods subject to mandatory marking with an identification tool has not changed</w:t>
            </w:r>
          </w:p>
        </w:tc>
        <w:tc>
          <w:tcPr>
            <w:tcW w:w="3260" w:type="dxa"/>
          </w:tcPr>
          <w:p w14:paraId="50D55F2C" w14:textId="3275272E" w:rsidR="00A2661E" w:rsidRPr="00627F02" w:rsidRDefault="00A2661E" w:rsidP="00A2661E">
            <w:pPr>
              <w:rPr>
                <w:rFonts w:cs="Arial"/>
                <w:b/>
                <w:bCs/>
              </w:rPr>
            </w:pPr>
            <w:r>
              <w:rPr>
                <w:rFonts w:cs="Arial"/>
              </w:rPr>
              <w:lastRenderedPageBreak/>
              <w:t>A number from 0 to 256.</w:t>
            </w:r>
          </w:p>
        </w:tc>
        <w:tc>
          <w:tcPr>
            <w:tcW w:w="3260" w:type="dxa"/>
          </w:tcPr>
          <w:p w14:paraId="0F00D6BF" w14:textId="453D67D0" w:rsidR="00A2661E" w:rsidRDefault="00A2661E" w:rsidP="003F544B">
            <w:pPr>
              <w:rPr>
                <w:rFonts w:cs="Arial"/>
              </w:rPr>
            </w:pPr>
            <w:r>
              <w:rPr>
                <w:rFonts w:cs="Arial"/>
              </w:rPr>
              <w:t>The parameter is required.</w:t>
            </w:r>
          </w:p>
        </w:tc>
      </w:tr>
      <w:tr w:rsidR="00A2661E" w:rsidRPr="008F4F86" w14:paraId="3F345EE1" w14:textId="2E3B0433" w:rsidTr="00A2661E">
        <w:tc>
          <w:tcPr>
            <w:tcW w:w="3967" w:type="dxa"/>
          </w:tcPr>
          <w:p w14:paraId="4364DE6B" w14:textId="1B09A656" w:rsidR="00A2661E" w:rsidRPr="00136331" w:rsidRDefault="00A2661E" w:rsidP="003F544B">
            <w:proofErr w:type="spellStart"/>
            <w:r w:rsidRPr="00F879F2">
              <w:rPr>
                <w:rFonts w:cs="Arial"/>
                <w:lang w:val="en-US"/>
              </w:rPr>
              <w:t>ItemCode</w:t>
            </w:r>
            <w:proofErr w:type="spellEnd"/>
          </w:p>
        </w:tc>
        <w:tc>
          <w:tcPr>
            <w:tcW w:w="2974" w:type="dxa"/>
          </w:tcPr>
          <w:p w14:paraId="5C3EF607" w14:textId="77777777" w:rsidR="00A2661E" w:rsidRDefault="00A2661E" w:rsidP="003F544B">
            <w:r w:rsidRPr="003F544B">
              <w:t>Marking code, 2000</w:t>
            </w:r>
          </w:p>
          <w:p w14:paraId="767151A4" w14:textId="77777777" w:rsidR="00A2661E" w:rsidRDefault="00A2661E" w:rsidP="003F544B">
            <w:pPr>
              <w:rPr>
                <w:rFonts w:cs="Arial"/>
              </w:rPr>
            </w:pPr>
          </w:p>
          <w:p w14:paraId="0FB583D8" w14:textId="7455FE61" w:rsidR="00A2661E" w:rsidRPr="003F544B" w:rsidRDefault="00A2661E" w:rsidP="003F544B">
            <w:r w:rsidRPr="003F544B">
              <w:rPr>
                <w:rFonts w:cs="Arial"/>
              </w:rPr>
              <w:t>The KM itself, as it was read by the scanner</w:t>
            </w:r>
          </w:p>
        </w:tc>
        <w:tc>
          <w:tcPr>
            <w:tcW w:w="3260" w:type="dxa"/>
          </w:tcPr>
          <w:p w14:paraId="418FA832" w14:textId="536CDC49" w:rsidR="00A2661E" w:rsidRDefault="00A2661E" w:rsidP="00A2661E">
            <w:pPr>
              <w:rPr>
                <w:rFonts w:cs="Arial"/>
              </w:rPr>
            </w:pPr>
            <w:r>
              <w:rPr>
                <w:rFonts w:cs="Arial"/>
              </w:rPr>
              <w:t>String from 1 to 223 characters.</w:t>
            </w:r>
            <w:r>
              <w:rPr>
                <w:rFonts w:cs="Arial"/>
              </w:rPr>
              <w:br/>
            </w:r>
          </w:p>
        </w:tc>
        <w:tc>
          <w:tcPr>
            <w:tcW w:w="3260" w:type="dxa"/>
          </w:tcPr>
          <w:p w14:paraId="291CF5D1" w14:textId="5FC45F3E" w:rsidR="00A2661E" w:rsidRDefault="00A2661E" w:rsidP="003F544B">
            <w:pPr>
              <w:rPr>
                <w:rFonts w:cs="Arial"/>
              </w:rPr>
            </w:pPr>
            <w:r>
              <w:rPr>
                <w:rFonts w:cs="Arial"/>
              </w:rPr>
              <w:t>The parameter is required.</w:t>
            </w:r>
          </w:p>
        </w:tc>
      </w:tr>
      <w:tr w:rsidR="00A2661E" w:rsidRPr="008F4F86" w14:paraId="3D456D8E" w14:textId="570F0BDF" w:rsidTr="00A2661E">
        <w:tc>
          <w:tcPr>
            <w:tcW w:w="3967" w:type="dxa"/>
          </w:tcPr>
          <w:p w14:paraId="30EF5C55" w14:textId="026E4816" w:rsidR="00A2661E" w:rsidRPr="00BB096F" w:rsidRDefault="00A2661E" w:rsidP="003F544B">
            <w:pPr>
              <w:rPr>
                <w:rFonts w:cs="Arial"/>
              </w:rPr>
            </w:pPr>
            <w:proofErr w:type="spellStart"/>
            <w:r>
              <w:rPr>
                <w:rFonts w:cs="Arial"/>
                <w:lang w:val="en-US"/>
              </w:rPr>
              <w:t>quantityMeasurementUnit</w:t>
            </w:r>
            <w:proofErr w:type="spellEnd"/>
          </w:p>
        </w:tc>
        <w:tc>
          <w:tcPr>
            <w:tcW w:w="2974" w:type="dxa"/>
          </w:tcPr>
          <w:p w14:paraId="74FD247C" w14:textId="5C478F9A" w:rsidR="00A2661E" w:rsidRPr="003F544B" w:rsidRDefault="00A2661E" w:rsidP="003F544B">
            <w:pPr>
              <w:rPr>
                <w:rFonts w:cs="Arial"/>
              </w:rPr>
            </w:pPr>
            <w:r>
              <w:t>Measure of the quantity of the subject of calculation, 2108</w:t>
            </w:r>
          </w:p>
        </w:tc>
        <w:tc>
          <w:tcPr>
            <w:tcW w:w="3260" w:type="dxa"/>
          </w:tcPr>
          <w:p w14:paraId="2E6D96F8" w14:textId="2FFEAAE9" w:rsidR="00A2661E" w:rsidRDefault="00A2661E" w:rsidP="00A2661E">
            <w:pPr>
              <w:rPr>
                <w:rFonts w:cs="Arial"/>
              </w:rPr>
            </w:pPr>
            <w:r>
              <w:rPr>
                <w:rFonts w:cs="Arial"/>
              </w:rPr>
              <w:t>A number from 0 to 255.</w:t>
            </w:r>
          </w:p>
        </w:tc>
        <w:tc>
          <w:tcPr>
            <w:tcW w:w="3260" w:type="dxa"/>
          </w:tcPr>
          <w:p w14:paraId="774745A5" w14:textId="61377F76" w:rsidR="00A2661E" w:rsidRDefault="00A2661E" w:rsidP="003F544B">
            <w:pPr>
              <w:rPr>
                <w:rFonts w:cs="Arial"/>
              </w:rPr>
            </w:pPr>
            <w:r>
              <w:rPr>
                <w:rFonts w:cs="Arial"/>
              </w:rPr>
              <w:t>optional field</w:t>
            </w:r>
          </w:p>
        </w:tc>
      </w:tr>
      <w:tr w:rsidR="00A2661E" w:rsidRPr="008F4F86" w14:paraId="2617FC8E" w14:textId="0447D0C4" w:rsidTr="00A2661E">
        <w:tc>
          <w:tcPr>
            <w:tcW w:w="3967" w:type="dxa"/>
          </w:tcPr>
          <w:p w14:paraId="6BBF2E0B" w14:textId="64A9061A" w:rsidR="00A2661E" w:rsidRDefault="00A2661E" w:rsidP="003F544B">
            <w:pPr>
              <w:rPr>
                <w:rFonts w:cs="Arial"/>
                <w:lang w:val="en-US"/>
              </w:rPr>
            </w:pPr>
            <w:r>
              <w:rPr>
                <w:rFonts w:cs="Arial"/>
                <w:lang w:val="en-US"/>
              </w:rPr>
              <w:t>quantity</w:t>
            </w:r>
          </w:p>
        </w:tc>
        <w:tc>
          <w:tcPr>
            <w:tcW w:w="2974" w:type="dxa"/>
          </w:tcPr>
          <w:p w14:paraId="20563AC8" w14:textId="435BFBAC" w:rsidR="00A2661E" w:rsidRDefault="00A2661E" w:rsidP="003F544B">
            <w:r>
              <w:t>Number of subject of calculation, 1023</w:t>
            </w:r>
          </w:p>
        </w:tc>
        <w:tc>
          <w:tcPr>
            <w:tcW w:w="3260" w:type="dxa"/>
          </w:tcPr>
          <w:p w14:paraId="2719DBF5" w14:textId="41349A35" w:rsidR="00A2661E" w:rsidRDefault="00A2661E" w:rsidP="00A2661E">
            <w:pPr>
              <w:rPr>
                <w:rFonts w:cs="Arial"/>
              </w:rPr>
            </w:pPr>
            <w:r>
              <w:rPr>
                <w:rFonts w:cs="Arial"/>
              </w:rPr>
              <w:t>Decimal number up to 6 characters after the dot.</w:t>
            </w:r>
          </w:p>
        </w:tc>
        <w:tc>
          <w:tcPr>
            <w:tcW w:w="3260" w:type="dxa"/>
          </w:tcPr>
          <w:p w14:paraId="5220B290" w14:textId="2921CD80" w:rsidR="00A2661E" w:rsidRDefault="00A2661E" w:rsidP="003F544B">
            <w:pPr>
              <w:rPr>
                <w:rFonts w:cs="Arial"/>
              </w:rPr>
            </w:pPr>
            <w:r>
              <w:rPr>
                <w:rFonts w:cs="Arial"/>
              </w:rPr>
              <w:t>optional field</w:t>
            </w:r>
          </w:p>
        </w:tc>
      </w:tr>
      <w:tr w:rsidR="00A2661E" w:rsidRPr="008F4F86" w14:paraId="11D0019A" w14:textId="4B6F2377" w:rsidTr="00A2661E">
        <w:tc>
          <w:tcPr>
            <w:tcW w:w="3967" w:type="dxa"/>
          </w:tcPr>
          <w:p w14:paraId="5194DBED" w14:textId="51A90684" w:rsidR="00A2661E" w:rsidRPr="00D129D2" w:rsidRDefault="00A2661E" w:rsidP="003F544B">
            <w:pPr>
              <w:rPr>
                <w:rFonts w:cs="Arial"/>
                <w:lang w:val="en-US"/>
              </w:rPr>
            </w:pPr>
            <w:proofErr w:type="spellStart"/>
            <w:r>
              <w:rPr>
                <w:rFonts w:cs="Arial"/>
                <w:lang w:val="en-US"/>
              </w:rPr>
              <w:t>fractionalQuantity</w:t>
            </w:r>
            <w:proofErr w:type="spellEnd"/>
            <w:r>
              <w:rPr>
                <w:rFonts w:cs="Arial"/>
                <w:lang w:val="en-US"/>
              </w:rPr>
              <w:t xml:space="preserve"> </w:t>
            </w:r>
          </w:p>
        </w:tc>
        <w:tc>
          <w:tcPr>
            <w:tcW w:w="2974" w:type="dxa"/>
          </w:tcPr>
          <w:p w14:paraId="04306D11" w14:textId="4D79F302" w:rsidR="00A2661E" w:rsidRDefault="00A2661E" w:rsidP="003F544B">
            <w:pPr>
              <w:rPr>
                <w:rFonts w:cs="Arial"/>
              </w:rPr>
            </w:pPr>
            <w:r>
              <w:t>Fractional quantity of marked goods, 1291</w:t>
            </w:r>
          </w:p>
        </w:tc>
        <w:tc>
          <w:tcPr>
            <w:tcW w:w="3260" w:type="dxa"/>
          </w:tcPr>
          <w:p w14:paraId="50D4E131" w14:textId="05BA8996" w:rsidR="00A2661E" w:rsidRDefault="00A2661E" w:rsidP="00A2661E">
            <w:pPr>
              <w:rPr>
                <w:rFonts w:cs="Arial"/>
              </w:rPr>
            </w:pPr>
            <w:r>
              <w:rPr>
                <w:rFonts w:cs="Arial"/>
              </w:rPr>
              <w:t>The structure of clause 2.1.1.12.</w:t>
            </w:r>
          </w:p>
        </w:tc>
        <w:tc>
          <w:tcPr>
            <w:tcW w:w="3260" w:type="dxa"/>
          </w:tcPr>
          <w:p w14:paraId="01B06E51" w14:textId="10D58191" w:rsidR="00A2661E" w:rsidRDefault="00A2661E" w:rsidP="003F544B">
            <w:pPr>
              <w:rPr>
                <w:rFonts w:cs="Arial"/>
              </w:rPr>
            </w:pPr>
            <w:r>
              <w:rPr>
                <w:rFonts w:cs="Arial"/>
              </w:rPr>
              <w:t>optional field</w:t>
            </w:r>
          </w:p>
        </w:tc>
      </w:tr>
    </w:tbl>
    <w:p w14:paraId="568BD2ED" w14:textId="77777777" w:rsidR="00A14AA0" w:rsidRDefault="00A14AA0" w:rsidP="00D31347"/>
    <w:p w14:paraId="250368A2" w14:textId="1E3AF313" w:rsidR="00D31347" w:rsidRDefault="00D31347" w:rsidP="00D31347">
      <w:r>
        <w:t xml:space="preserve">In response: </w:t>
      </w:r>
      <w:r>
        <w:rPr>
          <w:lang w:val="en-US"/>
        </w:rPr>
        <w:t xml:space="preserve">api </w:t>
      </w:r>
      <w:r w:rsidRPr="00197C7F">
        <w:t xml:space="preserve">can return the following </w:t>
      </w:r>
      <w:r>
        <w:rPr>
          <w:lang w:val="en-US"/>
        </w:rPr>
        <w:t xml:space="preserve">http </w:t>
      </w:r>
      <w:r>
        <w:t>status codes</w:t>
      </w:r>
    </w:p>
    <w:p w14:paraId="0ED1E1A7" w14:textId="77777777" w:rsidR="00D31347" w:rsidRPr="00B54A05" w:rsidRDefault="00D31347" w:rsidP="00D31347">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24CA6C22" w14:textId="77777777" w:rsidR="00D31347" w:rsidRPr="00B54A05" w:rsidRDefault="00D31347" w:rsidP="00D31347">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04A30B21" w14:textId="77777777" w:rsidR="00D31347" w:rsidRDefault="00D31347" w:rsidP="00D31347">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7DEE9BFE" w14:textId="30AFE0D4" w:rsidR="00D31347" w:rsidRDefault="00D31347" w:rsidP="00D31347">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validation errors , or the signature did not pass the verification, the response body p.2.9.2</w:t>
      </w:r>
    </w:p>
    <w:p w14:paraId="45E36984" w14:textId="14BA7306" w:rsidR="00D31347" w:rsidRPr="00B509A4" w:rsidRDefault="00D31347" w:rsidP="00D31347">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p.2.9.2.</w:t>
      </w:r>
    </w:p>
    <w:p w14:paraId="4053CBBD" w14:textId="6C5F53A0" w:rsidR="00D31347" w:rsidRDefault="00D31347" w:rsidP="00D31347"/>
    <w:p w14:paraId="54AD1456" w14:textId="77777777" w:rsidR="00B93ABB" w:rsidRPr="00E15B84" w:rsidRDefault="00B93ABB" w:rsidP="00B93ABB">
      <w:pPr>
        <w:rPr>
          <w:lang w:val="en-US"/>
        </w:rPr>
      </w:pPr>
      <w:r>
        <w:t>Example</w:t>
      </w:r>
      <w:r w:rsidRPr="00E15B84">
        <w:rPr>
          <w:lang w:val="en-US"/>
        </w:rPr>
        <w:t xml:space="preserve"> </w:t>
      </w:r>
      <w:proofErr w:type="gramStart"/>
      <w:r>
        <w:t xml:space="preserve">request </w:t>
      </w:r>
      <w:r w:rsidRPr="00E15B84">
        <w:rPr>
          <w:lang w:val="en-US"/>
        </w:rPr>
        <w:t>:</w:t>
      </w:r>
      <w:proofErr w:type="gramEnd"/>
    </w:p>
    <w:p w14:paraId="0EF20B80" w14:textId="77777777" w:rsidR="00B93ABB" w:rsidRPr="00E15B84"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15B84">
        <w:rPr>
          <w:rFonts w:ascii="Consolas" w:eastAsia="Times New Roman" w:hAnsi="Consolas" w:cs="Courier New"/>
          <w:color w:val="B4B4B4"/>
          <w:sz w:val="20"/>
          <w:szCs w:val="20"/>
          <w:lang w:val="en-US" w:eastAsia="ru-RU"/>
        </w:rPr>
        <w:lastRenderedPageBreak/>
        <w:t>{</w:t>
      </w:r>
    </w:p>
    <w:p w14:paraId="76AFE252" w14:textId="77777777" w:rsidR="00B93ABB" w:rsidRPr="00E15B84"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plannedStatus</w:t>
      </w:r>
      <w:proofErr w:type="spellEnd"/>
      <w:r w:rsidRPr="00A3483E">
        <w:rPr>
          <w:rFonts w:ascii="Consolas" w:eastAsia="Times New Roman" w:hAnsi="Consolas" w:cs="Courier New"/>
          <w:color w:val="8ACCCF"/>
          <w:sz w:val="20"/>
          <w:szCs w:val="20"/>
          <w:lang w:val="en-US" w:eastAsia="ru-RU"/>
        </w:rPr>
        <w:t xml:space="preserve"> </w:t>
      </w:r>
      <w:proofErr w:type="gramStart"/>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6E96BE"/>
          <w:sz w:val="20"/>
          <w:szCs w:val="20"/>
          <w:lang w:val="en-US" w:eastAsia="ru-RU"/>
        </w:rPr>
        <w:t xml:space="preserve">1 </w:t>
      </w:r>
      <w:r w:rsidRPr="00E15B84">
        <w:rPr>
          <w:rFonts w:ascii="Consolas" w:eastAsia="Times New Roman" w:hAnsi="Consolas" w:cs="Courier New"/>
          <w:color w:val="B4B4B4"/>
          <w:sz w:val="20"/>
          <w:szCs w:val="20"/>
          <w:lang w:val="en-US" w:eastAsia="ru-RU"/>
        </w:rPr>
        <w:t>,</w:t>
      </w:r>
    </w:p>
    <w:p w14:paraId="4CFEB571" w14:textId="1B44FE02" w:rsidR="00B93ABB" w:rsidRPr="00E15B84"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itemCode</w:t>
      </w:r>
      <w:proofErr w:type="spellEnd"/>
      <w:r w:rsidRPr="00A3483E">
        <w:rPr>
          <w:rFonts w:ascii="Consolas" w:eastAsia="Times New Roman" w:hAnsi="Consolas" w:cs="Courier New"/>
          <w:color w:val="8ACCCF"/>
          <w:sz w:val="20"/>
          <w:szCs w:val="20"/>
          <w:lang w:val="en-US" w:eastAsia="ru-RU"/>
        </w:rPr>
        <w:t xml:space="preserve"> </w:t>
      </w:r>
      <w:proofErr w:type="gramStart"/>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"00000046210654eK7fYtcAAModGVz"</w:t>
      </w:r>
    </w:p>
    <w:p w14:paraId="628388D7" w14:textId="77777777" w:rsidR="00B93ABB" w:rsidRPr="00D3414D"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D3414D">
        <w:rPr>
          <w:rFonts w:ascii="Consolas" w:eastAsia="Times New Roman" w:hAnsi="Consolas" w:cs="Courier New"/>
          <w:color w:val="B4B4B4"/>
          <w:sz w:val="20"/>
          <w:szCs w:val="20"/>
          <w:lang w:val="en-US" w:eastAsia="ru-RU"/>
        </w:rPr>
        <w:t>}</w:t>
      </w:r>
    </w:p>
    <w:p w14:paraId="6B25834F" w14:textId="77777777" w:rsidR="00B93ABB" w:rsidRPr="00D3414D" w:rsidRDefault="00B93ABB" w:rsidP="00B93ABB">
      <w:pPr>
        <w:rPr>
          <w:lang w:val="en-US"/>
        </w:rPr>
      </w:pPr>
    </w:p>
    <w:p w14:paraId="192B5A6C"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2F38AA4A"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plannedStatus</w:t>
      </w:r>
      <w:proofErr w:type="spellEnd"/>
      <w:r w:rsidRPr="00A3483E">
        <w:rPr>
          <w:rFonts w:ascii="Consolas" w:eastAsia="Times New Roman" w:hAnsi="Consolas" w:cs="Courier New"/>
          <w:color w:val="8ACCCF"/>
          <w:sz w:val="20"/>
          <w:szCs w:val="20"/>
          <w:lang w:val="en-US" w:eastAsia="ru-RU"/>
        </w:rPr>
        <w:t xml:space="preserve">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 xml:space="preserve">2 </w:t>
      </w:r>
      <w:r w:rsidRPr="00A3483E">
        <w:rPr>
          <w:rFonts w:ascii="Consolas" w:eastAsia="Times New Roman" w:hAnsi="Consolas" w:cs="Courier New"/>
          <w:color w:val="B4B4B4"/>
          <w:sz w:val="20"/>
          <w:szCs w:val="20"/>
          <w:lang w:val="en-US" w:eastAsia="ru-RU"/>
        </w:rPr>
        <w:t>,</w:t>
      </w:r>
    </w:p>
    <w:p w14:paraId="2BE9B68B"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itemCode</w:t>
      </w:r>
      <w:proofErr w:type="spellEnd"/>
      <w:r w:rsidRPr="00A3483E">
        <w:rPr>
          <w:rFonts w:ascii="Consolas" w:eastAsia="Times New Roman" w:hAnsi="Consolas" w:cs="Courier New"/>
          <w:color w:val="8ACCCF"/>
          <w:sz w:val="20"/>
          <w:szCs w:val="20"/>
          <w:lang w:val="en-US" w:eastAsia="ru-RU"/>
        </w:rPr>
        <w:t xml:space="preserve">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 xml:space="preserve">"00000046210654eK7fYtcAAModGVz" </w:t>
      </w:r>
      <w:r w:rsidRPr="00A3483E">
        <w:rPr>
          <w:rFonts w:ascii="Consolas" w:eastAsia="Times New Roman" w:hAnsi="Consolas" w:cs="Courier New"/>
          <w:color w:val="B4B4B4"/>
          <w:sz w:val="20"/>
          <w:szCs w:val="20"/>
          <w:lang w:val="en-US" w:eastAsia="ru-RU"/>
        </w:rPr>
        <w:t>,</w:t>
      </w:r>
    </w:p>
    <w:p w14:paraId="400CCE49"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quantityMeasurementUnit</w:t>
      </w:r>
      <w:proofErr w:type="spellEnd"/>
      <w:r w:rsidRPr="00A3483E">
        <w:rPr>
          <w:rFonts w:ascii="Consolas" w:eastAsia="Times New Roman" w:hAnsi="Consolas" w:cs="Courier New"/>
          <w:color w:val="8ACCCF"/>
          <w:sz w:val="20"/>
          <w:szCs w:val="20"/>
          <w:lang w:val="en-US" w:eastAsia="ru-RU"/>
        </w:rPr>
        <w:t xml:space="preserve">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 xml:space="preserve">21 </w:t>
      </w:r>
      <w:r w:rsidRPr="00A3483E">
        <w:rPr>
          <w:rFonts w:ascii="Consolas" w:eastAsia="Times New Roman" w:hAnsi="Consolas" w:cs="Courier New"/>
          <w:color w:val="B4B4B4"/>
          <w:sz w:val="20"/>
          <w:szCs w:val="20"/>
          <w:lang w:val="en-US" w:eastAsia="ru-RU"/>
        </w:rPr>
        <w:t>,</w:t>
      </w:r>
    </w:p>
    <w:p w14:paraId="680D3B8D" w14:textId="39A411DD"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quantity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1.234</w:t>
      </w:r>
    </w:p>
    <w:p w14:paraId="5EB28E8D"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03139A82" w14:textId="77777777" w:rsidR="00B93ABB" w:rsidRPr="00B93ABB" w:rsidRDefault="00B93ABB" w:rsidP="00B93ABB">
      <w:pPr>
        <w:rPr>
          <w:lang w:val="en-US"/>
        </w:rPr>
      </w:pPr>
    </w:p>
    <w:p w14:paraId="221B1431"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03E260AB"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plannedStatus</w:t>
      </w:r>
      <w:proofErr w:type="spellEnd"/>
      <w:r w:rsidRPr="00787276">
        <w:rPr>
          <w:rFonts w:ascii="Consolas" w:eastAsia="Times New Roman" w:hAnsi="Consolas" w:cs="Courier New"/>
          <w:color w:val="8ACCCF"/>
          <w:sz w:val="20"/>
          <w:szCs w:val="20"/>
          <w:lang w:val="en-US" w:eastAsia="ru-RU"/>
        </w:rPr>
        <w:t xml:space="preserve">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 xml:space="preserve">4 </w:t>
      </w:r>
      <w:r w:rsidRPr="00787276">
        <w:rPr>
          <w:rFonts w:ascii="Consolas" w:eastAsia="Times New Roman" w:hAnsi="Consolas" w:cs="Courier New"/>
          <w:color w:val="B4B4B4"/>
          <w:sz w:val="20"/>
          <w:szCs w:val="20"/>
          <w:lang w:val="en-US" w:eastAsia="ru-RU"/>
        </w:rPr>
        <w:t>,</w:t>
      </w:r>
    </w:p>
    <w:p w14:paraId="1EA32177"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itemCode</w:t>
      </w:r>
      <w:proofErr w:type="spellEnd"/>
      <w:r w:rsidRPr="00787276">
        <w:rPr>
          <w:rFonts w:ascii="Consolas" w:eastAsia="Times New Roman" w:hAnsi="Consolas" w:cs="Courier New"/>
          <w:color w:val="8ACCCF"/>
          <w:sz w:val="20"/>
          <w:szCs w:val="20"/>
          <w:lang w:val="en-US" w:eastAsia="ru-RU"/>
        </w:rPr>
        <w:t xml:space="preserve">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D69D85"/>
          <w:sz w:val="20"/>
          <w:szCs w:val="20"/>
          <w:lang w:val="en-US" w:eastAsia="ru-RU"/>
        </w:rPr>
        <w:t xml:space="preserve">"00000046210654eK7fYtcAAModGVz" </w:t>
      </w:r>
      <w:r w:rsidRPr="00787276">
        <w:rPr>
          <w:rFonts w:ascii="Consolas" w:eastAsia="Times New Roman" w:hAnsi="Consolas" w:cs="Courier New"/>
          <w:color w:val="B4B4B4"/>
          <w:sz w:val="20"/>
          <w:szCs w:val="20"/>
          <w:lang w:val="en-US" w:eastAsia="ru-RU"/>
        </w:rPr>
        <w:t>,</w:t>
      </w:r>
    </w:p>
    <w:p w14:paraId="7347A58C" w14:textId="488ED510" w:rsidR="00B93ABB"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quantityMeasurementUnit</w:t>
      </w:r>
      <w:proofErr w:type="spellEnd"/>
      <w:r w:rsidRPr="00787276">
        <w:rPr>
          <w:rFonts w:ascii="Consolas" w:eastAsia="Times New Roman" w:hAnsi="Consolas" w:cs="Courier New"/>
          <w:color w:val="8ACCCF"/>
          <w:sz w:val="20"/>
          <w:szCs w:val="20"/>
          <w:lang w:val="en-US" w:eastAsia="ru-RU"/>
        </w:rPr>
        <w:t xml:space="preserve">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 xml:space="preserve">0 </w:t>
      </w:r>
      <w:r w:rsidRPr="00787276">
        <w:rPr>
          <w:rFonts w:ascii="Consolas" w:eastAsia="Times New Roman" w:hAnsi="Consolas" w:cs="Courier New"/>
          <w:color w:val="B4B4B4"/>
          <w:sz w:val="20"/>
          <w:szCs w:val="20"/>
          <w:lang w:val="en-US" w:eastAsia="ru-RU"/>
        </w:rPr>
        <w:t>,</w:t>
      </w:r>
    </w:p>
    <w:p w14:paraId="077BCED9" w14:textId="3E7784A1" w:rsidR="00EE5FEA" w:rsidRPr="00A3483E" w:rsidRDefault="00EE5FEA" w:rsidP="00EE5FEA">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quantity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one,</w:t>
      </w:r>
    </w:p>
    <w:p w14:paraId="04A3F499"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fractionalQuantity</w:t>
      </w:r>
      <w:proofErr w:type="spellEnd"/>
      <w:r w:rsidRPr="00787276">
        <w:rPr>
          <w:rFonts w:ascii="Consolas" w:eastAsia="Times New Roman" w:hAnsi="Consolas" w:cs="Courier New"/>
          <w:color w:val="8ACCCF"/>
          <w:sz w:val="20"/>
          <w:szCs w:val="20"/>
          <w:lang w:val="en-US" w:eastAsia="ru-RU"/>
        </w:rPr>
        <w:t xml:space="preserve">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20EB462F"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numerator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 xml:space="preserve">1 </w:t>
      </w:r>
      <w:r w:rsidRPr="00787276">
        <w:rPr>
          <w:rFonts w:ascii="Consolas" w:eastAsia="Times New Roman" w:hAnsi="Consolas" w:cs="Courier New"/>
          <w:color w:val="B4B4B4"/>
          <w:sz w:val="20"/>
          <w:szCs w:val="20"/>
          <w:lang w:val="en-US" w:eastAsia="ru-RU"/>
        </w:rPr>
        <w:t>,</w:t>
      </w:r>
    </w:p>
    <w:p w14:paraId="7CF0402E"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proofErr w:type="gramStart"/>
      <w:r w:rsidRPr="00787276">
        <w:rPr>
          <w:rFonts w:ascii="Consolas" w:eastAsia="Times New Roman" w:hAnsi="Consolas" w:cs="Courier New"/>
          <w:color w:val="8ACCCF"/>
          <w:sz w:val="20"/>
          <w:szCs w:val="20"/>
          <w:lang w:val="en-US" w:eastAsia="ru-RU"/>
        </w:rPr>
        <w:t xml:space="preserve">denominator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B4B4B4"/>
          <w:sz w:val="20"/>
          <w:szCs w:val="20"/>
          <w:lang w:val="en-US" w:eastAsia="ru-RU"/>
        </w:rPr>
        <w:t xml:space="preserve"> </w:t>
      </w:r>
      <w:r w:rsidRPr="00787276">
        <w:rPr>
          <w:rFonts w:ascii="Consolas" w:eastAsia="Times New Roman" w:hAnsi="Consolas" w:cs="Courier New"/>
          <w:color w:val="8ACCCF"/>
          <w:sz w:val="20"/>
          <w:szCs w:val="20"/>
          <w:lang w:val="en-US" w:eastAsia="ru-RU"/>
        </w:rPr>
        <w:t>_ _</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2</w:t>
      </w:r>
    </w:p>
    <w:p w14:paraId="27DB0D03"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198EFFF0"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1DFD577B" w14:textId="77777777" w:rsidR="00B93ABB" w:rsidRPr="001D7CFC" w:rsidRDefault="00B93ABB" w:rsidP="00B93ABB">
      <w:pPr>
        <w:rPr>
          <w:lang w:val="en-US"/>
        </w:rPr>
      </w:pPr>
    </w:p>
    <w:p w14:paraId="69BBE2E1" w14:textId="70873ED4" w:rsidR="00D31347" w:rsidRPr="001D7CFC" w:rsidRDefault="00D31347" w:rsidP="00D31347">
      <w:pPr>
        <w:pStyle w:val="3"/>
        <w:rPr>
          <w:rFonts w:ascii="Verdana" w:hAnsi="Verdana" w:cs="Arial"/>
          <w:lang w:val="en-US"/>
        </w:rPr>
      </w:pPr>
      <w:bookmarkStart w:id="742" w:name="_Toc184326861"/>
      <w:r w:rsidRPr="001D7CFC">
        <w:rPr>
          <w:lang w:val="en-US"/>
        </w:rPr>
        <w:t xml:space="preserve">2.9.2 </w:t>
      </w:r>
      <w:r>
        <w:t>Body</w:t>
      </w:r>
      <w:r w:rsidRPr="001D7CFC">
        <w:rPr>
          <w:lang w:val="en-US"/>
        </w:rPr>
        <w:t xml:space="preserve"> </w:t>
      </w:r>
      <w:r>
        <w:t>response</w:t>
      </w:r>
      <w:r w:rsidRPr="001D7CFC">
        <w:rPr>
          <w:lang w:val="en-US"/>
        </w:rPr>
        <w:t xml:space="preserve"> </w:t>
      </w:r>
      <w:r>
        <w:t>from</w:t>
      </w:r>
      <w:r w:rsidRPr="001D7CFC">
        <w:rPr>
          <w:lang w:val="en-US"/>
        </w:rPr>
        <w:t xml:space="preserve"> </w:t>
      </w:r>
      <w:r>
        <w:t>mistakes</w:t>
      </w:r>
      <w:r w:rsidRPr="001D7CFC">
        <w:rPr>
          <w:lang w:val="en-US"/>
        </w:rPr>
        <w:t xml:space="preserve"> </w:t>
      </w:r>
      <w:r>
        <w:t>processing</w:t>
      </w:r>
      <w:r w:rsidRPr="001D7CFC">
        <w:rPr>
          <w:lang w:val="en-US"/>
        </w:rPr>
        <w:t xml:space="preserve"> </w:t>
      </w:r>
      <w:r>
        <w:t>request</w:t>
      </w:r>
      <w:bookmarkEnd w:id="742"/>
    </w:p>
    <w:tbl>
      <w:tblPr>
        <w:tblStyle w:val="ab"/>
        <w:tblW w:w="10283" w:type="dxa"/>
        <w:tblLook w:val="04A0" w:firstRow="1" w:lastRow="0" w:firstColumn="1" w:lastColumn="0" w:noHBand="0" w:noVBand="1"/>
      </w:tblPr>
      <w:tblGrid>
        <w:gridCol w:w="1813"/>
        <w:gridCol w:w="5150"/>
        <w:gridCol w:w="3320"/>
      </w:tblGrid>
      <w:tr w:rsidR="00D31347" w:rsidRPr="008F4F86" w14:paraId="443F52C3" w14:textId="77777777" w:rsidTr="0084541F">
        <w:tc>
          <w:tcPr>
            <w:tcW w:w="1813" w:type="dxa"/>
          </w:tcPr>
          <w:p w14:paraId="67FBCE0B" w14:textId="77777777" w:rsidR="00D31347" w:rsidRPr="00AE4B69" w:rsidRDefault="00D31347" w:rsidP="0084541F">
            <w:pPr>
              <w:rPr>
                <w:rFonts w:cs="Arial"/>
                <w:lang w:val="en-US"/>
              </w:rPr>
            </w:pPr>
            <w:r>
              <w:rPr>
                <w:rFonts w:cs="Arial"/>
                <w:lang w:val="en-US"/>
              </w:rPr>
              <w:t>errors</w:t>
            </w:r>
          </w:p>
        </w:tc>
        <w:tc>
          <w:tcPr>
            <w:tcW w:w="5150" w:type="dxa"/>
          </w:tcPr>
          <w:p w14:paraId="421C62F3" w14:textId="77777777" w:rsidR="00D31347" w:rsidRPr="00DF451F" w:rsidRDefault="00D31347" w:rsidP="0084541F">
            <w:pPr>
              <w:rPr>
                <w:rFonts w:cs="Arial"/>
              </w:rPr>
            </w:pPr>
            <w:r>
              <w:rPr>
                <w:rFonts w:cs="Arial"/>
              </w:rPr>
              <w:t>Array of request processing errors</w:t>
            </w:r>
          </w:p>
        </w:tc>
        <w:tc>
          <w:tcPr>
            <w:tcW w:w="3320" w:type="dxa"/>
          </w:tcPr>
          <w:p w14:paraId="560CCDC8" w14:textId="77777777" w:rsidR="00D31347" w:rsidRDefault="00D31347" w:rsidP="0084541F">
            <w:pPr>
              <w:rPr>
                <w:rFonts w:cs="Arial"/>
              </w:rPr>
            </w:pPr>
            <w:r>
              <w:rPr>
                <w:rFonts w:cs="Arial"/>
              </w:rPr>
              <w:t>Array of strings</w:t>
            </w:r>
          </w:p>
        </w:tc>
      </w:tr>
    </w:tbl>
    <w:p w14:paraId="4C56EC43" w14:textId="77777777" w:rsidR="00D31347" w:rsidRDefault="00D31347" w:rsidP="00D31347"/>
    <w:p w14:paraId="7E9D9FBE" w14:textId="77777777" w:rsidR="00136331" w:rsidRDefault="00136331" w:rsidP="00D31347"/>
    <w:p w14:paraId="00063C4E" w14:textId="77777777" w:rsidR="00136331" w:rsidRDefault="00136331" w:rsidP="00D31347"/>
    <w:p w14:paraId="05777782" w14:textId="77777777" w:rsidR="00D31347" w:rsidRPr="009D1FE4" w:rsidRDefault="00D31347" w:rsidP="00D31347">
      <w:r>
        <w:t>An example of an error response:</w:t>
      </w:r>
    </w:p>
    <w:p w14:paraId="533066A1"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2DE155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1CE679B0"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50D713C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661F9F86"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6637C1C7"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411D0EE" w14:textId="77777777" w:rsidR="00D31347" w:rsidRPr="00092446" w:rsidRDefault="00D31347" w:rsidP="00D31347">
      <w:pPr>
        <w:rPr>
          <w:rFonts w:ascii="Consolas" w:hAnsi="Consolas" w:cs="Consolas"/>
          <w:color w:val="000000"/>
          <w:sz w:val="19"/>
          <w:szCs w:val="19"/>
        </w:rPr>
      </w:pPr>
      <w:r>
        <w:rPr>
          <w:rFonts w:ascii="Consolas" w:hAnsi="Consolas" w:cs="Consolas"/>
          <w:color w:val="DFDFBF"/>
          <w:sz w:val="18"/>
          <w:szCs w:val="18"/>
        </w:rPr>
        <w:lastRenderedPageBreak/>
        <w:t>}</w:t>
      </w:r>
      <w:r w:rsidRPr="00092446">
        <w:rPr>
          <w:rFonts w:ascii="Consolas" w:hAnsi="Consolas" w:cs="Consolas"/>
          <w:color w:val="000000"/>
          <w:sz w:val="19"/>
          <w:szCs w:val="19"/>
        </w:rPr>
        <w:br w:type="page"/>
      </w:r>
    </w:p>
    <w:p w14:paraId="3A88E193" w14:textId="347C6FA1" w:rsidR="00D31347" w:rsidRPr="00092446" w:rsidRDefault="00D31347" w:rsidP="00D31347">
      <w:pPr>
        <w:pStyle w:val="2"/>
      </w:pPr>
      <w:bookmarkStart w:id="743" w:name="_Toc184326862"/>
      <w:r w:rsidRPr="00092446">
        <w:lastRenderedPageBreak/>
        <w:t xml:space="preserve">2. </w:t>
      </w:r>
      <w:r w:rsidR="00092446">
        <w:t xml:space="preserve">10 </w:t>
      </w:r>
      <w:bookmarkStart w:id="744" w:name="OLE_LINK529"/>
      <w:bookmarkStart w:id="745" w:name="OLE_LINK530"/>
      <w:r>
        <w:t>Marking code verification status</w:t>
      </w:r>
      <w:bookmarkEnd w:id="743"/>
      <w:bookmarkEnd w:id="744"/>
      <w:bookmarkEnd w:id="745"/>
    </w:p>
    <w:p w14:paraId="30429733" w14:textId="77777777" w:rsidR="00D31347" w:rsidRPr="00092446" w:rsidRDefault="00D31347" w:rsidP="00D31347">
      <w:pPr>
        <w:rPr>
          <w:rFonts w:cs="Arial"/>
        </w:rPr>
      </w:pPr>
    </w:p>
    <w:p w14:paraId="05AF4E5B" w14:textId="292095C1" w:rsidR="00D31347" w:rsidRPr="00CE43A2" w:rsidRDefault="00D31347" w:rsidP="00D31347">
      <w:pPr>
        <w:rPr>
          <w:rFonts w:cs="Arial"/>
          <w:lang w:val="en-US"/>
        </w:rPr>
      </w:pPr>
      <w:proofErr w:type="gramStart"/>
      <w:r>
        <w:rPr>
          <w:rFonts w:cs="Arial"/>
        </w:rPr>
        <w:t xml:space="preserve">Request </w:t>
      </w:r>
      <w:r w:rsidRPr="00CE43A2">
        <w:rPr>
          <w:rFonts w:cs="Arial"/>
          <w:lang w:val="en-US"/>
        </w:rPr>
        <w:t>:</w:t>
      </w:r>
      <w:proofErr w:type="gramEnd"/>
      <w:r w:rsidRPr="00CE43A2">
        <w:rPr>
          <w:rFonts w:cs="Arial"/>
          <w:lang w:val="en-US"/>
        </w:rPr>
        <w:t xml:space="preserve"> </w:t>
      </w:r>
      <w:r>
        <w:rPr>
          <w:rFonts w:cs="Arial"/>
          <w:b/>
          <w:lang w:val="en-US"/>
        </w:rPr>
        <w:t>GET</w:t>
      </w:r>
      <w:r w:rsidRPr="00CE43A2">
        <w:rPr>
          <w:rFonts w:cs="Arial"/>
          <w:lang w:val="en-US"/>
        </w:rPr>
        <w:t xml:space="preserve"> </w:t>
      </w:r>
      <w:r w:rsidRPr="00CE43A2">
        <w:rPr>
          <w:rFonts w:cs="Arial"/>
          <w:b/>
          <w:lang w:val="en-US"/>
        </w:rPr>
        <w:t>/</w:t>
      </w:r>
      <w:proofErr w:type="spellStart"/>
      <w:r w:rsidRPr="00CE43A2">
        <w:rPr>
          <w:rFonts w:cs="Arial"/>
          <w:b/>
          <w:lang w:val="en-US"/>
        </w:rPr>
        <w:t>api</w:t>
      </w:r>
      <w:proofErr w:type="spellEnd"/>
      <w:r w:rsidRPr="00CE43A2">
        <w:rPr>
          <w:rFonts w:cs="Arial"/>
          <w:b/>
          <w:lang w:val="en-US"/>
        </w:rPr>
        <w:t xml:space="preserve">/v2/ </w:t>
      </w:r>
      <w:proofErr w:type="spellStart"/>
      <w:proofErr w:type="gramStart"/>
      <w:r w:rsidR="00C43888">
        <w:rPr>
          <w:rFonts w:cs="Arial"/>
          <w:b/>
          <w:lang w:val="en-US"/>
        </w:rPr>
        <w:t>itemcode</w:t>
      </w:r>
      <w:proofErr w:type="spellEnd"/>
      <w:r w:rsidR="00C43888">
        <w:rPr>
          <w:rFonts w:cs="Arial"/>
          <w:b/>
          <w:lang w:val="en-US"/>
        </w:rPr>
        <w:t xml:space="preserve"> </w:t>
      </w:r>
      <w:r w:rsidRPr="00CE43A2">
        <w:rPr>
          <w:rFonts w:cs="Arial"/>
          <w:b/>
          <w:lang w:val="en-US"/>
        </w:rPr>
        <w:t>/{</w:t>
      </w:r>
      <w:proofErr w:type="gramEnd"/>
      <w:r w:rsidRPr="00CE43A2">
        <w:rPr>
          <w:rFonts w:cs="Arial"/>
          <w:b/>
          <w:lang w:val="en-US"/>
        </w:rPr>
        <w:t xml:space="preserve">inn}/status/{ </w:t>
      </w:r>
      <w:proofErr w:type="spellStart"/>
      <w:r>
        <w:rPr>
          <w:rFonts w:cs="Arial"/>
          <w:b/>
          <w:lang w:val="en-US"/>
        </w:rPr>
        <w:t>document_id</w:t>
      </w:r>
      <w:proofErr w:type="spellEnd"/>
      <w:r>
        <w:rPr>
          <w:rFonts w:cs="Arial"/>
          <w:b/>
          <w:lang w:val="en-US"/>
        </w:rPr>
        <w:t xml:space="preserve"> </w:t>
      </w:r>
      <w:r w:rsidRPr="00CE43A2">
        <w:rPr>
          <w:rFonts w:cs="Arial"/>
          <w:b/>
          <w:lang w:val="en-US"/>
        </w:rPr>
        <w:t>}</w:t>
      </w:r>
    </w:p>
    <w:p w14:paraId="315DAFD5" w14:textId="77777777" w:rsidR="00D31347" w:rsidRPr="00CE43A2" w:rsidRDefault="00D31347" w:rsidP="00D31347">
      <w:pPr>
        <w:rPr>
          <w:rFonts w:cs="Arial"/>
          <w:lang w:val="en-US"/>
        </w:rPr>
      </w:pPr>
    </w:p>
    <w:p w14:paraId="722F4FC0" w14:textId="77777777" w:rsidR="00D31347" w:rsidRPr="004E79A5" w:rsidRDefault="00D31347" w:rsidP="00D31347">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 for which the check is made</w:t>
      </w:r>
    </w:p>
    <w:p w14:paraId="1C135CA2" w14:textId="77777777" w:rsidR="00D31347" w:rsidRPr="000C255B" w:rsidRDefault="00D31347" w:rsidP="00D31347">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p w14:paraId="2DD56B46" w14:textId="77777777" w:rsidR="00D31347" w:rsidRDefault="00D31347" w:rsidP="00D31347">
      <w:pPr>
        <w:rPr>
          <w:rFonts w:cs="Arial"/>
        </w:rPr>
      </w:pPr>
    </w:p>
    <w:p w14:paraId="6F812DA6" w14:textId="77777777" w:rsidR="00D31347" w:rsidRPr="000C255B" w:rsidRDefault="00D31347" w:rsidP="00D31347">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49C1359C" w14:textId="77777777" w:rsidR="00D31347" w:rsidRDefault="00D31347" w:rsidP="00D31347">
      <w:pPr>
        <w:rPr>
          <w:rFonts w:cs="Arial"/>
        </w:rPr>
      </w:pPr>
    </w:p>
    <w:p w14:paraId="143288B4" w14:textId="77777777" w:rsidR="00D31347" w:rsidRDefault="00D31347" w:rsidP="00D31347">
      <w:r>
        <w:t xml:space="preserve">Answer: </w:t>
      </w:r>
      <w:r>
        <w:rPr>
          <w:lang w:val="en-US"/>
        </w:rPr>
        <w:t xml:space="preserve">api </w:t>
      </w:r>
      <w:r w:rsidRPr="00197C7F">
        <w:t>can return the following status codes</w:t>
      </w:r>
    </w:p>
    <w:p w14:paraId="71B30B7F" w14:textId="73449583" w:rsidR="00D31347" w:rsidRDefault="00D31347" w:rsidP="00D31347">
      <w:pPr>
        <w:pStyle w:val="ac"/>
        <w:numPr>
          <w:ilvl w:val="0"/>
          <w:numId w:val="2"/>
        </w:numPr>
        <w:spacing w:after="0" w:line="240" w:lineRule="auto"/>
      </w:pPr>
      <w:r w:rsidRPr="00425254">
        <w:t xml:space="preserve">202 </w:t>
      </w:r>
      <w:r>
        <w:rPr>
          <w:lang w:val="en-US"/>
        </w:rPr>
        <w:t xml:space="preserve">Accepted </w:t>
      </w:r>
      <w:r>
        <w:t>- the request has been created and added to the queue for processing, but has not yet been processed, an empty response body</w:t>
      </w:r>
    </w:p>
    <w:p w14:paraId="7CCD0A7C" w14:textId="339D94C6" w:rsidR="00D31347" w:rsidRDefault="00D31347" w:rsidP="00D31347">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organization not found, request with specified ID not found</w:t>
      </w:r>
    </w:p>
    <w:p w14:paraId="611820EB" w14:textId="77777777" w:rsidR="00D31347" w:rsidRDefault="00D31347" w:rsidP="00D31347">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5B3CA88" w14:textId="57E66EDE" w:rsidR="00D31347" w:rsidRDefault="00D31347" w:rsidP="00D31347">
      <w:pPr>
        <w:pStyle w:val="ac"/>
        <w:numPr>
          <w:ilvl w:val="0"/>
          <w:numId w:val="2"/>
        </w:numPr>
        <w:spacing w:after="0" w:line="240" w:lineRule="auto"/>
      </w:pPr>
      <w:r w:rsidRPr="00425254">
        <w:t xml:space="preserve">200 </w:t>
      </w:r>
      <w:r>
        <w:rPr>
          <w:lang w:val="en-US"/>
        </w:rPr>
        <w:t xml:space="preserve">OK </w:t>
      </w:r>
      <w:r w:rsidRPr="00197C7F">
        <w:t>– request processed, response body p.2.10.1</w:t>
      </w:r>
    </w:p>
    <w:p w14:paraId="48015D51" w14:textId="77777777" w:rsidR="00D31347" w:rsidRDefault="00D31347" w:rsidP="00D31347">
      <w:pPr>
        <w:rPr>
          <w:rFonts w:cs="Arial"/>
        </w:rPr>
      </w:pPr>
    </w:p>
    <w:p w14:paraId="7765C630" w14:textId="5C6BCA79" w:rsidR="00D31347" w:rsidRDefault="00D31347" w:rsidP="00D31347">
      <w:pPr>
        <w:pStyle w:val="3"/>
      </w:pPr>
      <w:bookmarkStart w:id="746" w:name="_Toc184326863"/>
      <w:r>
        <w:rPr>
          <w:lang w:val="en-US"/>
        </w:rPr>
        <w:t xml:space="preserve">2.10.1 Response </w:t>
      </w:r>
      <w:r>
        <w:t>Body</w:t>
      </w:r>
      <w:bookmarkEnd w:id="746"/>
      <w:r>
        <w:t xml:space="preserve"> </w:t>
      </w:r>
    </w:p>
    <w:tbl>
      <w:tblPr>
        <w:tblStyle w:val="ab"/>
        <w:tblW w:w="10283" w:type="dxa"/>
        <w:tblLook w:val="04A0" w:firstRow="1" w:lastRow="0" w:firstColumn="1" w:lastColumn="0" w:noHBand="0" w:noVBand="1"/>
      </w:tblPr>
      <w:tblGrid>
        <w:gridCol w:w="2465"/>
        <w:gridCol w:w="4839"/>
        <w:gridCol w:w="2979"/>
      </w:tblGrid>
      <w:tr w:rsidR="00D31347" w:rsidRPr="008F4F86" w14:paraId="3F561ABC" w14:textId="77777777" w:rsidTr="0084541F">
        <w:tc>
          <w:tcPr>
            <w:tcW w:w="2465" w:type="dxa"/>
          </w:tcPr>
          <w:p w14:paraId="16711082" w14:textId="77777777" w:rsidR="00D31347" w:rsidRPr="009E5CA4" w:rsidRDefault="00D31347" w:rsidP="0084541F">
            <w:pPr>
              <w:rPr>
                <w:rFonts w:cs="Arial"/>
                <w:lang w:val="en-US"/>
              </w:rPr>
            </w:pPr>
            <w:r>
              <w:rPr>
                <w:rFonts w:cs="Arial"/>
                <w:lang w:val="en-US"/>
              </w:rPr>
              <w:t>id</w:t>
            </w:r>
          </w:p>
        </w:tc>
        <w:tc>
          <w:tcPr>
            <w:tcW w:w="4839" w:type="dxa"/>
          </w:tcPr>
          <w:p w14:paraId="0A930274" w14:textId="77777777" w:rsidR="00D31347" w:rsidRPr="00DF451F" w:rsidRDefault="00D31347" w:rsidP="0084541F">
            <w:pPr>
              <w:rPr>
                <w:rFonts w:cs="Arial"/>
              </w:rPr>
            </w:pPr>
            <w:bookmarkStart w:id="747" w:name="OLE_LINK82"/>
            <w:r>
              <w:rPr>
                <w:rFonts w:cs="Arial"/>
              </w:rPr>
              <w:t>Document ID</w:t>
            </w:r>
            <w:bookmarkEnd w:id="747"/>
          </w:p>
        </w:tc>
        <w:tc>
          <w:tcPr>
            <w:tcW w:w="2979" w:type="dxa"/>
          </w:tcPr>
          <w:p w14:paraId="44D1CA99" w14:textId="77777777" w:rsidR="00D31347" w:rsidRDefault="00D31347" w:rsidP="0084541F">
            <w:pPr>
              <w:rPr>
                <w:rFonts w:cs="Arial"/>
              </w:rPr>
            </w:pPr>
            <w:r>
              <w:rPr>
                <w:rFonts w:cs="Arial"/>
              </w:rPr>
              <w:t xml:space="preserve">String from 1 to </w:t>
            </w:r>
            <w:r>
              <w:rPr>
                <w:rFonts w:cs="Arial"/>
                <w:lang w:val="en-US"/>
              </w:rPr>
              <w:t xml:space="preserve">64 </w:t>
            </w:r>
            <w:r>
              <w:rPr>
                <w:rFonts w:cs="Arial"/>
              </w:rPr>
              <w:t>characters</w:t>
            </w:r>
          </w:p>
        </w:tc>
      </w:tr>
      <w:tr w:rsidR="00D31347" w:rsidRPr="008F4F86" w14:paraId="70B1AF8B" w14:textId="77777777" w:rsidTr="0084541F">
        <w:tc>
          <w:tcPr>
            <w:tcW w:w="2465" w:type="dxa"/>
          </w:tcPr>
          <w:p w14:paraId="654C7F41" w14:textId="2E43599A" w:rsidR="00D31347" w:rsidRDefault="00D31347" w:rsidP="0084541F">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42BABC1A" w14:textId="3852D266" w:rsidR="00D31347" w:rsidRPr="00D71290" w:rsidRDefault="00D31347" w:rsidP="0084541F">
            <w:pPr>
              <w:rPr>
                <w:rFonts w:cs="Arial"/>
              </w:rPr>
            </w:pPr>
            <w:bookmarkStart w:id="748" w:name="OLE_LINK83"/>
            <w:r>
              <w:rPr>
                <w:rFonts w:cs="Arial"/>
              </w:rPr>
              <w:t>Serial number of the device that processed the request</w:t>
            </w:r>
            <w:bookmarkEnd w:id="748"/>
          </w:p>
        </w:tc>
        <w:tc>
          <w:tcPr>
            <w:tcW w:w="2979" w:type="dxa"/>
          </w:tcPr>
          <w:p w14:paraId="10CF02F8" w14:textId="77777777" w:rsidR="00D31347" w:rsidRDefault="00D31347" w:rsidP="0084541F">
            <w:pPr>
              <w:rPr>
                <w:rFonts w:cs="Arial"/>
              </w:rPr>
            </w:pPr>
            <w:r>
              <w:rPr>
                <w:rFonts w:cs="Arial"/>
              </w:rPr>
              <w:t>String up to 20 characters</w:t>
            </w:r>
          </w:p>
        </w:tc>
      </w:tr>
      <w:tr w:rsidR="00D31347" w:rsidRPr="008F4F86" w14:paraId="2629B4A0" w14:textId="77777777" w:rsidTr="0084541F">
        <w:tc>
          <w:tcPr>
            <w:tcW w:w="2465" w:type="dxa"/>
          </w:tcPr>
          <w:p w14:paraId="6BA86453" w14:textId="68D13405" w:rsidR="00D31347" w:rsidRPr="00D71290" w:rsidRDefault="00D31347" w:rsidP="0084541F">
            <w:pPr>
              <w:rPr>
                <w:rFonts w:cs="Arial"/>
              </w:rPr>
            </w:pPr>
            <w:proofErr w:type="spellStart"/>
            <w:r>
              <w:rPr>
                <w:rFonts w:cs="Arial"/>
                <w:lang w:val="en-US"/>
              </w:rPr>
              <w:t>deviceRN</w:t>
            </w:r>
            <w:proofErr w:type="spellEnd"/>
            <w:r>
              <w:rPr>
                <w:rFonts w:cs="Arial"/>
                <w:lang w:val="en-US"/>
              </w:rPr>
              <w:t xml:space="preserve"> </w:t>
            </w:r>
          </w:p>
        </w:tc>
        <w:tc>
          <w:tcPr>
            <w:tcW w:w="4839" w:type="dxa"/>
          </w:tcPr>
          <w:p w14:paraId="361DB5AB" w14:textId="340F4E27" w:rsidR="00D31347" w:rsidRDefault="00D31347" w:rsidP="0084541F">
            <w:pPr>
              <w:rPr>
                <w:rFonts w:cs="Arial"/>
              </w:rPr>
            </w:pPr>
            <w:bookmarkStart w:id="749" w:name="OLE_LINK273"/>
            <w:bookmarkStart w:id="750" w:name="OLE_LINK382"/>
            <w:r>
              <w:rPr>
                <w:rFonts w:cs="Arial"/>
              </w:rPr>
              <w:t>Registration number of the device that processed the request</w:t>
            </w:r>
            <w:bookmarkEnd w:id="749"/>
            <w:bookmarkEnd w:id="750"/>
          </w:p>
        </w:tc>
        <w:tc>
          <w:tcPr>
            <w:tcW w:w="2979" w:type="dxa"/>
          </w:tcPr>
          <w:p w14:paraId="2CCF4228" w14:textId="77777777" w:rsidR="00D31347" w:rsidRDefault="00D31347" w:rsidP="0084541F">
            <w:pPr>
              <w:rPr>
                <w:rFonts w:cs="Arial"/>
              </w:rPr>
            </w:pPr>
            <w:r>
              <w:rPr>
                <w:rFonts w:cs="Arial"/>
              </w:rPr>
              <w:t>String up to 20 characters</w:t>
            </w:r>
          </w:p>
        </w:tc>
      </w:tr>
      <w:tr w:rsidR="00D31347" w:rsidRPr="008F4F86" w14:paraId="380F49D7" w14:textId="77777777" w:rsidTr="0084541F">
        <w:tc>
          <w:tcPr>
            <w:tcW w:w="2465" w:type="dxa"/>
          </w:tcPr>
          <w:p w14:paraId="29032B87" w14:textId="77777777" w:rsidR="00D31347" w:rsidRPr="00D71290" w:rsidRDefault="00D31347" w:rsidP="0084541F">
            <w:pPr>
              <w:rPr>
                <w:rFonts w:cs="Arial"/>
              </w:rPr>
            </w:pPr>
            <w:r>
              <w:rPr>
                <w:rFonts w:cs="Arial"/>
                <w:lang w:val="en-US"/>
              </w:rPr>
              <w:t xml:space="preserve">fs </w:t>
            </w:r>
            <w:r w:rsidRPr="00D71290">
              <w:rPr>
                <w:rFonts w:cs="Arial"/>
              </w:rPr>
              <w:t>Number</w:t>
            </w:r>
          </w:p>
        </w:tc>
        <w:tc>
          <w:tcPr>
            <w:tcW w:w="4839" w:type="dxa"/>
          </w:tcPr>
          <w:p w14:paraId="79A9A5DE" w14:textId="77777777" w:rsidR="00D31347" w:rsidRDefault="00D31347" w:rsidP="0084541F">
            <w:pPr>
              <w:rPr>
                <w:rFonts w:cs="Arial"/>
              </w:rPr>
            </w:pPr>
            <w:bookmarkStart w:id="751" w:name="OLE_LINK383"/>
            <w:bookmarkStart w:id="752" w:name="OLE_LINK386"/>
            <w:r>
              <w:rPr>
                <w:rFonts w:cs="Arial"/>
              </w:rPr>
              <w:t>Fiscal accumulator number</w:t>
            </w:r>
            <w:bookmarkEnd w:id="751"/>
            <w:bookmarkEnd w:id="752"/>
          </w:p>
        </w:tc>
        <w:tc>
          <w:tcPr>
            <w:tcW w:w="2979" w:type="dxa"/>
          </w:tcPr>
          <w:p w14:paraId="7C4D2EF4" w14:textId="77777777" w:rsidR="00D31347" w:rsidRDefault="00D31347" w:rsidP="0084541F">
            <w:pPr>
              <w:rPr>
                <w:rFonts w:cs="Arial"/>
              </w:rPr>
            </w:pPr>
            <w:r>
              <w:rPr>
                <w:rFonts w:cs="Arial"/>
              </w:rPr>
              <w:t>String 16 characters</w:t>
            </w:r>
          </w:p>
        </w:tc>
      </w:tr>
      <w:tr w:rsidR="001132D0" w:rsidRPr="008F4F86" w14:paraId="1DBC0415" w14:textId="77777777" w:rsidTr="0084541F">
        <w:tc>
          <w:tcPr>
            <w:tcW w:w="2465" w:type="dxa"/>
          </w:tcPr>
          <w:p w14:paraId="3D90990B" w14:textId="3B6E1DBB" w:rsidR="001132D0" w:rsidRPr="00D71290" w:rsidRDefault="001132D0" w:rsidP="001132D0">
            <w:pPr>
              <w:rPr>
                <w:rFonts w:cs="Arial"/>
              </w:rPr>
            </w:pPr>
            <w:proofErr w:type="spellStart"/>
            <w:r>
              <w:rPr>
                <w:rFonts w:cs="Arial"/>
                <w:lang w:val="en-US"/>
              </w:rPr>
              <w:t>processedAt</w:t>
            </w:r>
            <w:proofErr w:type="spellEnd"/>
          </w:p>
        </w:tc>
        <w:tc>
          <w:tcPr>
            <w:tcW w:w="4839" w:type="dxa"/>
          </w:tcPr>
          <w:p w14:paraId="6F4C0FF6" w14:textId="5E335E62" w:rsidR="001132D0" w:rsidRPr="00D71290" w:rsidRDefault="005B5054" w:rsidP="001132D0">
            <w:pPr>
              <w:rPr>
                <w:rFonts w:cs="Arial"/>
              </w:rPr>
            </w:pPr>
            <w:r>
              <w:rPr>
                <w:rFonts w:cs="Arial"/>
              </w:rPr>
              <w:t>Time of registration of a fiscal document in the KM server</w:t>
            </w:r>
          </w:p>
        </w:tc>
        <w:tc>
          <w:tcPr>
            <w:tcW w:w="2979" w:type="dxa"/>
          </w:tcPr>
          <w:p w14:paraId="540D4FD2" w14:textId="20DBD289" w:rsidR="001132D0" w:rsidRDefault="001132D0" w:rsidP="001132D0">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1132D0" w:rsidRPr="008F4F86" w14:paraId="7CB8FE9F" w14:textId="77777777" w:rsidTr="0084541F">
        <w:tc>
          <w:tcPr>
            <w:tcW w:w="2465" w:type="dxa"/>
          </w:tcPr>
          <w:p w14:paraId="50F55678" w14:textId="73BCCCD0" w:rsidR="001132D0" w:rsidRPr="00D71290" w:rsidRDefault="001132D0" w:rsidP="001132D0">
            <w:pPr>
              <w:rPr>
                <w:rFonts w:cs="Arial"/>
              </w:rPr>
            </w:pPr>
            <w:r>
              <w:rPr>
                <w:rFonts w:cs="Arial"/>
                <w:lang w:val="en-US"/>
              </w:rPr>
              <w:t>content</w:t>
            </w:r>
          </w:p>
        </w:tc>
        <w:tc>
          <w:tcPr>
            <w:tcW w:w="4839" w:type="dxa"/>
          </w:tcPr>
          <w:p w14:paraId="6F032650" w14:textId="2D0A3DE0" w:rsidR="001132D0" w:rsidRPr="009E5A50" w:rsidRDefault="001132D0" w:rsidP="001132D0">
            <w:pPr>
              <w:rPr>
                <w:rFonts w:cs="Arial"/>
              </w:rPr>
            </w:pPr>
            <w:bookmarkStart w:id="753" w:name="OLE_LINK475"/>
            <w:bookmarkStart w:id="754" w:name="OLE_LINK476"/>
            <w:r>
              <w:rPr>
                <w:rFonts w:cs="Arial"/>
              </w:rPr>
              <w:t>Document content</w:t>
            </w:r>
            <w:bookmarkEnd w:id="753"/>
            <w:bookmarkEnd w:id="754"/>
          </w:p>
        </w:tc>
        <w:tc>
          <w:tcPr>
            <w:tcW w:w="2979" w:type="dxa"/>
          </w:tcPr>
          <w:p w14:paraId="66E1BA67" w14:textId="7CF48D04" w:rsidR="001132D0" w:rsidRDefault="001132D0" w:rsidP="001132D0">
            <w:pPr>
              <w:rPr>
                <w:rFonts w:cs="Arial"/>
              </w:rPr>
            </w:pPr>
            <w:r>
              <w:rPr>
                <w:rFonts w:cs="Arial"/>
              </w:rPr>
              <w:t>Structure of clause 2.9.1.1</w:t>
            </w:r>
          </w:p>
        </w:tc>
      </w:tr>
      <w:tr w:rsidR="001A4E77" w:rsidRPr="008F4F86" w14:paraId="7C0CB7B5" w14:textId="77777777" w:rsidTr="0084541F">
        <w:tc>
          <w:tcPr>
            <w:tcW w:w="2465" w:type="dxa"/>
          </w:tcPr>
          <w:p w14:paraId="2A1373F5" w14:textId="6BEB5F76" w:rsidR="001A4E77" w:rsidRPr="006B5B06" w:rsidRDefault="001A4E77" w:rsidP="001A4E77">
            <w:pPr>
              <w:rPr>
                <w:rFonts w:cs="Arial"/>
                <w:lang w:val="en-US"/>
              </w:rPr>
            </w:pPr>
            <w:bookmarkStart w:id="755" w:name="OLE_LINK80"/>
            <w:bookmarkStart w:id="756" w:name="OLE_LINK81"/>
            <w:proofErr w:type="spellStart"/>
            <w:r>
              <w:rPr>
                <w:rFonts w:cs="Arial"/>
                <w:lang w:val="en-US"/>
              </w:rPr>
              <w:t>checkResult</w:t>
            </w:r>
            <w:bookmarkEnd w:id="755"/>
            <w:bookmarkEnd w:id="756"/>
            <w:proofErr w:type="spellEnd"/>
          </w:p>
        </w:tc>
        <w:tc>
          <w:tcPr>
            <w:tcW w:w="4839" w:type="dxa"/>
          </w:tcPr>
          <w:p w14:paraId="475445DC" w14:textId="7D23ADBF" w:rsidR="001A4E77" w:rsidRPr="006B5B06" w:rsidRDefault="001A4E77" w:rsidP="001A4E77">
            <w:pPr>
              <w:rPr>
                <w:rFonts w:cs="Arial"/>
              </w:rPr>
            </w:pPr>
            <w:bookmarkStart w:id="757" w:name="OLE_LINK470"/>
            <w:bookmarkStart w:id="758" w:name="OLE_LINK471"/>
            <w:r>
              <w:rPr>
                <w:rFonts w:cs="Arial"/>
              </w:rPr>
              <w:t>Result of checking</w:t>
            </w:r>
            <w:bookmarkEnd w:id="757"/>
            <w:bookmarkEnd w:id="758"/>
          </w:p>
        </w:tc>
        <w:tc>
          <w:tcPr>
            <w:tcW w:w="2979" w:type="dxa"/>
          </w:tcPr>
          <w:p w14:paraId="0708EA2F" w14:textId="45694C91" w:rsidR="001A4E77" w:rsidRDefault="00C41CC2" w:rsidP="001A4E77">
            <w:pPr>
              <w:rPr>
                <w:rFonts w:cs="Arial"/>
              </w:rPr>
            </w:pPr>
            <w:r>
              <w:rPr>
                <w:rFonts w:cs="Arial"/>
              </w:rPr>
              <w:t xml:space="preserve">Structure p.2. </w:t>
            </w:r>
            <w:proofErr w:type="gramStart"/>
            <w:r w:rsidR="00950DB9">
              <w:rPr>
                <w:rFonts w:cs="Arial"/>
                <w:lang w:val="en-US"/>
              </w:rPr>
              <w:t xml:space="preserve">2 </w:t>
            </w:r>
            <w:r>
              <w:rPr>
                <w:rFonts w:cs="Arial"/>
              </w:rPr>
              <w:t>.</w:t>
            </w:r>
            <w:proofErr w:type="gramEnd"/>
            <w:r>
              <w:rPr>
                <w:rFonts w:cs="Arial"/>
              </w:rPr>
              <w:t xml:space="preserve"> </w:t>
            </w:r>
            <w:r w:rsidR="00950DB9">
              <w:rPr>
                <w:rFonts w:cs="Arial"/>
                <w:lang w:val="en-US"/>
              </w:rPr>
              <w:t>2.2</w:t>
            </w:r>
          </w:p>
        </w:tc>
      </w:tr>
      <w:tr w:rsidR="001A4E77" w:rsidRPr="008F4F86" w14:paraId="18292051" w14:textId="77777777" w:rsidTr="0084541F">
        <w:tc>
          <w:tcPr>
            <w:tcW w:w="2465" w:type="dxa"/>
          </w:tcPr>
          <w:p w14:paraId="1658AB15" w14:textId="77777777" w:rsidR="001A4E77" w:rsidRPr="009D7C38" w:rsidRDefault="001A4E77" w:rsidP="001A4E77">
            <w:pPr>
              <w:rPr>
                <w:rFonts w:cs="Arial"/>
                <w:lang w:val="en-US"/>
              </w:rPr>
            </w:pPr>
            <w:bookmarkStart w:id="759" w:name="_Hlk78895773"/>
            <w:proofErr w:type="spellStart"/>
            <w:r>
              <w:rPr>
                <w:rFonts w:cs="Arial"/>
                <w:lang w:val="en-US"/>
              </w:rPr>
              <w:lastRenderedPageBreak/>
              <w:t>callbackUrl</w:t>
            </w:r>
            <w:proofErr w:type="spellEnd"/>
          </w:p>
        </w:tc>
        <w:tc>
          <w:tcPr>
            <w:tcW w:w="4839" w:type="dxa"/>
          </w:tcPr>
          <w:p w14:paraId="62A80238" w14:textId="77777777" w:rsidR="001A4E77" w:rsidRPr="009D7C38" w:rsidRDefault="001A4E77" w:rsidP="001A4E77">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626A0405" w14:textId="77777777" w:rsidR="001A4E77" w:rsidRDefault="001A4E77" w:rsidP="001A4E77">
            <w:pPr>
              <w:rPr>
                <w:rFonts w:cs="Arial"/>
              </w:rPr>
            </w:pPr>
            <w:r>
              <w:rPr>
                <w:rFonts w:cs="Arial"/>
              </w:rPr>
              <w:t xml:space="preserve">String from 1 to 1024 characters or </w:t>
            </w:r>
            <w:r>
              <w:rPr>
                <w:rFonts w:cs="Arial"/>
                <w:lang w:val="en-US"/>
              </w:rPr>
              <w:t>null</w:t>
            </w:r>
          </w:p>
        </w:tc>
      </w:tr>
      <w:bookmarkEnd w:id="759"/>
      <w:tr w:rsidR="001A4E77" w:rsidRPr="008F4F86" w14:paraId="19CE477A" w14:textId="77777777" w:rsidTr="0084541F">
        <w:tc>
          <w:tcPr>
            <w:tcW w:w="2465" w:type="dxa"/>
          </w:tcPr>
          <w:p w14:paraId="7CC9777F" w14:textId="77777777" w:rsidR="001A4E77" w:rsidRDefault="001A4E77" w:rsidP="001A4E77">
            <w:pPr>
              <w:rPr>
                <w:rFonts w:cs="Arial"/>
                <w:lang w:val="en-US"/>
              </w:rPr>
            </w:pPr>
            <w:r>
              <w:rPr>
                <w:rFonts w:cs="Arial"/>
                <w:lang w:val="en-US"/>
              </w:rPr>
              <w:t>meta</w:t>
            </w:r>
          </w:p>
        </w:tc>
        <w:tc>
          <w:tcPr>
            <w:tcW w:w="4839" w:type="dxa"/>
          </w:tcPr>
          <w:p w14:paraId="57FA4C8E" w14:textId="77777777" w:rsidR="001A4E77" w:rsidRDefault="001A4E77" w:rsidP="001A4E77">
            <w:pPr>
              <w:rPr>
                <w:rFonts w:cs="Arial"/>
                <w:lang w:val="en-US"/>
              </w:rPr>
            </w:pPr>
            <w:r>
              <w:rPr>
                <w:rFonts w:cs="Arial"/>
              </w:rPr>
              <w:t>Request metadata</w:t>
            </w:r>
          </w:p>
        </w:tc>
        <w:tc>
          <w:tcPr>
            <w:tcW w:w="2979" w:type="dxa"/>
          </w:tcPr>
          <w:p w14:paraId="3857C285" w14:textId="77777777" w:rsidR="001A4E77" w:rsidRDefault="001A4E77" w:rsidP="001A4E77">
            <w:pPr>
              <w:rPr>
                <w:rFonts w:cs="Arial"/>
              </w:rPr>
            </w:pPr>
            <w:r>
              <w:rPr>
                <w:rFonts w:cs="Arial"/>
              </w:rPr>
              <w:t xml:space="preserve">String from 1 to 128 characters or </w:t>
            </w:r>
            <w:r>
              <w:rPr>
                <w:rFonts w:cs="Arial"/>
                <w:lang w:val="en-US"/>
              </w:rPr>
              <w:t>null</w:t>
            </w:r>
          </w:p>
        </w:tc>
      </w:tr>
    </w:tbl>
    <w:p w14:paraId="1998E106" w14:textId="7063C7FB" w:rsidR="00D31347" w:rsidRDefault="00D31347" w:rsidP="00D31347"/>
    <w:p w14:paraId="18FD6485" w14:textId="77777777" w:rsidR="00D31347" w:rsidRPr="002B3ED4" w:rsidRDefault="00D31347" w:rsidP="00D31347">
      <w:r w:rsidRPr="00890714">
        <w:t>Answer example:</w:t>
      </w:r>
    </w:p>
    <w:p w14:paraId="28220FD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B4B4B4"/>
          <w:sz w:val="20"/>
          <w:szCs w:val="20"/>
          <w:lang w:eastAsia="ru-RU"/>
        </w:rPr>
        <w:t>{</w:t>
      </w:r>
    </w:p>
    <w:p w14:paraId="3DC6CB9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8ACCCF"/>
          <w:sz w:val="20"/>
          <w:szCs w:val="20"/>
          <w:lang w:val="en-US" w:eastAsia="ru-RU"/>
        </w:rPr>
        <w:t xml:space="preserve">id </w:t>
      </w:r>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 xml:space="preserve">"006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14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6 </w:t>
      </w:r>
      <w:r w:rsidRPr="00534D34">
        <w:rPr>
          <w:rFonts w:ascii="Consolas" w:eastAsia="Times New Roman" w:hAnsi="Consolas" w:cs="Courier New"/>
          <w:color w:val="D69D85"/>
          <w:sz w:val="20"/>
          <w:szCs w:val="20"/>
          <w:lang w:val="en-US" w:eastAsia="ru-RU"/>
        </w:rPr>
        <w:t xml:space="preserve">d </w:t>
      </w:r>
      <w:r w:rsidRPr="00534D34">
        <w:rPr>
          <w:rFonts w:ascii="Consolas" w:eastAsia="Times New Roman" w:hAnsi="Consolas" w:cs="Courier New"/>
          <w:color w:val="D69D85"/>
          <w:sz w:val="20"/>
          <w:szCs w:val="20"/>
          <w:lang w:eastAsia="ru-RU"/>
        </w:rPr>
        <w:t xml:space="preserve">6 </w:t>
      </w:r>
      <w:r w:rsidRPr="00534D34">
        <w:rPr>
          <w:rFonts w:ascii="Consolas" w:eastAsia="Times New Roman" w:hAnsi="Consolas" w:cs="Courier New"/>
          <w:color w:val="D69D85"/>
          <w:sz w:val="20"/>
          <w:szCs w:val="20"/>
          <w:lang w:val="en-US" w:eastAsia="ru-RU"/>
        </w:rPr>
        <w:t xml:space="preserve">d </w:t>
      </w:r>
      <w:r w:rsidRPr="00534D34">
        <w:rPr>
          <w:rFonts w:ascii="Consolas" w:eastAsia="Times New Roman" w:hAnsi="Consolas" w:cs="Courier New"/>
          <w:color w:val="D69D85"/>
          <w:sz w:val="20"/>
          <w:szCs w:val="20"/>
          <w:lang w:eastAsia="ru-RU"/>
        </w:rPr>
        <w:t xml:space="preserve">048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0859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0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0 </w:t>
      </w:r>
      <w:proofErr w:type="spellStart"/>
      <w:r w:rsidRPr="00534D34">
        <w:rPr>
          <w:rFonts w:ascii="Consolas" w:eastAsia="Times New Roman" w:hAnsi="Consolas" w:cs="Courier New"/>
          <w:color w:val="D69D85"/>
          <w:sz w:val="20"/>
          <w:szCs w:val="20"/>
          <w:lang w:val="en-US" w:eastAsia="ru-RU"/>
        </w:rPr>
        <w:t>bafa</w:t>
      </w:r>
      <w:proofErr w:type="spellEnd"/>
      <w:r w:rsidRPr="00534D34">
        <w:rPr>
          <w:rFonts w:ascii="Consolas" w:eastAsia="Times New Roman" w:hAnsi="Consolas" w:cs="Courier New"/>
          <w:color w:val="D69D85"/>
          <w:sz w:val="20"/>
          <w:szCs w:val="20"/>
          <w:lang w:val="en-US" w:eastAsia="ru-RU"/>
        </w:rPr>
        <w:t xml:space="preserve"> </w:t>
      </w:r>
      <w:r w:rsidRPr="00534D34">
        <w:rPr>
          <w:rFonts w:ascii="Consolas" w:eastAsia="Times New Roman" w:hAnsi="Consolas" w:cs="Courier New"/>
          <w:color w:val="D69D85"/>
          <w:sz w:val="20"/>
          <w:szCs w:val="20"/>
          <w:lang w:eastAsia="ru-RU"/>
        </w:rPr>
        <w:t xml:space="preserve">1389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 </w:t>
      </w:r>
      <w:r w:rsidRPr="00534D34">
        <w:rPr>
          <w:rFonts w:ascii="Consolas" w:eastAsia="Times New Roman" w:hAnsi="Consolas" w:cs="Courier New"/>
          <w:color w:val="B4B4B4"/>
          <w:sz w:val="20"/>
          <w:szCs w:val="20"/>
          <w:lang w:eastAsia="ru-RU"/>
        </w:rPr>
        <w:t>,</w:t>
      </w:r>
    </w:p>
    <w:p w14:paraId="0E7DAFA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 xml:space="preserve">" </w:t>
      </w:r>
      <w:proofErr w:type="spellStart"/>
      <w:r w:rsidRPr="00534D34">
        <w:rPr>
          <w:rFonts w:ascii="Consolas" w:eastAsia="Times New Roman" w:hAnsi="Consolas" w:cs="Courier New"/>
          <w:color w:val="8ACCCF"/>
          <w:sz w:val="20"/>
          <w:szCs w:val="20"/>
          <w:lang w:val="en-US" w:eastAsia="ru-RU"/>
        </w:rPr>
        <w:t>deviceSN</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B4B4B4"/>
          <w:sz w:val="20"/>
          <w:szCs w:val="20"/>
          <w:lang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 xml:space="preserve">"0000000000001358" </w:t>
      </w:r>
      <w:r w:rsidRPr="00534D34">
        <w:rPr>
          <w:rFonts w:ascii="Consolas" w:eastAsia="Times New Roman" w:hAnsi="Consolas" w:cs="Courier New"/>
          <w:color w:val="B4B4B4"/>
          <w:sz w:val="20"/>
          <w:szCs w:val="20"/>
          <w:lang w:eastAsia="ru-RU"/>
        </w:rPr>
        <w:t>,</w:t>
      </w:r>
    </w:p>
    <w:p w14:paraId="06C7A7C8" w14:textId="3CC5A42B"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deviceRN</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D69D85"/>
          <w:sz w:val="20"/>
          <w:szCs w:val="20"/>
          <w:lang w:val="en-US" w:eastAsia="ru-RU"/>
        </w:rPr>
        <w:t xml:space="preserve">"0000000400054952" </w:t>
      </w:r>
      <w:r w:rsidRPr="00534D34">
        <w:rPr>
          <w:rFonts w:ascii="Consolas" w:eastAsia="Times New Roman" w:hAnsi="Consolas" w:cs="Courier New"/>
          <w:color w:val="B4B4B4"/>
          <w:sz w:val="20"/>
          <w:szCs w:val="20"/>
          <w:lang w:val="en-US" w:eastAsia="ru-RU"/>
        </w:rPr>
        <w:t>,</w:t>
      </w:r>
    </w:p>
    <w:p w14:paraId="347C5389" w14:textId="0537E53C"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fsNumber</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D69D85"/>
          <w:sz w:val="20"/>
          <w:szCs w:val="20"/>
          <w:lang w:val="en-US" w:eastAsia="ru-RU"/>
        </w:rPr>
        <w:t xml:space="preserve">"9999078900001341" </w:t>
      </w:r>
      <w:r w:rsidRPr="00534D34">
        <w:rPr>
          <w:rFonts w:ascii="Consolas" w:eastAsia="Times New Roman" w:hAnsi="Consolas" w:cs="Courier New"/>
          <w:color w:val="B4B4B4"/>
          <w:sz w:val="20"/>
          <w:szCs w:val="20"/>
          <w:lang w:val="en-US" w:eastAsia="ru-RU"/>
        </w:rPr>
        <w:t>,</w:t>
      </w:r>
    </w:p>
    <w:p w14:paraId="209D8B3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processedAt</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 xml:space="preserve">"2021-08-06T15:17:26" </w:t>
      </w:r>
      <w:r w:rsidRPr="00534D34">
        <w:rPr>
          <w:rFonts w:ascii="Consolas" w:eastAsia="Times New Roman" w:hAnsi="Consolas" w:cs="Courier New"/>
          <w:color w:val="B4B4B4"/>
          <w:sz w:val="20"/>
          <w:szCs w:val="20"/>
          <w:lang w:val="en-US" w:eastAsia="ru-RU"/>
        </w:rPr>
        <w:t>,</w:t>
      </w:r>
    </w:p>
    <w:p w14:paraId="56F335D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content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4B64758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plannedStatus</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2 </w:t>
      </w:r>
      <w:r w:rsidRPr="00534D34">
        <w:rPr>
          <w:rFonts w:ascii="Consolas" w:eastAsia="Times New Roman" w:hAnsi="Consolas" w:cs="Courier New"/>
          <w:color w:val="B4B4B4"/>
          <w:sz w:val="20"/>
          <w:szCs w:val="20"/>
          <w:lang w:val="en-US" w:eastAsia="ru-RU"/>
        </w:rPr>
        <w:t>,</w:t>
      </w:r>
    </w:p>
    <w:p w14:paraId="67FDBDB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itemCode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 xml:space="preserve">"00000046210654eK7fYtcAAModGVz" </w:t>
      </w:r>
      <w:r w:rsidRPr="00534D34">
        <w:rPr>
          <w:rFonts w:ascii="Consolas" w:eastAsia="Times New Roman" w:hAnsi="Consolas" w:cs="Courier New"/>
          <w:color w:val="B4B4B4"/>
          <w:sz w:val="20"/>
          <w:szCs w:val="20"/>
          <w:lang w:val="en-US" w:eastAsia="ru-RU"/>
        </w:rPr>
        <w:t>,</w:t>
      </w:r>
    </w:p>
    <w:p w14:paraId="0C650BF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quantityMeasurementUnit</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0 </w:t>
      </w:r>
      <w:r w:rsidRPr="00534D34">
        <w:rPr>
          <w:rFonts w:ascii="Consolas" w:eastAsia="Times New Roman" w:hAnsi="Consolas" w:cs="Courier New"/>
          <w:color w:val="B4B4B4"/>
          <w:sz w:val="20"/>
          <w:szCs w:val="20"/>
          <w:lang w:val="en-US" w:eastAsia="ru-RU"/>
        </w:rPr>
        <w:t>,</w:t>
      </w:r>
    </w:p>
    <w:p w14:paraId="1B89232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quantity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2.0</w:t>
      </w:r>
    </w:p>
    <w:p w14:paraId="771664E2"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1292A8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350B989" w14:textId="4C61D995"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fsCheckStatus</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6E96BE"/>
          <w:sz w:val="20"/>
          <w:szCs w:val="20"/>
          <w:lang w:val="en-US" w:eastAsia="ru-RU"/>
        </w:rPr>
        <w:t xml:space="preserve">2 </w:t>
      </w:r>
      <w:r w:rsidRPr="00534D34">
        <w:rPr>
          <w:rFonts w:ascii="Consolas" w:eastAsia="Times New Roman" w:hAnsi="Consolas" w:cs="Courier New"/>
          <w:color w:val="B4B4B4"/>
          <w:sz w:val="20"/>
          <w:szCs w:val="20"/>
          <w:lang w:val="en-US" w:eastAsia="ru-RU"/>
        </w:rPr>
        <w:t>,</w:t>
      </w:r>
    </w:p>
    <w:p w14:paraId="1AEA7D5C" w14:textId="60E4F81A"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fsCheckStatusCause</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6E96BE"/>
          <w:sz w:val="20"/>
          <w:szCs w:val="20"/>
          <w:lang w:val="en-US" w:eastAsia="ru-RU"/>
        </w:rPr>
        <w:t xml:space="preserve">3 </w:t>
      </w:r>
      <w:r w:rsidRPr="00534D34">
        <w:rPr>
          <w:rFonts w:ascii="Consolas" w:eastAsia="Times New Roman" w:hAnsi="Consolas" w:cs="Courier New"/>
          <w:color w:val="B4B4B4"/>
          <w:sz w:val="20"/>
          <w:szCs w:val="20"/>
          <w:lang w:val="en-US" w:eastAsia="ru-RU"/>
        </w:rPr>
        <w:t>,</w:t>
      </w:r>
    </w:p>
    <w:p w14:paraId="30D7FBEE" w14:textId="4B0EE884"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fsItemCodeType</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6E96BE"/>
          <w:sz w:val="20"/>
          <w:szCs w:val="20"/>
          <w:lang w:val="en-US" w:eastAsia="ru-RU"/>
        </w:rPr>
        <w:t xml:space="preserve">4 </w:t>
      </w:r>
      <w:r w:rsidRPr="00534D34">
        <w:rPr>
          <w:rFonts w:ascii="Consolas" w:eastAsia="Times New Roman" w:hAnsi="Consolas" w:cs="Courier New"/>
          <w:color w:val="B4B4B4"/>
          <w:sz w:val="20"/>
          <w:szCs w:val="20"/>
          <w:lang w:val="en-US" w:eastAsia="ru-RU"/>
        </w:rPr>
        <w:t>,</w:t>
      </w:r>
    </w:p>
    <w:p w14:paraId="68E89434"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1 </w:t>
      </w:r>
      <w:r w:rsidRPr="00534D34">
        <w:rPr>
          <w:rFonts w:ascii="Consolas" w:eastAsia="Times New Roman" w:hAnsi="Consolas" w:cs="Courier New"/>
          <w:color w:val="B4B4B4"/>
          <w:sz w:val="20"/>
          <w:szCs w:val="20"/>
          <w:lang w:val="en-US" w:eastAsia="ru-RU"/>
        </w:rPr>
        <w:t>,</w:t>
      </w:r>
    </w:p>
    <w:p w14:paraId="3D8A785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oismCheckResultCode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5 </w:t>
      </w:r>
      <w:r w:rsidRPr="00534D34">
        <w:rPr>
          <w:rFonts w:ascii="Consolas" w:eastAsia="Times New Roman" w:hAnsi="Consolas" w:cs="Courier New"/>
          <w:color w:val="B4B4B4"/>
          <w:sz w:val="20"/>
          <w:szCs w:val="20"/>
          <w:lang w:val="en-US" w:eastAsia="ru-RU"/>
        </w:rPr>
        <w:t>,</w:t>
      </w:r>
    </w:p>
    <w:p w14:paraId="043684B6"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oismResponse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A8DDFF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resultCode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1 </w:t>
      </w:r>
      <w:r w:rsidRPr="00534D34">
        <w:rPr>
          <w:rFonts w:ascii="Consolas" w:eastAsia="Times New Roman" w:hAnsi="Consolas" w:cs="Courier New"/>
          <w:color w:val="B4B4B4"/>
          <w:sz w:val="20"/>
          <w:szCs w:val="20"/>
          <w:lang w:val="en-US" w:eastAsia="ru-RU"/>
        </w:rPr>
        <w:t>,</w:t>
      </w:r>
    </w:p>
    <w:p w14:paraId="6FD5896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itemCodeType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p>
    <w:p w14:paraId="6E06091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78989AB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175329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B4B4B4"/>
          <w:sz w:val="20"/>
          <w:szCs w:val="20"/>
          <w:lang w:val="en-US" w:eastAsia="ru-RU"/>
        </w:rPr>
        <w:t>}</w:t>
      </w:r>
    </w:p>
    <w:p w14:paraId="419101B2" w14:textId="77777777" w:rsidR="00044DF6" w:rsidRPr="001D7CFC" w:rsidRDefault="00044DF6">
      <w:pPr>
        <w:rPr>
          <w:lang w:val="en-US"/>
        </w:rPr>
      </w:pPr>
    </w:p>
    <w:p w14:paraId="6D195579" w14:textId="2D314BBA" w:rsidR="00044DF6" w:rsidRDefault="00044DF6">
      <w:pPr>
        <w:rPr>
          <w:lang w:val="en-US"/>
        </w:rPr>
      </w:pPr>
      <w:r w:rsidRPr="001D7CFC">
        <w:rPr>
          <w:lang w:val="en-US"/>
        </w:rPr>
        <w:br w:type="page"/>
      </w:r>
    </w:p>
    <w:p w14:paraId="30DEABB3" w14:textId="77777777" w:rsidR="00171765" w:rsidRPr="001D7CFC" w:rsidRDefault="00171765" w:rsidP="00171765">
      <w:pPr>
        <w:pStyle w:val="1"/>
        <w:rPr>
          <w:lang w:val="en-US"/>
        </w:rPr>
      </w:pPr>
      <w:bookmarkStart w:id="760" w:name="_Toc507539867"/>
      <w:bookmarkStart w:id="761" w:name="_Toc27489477"/>
      <w:bookmarkStart w:id="762" w:name="_Toc63432922"/>
      <w:bookmarkStart w:id="763" w:name="_Toc184326864"/>
      <w:r w:rsidRPr="001D7CFC">
        <w:rPr>
          <w:lang w:val="en-US"/>
        </w:rPr>
        <w:lastRenderedPageBreak/>
        <w:t xml:space="preserve">3. </w:t>
      </w:r>
      <w:r>
        <w:rPr>
          <w:lang w:val="en-US"/>
        </w:rPr>
        <w:t>Swagger</w:t>
      </w:r>
      <w:bookmarkEnd w:id="760"/>
      <w:bookmarkEnd w:id="761"/>
      <w:bookmarkEnd w:id="762"/>
      <w:bookmarkEnd w:id="763"/>
    </w:p>
    <w:p w14:paraId="696DBB74" w14:textId="77777777" w:rsidR="00171765" w:rsidRPr="001D7CFC" w:rsidRDefault="00171765" w:rsidP="00171765">
      <w:pPr>
        <w:rPr>
          <w:lang w:val="en-US"/>
        </w:rPr>
      </w:pPr>
      <w:r w:rsidRPr="001D7CFC">
        <w:rPr>
          <w:lang w:val="en-US"/>
        </w:rPr>
        <w:t xml:space="preserve">api </w:t>
      </w:r>
      <w:r>
        <w:t>description available</w:t>
      </w:r>
      <w:r w:rsidRPr="001D7CFC">
        <w:rPr>
          <w:lang w:val="en-US"/>
        </w:rPr>
        <w:t xml:space="preserve"> </w:t>
      </w:r>
      <w:r>
        <w:t>in</w:t>
      </w:r>
      <w:r w:rsidRPr="001D7CFC">
        <w:rPr>
          <w:lang w:val="en-US"/>
        </w:rPr>
        <w:t xml:space="preserve"> </w:t>
      </w:r>
      <w:r>
        <w:t>form</w:t>
      </w:r>
      <w:r w:rsidRPr="001D7CFC">
        <w:rPr>
          <w:lang w:val="en-US"/>
        </w:rPr>
        <w:t xml:space="preserve"> </w:t>
      </w:r>
      <w:proofErr w:type="spellStart"/>
      <w:r w:rsidRPr="00CA4802">
        <w:rPr>
          <w:lang w:val="en-US"/>
        </w:rPr>
        <w:t>OpenAPI</w:t>
      </w:r>
      <w:proofErr w:type="spellEnd"/>
      <w:r w:rsidRPr="00CA4802">
        <w:rPr>
          <w:lang w:val="en-US"/>
        </w:rPr>
        <w:t xml:space="preserve"> </w:t>
      </w:r>
      <w:proofErr w:type="gramStart"/>
      <w:r w:rsidRPr="001D7CFC">
        <w:rPr>
          <w:lang w:val="en-US"/>
        </w:rPr>
        <w:t>Specification(</w:t>
      </w:r>
      <w:proofErr w:type="gramEnd"/>
      <w:r w:rsidRPr="001D7CFC">
        <w:rPr>
          <w:lang w:val="en-US"/>
        </w:rPr>
        <w:t>OAS).</w:t>
      </w:r>
    </w:p>
    <w:p w14:paraId="31BD51A5" w14:textId="77777777" w:rsidR="00171765" w:rsidRPr="001D7CFC" w:rsidRDefault="00171765" w:rsidP="00171765">
      <w:pPr>
        <w:rPr>
          <w:lang w:val="en-US"/>
        </w:rPr>
      </w:pPr>
      <w:r>
        <w:t>By</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/swagger</w:t>
      </w:r>
      <w:r w:rsidRPr="001D7CFC">
        <w:rPr>
          <w:lang w:val="en-US"/>
        </w:rPr>
        <w:t xml:space="preserve"> </w:t>
      </w:r>
      <w:proofErr w:type="spellStart"/>
      <w:r w:rsidRPr="001D7CFC">
        <w:rPr>
          <w:lang w:val="en-US"/>
        </w:rPr>
        <w:t>swagger</w:t>
      </w:r>
      <w:proofErr w:type="spellEnd"/>
      <w:r w:rsidRPr="001D7CFC">
        <w:rPr>
          <w:lang w:val="en-US"/>
        </w:rPr>
        <w:t xml:space="preserve">- </w:t>
      </w:r>
      <w:proofErr w:type="spellStart"/>
      <w:r>
        <w:rPr>
          <w:lang w:val="en-US"/>
        </w:rPr>
        <w:t>ui</w:t>
      </w:r>
      <w:proofErr w:type="spellEnd"/>
      <w:r>
        <w:rPr>
          <w:lang w:val="en-US"/>
        </w:rPr>
        <w:t xml:space="preserve"> </w:t>
      </w:r>
      <w:r>
        <w:t>available</w:t>
      </w:r>
    </w:p>
    <w:p w14:paraId="46F1EE20" w14:textId="77777777" w:rsidR="00171765" w:rsidRPr="001D7CFC" w:rsidRDefault="00171765" w:rsidP="00171765">
      <w:pPr>
        <w:rPr>
          <w:lang w:val="en-US"/>
        </w:rPr>
      </w:pPr>
      <w:r>
        <w:t>By</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 xml:space="preserve">/swagger/v2/ </w:t>
      </w:r>
      <w:proofErr w:type="spellStart"/>
      <w:proofErr w:type="gramStart"/>
      <w:r w:rsidRPr="00E45C7F">
        <w:rPr>
          <w:b/>
          <w:lang w:val="en-US"/>
        </w:rPr>
        <w:t>swagger.json</w:t>
      </w:r>
      <w:proofErr w:type="spellEnd"/>
      <w:proofErr w:type="gramEnd"/>
      <w:r w:rsidRPr="00E45C7F">
        <w:rPr>
          <w:b/>
          <w:lang w:val="en-US"/>
        </w:rPr>
        <w:t xml:space="preserve"> </w:t>
      </w:r>
      <w:r w:rsidRPr="001D7CFC">
        <w:rPr>
          <w:lang w:val="en-US"/>
        </w:rPr>
        <w:t xml:space="preserve">- </w:t>
      </w:r>
      <w:r>
        <w:t xml:space="preserve">specification </w:t>
      </w:r>
      <w:r w:rsidRPr="001D7CFC">
        <w:rPr>
          <w:lang w:val="en-US"/>
        </w:rPr>
        <w:t>.</w:t>
      </w:r>
    </w:p>
    <w:p w14:paraId="4A490A88" w14:textId="77777777" w:rsidR="00171765" w:rsidRPr="001D7CFC" w:rsidRDefault="00171765" w:rsidP="00171765">
      <w:pPr>
        <w:rPr>
          <w:lang w:val="en-US"/>
        </w:rPr>
      </w:pPr>
    </w:p>
    <w:p w14:paraId="6F25D321" w14:textId="77777777" w:rsidR="00171765" w:rsidRDefault="00171765" w:rsidP="00171765">
      <w:pPr>
        <w:pStyle w:val="1"/>
      </w:pPr>
      <w:bookmarkStart w:id="764" w:name="_Toc11683684"/>
      <w:bookmarkStart w:id="765" w:name="_Toc27489478"/>
      <w:bookmarkStart w:id="766" w:name="_Toc63432923"/>
      <w:bookmarkStart w:id="767" w:name="_Toc184326865"/>
      <w:r w:rsidRPr="00EE2260">
        <w:t>4. Links to the check.</w:t>
      </w:r>
      <w:bookmarkEnd w:id="764"/>
      <w:bookmarkEnd w:id="765"/>
      <w:bookmarkEnd w:id="766"/>
      <w:bookmarkEnd w:id="767"/>
    </w:p>
    <w:p w14:paraId="19217D05" w14:textId="77777777" w:rsidR="00171765" w:rsidRPr="009F0C3F" w:rsidRDefault="00171765" w:rsidP="00171765">
      <w:r w:rsidRPr="009F0C3F">
        <w:t>This functionality is enabled in the Personal Account on the "Settings" page, the item "Allow clients to access receipts".</w:t>
      </w:r>
    </w:p>
    <w:p w14:paraId="34C5EF2D" w14:textId="77777777" w:rsidR="00171765" w:rsidRPr="0086688E" w:rsidRDefault="00171765" w:rsidP="00171765">
      <w:r>
        <w:t xml:space="preserve">As soon as the request for </w:t>
      </w:r>
      <w:proofErr w:type="spellStart"/>
      <w:r>
        <w:t>fiscalization</w:t>
      </w:r>
      <w:proofErr w:type="spellEnd"/>
      <w:r>
        <w:t xml:space="preserve"> is processed by the cash desk, this link will display the fiscal document in electronic form (receipt). Before that, there will be an inscription about the processing of the check.</w:t>
      </w:r>
    </w:p>
    <w:p w14:paraId="28755A54" w14:textId="77777777" w:rsidR="00171765" w:rsidRPr="009F0C3F" w:rsidRDefault="00171765" w:rsidP="00171765">
      <w:r w:rsidRPr="009F0C3F">
        <w:t xml:space="preserve">Generating mask: https:// </w:t>
      </w:r>
      <w:proofErr w:type="gramStart"/>
      <w:r w:rsidRPr="0086688E">
        <w:rPr>
          <w:b/>
        </w:rPr>
        <w:t xml:space="preserve">{ </w:t>
      </w:r>
      <w:proofErr w:type="spellStart"/>
      <w:r w:rsidRPr="0086688E">
        <w:rPr>
          <w:b/>
          <w:lang w:val="en-US"/>
        </w:rPr>
        <w:t>url</w:t>
      </w:r>
      <w:proofErr w:type="spellEnd"/>
      <w:proofErr w:type="gramEnd"/>
      <w:r w:rsidRPr="0086688E">
        <w:rPr>
          <w:b/>
          <w:lang w:val="en-US"/>
        </w:rPr>
        <w:t xml:space="preserve"> </w:t>
      </w:r>
      <w:r w:rsidRPr="0086688E">
        <w:rPr>
          <w:b/>
        </w:rPr>
        <w:t xml:space="preserve">}/{ </w:t>
      </w:r>
      <w:r w:rsidRPr="009F0C3F">
        <w:rPr>
          <w:b/>
        </w:rPr>
        <w:t xml:space="preserve">inn } </w:t>
      </w:r>
      <w:r w:rsidRPr="009F0C3F">
        <w:t xml:space="preserve">/ </w:t>
      </w:r>
      <w:r w:rsidRPr="009F0C3F">
        <w:rPr>
          <w:b/>
        </w:rPr>
        <w:t xml:space="preserve">{ </w:t>
      </w:r>
      <w:proofErr w:type="spellStart"/>
      <w:r w:rsidRPr="009F0C3F">
        <w:rPr>
          <w:b/>
        </w:rPr>
        <w:t>document_id</w:t>
      </w:r>
      <w:proofErr w:type="spellEnd"/>
      <w:r w:rsidRPr="009F0C3F">
        <w:rPr>
          <w:b/>
        </w:rPr>
        <w:t xml:space="preserve"> }</w:t>
      </w:r>
    </w:p>
    <w:p w14:paraId="39171F35" w14:textId="77777777" w:rsidR="00171765" w:rsidRDefault="00171765" w:rsidP="00171765">
      <w:pPr>
        <w:rPr>
          <w:b/>
        </w:rPr>
      </w:pPr>
      <w:proofErr w:type="gramStart"/>
      <w:r w:rsidRPr="0086688E">
        <w:rPr>
          <w:b/>
        </w:rPr>
        <w:t xml:space="preserve">{ </w:t>
      </w:r>
      <w:proofErr w:type="spellStart"/>
      <w:r>
        <w:rPr>
          <w:b/>
          <w:lang w:val="en-US"/>
        </w:rPr>
        <w:t>url</w:t>
      </w:r>
      <w:proofErr w:type="spellEnd"/>
      <w:proofErr w:type="gramEnd"/>
      <w:r>
        <w:rPr>
          <w:b/>
          <w:lang w:val="en-US"/>
        </w:rPr>
        <w:t xml:space="preserve"> </w:t>
      </w:r>
      <w:r w:rsidRPr="0086688E">
        <w:rPr>
          <w:b/>
        </w:rPr>
        <w:t>} – Service address for viewing receipts.</w:t>
      </w:r>
    </w:p>
    <w:p w14:paraId="47151429" w14:textId="77777777" w:rsidR="00171765" w:rsidRPr="0086688E" w:rsidRDefault="00171765" w:rsidP="00171765">
      <w:r w:rsidRPr="0086688E">
        <w:t>https://cheques-lk.orangedata.ru/</w:t>
      </w:r>
    </w:p>
    <w:p w14:paraId="0EB355EB" w14:textId="77777777" w:rsidR="00171765" w:rsidRPr="009F0C3F" w:rsidRDefault="00171765" w:rsidP="00171765">
      <w:pPr>
        <w:rPr>
          <w:b/>
        </w:rPr>
      </w:pPr>
      <w:proofErr w:type="gramStart"/>
      <w:r w:rsidRPr="009F0C3F">
        <w:rPr>
          <w:b/>
        </w:rPr>
        <w:t>{ inn</w:t>
      </w:r>
      <w:proofErr w:type="gramEnd"/>
      <w:r w:rsidRPr="009F0C3F">
        <w:rPr>
          <w:b/>
        </w:rPr>
        <w:t xml:space="preserve"> } – TIN of the organization for which the check is made</w:t>
      </w:r>
    </w:p>
    <w:p w14:paraId="10F3D6DD" w14:textId="77777777" w:rsidR="00171765" w:rsidRDefault="00171765" w:rsidP="00171765">
      <w:pPr>
        <w:rPr>
          <w:b/>
        </w:rPr>
      </w:pPr>
      <w:proofErr w:type="gramStart"/>
      <w:r w:rsidRPr="009F0C3F">
        <w:rPr>
          <w:b/>
        </w:rPr>
        <w:t xml:space="preserve">{ </w:t>
      </w:r>
      <w:proofErr w:type="spellStart"/>
      <w:r w:rsidRPr="009F0C3F">
        <w:rPr>
          <w:b/>
        </w:rPr>
        <w:t>document</w:t>
      </w:r>
      <w:proofErr w:type="gramEnd"/>
      <w:r w:rsidRPr="009F0C3F">
        <w:rPr>
          <w:b/>
        </w:rPr>
        <w:t>_id</w:t>
      </w:r>
      <w:proofErr w:type="spellEnd"/>
      <w:r w:rsidRPr="009F0C3F">
        <w:rPr>
          <w:b/>
        </w:rPr>
        <w:t xml:space="preserve"> } - ID of the document that was specified when it was created</w:t>
      </w:r>
    </w:p>
    <w:p w14:paraId="7586A27D" w14:textId="77777777" w:rsidR="00171765" w:rsidRDefault="00171765" w:rsidP="00171765">
      <w:r w:rsidRPr="00EE2260">
        <w:t xml:space="preserve">Example: </w:t>
      </w:r>
      <w:hyperlink r:id="rId42" w:history="1">
        <w:r w:rsidRPr="00441EEB">
          <w:rPr>
            <w:rStyle w:val="a5"/>
          </w:rPr>
          <w:t>https://cheques-lk.orangedata.ru/9715225506/766eecfb05054fbab35d8c3d9f7d9d16</w:t>
        </w:r>
      </w:hyperlink>
    </w:p>
    <w:p w14:paraId="49149D2E" w14:textId="77777777" w:rsidR="00171765" w:rsidRDefault="00171765" w:rsidP="00171765">
      <w:r>
        <w:rPr>
          <w:noProof/>
          <w:lang w:val="ru-RU" w:eastAsia="ru-RU"/>
        </w:rPr>
        <w:lastRenderedPageBreak/>
        <w:drawing>
          <wp:inline distT="0" distB="0" distL="0" distR="0" wp14:anchorId="33FEBCD2" wp14:editId="4E9E9D14">
            <wp:extent cx="2571750" cy="2571750"/>
            <wp:effectExtent l="0" t="0" r="0" b="0"/>
            <wp:docPr id="2" name="Рисунок 2" descr="http://qrcoder.ru/code/?https%3A%2F%2Fcheques-lk.orangedata.ru%2F9715225506%2F766eecfb05054fbab35d8c3d9f7d9d16&amp;6&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rcoder.ru/code/?https%3A%2F%2Fcheques-lk.orangedata.ru%2F9715225506%2F766eecfb05054fbab35d8c3d9f7d9d16&amp;6&amp;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768" w:name="_Toc27489479"/>
      <w:bookmarkStart w:id="769" w:name="_Toc63432924"/>
      <w:bookmarkStart w:id="770" w:name="_Toc184326866"/>
      <w:r w:rsidRPr="004D311A">
        <w:lastRenderedPageBreak/>
        <w:t>Document Changes</w:t>
      </w:r>
      <w:bookmarkEnd w:id="768"/>
      <w:bookmarkEnd w:id="769"/>
      <w:bookmarkEnd w:id="770"/>
    </w:p>
    <w:p w14:paraId="51F97425" w14:textId="77777777" w:rsidR="00171765" w:rsidRPr="003E723C" w:rsidRDefault="00171765" w:rsidP="00171765">
      <w:pPr>
        <w:rPr>
          <w:rFonts w:cs="Arial"/>
        </w:rPr>
      </w:pPr>
      <w:bookmarkStart w:id="771" w:name="OLE_LINK275"/>
      <w:bookmarkStart w:id="772" w:name="OLE_LINK276"/>
    </w:p>
    <w:p w14:paraId="69E99724" w14:textId="77777777" w:rsidR="00171765" w:rsidRPr="00FE6F31" w:rsidRDefault="00171765" w:rsidP="00171765">
      <w:pPr>
        <w:keepNext/>
        <w:rPr>
          <w:rStyle w:val="af7"/>
        </w:rPr>
      </w:pPr>
      <w:r w:rsidRPr="00FE6F31">
        <w:rPr>
          <w:rStyle w:val="af7"/>
        </w:rPr>
        <w:t>Version 0.1.0 from 02/13/2017</w:t>
      </w:r>
    </w:p>
    <w:p w14:paraId="415828E7" w14:textId="77777777" w:rsidR="00171765" w:rsidRDefault="00171765" w:rsidP="00171765">
      <w:pPr>
        <w:rPr>
          <w:rFonts w:cs="Arial"/>
        </w:rPr>
      </w:pPr>
      <w:r>
        <w:t xml:space="preserve">First </w:t>
      </w:r>
      <w:proofErr w:type="gramStart"/>
      <w:r>
        <w:t xml:space="preserve">version </w:t>
      </w:r>
      <w:r>
        <w:rPr>
          <w:rFonts w:cs="Arial"/>
        </w:rPr>
        <w:t>.</w:t>
      </w:r>
      <w:proofErr w:type="gramEnd"/>
    </w:p>
    <w:p w14:paraId="6E26042D" w14:textId="77777777" w:rsidR="00171765" w:rsidRPr="00FE6F31" w:rsidRDefault="00171765" w:rsidP="00171765">
      <w:pPr>
        <w:keepNext/>
        <w:rPr>
          <w:rStyle w:val="af7"/>
        </w:rPr>
      </w:pPr>
      <w:r w:rsidRPr="00FE6F31">
        <w:rPr>
          <w:rStyle w:val="af7"/>
        </w:rPr>
        <w:t>Version 0.2.0 from 02/17/2017</w:t>
      </w:r>
    </w:p>
    <w:p w14:paraId="437B1F85" w14:textId="77777777" w:rsidR="00171765" w:rsidRPr="00E31914" w:rsidRDefault="00171765" w:rsidP="00171765">
      <w:r>
        <w:t>The contents of the check and the data issued to request the status of the document have been changed.</w:t>
      </w:r>
    </w:p>
    <w:p w14:paraId="6574FDD1" w14:textId="77777777" w:rsidR="00171765" w:rsidRPr="00FE6F31" w:rsidRDefault="00171765" w:rsidP="00171765">
      <w:pPr>
        <w:keepNext/>
        <w:rPr>
          <w:rStyle w:val="af7"/>
        </w:rPr>
      </w:pPr>
      <w:bookmarkStart w:id="773" w:name="OLE_LINK66"/>
      <w:r w:rsidRPr="00FE6F31">
        <w:rPr>
          <w:rStyle w:val="af7"/>
        </w:rPr>
        <w:t>Version 0.3.0 from 02/21/2017</w:t>
      </w:r>
    </w:p>
    <w:p w14:paraId="543A2639" w14:textId="29F725EF" w:rsidR="00171765" w:rsidRDefault="00171765" w:rsidP="00171765">
      <w:r>
        <w:t>Changed the time that is issued as a result of a receipt being broken into local, clarification on the price of the goods, a sign of sending to the OFD and receipt data has been added.</w:t>
      </w:r>
    </w:p>
    <w:p w14:paraId="55D936BE" w14:textId="77777777" w:rsidR="00171765" w:rsidRPr="00FE6F31" w:rsidRDefault="00171765" w:rsidP="00171765">
      <w:pPr>
        <w:keepNext/>
        <w:rPr>
          <w:rStyle w:val="af7"/>
        </w:rPr>
      </w:pPr>
      <w:r w:rsidRPr="00FE6F31">
        <w:rPr>
          <w:rStyle w:val="af7"/>
        </w:rPr>
        <w:t>Version 0.4.0 from 03/23/2017</w:t>
      </w:r>
    </w:p>
    <w:p w14:paraId="0915EF4B" w14:textId="77777777" w:rsidR="00171765" w:rsidRPr="007830B7" w:rsidRDefault="00171765" w:rsidP="00171765">
      <w:r>
        <w:t>Values for the tax system and payment type parameters have been added, the group attribute has been added to the registration request.</w:t>
      </w:r>
    </w:p>
    <w:p w14:paraId="2989C2AD" w14:textId="77777777" w:rsidR="00171765" w:rsidRPr="00FE6F31" w:rsidRDefault="00171765" w:rsidP="00171765">
      <w:pPr>
        <w:keepNext/>
        <w:rPr>
          <w:rStyle w:val="af7"/>
        </w:rPr>
      </w:pPr>
      <w:r w:rsidRPr="00FE6F31">
        <w:rPr>
          <w:rStyle w:val="af7"/>
        </w:rPr>
        <w:t>Version 0.5.0 from 04/13/2017</w:t>
      </w:r>
    </w:p>
    <w:p w14:paraId="24FE23B1" w14:textId="77777777" w:rsidR="00171765" w:rsidRPr="002058FD" w:rsidRDefault="00171765" w:rsidP="00171765">
      <w:r>
        <w:t>The sign of sending to OFD and receipt data have been removed.</w:t>
      </w:r>
    </w:p>
    <w:p w14:paraId="44AC03A9" w14:textId="77777777" w:rsidR="00171765" w:rsidRPr="00FE6F31" w:rsidRDefault="00171765" w:rsidP="00171765">
      <w:pPr>
        <w:keepNext/>
        <w:rPr>
          <w:rStyle w:val="af7"/>
        </w:rPr>
      </w:pPr>
      <w:r w:rsidRPr="00FE6F31">
        <w:rPr>
          <w:rStyle w:val="af7"/>
        </w:rPr>
        <w:t>Version 2.0.0 from 05/24/2017</w:t>
      </w:r>
    </w:p>
    <w:p w14:paraId="16153361" w14:textId="77777777" w:rsidR="00171765" w:rsidRDefault="00171765" w:rsidP="00171765">
      <w:r>
        <w:t>Added TIN to the document status request.</w:t>
      </w:r>
    </w:p>
    <w:p w14:paraId="4660C091" w14:textId="77777777" w:rsidR="00171765" w:rsidRPr="00D84659" w:rsidRDefault="00171765" w:rsidP="00171765">
      <w:r>
        <w:t>API version changed to v2.</w:t>
      </w:r>
      <w:bookmarkEnd w:id="773"/>
    </w:p>
    <w:p w14:paraId="08C85A96" w14:textId="77777777" w:rsidR="00171765" w:rsidRPr="00FE6F31" w:rsidRDefault="00171765" w:rsidP="00171765">
      <w:pPr>
        <w:keepNext/>
        <w:rPr>
          <w:rStyle w:val="af7"/>
        </w:rPr>
      </w:pPr>
      <w:bookmarkStart w:id="774" w:name="OLE_LINK70"/>
      <w:bookmarkStart w:id="775" w:name="OLE_LINK71"/>
      <w:r w:rsidRPr="00FE6F31">
        <w:rPr>
          <w:rStyle w:val="af7"/>
        </w:rPr>
        <w:t>Version 2.1.0 from 05/29/2017</w:t>
      </w:r>
    </w:p>
    <w:p w14:paraId="0947F327" w14:textId="77777777" w:rsidR="00171765" w:rsidRDefault="00171765" w:rsidP="00171765">
      <w:r>
        <w:t>Added clarification about the default group.</w:t>
      </w:r>
    </w:p>
    <w:p w14:paraId="2847DDA9" w14:textId="77777777" w:rsidR="00171765" w:rsidRPr="00D84659" w:rsidRDefault="00171765" w:rsidP="00171765">
      <w:r>
        <w:t xml:space="preserve">Added mention of </w:t>
      </w:r>
      <w:proofErr w:type="gramStart"/>
      <w:r w:rsidRPr="00171765">
        <w:t xml:space="preserve">swagger </w:t>
      </w:r>
      <w:r w:rsidRPr="00CA4802">
        <w:t>.</w:t>
      </w:r>
      <w:proofErr w:type="gramEnd"/>
    </w:p>
    <w:p w14:paraId="680F629A" w14:textId="77777777" w:rsidR="00171765" w:rsidRPr="00FE6F31" w:rsidRDefault="00171765" w:rsidP="00171765">
      <w:pPr>
        <w:keepNext/>
        <w:rPr>
          <w:rStyle w:val="af7"/>
        </w:rPr>
      </w:pPr>
      <w:bookmarkStart w:id="776" w:name="OLE_LINK65"/>
      <w:bookmarkStart w:id="777" w:name="OLE_LINK67"/>
      <w:r w:rsidRPr="00FE6F31">
        <w:rPr>
          <w:rStyle w:val="af7"/>
        </w:rPr>
        <w:t>Version 2.2.0 from 06/01/2017</w:t>
      </w:r>
    </w:p>
    <w:p w14:paraId="31468F5A" w14:textId="77777777" w:rsidR="00171765" w:rsidRPr="00104D5A" w:rsidRDefault="00171765" w:rsidP="00171765">
      <w:r>
        <w:t xml:space="preserve">Added signature generation examples in </w:t>
      </w:r>
      <w:r w:rsidRPr="00171765">
        <w:t xml:space="preserve">php </w:t>
      </w:r>
      <w:proofErr w:type="gramStart"/>
      <w:r w:rsidRPr="003B266A">
        <w:t>and .</w:t>
      </w:r>
      <w:proofErr w:type="gramEnd"/>
      <w:r w:rsidRPr="003B266A">
        <w:t xml:space="preserve"> </w:t>
      </w:r>
      <w:r w:rsidRPr="00171765">
        <w:t>net</w:t>
      </w:r>
      <w:r w:rsidRPr="003B266A">
        <w:t xml:space="preserve"> </w:t>
      </w:r>
      <w:r w:rsidRPr="00171765">
        <w:t xml:space="preserve">core </w:t>
      </w:r>
      <w:r w:rsidRPr="003B266A">
        <w:t xml:space="preserve">and clarification on the </w:t>
      </w:r>
      <w:r>
        <w:t xml:space="preserve">padding </w:t>
      </w:r>
      <w:proofErr w:type="gramStart"/>
      <w:r>
        <w:t>used .</w:t>
      </w:r>
      <w:proofErr w:type="gramEnd"/>
    </w:p>
    <w:p w14:paraId="7AF64EA0"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2.3.0 from 06/07/2017</w:t>
      </w:r>
    </w:p>
    <w:p w14:paraId="563355A5" w14:textId="77777777" w:rsidR="00171765" w:rsidRPr="003B266A" w:rsidRDefault="00171765" w:rsidP="00171765">
      <w:r>
        <w:t>Added description for 401 errors.</w:t>
      </w:r>
    </w:p>
    <w:p w14:paraId="0A698F29" w14:textId="77777777" w:rsidR="00171765" w:rsidRPr="00AD41F6" w:rsidRDefault="00171765" w:rsidP="00171765">
      <w:r>
        <w:t xml:space="preserve">Added an example of signature generation </w:t>
      </w:r>
      <w:proofErr w:type="gramStart"/>
      <w:r>
        <w:t>for .</w:t>
      </w:r>
      <w:proofErr w:type="gramEnd"/>
      <w:r>
        <w:t xml:space="preserve"> </w:t>
      </w:r>
      <w:r w:rsidRPr="00171765">
        <w:t>net</w:t>
      </w:r>
      <w:r w:rsidRPr="00797CC6">
        <w:t xml:space="preserve"> </w:t>
      </w:r>
      <w:proofErr w:type="gramStart"/>
      <w:r w:rsidRPr="00171765">
        <w:t xml:space="preserve">full </w:t>
      </w:r>
      <w:r w:rsidRPr="00797CC6">
        <w:t>.</w:t>
      </w:r>
      <w:proofErr w:type="gramEnd"/>
    </w:p>
    <w:p w14:paraId="0EA5C0CF" w14:textId="77777777" w:rsidR="00171765" w:rsidRPr="00FE6F31" w:rsidRDefault="00171765" w:rsidP="00171765">
      <w:pPr>
        <w:keepNext/>
        <w:rPr>
          <w:rStyle w:val="af7"/>
        </w:rPr>
      </w:pPr>
      <w:bookmarkStart w:id="778" w:name="OLE_LINK28"/>
      <w:bookmarkStart w:id="779" w:name="OLE_LINK29"/>
      <w:r w:rsidRPr="00FE6F31">
        <w:rPr>
          <w:rStyle w:val="af7"/>
        </w:rPr>
        <w:t>Version 2.4.0 from 06/14/2017</w:t>
      </w:r>
    </w:p>
    <w:p w14:paraId="07E27F6C" w14:textId="77777777" w:rsidR="00171765" w:rsidRPr="00797CC6" w:rsidRDefault="00171765" w:rsidP="00171765">
      <w:r>
        <w:t xml:space="preserve">Added an example of signature generation in </w:t>
      </w:r>
      <w:proofErr w:type="gramStart"/>
      <w:r w:rsidRPr="00171765">
        <w:t xml:space="preserve">php </w:t>
      </w:r>
      <w:r w:rsidRPr="00797CC6">
        <w:t>.</w:t>
      </w:r>
      <w:proofErr w:type="gramEnd"/>
    </w:p>
    <w:p w14:paraId="173F0AE2" w14:textId="77777777" w:rsidR="00171765" w:rsidRPr="00FE6F31" w:rsidRDefault="00171765" w:rsidP="00171765">
      <w:pPr>
        <w:keepNext/>
        <w:rPr>
          <w:rStyle w:val="af7"/>
        </w:rPr>
      </w:pPr>
      <w:bookmarkStart w:id="780" w:name="OLE_LINK36"/>
      <w:bookmarkEnd w:id="776"/>
      <w:bookmarkEnd w:id="777"/>
      <w:bookmarkEnd w:id="778"/>
      <w:bookmarkEnd w:id="779"/>
      <w:r w:rsidRPr="00FE6F31">
        <w:rPr>
          <w:rStyle w:val="af7"/>
        </w:rPr>
        <w:t>Version 2.5.0 from 06/19/2017</w:t>
      </w:r>
    </w:p>
    <w:p w14:paraId="68913FDD" w14:textId="77777777" w:rsidR="00171765" w:rsidRPr="00797CC6" w:rsidRDefault="00171765" w:rsidP="00171765">
      <w:r>
        <w:t>The message format has been changed to match what the API returns.</w:t>
      </w:r>
    </w:p>
    <w:p w14:paraId="274BF13B" w14:textId="77777777" w:rsidR="00171765" w:rsidRDefault="00171765" w:rsidP="00171765">
      <w:r>
        <w:t>Added an example of a response with an error.</w:t>
      </w:r>
    </w:p>
    <w:p w14:paraId="27722626" w14:textId="77777777" w:rsidR="00171765" w:rsidRPr="00FE6F31" w:rsidRDefault="00171765" w:rsidP="00171765">
      <w:pPr>
        <w:keepNext/>
        <w:rPr>
          <w:rStyle w:val="af7"/>
        </w:rPr>
      </w:pPr>
      <w:bookmarkStart w:id="781" w:name="OLE_LINK90"/>
      <w:r w:rsidRPr="00FE6F31">
        <w:rPr>
          <w:rStyle w:val="af7"/>
        </w:rPr>
        <w:t>Version 2.6.0 from 06/20/2017</w:t>
      </w:r>
    </w:p>
    <w:p w14:paraId="612E3EBE" w14:textId="77777777" w:rsidR="00171765" w:rsidRPr="00323296" w:rsidRDefault="00171765" w:rsidP="00171765">
      <w:r>
        <w:t xml:space="preserve">Added an example of creating a signature in </w:t>
      </w:r>
      <w:proofErr w:type="spellStart"/>
      <w:r w:rsidRPr="00171765">
        <w:t>php</w:t>
      </w:r>
      <w:proofErr w:type="spellEnd"/>
      <w:r w:rsidRPr="00171765">
        <w:t xml:space="preserve"> </w:t>
      </w:r>
      <w:r>
        <w:t xml:space="preserve">using </w:t>
      </w:r>
      <w:proofErr w:type="spellStart"/>
      <w:proofErr w:type="gramStart"/>
      <w:r w:rsidRPr="00171765">
        <w:t>openssl</w:t>
      </w:r>
      <w:proofErr w:type="spellEnd"/>
      <w:r w:rsidRPr="00171765">
        <w:t xml:space="preserve"> </w:t>
      </w:r>
      <w:r>
        <w:t>.</w:t>
      </w:r>
      <w:proofErr w:type="gramEnd"/>
    </w:p>
    <w:p w14:paraId="4629EF0B" w14:textId="77777777" w:rsidR="00171765" w:rsidRPr="00FE6F31" w:rsidRDefault="00171765" w:rsidP="00171765">
      <w:pPr>
        <w:keepNext/>
        <w:rPr>
          <w:rStyle w:val="af7"/>
        </w:rPr>
      </w:pPr>
      <w:bookmarkStart w:id="782" w:name="OLE_LINK34"/>
      <w:r w:rsidRPr="00FE6F31">
        <w:rPr>
          <w:rStyle w:val="af7"/>
        </w:rPr>
        <w:t>Version 2.7.0 from 06/26/2017</w:t>
      </w:r>
    </w:p>
    <w:p w14:paraId="51C441AD" w14:textId="77777777" w:rsidR="00171765" w:rsidRPr="008A73F2" w:rsidRDefault="00171765" w:rsidP="00171765">
      <w:r>
        <w:t>The example of a message with a signature has been changed.</w:t>
      </w:r>
    </w:p>
    <w:p w14:paraId="71186B07" w14:textId="77777777" w:rsidR="00171765" w:rsidRPr="00FE6F31" w:rsidRDefault="00171765" w:rsidP="00171765">
      <w:pPr>
        <w:keepNext/>
        <w:rPr>
          <w:rStyle w:val="af7"/>
        </w:rPr>
      </w:pPr>
      <w:bookmarkStart w:id="783" w:name="OLE_LINK35"/>
      <w:bookmarkStart w:id="784" w:name="OLE_LINK37"/>
      <w:r w:rsidRPr="00FE6F31">
        <w:rPr>
          <w:rStyle w:val="af7"/>
        </w:rPr>
        <w:t>Version 2.7.1 from 06/28/2017</w:t>
      </w:r>
    </w:p>
    <w:p w14:paraId="50CEDBEF" w14:textId="77777777" w:rsidR="00171765" w:rsidRPr="003B266A" w:rsidRDefault="00171765" w:rsidP="00171765">
      <w:r>
        <w:t>Fixed the response code for a document not found when checking the status in accordance with the behavior of the system.</w:t>
      </w:r>
    </w:p>
    <w:bookmarkEnd w:id="783"/>
    <w:bookmarkEnd w:id="784"/>
    <w:p w14:paraId="2AD84B59" w14:textId="77777777" w:rsidR="00171765" w:rsidRPr="00FE6F31" w:rsidRDefault="00171765" w:rsidP="00171765">
      <w:pPr>
        <w:keepNext/>
        <w:rPr>
          <w:rStyle w:val="af7"/>
        </w:rPr>
      </w:pPr>
      <w:r w:rsidRPr="00FE6F31">
        <w:rPr>
          <w:rStyle w:val="af7"/>
        </w:rPr>
        <w:t>Version 2.8.0 from 07/31/2017</w:t>
      </w:r>
    </w:p>
    <w:p w14:paraId="46CF61E9" w14:textId="77777777" w:rsidR="00171765" w:rsidRPr="003B266A" w:rsidRDefault="00171765" w:rsidP="00171765">
      <w:r>
        <w:t>Added information about 503 error when sending a document.</w:t>
      </w:r>
    </w:p>
    <w:p w14:paraId="1CEBF38D" w14:textId="77777777" w:rsidR="00171765" w:rsidRDefault="00171765" w:rsidP="00171765">
      <w:r>
        <w:t>Added parameters of the document position "Attribute of the subject of calculation" and "Attribute of the method of calculation".</w:t>
      </w:r>
    </w:p>
    <w:p w14:paraId="22EB1BC7" w14:textId="77777777" w:rsidR="00171765" w:rsidRDefault="00171765" w:rsidP="00171765">
      <w:r>
        <w:t>The maximum amounts of the position and payment have been specified.</w:t>
      </w:r>
    </w:p>
    <w:p w14:paraId="30955392" w14:textId="77777777" w:rsidR="00171765" w:rsidRDefault="00171765" w:rsidP="00171765">
      <w:r>
        <w:t>Increased quantity precision from 3 to 6 characters.</w:t>
      </w:r>
    </w:p>
    <w:p w14:paraId="6BB3DD4E" w14:textId="77777777" w:rsidR="00171765" w:rsidRDefault="00171765" w:rsidP="00171765">
      <w:r>
        <w:t>Where possible, the terminology used in the FFD has been replaced.</w:t>
      </w:r>
    </w:p>
    <w:p w14:paraId="6E3DEE4C" w14:textId="77777777" w:rsidR="00171765" w:rsidRPr="00FE6F31" w:rsidRDefault="00171765" w:rsidP="00171765">
      <w:pPr>
        <w:keepNext/>
        <w:rPr>
          <w:rStyle w:val="af7"/>
        </w:rPr>
      </w:pPr>
      <w:r w:rsidRPr="00FE6F31">
        <w:rPr>
          <w:rStyle w:val="af7"/>
        </w:rPr>
        <w:t>Version 2.9.0 from 08/03/2017</w:t>
      </w:r>
    </w:p>
    <w:p w14:paraId="58EBC847" w14:textId="77777777" w:rsidR="00171765" w:rsidRPr="0000319E" w:rsidRDefault="00171765" w:rsidP="00171765">
      <w:r>
        <w:t>Added information about FFD version.</w:t>
      </w:r>
    </w:p>
    <w:p w14:paraId="686F3092" w14:textId="4B8FDA42" w:rsidR="00171765" w:rsidRPr="00DC16FF" w:rsidRDefault="00171765" w:rsidP="00171765">
      <w:r>
        <w:lastRenderedPageBreak/>
        <w:t xml:space="preserve">Points </w:t>
      </w:r>
      <w:r w:rsidRPr="00171765">
        <w:t>to which it is worth paying attention during development are described.</w:t>
      </w:r>
    </w:p>
    <w:p w14:paraId="0CA736A5" w14:textId="77777777" w:rsidR="00171765" w:rsidRPr="00FE6F31" w:rsidRDefault="00171765" w:rsidP="00171765">
      <w:pPr>
        <w:keepNext/>
        <w:rPr>
          <w:rStyle w:val="af7"/>
        </w:rPr>
      </w:pPr>
      <w:r w:rsidRPr="00FE6F31">
        <w:rPr>
          <w:rStyle w:val="af7"/>
        </w:rPr>
        <w:t>Version 2.9.1 from 08/08/2017</w:t>
      </w:r>
    </w:p>
    <w:p w14:paraId="05E8171C" w14:textId="77777777" w:rsidR="00171765" w:rsidRDefault="00171765" w:rsidP="00171765">
      <w:r>
        <w:t>Clarifications have been made on the types of payment, for less confusion.</w:t>
      </w:r>
    </w:p>
    <w:p w14:paraId="33CB455F" w14:textId="77777777" w:rsidR="00171765" w:rsidRPr="00FE6F31" w:rsidRDefault="00171765" w:rsidP="00171765">
      <w:pPr>
        <w:keepNext/>
        <w:rPr>
          <w:rStyle w:val="af7"/>
        </w:rPr>
      </w:pPr>
      <w:bookmarkStart w:id="785" w:name="OLE_LINK168"/>
      <w:r w:rsidRPr="00FE6F31">
        <w:rPr>
          <w:rStyle w:val="af7"/>
        </w:rPr>
        <w:t>Version 2.10.0 from 08/10/2017</w:t>
      </w:r>
    </w:p>
    <w:p w14:paraId="183109D5" w14:textId="77777777" w:rsidR="00171765" w:rsidRDefault="00171765" w:rsidP="00171765">
      <w:r>
        <w:t>Added the ability to transfer agency data.</w:t>
      </w:r>
    </w:p>
    <w:p w14:paraId="2C52EC53" w14:textId="01C5065A" w:rsidR="00171765" w:rsidRDefault="00171765" w:rsidP="00171765">
      <w:r>
        <w:t>Added tag numbers corresponding to receipt data.</w:t>
      </w:r>
    </w:p>
    <w:p w14:paraId="0440EB9F" w14:textId="77777777" w:rsidR="00171765" w:rsidRPr="006A1582" w:rsidRDefault="00171765" w:rsidP="00171765">
      <w:r>
        <w:t>Added a clarification about the FLC data and a link to the description of the FFD.</w:t>
      </w:r>
      <w:bookmarkStart w:id="786" w:name="OLE_LINK114"/>
      <w:bookmarkStart w:id="787" w:name="OLE_LINK115"/>
    </w:p>
    <w:bookmarkEnd w:id="771"/>
    <w:bookmarkEnd w:id="772"/>
    <w:bookmarkEnd w:id="774"/>
    <w:bookmarkEnd w:id="775"/>
    <w:bookmarkEnd w:id="780"/>
    <w:bookmarkEnd w:id="781"/>
    <w:bookmarkEnd w:id="782"/>
    <w:bookmarkEnd w:id="785"/>
    <w:p w14:paraId="499BE078" w14:textId="77777777" w:rsidR="00171765" w:rsidRPr="00FE6F31" w:rsidRDefault="00171765" w:rsidP="00171765">
      <w:pPr>
        <w:keepNext/>
        <w:rPr>
          <w:rStyle w:val="af7"/>
        </w:rPr>
      </w:pPr>
      <w:r w:rsidRPr="00FE6F31">
        <w:rPr>
          <w:rStyle w:val="af7"/>
        </w:rPr>
        <w:t>Version 2.12.0 from 08/30/2017</w:t>
      </w:r>
    </w:p>
    <w:p w14:paraId="7BFF2DC9" w14:textId="7DEE2D32" w:rsidR="00171765" w:rsidRPr="006A1582" w:rsidRDefault="00171765" w:rsidP="00B952D9">
      <w:r w:rsidRPr="006A1582">
        <w:t>Added the ability to specify the key that was signed.</w:t>
      </w:r>
      <w:bookmarkEnd w:id="786"/>
      <w:bookmarkEnd w:id="787"/>
    </w:p>
    <w:p w14:paraId="078C8231" w14:textId="77777777" w:rsidR="00171765" w:rsidRPr="00FE6F31" w:rsidRDefault="00171765" w:rsidP="00171765">
      <w:pPr>
        <w:keepNext/>
        <w:rPr>
          <w:rStyle w:val="af7"/>
        </w:rPr>
      </w:pPr>
      <w:bookmarkStart w:id="788" w:name="OLE_LINK172"/>
      <w:r w:rsidRPr="00FE6F31">
        <w:rPr>
          <w:rStyle w:val="af7"/>
        </w:rPr>
        <w:t>Version 2.13.0 from 10/11/2017</w:t>
      </w:r>
    </w:p>
    <w:p w14:paraId="346B432E" w14:textId="77777777" w:rsidR="00171765" w:rsidRPr="008815A2" w:rsidRDefault="00171765" w:rsidP="00B952D9">
      <w:r>
        <w:t>Added the ability to transfer tag 1084, an additional user attribute.</w:t>
      </w:r>
    </w:p>
    <w:p w14:paraId="11FD0A17" w14:textId="77777777" w:rsidR="00171765" w:rsidRPr="00FE6F31" w:rsidRDefault="00171765" w:rsidP="00171765">
      <w:pPr>
        <w:keepNext/>
        <w:rPr>
          <w:rStyle w:val="af7"/>
        </w:rPr>
      </w:pPr>
      <w:bookmarkStart w:id="789" w:name="OLE_LINK176"/>
      <w:bookmarkStart w:id="790" w:name="OLE_LINK177"/>
      <w:bookmarkEnd w:id="788"/>
      <w:r w:rsidRPr="00FE6F31">
        <w:rPr>
          <w:rStyle w:val="af7"/>
        </w:rPr>
        <w:t>Version 2.14.0 from 11/09/2017</w:t>
      </w:r>
    </w:p>
    <w:p w14:paraId="3378C7AF" w14:textId="77777777" w:rsidR="00171765" w:rsidRPr="008815A2" w:rsidRDefault="00171765" w:rsidP="00B952D9">
      <w:r>
        <w:t>Added the ability to transfer the tag 1162, the code of the commodity nomenclature for the subject of calculation.</w:t>
      </w:r>
    </w:p>
    <w:p w14:paraId="3B91484F" w14:textId="77777777" w:rsidR="00171765" w:rsidRPr="00FE6F31" w:rsidRDefault="00171765" w:rsidP="00171765">
      <w:pPr>
        <w:keepNext/>
        <w:rPr>
          <w:rStyle w:val="af7"/>
        </w:rPr>
      </w:pPr>
      <w:bookmarkStart w:id="791" w:name="OLE_LINK183"/>
      <w:bookmarkStart w:id="792" w:name="OLE_LINK184"/>
      <w:bookmarkEnd w:id="789"/>
      <w:bookmarkEnd w:id="790"/>
      <w:r w:rsidRPr="00FE6F31">
        <w:rPr>
          <w:rStyle w:val="af7"/>
        </w:rPr>
        <w:t>Version 2.14.1 dated 11/21/2017</w:t>
      </w:r>
    </w:p>
    <w:p w14:paraId="4F8FE055" w14:textId="77777777" w:rsidR="00171765" w:rsidRPr="008815A2" w:rsidRDefault="00171765" w:rsidP="00B952D9">
      <w:bookmarkStart w:id="793" w:name="OLE_LINK178"/>
      <w:bookmarkStart w:id="794" w:name="OLE_LINK179"/>
      <w:bookmarkStart w:id="795" w:name="OLE_LINK201"/>
      <w:bookmarkStart w:id="796" w:name="OLE_LINK202"/>
      <w:r>
        <w:t xml:space="preserve">Added clarification on the restriction on the maximum price per unit of the subject of calculation and the maximum quantity of the subject of </w:t>
      </w:r>
      <w:proofErr w:type="gramStart"/>
      <w:r>
        <w:t xml:space="preserve">calculation </w:t>
      </w:r>
      <w:bookmarkEnd w:id="793"/>
      <w:bookmarkEnd w:id="794"/>
      <w:r>
        <w:t>.</w:t>
      </w:r>
      <w:proofErr w:type="gramEnd"/>
    </w:p>
    <w:p w14:paraId="5D9DEA5A" w14:textId="77777777" w:rsidR="00171765" w:rsidRPr="00FE6F31" w:rsidRDefault="00171765" w:rsidP="00171765">
      <w:pPr>
        <w:keepNext/>
        <w:rPr>
          <w:rStyle w:val="af7"/>
        </w:rPr>
      </w:pPr>
      <w:bookmarkStart w:id="797" w:name="OLE_LINK200"/>
      <w:bookmarkEnd w:id="791"/>
      <w:bookmarkEnd w:id="792"/>
      <w:bookmarkEnd w:id="795"/>
      <w:bookmarkEnd w:id="796"/>
      <w:r w:rsidRPr="00FE6F31">
        <w:rPr>
          <w:rStyle w:val="af7"/>
        </w:rPr>
        <w:t>Version 2.14.2 from 12/12/2017</w:t>
      </w:r>
    </w:p>
    <w:p w14:paraId="0E3477DC" w14:textId="77777777" w:rsidR="00171765" w:rsidRPr="008815A2" w:rsidRDefault="00171765" w:rsidP="00B952D9">
      <w:r>
        <w:t>The maximum length of the document identifier has been increased from 32 to 64 characters.</w:t>
      </w:r>
    </w:p>
    <w:bookmarkEnd w:id="797"/>
    <w:p w14:paraId="0DE6DB63" w14:textId="77777777" w:rsidR="00171765" w:rsidRPr="00FE6F31" w:rsidRDefault="00171765" w:rsidP="00171765">
      <w:pPr>
        <w:keepNext/>
        <w:rPr>
          <w:rStyle w:val="af7"/>
        </w:rPr>
      </w:pPr>
      <w:r w:rsidRPr="00FE6F31">
        <w:rPr>
          <w:rStyle w:val="af7"/>
        </w:rPr>
        <w:t>Version 2.14.3 dated 12/17/2017</w:t>
      </w:r>
    </w:p>
    <w:p w14:paraId="6C7B1BBC" w14:textId="77777777" w:rsidR="00171765" w:rsidRPr="00260C7A" w:rsidRDefault="00171765" w:rsidP="00B952D9">
      <w:bookmarkStart w:id="798" w:name="OLE_LINK203"/>
      <w:bookmarkStart w:id="799" w:name="OLE_LINK204"/>
      <w:bookmarkStart w:id="800" w:name="OLE_LINK205"/>
      <w:r>
        <w:t xml:space="preserve">Added a clarification on the restriction on the maximum number of the subject of </w:t>
      </w:r>
      <w:proofErr w:type="gramStart"/>
      <w:r>
        <w:t xml:space="preserve">calculation </w:t>
      </w:r>
      <w:bookmarkEnd w:id="798"/>
      <w:bookmarkEnd w:id="799"/>
      <w:bookmarkEnd w:id="800"/>
      <w:r>
        <w:t>.</w:t>
      </w:r>
      <w:proofErr w:type="gramEnd"/>
    </w:p>
    <w:p w14:paraId="49E3F308" w14:textId="77777777" w:rsidR="00171765" w:rsidRPr="000116DF" w:rsidRDefault="00171765" w:rsidP="00171765">
      <w:pPr>
        <w:keepNext/>
        <w:rPr>
          <w:rStyle w:val="af7"/>
        </w:rPr>
      </w:pPr>
      <w:r w:rsidRPr="00FE6F31">
        <w:rPr>
          <w:rStyle w:val="af7"/>
        </w:rPr>
        <w:t>Version 2.14.4 from 02/13/2018</w:t>
      </w:r>
    </w:p>
    <w:p w14:paraId="48EF5DEF" w14:textId="77777777" w:rsidR="00171765" w:rsidRPr="006A1582" w:rsidRDefault="00171765" w:rsidP="00B952D9">
      <w:r>
        <w:t xml:space="preserve">Fixed an example of a signature distorted by the </w:t>
      </w:r>
      <w:proofErr w:type="gramStart"/>
      <w:r>
        <w:t>Word .</w:t>
      </w:r>
      <w:proofErr w:type="gramEnd"/>
    </w:p>
    <w:p w14:paraId="21F38679"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2.15.0 from 02/27/2018</w:t>
      </w:r>
    </w:p>
    <w:p w14:paraId="167A91F9" w14:textId="77777777" w:rsidR="00171765" w:rsidRPr="006A1582" w:rsidRDefault="00171765" w:rsidP="00B952D9">
      <w:r>
        <w:t>Added the ability to transfer tags 1225, Supplier's name, 1226, Supplier's TIN, 1171, Supplier's phone number associated with the subject of calculation.</w:t>
      </w:r>
      <w:bookmarkStart w:id="801" w:name="OLE_LINK225"/>
      <w:bookmarkStart w:id="802" w:name="OLE_LINK226"/>
    </w:p>
    <w:p w14:paraId="773EB1E7" w14:textId="77777777" w:rsidR="00171765" w:rsidRPr="00FE6F31" w:rsidRDefault="00171765" w:rsidP="00171765">
      <w:pPr>
        <w:keepNext/>
        <w:rPr>
          <w:rStyle w:val="af7"/>
        </w:rPr>
      </w:pPr>
      <w:bookmarkStart w:id="803" w:name="OLE_LINK252"/>
      <w:bookmarkStart w:id="804" w:name="OLE_LINK253"/>
      <w:r w:rsidRPr="00FE6F31">
        <w:rPr>
          <w:rStyle w:val="af7"/>
        </w:rPr>
        <w:t>Version 2.16.0 from 05/15/2018</w:t>
      </w:r>
    </w:p>
    <w:p w14:paraId="3B3BF0D1" w14:textId="77777777" w:rsidR="00171765" w:rsidRDefault="00171765" w:rsidP="00B952D9">
      <w:r>
        <w:t>Added the ability to transfer tags 1036, Machine number and 1009, Settlement address, 1187, Place of settlement.</w:t>
      </w:r>
    </w:p>
    <w:p w14:paraId="05924C2F" w14:textId="77777777" w:rsidR="00171765" w:rsidRPr="000E4F5E" w:rsidRDefault="00171765" w:rsidP="00B952D9">
      <w:r>
        <w:t>Clarifications have been made regarding the length of 1084, Optional User Attribute.</w:t>
      </w:r>
    </w:p>
    <w:bookmarkEnd w:id="803"/>
    <w:bookmarkEnd w:id="804"/>
    <w:p w14:paraId="58815AC6" w14:textId="77777777" w:rsidR="00171765" w:rsidRPr="006A1582" w:rsidRDefault="00171765" w:rsidP="00B952D9">
      <w:r>
        <w:t>Clarifications regarding the maximum length of some parameters.</w:t>
      </w:r>
      <w:bookmarkEnd w:id="801"/>
      <w:bookmarkEnd w:id="802"/>
      <w:r w:rsidRPr="00B20708">
        <w:t xml:space="preserve"> </w:t>
      </w:r>
    </w:p>
    <w:p w14:paraId="75844481" w14:textId="77777777" w:rsidR="00171765" w:rsidRPr="00FE6F31" w:rsidRDefault="00171765" w:rsidP="00171765">
      <w:pPr>
        <w:keepNext/>
        <w:rPr>
          <w:rStyle w:val="af7"/>
        </w:rPr>
      </w:pPr>
      <w:bookmarkStart w:id="805" w:name="OLE_LINK254"/>
      <w:r w:rsidRPr="00FE6F31">
        <w:rPr>
          <w:rStyle w:val="af7"/>
        </w:rPr>
        <w:t>Version 2.16.1 from 05/24/2018</w:t>
      </w:r>
    </w:p>
    <w:p w14:paraId="6E44FC40" w14:textId="77777777" w:rsidR="00171765" w:rsidRPr="00B20708" w:rsidRDefault="00171765" w:rsidP="00B952D9">
      <w:r>
        <w:t>The restriction on the maximum number of positions is described.</w:t>
      </w:r>
    </w:p>
    <w:bookmarkEnd w:id="805"/>
    <w:p w14:paraId="678E18F6" w14:textId="77777777" w:rsidR="00171765" w:rsidRPr="00FE6F31" w:rsidRDefault="00171765" w:rsidP="00171765">
      <w:pPr>
        <w:keepNext/>
        <w:rPr>
          <w:rStyle w:val="af7"/>
        </w:rPr>
      </w:pPr>
      <w:r w:rsidRPr="00FE6F31">
        <w:rPr>
          <w:rStyle w:val="af7"/>
        </w:rPr>
        <w:t>Version 2.17.0 from 06/19/2018</w:t>
      </w:r>
    </w:p>
    <w:p w14:paraId="51607CFE" w14:textId="77777777" w:rsidR="00171765" w:rsidRPr="00B20708" w:rsidRDefault="00171765" w:rsidP="00B952D9">
      <w:r>
        <w:t>Added transfer of tags sign of the agent on the subject of calculation 1222, agent data 1223, unit of measurement of the subject of calculation 1197, additional attribute of the subject of calculation 1191.</w:t>
      </w:r>
    </w:p>
    <w:p w14:paraId="7DA7FE20" w14:textId="77777777" w:rsidR="00171765" w:rsidRPr="00FE6F31" w:rsidRDefault="00171765" w:rsidP="00171765">
      <w:pPr>
        <w:keepNext/>
        <w:rPr>
          <w:rStyle w:val="af7"/>
        </w:rPr>
      </w:pPr>
      <w:bookmarkStart w:id="806" w:name="OLE_LINK429"/>
      <w:bookmarkStart w:id="807" w:name="OLE_LINK430"/>
      <w:r w:rsidRPr="00FE6F31">
        <w:rPr>
          <w:rStyle w:val="af7"/>
        </w:rPr>
        <w:t>Version 2.18.0 from 08/01/2018</w:t>
      </w:r>
    </w:p>
    <w:p w14:paraId="30CD1A5F" w14:textId="77777777" w:rsidR="00171765" w:rsidRPr="00B20708" w:rsidRDefault="00171765" w:rsidP="00B952D9">
      <w:r>
        <w:t>Added the transfer of the tag additional details of the check, 1192.</w:t>
      </w:r>
    </w:p>
    <w:p w14:paraId="47797505" w14:textId="77777777" w:rsidR="00171765" w:rsidRDefault="00171765" w:rsidP="00B952D9">
      <w:r>
        <w:t xml:space="preserve">Changed signature example to more correct with normal quotation </w:t>
      </w:r>
      <w:proofErr w:type="gramStart"/>
      <w:r>
        <w:t>marks .</w:t>
      </w:r>
      <w:bookmarkEnd w:id="806"/>
      <w:bookmarkEnd w:id="807"/>
      <w:proofErr w:type="gramEnd"/>
    </w:p>
    <w:p w14:paraId="198B17BC" w14:textId="77777777" w:rsidR="00171765" w:rsidRPr="00FE6F31" w:rsidRDefault="00171765" w:rsidP="00171765">
      <w:pPr>
        <w:keepNext/>
        <w:rPr>
          <w:rStyle w:val="af7"/>
        </w:rPr>
      </w:pPr>
      <w:r w:rsidRPr="00FE6F31">
        <w:rPr>
          <w:rStyle w:val="af7"/>
        </w:rPr>
        <w:t>Version 2.19.0 from 08/03/2018</w:t>
      </w:r>
    </w:p>
    <w:p w14:paraId="081A55C0" w14:textId="77777777" w:rsidR="00171765" w:rsidRDefault="00171765" w:rsidP="00B952D9">
      <w:bookmarkStart w:id="808" w:name="OLE_LINK431"/>
      <w:bookmarkStart w:id="809" w:name="OLE_LINK432"/>
      <w:bookmarkStart w:id="810" w:name="OLE_LINK433"/>
      <w:r>
        <w:t xml:space="preserve">Added transfer of check tags from the new order of the Federal Tax </w:t>
      </w:r>
      <w:proofErr w:type="gramStart"/>
      <w:r>
        <w:t xml:space="preserve">Service </w:t>
      </w:r>
      <w:bookmarkEnd w:id="808"/>
      <w:bookmarkEnd w:id="809"/>
      <w:bookmarkEnd w:id="810"/>
      <w:r>
        <w:t>:</w:t>
      </w:r>
      <w:proofErr w:type="gramEnd"/>
    </w:p>
    <w:p w14:paraId="7558610B" w14:textId="77777777" w:rsidR="00171765" w:rsidRPr="00B20708" w:rsidRDefault="00171765" w:rsidP="00171765">
      <w:pPr>
        <w:pStyle w:val="ac"/>
        <w:numPr>
          <w:ilvl w:val="0"/>
          <w:numId w:val="3"/>
        </w:numPr>
        <w:spacing w:after="0" w:line="240" w:lineRule="auto"/>
      </w:pPr>
      <w:r w:rsidRPr="000208F4">
        <w:t>Buyer (client), 1227</w:t>
      </w:r>
    </w:p>
    <w:p w14:paraId="5A8FC8F9" w14:textId="77777777" w:rsidR="00171765" w:rsidRDefault="00171765" w:rsidP="00171765">
      <w:pPr>
        <w:pStyle w:val="ac"/>
        <w:numPr>
          <w:ilvl w:val="0"/>
          <w:numId w:val="3"/>
        </w:numPr>
        <w:spacing w:after="0" w:line="240" w:lineRule="auto"/>
      </w:pPr>
      <w:r w:rsidRPr="000208F4">
        <w:t>TIN of the buyer (client), 1228</w:t>
      </w:r>
    </w:p>
    <w:p w14:paraId="591DDA89" w14:textId="77777777" w:rsidR="00171765" w:rsidRDefault="00171765" w:rsidP="00171765">
      <w:pPr>
        <w:pStyle w:val="ac"/>
        <w:numPr>
          <w:ilvl w:val="0"/>
          <w:numId w:val="3"/>
        </w:numPr>
        <w:spacing w:after="0" w:line="240" w:lineRule="auto"/>
      </w:pPr>
      <w:r w:rsidRPr="000208F4">
        <w:t>Code of the country of origin of goods, 1230</w:t>
      </w:r>
    </w:p>
    <w:p w14:paraId="6955B10E" w14:textId="77777777" w:rsidR="00171765" w:rsidRDefault="00171765" w:rsidP="00171765">
      <w:pPr>
        <w:pStyle w:val="ac"/>
        <w:numPr>
          <w:ilvl w:val="0"/>
          <w:numId w:val="3"/>
        </w:numPr>
        <w:spacing w:after="0" w:line="240" w:lineRule="auto"/>
      </w:pPr>
      <w:r w:rsidRPr="000208F4">
        <w:t>Customs declaration number, 1231</w:t>
      </w:r>
    </w:p>
    <w:p w14:paraId="17764685" w14:textId="0A55F03E" w:rsidR="00171765" w:rsidRDefault="00171765" w:rsidP="00171765">
      <w:pPr>
        <w:pStyle w:val="ac"/>
        <w:numPr>
          <w:ilvl w:val="0"/>
          <w:numId w:val="3"/>
        </w:numPr>
        <w:spacing w:after="0" w:line="240" w:lineRule="auto"/>
      </w:pPr>
      <w:r w:rsidRPr="000208F4">
        <w:t>Excise,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7"/>
        </w:rPr>
      </w:pPr>
      <w:r w:rsidRPr="00FE6F31">
        <w:rPr>
          <w:rStyle w:val="af7"/>
        </w:rPr>
        <w:t>Version 2.20.0 from 08/31/2018</w:t>
      </w:r>
    </w:p>
    <w:p w14:paraId="49E61D55" w14:textId="77777777" w:rsidR="00171765" w:rsidRDefault="00171765" w:rsidP="00B952D9">
      <w:r>
        <w:t>Added the ability to transfer tags 1036 Machine number, 1009 Settlement address, 1187 Place of settlement in the correction document.</w:t>
      </w:r>
    </w:p>
    <w:p w14:paraId="1C003513" w14:textId="545393D3" w:rsidR="00171765" w:rsidRDefault="00171765" w:rsidP="00171765">
      <w:pPr>
        <w:keepNext/>
        <w:rPr>
          <w:rStyle w:val="af7"/>
        </w:rPr>
      </w:pPr>
      <w:r w:rsidRPr="00FE6F31">
        <w:rPr>
          <w:rStyle w:val="af7"/>
        </w:rPr>
        <w:lastRenderedPageBreak/>
        <w:t xml:space="preserve">Version </w:t>
      </w:r>
      <w:r w:rsidRPr="002B24B0">
        <w:rPr>
          <w:rStyle w:val="af7"/>
        </w:rPr>
        <w:t>2.20.1 from 10/23/2018</w:t>
      </w:r>
    </w:p>
    <w:p w14:paraId="4F00E2A8" w14:textId="63FD73DC" w:rsidR="00171765" w:rsidRPr="00171765" w:rsidRDefault="00171765" w:rsidP="00B952D9">
      <w:r w:rsidRPr="00171765">
        <w:t>Amendments and clarifications have been made to the protocol.</w:t>
      </w:r>
    </w:p>
    <w:p w14:paraId="70042F2E" w14:textId="255AE81C" w:rsidR="00171765" w:rsidRDefault="00171765" w:rsidP="00171765">
      <w:pPr>
        <w:keepNext/>
        <w:rPr>
          <w:rStyle w:val="af7"/>
        </w:rPr>
      </w:pPr>
      <w:r w:rsidRPr="00FE6F31">
        <w:rPr>
          <w:rStyle w:val="af7"/>
        </w:rPr>
        <w:t>Version 2.21.0 from 12/01/2018</w:t>
      </w:r>
    </w:p>
    <w:p w14:paraId="6B92E3FB" w14:textId="4DECD252" w:rsidR="00171765" w:rsidRPr="00171765" w:rsidRDefault="00171765" w:rsidP="00B952D9">
      <w:r w:rsidRPr="00171765">
        <w:t>Changed descriptions of tags 1139, 1141, 1151, 1153, 1162.</w:t>
      </w:r>
    </w:p>
    <w:p w14:paraId="7D410027" w14:textId="2B874793" w:rsidR="00171765" w:rsidRDefault="00171765" w:rsidP="00171765">
      <w:pPr>
        <w:keepNext/>
        <w:rPr>
          <w:rStyle w:val="af7"/>
        </w:rPr>
      </w:pPr>
      <w:r w:rsidRPr="00FE6F31">
        <w:rPr>
          <w:rStyle w:val="af7"/>
        </w:rPr>
        <w:t>Version 2.22.0 from 04/28/2019</w:t>
      </w:r>
    </w:p>
    <w:p w14:paraId="41AFCEA1" w14:textId="77777777" w:rsidR="00171765" w:rsidRPr="00171765" w:rsidRDefault="00171765" w:rsidP="00B952D9">
      <w:r w:rsidRPr="00171765">
        <w:t>Added values for tag 1212 and 1030.</w:t>
      </w:r>
    </w:p>
    <w:p w14:paraId="1096D713" w14:textId="7FD19E3A" w:rsidR="00171765" w:rsidRDefault="00171765" w:rsidP="00171765">
      <w:pPr>
        <w:keepNext/>
        <w:rPr>
          <w:rStyle w:val="af7"/>
        </w:rPr>
      </w:pPr>
      <w:r w:rsidRPr="00FE6F31">
        <w:rPr>
          <w:rStyle w:val="af7"/>
        </w:rPr>
        <w:t>Version 2.22.1 from 06/11/2019</w:t>
      </w:r>
    </w:p>
    <w:p w14:paraId="05C5AC8D" w14:textId="77777777" w:rsidR="00171765" w:rsidRDefault="00171765" w:rsidP="00B952D9">
      <w:r>
        <w:t>Added link to check.</w:t>
      </w:r>
    </w:p>
    <w:p w14:paraId="0B795CFD" w14:textId="77777777" w:rsidR="00171765" w:rsidRPr="00FE6F31" w:rsidRDefault="00171765" w:rsidP="00171765">
      <w:pPr>
        <w:keepNext/>
        <w:rPr>
          <w:rStyle w:val="af7"/>
        </w:rPr>
      </w:pPr>
      <w:r w:rsidRPr="00FE6F31">
        <w:rPr>
          <w:rStyle w:val="af7"/>
        </w:rPr>
        <w:t>Version 2.23.0 from 06/15/2019</w:t>
      </w:r>
    </w:p>
    <w:p w14:paraId="49F11F7D" w14:textId="77777777" w:rsidR="00171765" w:rsidRPr="0000319E" w:rsidRDefault="00171765" w:rsidP="00B952D9">
      <w:proofErr w:type="spellStart"/>
      <w:r w:rsidRPr="00B952D9">
        <w:t>callbackUrl</w:t>
      </w:r>
      <w:proofErr w:type="spellEnd"/>
      <w:r w:rsidRPr="00B952D9">
        <w:t xml:space="preserve"> </w:t>
      </w:r>
      <w:r>
        <w:t xml:space="preserve">parameter has been added to the receipt creation and correction receipt </w:t>
      </w:r>
      <w:proofErr w:type="gramStart"/>
      <w:r>
        <w:t xml:space="preserve">requests </w:t>
      </w:r>
      <w:r w:rsidRPr="0000319E">
        <w:t>.</w:t>
      </w:r>
      <w:proofErr w:type="gramEnd"/>
    </w:p>
    <w:p w14:paraId="4251E67C" w14:textId="77777777" w:rsidR="00171765" w:rsidRPr="00FE6F31" w:rsidRDefault="00171765" w:rsidP="00171765">
      <w:pPr>
        <w:keepNext/>
        <w:rPr>
          <w:rStyle w:val="af7"/>
        </w:rPr>
      </w:pPr>
      <w:r w:rsidRPr="00FE6F31">
        <w:rPr>
          <w:rStyle w:val="af7"/>
        </w:rPr>
        <w:t>Version 2.24.0 from 10/10/2019</w:t>
      </w:r>
    </w:p>
    <w:p w14:paraId="5B040859" w14:textId="77777777" w:rsidR="00171765" w:rsidRPr="00B952D9" w:rsidRDefault="00171765" w:rsidP="00B952D9">
      <w:r>
        <w:t>Changes have been made to the size of the product nomenclature code, 1162.</w:t>
      </w:r>
    </w:p>
    <w:p w14:paraId="44C12E5A" w14:textId="77777777" w:rsidR="00171765" w:rsidRPr="00FE6F31" w:rsidRDefault="00171765" w:rsidP="00171765">
      <w:pPr>
        <w:keepNext/>
        <w:rPr>
          <w:rStyle w:val="af7"/>
        </w:rPr>
      </w:pPr>
      <w:r w:rsidRPr="00FE6F31">
        <w:rPr>
          <w:rStyle w:val="af7"/>
        </w:rPr>
        <w:t>Version 2.24.1 from 11/25/2019</w:t>
      </w:r>
    </w:p>
    <w:p w14:paraId="421BFB60" w14:textId="77777777" w:rsidR="00171765" w:rsidRDefault="00171765" w:rsidP="00B952D9">
      <w:r>
        <w:t>The IP address of the test environment has been changed.</w:t>
      </w:r>
    </w:p>
    <w:p w14:paraId="4687730F" w14:textId="77777777" w:rsidR="00171765" w:rsidRPr="00FE6F31" w:rsidRDefault="00171765" w:rsidP="00171765">
      <w:pPr>
        <w:keepNext/>
        <w:rPr>
          <w:rStyle w:val="af7"/>
        </w:rPr>
      </w:pPr>
      <w:r w:rsidRPr="00FE6F31">
        <w:rPr>
          <w:rStyle w:val="af7"/>
        </w:rPr>
        <w:t>Version 2.25.0 from 11/26/2019</w:t>
      </w:r>
    </w:p>
    <w:p w14:paraId="5555D07A" w14:textId="77777777" w:rsidR="00171765" w:rsidRDefault="00171765" w:rsidP="00B952D9">
      <w:r>
        <w:t>The ability to transfer tags 1021 Cashier, 1117 E-mail address of the check sender, 1203 TIN of the cashier has been added to the check.</w:t>
      </w:r>
    </w:p>
    <w:p w14:paraId="582BC3D7" w14:textId="77777777" w:rsidR="00171765" w:rsidRPr="00FE6F31" w:rsidRDefault="00171765" w:rsidP="00171765">
      <w:pPr>
        <w:keepNext/>
        <w:rPr>
          <w:rStyle w:val="af7"/>
        </w:rPr>
      </w:pPr>
      <w:r w:rsidRPr="00FE6F31">
        <w:rPr>
          <w:rStyle w:val="af7"/>
        </w:rPr>
        <w:t>Version 2.26.0 from 12/09/2019</w:t>
      </w:r>
    </w:p>
    <w:p w14:paraId="2205020C" w14:textId="77777777" w:rsidR="00171765" w:rsidRPr="00F34148" w:rsidRDefault="00171765" w:rsidP="00B952D9">
      <w:r>
        <w:t>Added a method for requesting the status of a cash register in the group p.2.5.</w:t>
      </w:r>
    </w:p>
    <w:p w14:paraId="352C5243" w14:textId="77777777" w:rsidR="00171765" w:rsidRDefault="00171765" w:rsidP="00B952D9">
      <w:r>
        <w:t>Added the ability to transfer the amount of taxes for the check and the subject of calculation, tags 1102, 1103, 1104, 1105, 1106, 1107, 1200.</w:t>
      </w:r>
    </w:p>
    <w:p w14:paraId="005CAE42" w14:textId="77777777" w:rsidR="00171765" w:rsidRPr="00FE6F31" w:rsidRDefault="00171765" w:rsidP="00171765">
      <w:pPr>
        <w:keepNext/>
        <w:rPr>
          <w:rStyle w:val="af7"/>
        </w:rPr>
      </w:pPr>
      <w:r w:rsidRPr="00FE6F31">
        <w:rPr>
          <w:rStyle w:val="af7"/>
        </w:rPr>
        <w:t>Version 2.27.0 from 02/27/2020</w:t>
      </w:r>
    </w:p>
    <w:p w14:paraId="7E95CC40" w14:textId="77777777" w:rsidR="00171765" w:rsidRPr="00B952D9" w:rsidRDefault="00171765" w:rsidP="00B952D9">
      <w:r>
        <w:t>Added new values of the attribute of the subject of calculation, tag 1212</w:t>
      </w:r>
    </w:p>
    <w:p w14:paraId="53C9AEE2" w14:textId="77777777" w:rsidR="00171765" w:rsidRDefault="00171765" w:rsidP="00B952D9">
      <w:r>
        <w:t>The description of the correction tag 1177 in accordance with the amendments to the FFD has been excluded.</w:t>
      </w:r>
    </w:p>
    <w:p w14:paraId="7B46F116"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2.27.1 from 08/03/2020</w:t>
      </w:r>
    </w:p>
    <w:p w14:paraId="6B9BC2CA" w14:textId="77777777" w:rsidR="00171765" w:rsidRDefault="00171765" w:rsidP="00B952D9">
      <w:r>
        <w:t xml:space="preserve">Added note about differences in the numbering of tax rates in the fields </w:t>
      </w:r>
      <w:r w:rsidRPr="00B952D9">
        <w:rPr>
          <w:b/>
          <w:bCs/>
        </w:rPr>
        <w:t xml:space="preserve">vat1Sum, vat2Sum, vat3Sum, vat4Sum, vat5Sum, vat6Sum </w:t>
      </w:r>
      <w:r>
        <w:t xml:space="preserve">and in the </w:t>
      </w:r>
      <w:r w:rsidRPr="00B952D9">
        <w:t xml:space="preserve">tax field </w:t>
      </w:r>
      <w:r w:rsidRPr="0083620D">
        <w:t>(tag 1199).</w:t>
      </w:r>
    </w:p>
    <w:p w14:paraId="518CAB81" w14:textId="77777777" w:rsidR="00171765" w:rsidRDefault="00171765" w:rsidP="00B952D9">
      <w:r>
        <w:t xml:space="preserve">Added remark about rounding in the </w:t>
      </w:r>
      <w:proofErr w:type="spellStart"/>
      <w:r w:rsidRPr="00B952D9">
        <w:rPr>
          <w:b/>
          <w:bCs/>
        </w:rPr>
        <w:t>totalSum</w:t>
      </w:r>
      <w:proofErr w:type="spellEnd"/>
      <w:r w:rsidRPr="00B952D9">
        <w:rPr>
          <w:b/>
          <w:bCs/>
        </w:rPr>
        <w:t xml:space="preserve"> field </w:t>
      </w:r>
      <w:r>
        <w:t>(tag 1020)</w:t>
      </w:r>
    </w:p>
    <w:p w14:paraId="1C9C51E7" w14:textId="77777777" w:rsidR="00171765" w:rsidRPr="00B241D0" w:rsidRDefault="00171765" w:rsidP="00B952D9">
      <w:r>
        <w:t xml:space="preserve">Valid values for the </w:t>
      </w:r>
      <w:proofErr w:type="spellStart"/>
      <w:r w:rsidRPr="00B952D9">
        <w:rPr>
          <w:b/>
          <w:bCs/>
        </w:rPr>
        <w:t>paymentSubjectType</w:t>
      </w:r>
      <w:proofErr w:type="spellEnd"/>
      <w:r w:rsidRPr="00B952D9">
        <w:rPr>
          <w:b/>
          <w:bCs/>
        </w:rPr>
        <w:t xml:space="preserve"> field have been changed </w:t>
      </w:r>
      <w:r w:rsidRPr="0083620D">
        <w:t>(tag 1212). Since version 2.27.0, values from 1 to 26 are allowed.</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7"/>
        </w:rPr>
      </w:pPr>
      <w:r w:rsidRPr="00171765">
        <w:rPr>
          <w:rStyle w:val="af7"/>
        </w:rPr>
        <w:t>Version 2.27.2 from 02/05/2021</w:t>
      </w:r>
    </w:p>
    <w:p w14:paraId="08D07011" w14:textId="77777777" w:rsidR="00171765" w:rsidRPr="00B952D9" w:rsidRDefault="00171765" w:rsidP="00B952D9">
      <w:r w:rsidRPr="00B952D9">
        <w:t>Added introductory information about cloud cash desks and description of basic terms.</w:t>
      </w:r>
    </w:p>
    <w:p w14:paraId="3F67F87E" w14:textId="77777777" w:rsidR="00171765" w:rsidRPr="00B952D9" w:rsidRDefault="00171765" w:rsidP="00B952D9">
      <w:r w:rsidRPr="00B952D9">
        <w:t>Added detailed information about connection parameters for the production environment and two test environments.</w:t>
      </w:r>
    </w:p>
    <w:p w14:paraId="12B4DC15" w14:textId="77777777" w:rsidR="00171765" w:rsidRPr="00B952D9" w:rsidRDefault="00171765" w:rsidP="00B952D9">
      <w:r w:rsidRPr="00B952D9">
        <w:t xml:space="preserve">Added detailed information about files to test in </w:t>
      </w:r>
      <w:proofErr w:type="gramStart"/>
      <w:r w:rsidRPr="00B952D9">
        <w:t>Git .</w:t>
      </w:r>
      <w:proofErr w:type="gramEnd"/>
    </w:p>
    <w:p w14:paraId="3F6BD118" w14:textId="77777777" w:rsidR="00171765" w:rsidRPr="00B952D9" w:rsidRDefault="00171765" w:rsidP="00B952D9">
      <w:r w:rsidRPr="00B952D9">
        <w:t>Added note about Postman application and SignatureGenerator.exe.</w:t>
      </w:r>
    </w:p>
    <w:p w14:paraId="264159CA" w14:textId="77777777" w:rsidR="00171765" w:rsidRPr="00B952D9" w:rsidRDefault="00171765" w:rsidP="00B952D9">
      <w:r w:rsidRPr="00B952D9">
        <w:t>Updated check limit information. 32768 bytes accounted for the size of a binary fiscal document. A JSON document can contain about 250 positions or 100 KB.</w:t>
      </w:r>
    </w:p>
    <w:bookmarkEnd w:id="67"/>
    <w:p w14:paraId="263BBBD7" w14:textId="47489504" w:rsidR="00A70418" w:rsidRPr="00171765" w:rsidRDefault="00A70418" w:rsidP="00A70418">
      <w:pPr>
        <w:keepNext/>
        <w:rPr>
          <w:rStyle w:val="af7"/>
        </w:rPr>
      </w:pPr>
      <w:r w:rsidRPr="00171765">
        <w:rPr>
          <w:rStyle w:val="af7"/>
        </w:rPr>
        <w:t>Version 2.28.0 from 08/13/2021</w:t>
      </w:r>
    </w:p>
    <w:p w14:paraId="2A1135F0" w14:textId="2B51A720" w:rsidR="00171765" w:rsidRDefault="00A70418" w:rsidP="0073313C">
      <w:pPr>
        <w:spacing w:line="240" w:lineRule="auto"/>
        <w:jc w:val="both"/>
        <w:rPr>
          <w:rFonts w:cs="Arial"/>
        </w:rPr>
      </w:pPr>
      <w:proofErr w:type="spellStart"/>
      <w:r w:rsidRPr="00A70418">
        <w:rPr>
          <w:rFonts w:cs="Arial"/>
          <w:b/>
          <w:bCs/>
          <w:lang w:val="en-US"/>
        </w:rPr>
        <w:t>ignoreItemCodeCheck</w:t>
      </w:r>
      <w:proofErr w:type="spellEnd"/>
      <w:r w:rsidRPr="00A70418">
        <w:rPr>
          <w:rFonts w:cs="Arial"/>
          <w:b/>
          <w:bCs/>
          <w:lang w:val="en-US"/>
        </w:rPr>
        <w:t xml:space="preserve"> </w:t>
      </w:r>
      <w:r>
        <w:rPr>
          <w:rFonts w:cstheme="minorHAnsi"/>
          <w:sz w:val="24"/>
          <w:szCs w:val="24"/>
        </w:rPr>
        <w:t xml:space="preserve">flag has been added to the body of the request to create a </w:t>
      </w:r>
      <w:proofErr w:type="gramStart"/>
      <w:r>
        <w:rPr>
          <w:rFonts w:cstheme="minorHAnsi"/>
          <w:sz w:val="24"/>
          <w:szCs w:val="24"/>
        </w:rPr>
        <w:t xml:space="preserve">document </w:t>
      </w:r>
      <w:r>
        <w:rPr>
          <w:rFonts w:cs="Arial"/>
        </w:rPr>
        <w:t>.</w:t>
      </w:r>
      <w:proofErr w:type="gramEnd"/>
    </w:p>
    <w:p w14:paraId="768535DD" w14:textId="11FC4639" w:rsidR="00A70418" w:rsidRDefault="00A70418" w:rsidP="0073313C">
      <w:pPr>
        <w:spacing w:line="240" w:lineRule="auto"/>
        <w:jc w:val="both"/>
        <w:rPr>
          <w:rFonts w:cs="Arial"/>
        </w:rPr>
      </w:pPr>
      <w:r>
        <w:rPr>
          <w:rFonts w:cs="Arial"/>
        </w:rPr>
        <w:t>FFD 1.2 tags have been added to the request to create a document.</w:t>
      </w:r>
    </w:p>
    <w:p w14:paraId="3FBBA3D5" w14:textId="79E1117F" w:rsidR="00A70418" w:rsidRDefault="00A70418" w:rsidP="0073313C">
      <w:pPr>
        <w:spacing w:line="240" w:lineRule="auto"/>
        <w:jc w:val="both"/>
        <w:rPr>
          <w:rFonts w:cstheme="minorHAnsi"/>
          <w:sz w:val="24"/>
          <w:szCs w:val="24"/>
        </w:rPr>
      </w:pPr>
      <w:r>
        <w:rPr>
          <w:rFonts w:cstheme="minorHAnsi"/>
          <w:sz w:val="24"/>
          <w:szCs w:val="24"/>
        </w:rPr>
        <w:t>Added requests for the formation of the FFD correction check 1.2 p.2.7 and p.2.8.</w:t>
      </w:r>
    </w:p>
    <w:p w14:paraId="73E300A2" w14:textId="65800D7F" w:rsidR="001B370A" w:rsidRDefault="00A70418" w:rsidP="0073313C">
      <w:pPr>
        <w:spacing w:line="240" w:lineRule="auto"/>
        <w:jc w:val="both"/>
        <w:rPr>
          <w:rFonts w:cstheme="minorHAnsi"/>
          <w:sz w:val="24"/>
          <w:szCs w:val="24"/>
        </w:rPr>
      </w:pPr>
      <w:r>
        <w:rPr>
          <w:rFonts w:cstheme="minorHAnsi"/>
          <w:sz w:val="24"/>
          <w:szCs w:val="24"/>
        </w:rPr>
        <w:t>Added requests for checking CM p.2.9 and p.2.10</w:t>
      </w:r>
    </w:p>
    <w:p w14:paraId="2007B841" w14:textId="4502022F" w:rsidR="004F1202" w:rsidRPr="004F1202" w:rsidRDefault="004F1202" w:rsidP="004F1202">
      <w:pPr>
        <w:rPr>
          <w:rFonts w:cstheme="minorHAnsi"/>
          <w:b/>
          <w:sz w:val="24"/>
          <w:szCs w:val="24"/>
        </w:rPr>
      </w:pPr>
      <w:r w:rsidRPr="004F1202">
        <w:rPr>
          <w:rFonts w:cstheme="minorHAnsi"/>
          <w:b/>
          <w:sz w:val="24"/>
          <w:szCs w:val="24"/>
        </w:rPr>
        <w:t>Version 2.28.1 from 01/19/2022</w:t>
      </w:r>
    </w:p>
    <w:p w14:paraId="23D5530E" w14:textId="2076E37F" w:rsidR="004F1202" w:rsidRDefault="001B370A" w:rsidP="004F1202">
      <w:pPr>
        <w:rPr>
          <w:rFonts w:cs="Arial"/>
        </w:rPr>
      </w:pPr>
      <w:r>
        <w:rPr>
          <w:rFonts w:cstheme="minorHAnsi"/>
          <w:sz w:val="24"/>
          <w:szCs w:val="24"/>
        </w:rPr>
        <w:t xml:space="preserve">Added parameter </w:t>
      </w:r>
      <w:r w:rsidR="004F1202">
        <w:rPr>
          <w:rFonts w:cs="Arial"/>
        </w:rPr>
        <w:t>Sign of the subject of calculation, 1212</w:t>
      </w:r>
    </w:p>
    <w:p w14:paraId="0A442E9E" w14:textId="449387FB" w:rsidR="00136331" w:rsidRDefault="004F1202" w:rsidP="004F1202">
      <w:r>
        <w:rPr>
          <w:rFonts w:cs="Arial"/>
        </w:rPr>
        <w:t xml:space="preserve">Added parameter </w:t>
      </w:r>
      <w:r w:rsidRPr="003F544B">
        <w:t>Planned status, 2003</w:t>
      </w:r>
    </w:p>
    <w:p w14:paraId="7FEF826E" w14:textId="12C742BC" w:rsidR="0094131D" w:rsidRDefault="00136331" w:rsidP="00136331">
      <w:pPr>
        <w:rPr>
          <w:rFonts w:cstheme="minorHAnsi"/>
          <w:b/>
          <w:sz w:val="24"/>
          <w:szCs w:val="24"/>
        </w:rPr>
      </w:pPr>
      <w:r>
        <w:rPr>
          <w:rFonts w:cstheme="minorHAnsi"/>
          <w:b/>
          <w:sz w:val="24"/>
          <w:szCs w:val="24"/>
        </w:rPr>
        <w:t>Version 2.28.2 from 02/26/2022</w:t>
      </w:r>
    </w:p>
    <w:p w14:paraId="0157E311" w14:textId="026B01C8" w:rsidR="0094131D" w:rsidRDefault="0094131D" w:rsidP="00136331">
      <w:pPr>
        <w:rPr>
          <w:rFonts w:cstheme="minorHAnsi"/>
          <w:sz w:val="24"/>
          <w:szCs w:val="24"/>
        </w:rPr>
      </w:pPr>
      <w:r w:rsidRPr="0094131D">
        <w:rPr>
          <w:rFonts w:cstheme="minorHAnsi"/>
          <w:sz w:val="24"/>
          <w:szCs w:val="24"/>
        </w:rPr>
        <w:t>Document correction</w:t>
      </w:r>
    </w:p>
    <w:p w14:paraId="5A36C28B" w14:textId="77777777" w:rsidR="00F12065" w:rsidRDefault="00F12065" w:rsidP="00136331">
      <w:pPr>
        <w:rPr>
          <w:rFonts w:cstheme="minorHAnsi"/>
          <w:sz w:val="24"/>
          <w:szCs w:val="24"/>
        </w:rPr>
      </w:pPr>
    </w:p>
    <w:p w14:paraId="3F370FF4" w14:textId="3C090DF7" w:rsidR="00F12065" w:rsidRPr="00F12065" w:rsidRDefault="00F12065" w:rsidP="00F12065">
      <w:pPr>
        <w:rPr>
          <w:rFonts w:cstheme="minorHAnsi"/>
          <w:b/>
          <w:sz w:val="24"/>
          <w:szCs w:val="24"/>
          <w:lang w:val="en-US"/>
        </w:rPr>
      </w:pPr>
      <w:r>
        <w:rPr>
          <w:rFonts w:cstheme="minorHAnsi"/>
          <w:b/>
          <w:sz w:val="24"/>
          <w:szCs w:val="24"/>
        </w:rPr>
        <w:lastRenderedPageBreak/>
        <w:t xml:space="preserve">Version 2.28.3 from </w:t>
      </w:r>
      <w:r w:rsidRPr="00F12065">
        <w:rPr>
          <w:rFonts w:cstheme="minorHAnsi"/>
          <w:b/>
          <w:sz w:val="24"/>
          <w:szCs w:val="24"/>
          <w:lang w:val="en-US"/>
        </w:rPr>
        <w:t>25/03/2023</w:t>
      </w:r>
    </w:p>
    <w:p w14:paraId="199674BC" w14:textId="7AFECF7F" w:rsidR="00F12065" w:rsidRDefault="00F12065" w:rsidP="00F12065">
      <w:pPr>
        <w:rPr>
          <w:rFonts w:cstheme="minorHAnsi"/>
          <w:sz w:val="24"/>
          <w:szCs w:val="24"/>
          <w:lang w:val="en-US"/>
        </w:rPr>
      </w:pPr>
      <w:r w:rsidRPr="00F12065">
        <w:rPr>
          <w:rFonts w:cstheme="minorHAnsi"/>
          <w:sz w:val="24"/>
          <w:szCs w:val="24"/>
          <w:lang w:val="en-US"/>
        </w:rPr>
        <w:t xml:space="preserve">The </w:t>
      </w:r>
      <w:proofErr w:type="spellStart"/>
      <w:r w:rsidRPr="00F12065">
        <w:rPr>
          <w:rFonts w:cstheme="minorHAnsi"/>
          <w:b/>
          <w:sz w:val="24"/>
          <w:szCs w:val="24"/>
          <w:lang w:val="en-US"/>
        </w:rPr>
        <w:t>callbackApiKey</w:t>
      </w:r>
      <w:proofErr w:type="spellEnd"/>
      <w:r w:rsidRPr="00F12065">
        <w:rPr>
          <w:rFonts w:cstheme="minorHAnsi"/>
          <w:sz w:val="24"/>
          <w:szCs w:val="24"/>
          <w:lang w:val="en-US"/>
        </w:rPr>
        <w:t xml:space="preserve"> parameter has been added to the body of the request to create a document.</w:t>
      </w:r>
    </w:p>
    <w:p w14:paraId="5B1841C2" w14:textId="2283C8AD" w:rsidR="00F01FE7" w:rsidRDefault="00F01FE7" w:rsidP="00F01FE7">
      <w:pPr>
        <w:rPr>
          <w:rFonts w:cstheme="minorHAnsi"/>
          <w:b/>
          <w:sz w:val="24"/>
          <w:szCs w:val="24"/>
          <w:lang w:val="en-US"/>
        </w:rPr>
      </w:pPr>
      <w:r>
        <w:rPr>
          <w:rFonts w:cstheme="minorHAnsi"/>
          <w:b/>
          <w:sz w:val="24"/>
          <w:szCs w:val="24"/>
        </w:rPr>
        <w:t xml:space="preserve">Version 2.29.0 from </w:t>
      </w:r>
      <w:r w:rsidRPr="00F12065">
        <w:rPr>
          <w:rFonts w:cstheme="minorHAnsi"/>
          <w:b/>
          <w:sz w:val="24"/>
          <w:szCs w:val="24"/>
          <w:lang w:val="en-US"/>
        </w:rPr>
        <w:t>2</w:t>
      </w:r>
      <w:r>
        <w:rPr>
          <w:rFonts w:cstheme="minorHAnsi"/>
          <w:b/>
          <w:sz w:val="24"/>
          <w:szCs w:val="24"/>
          <w:lang w:val="en-US"/>
        </w:rPr>
        <w:t>0</w:t>
      </w:r>
      <w:r w:rsidRPr="00F12065">
        <w:rPr>
          <w:rFonts w:cstheme="minorHAnsi"/>
          <w:b/>
          <w:sz w:val="24"/>
          <w:szCs w:val="24"/>
          <w:lang w:val="en-US"/>
        </w:rPr>
        <w:t>/0</w:t>
      </w:r>
      <w:r>
        <w:rPr>
          <w:rFonts w:cstheme="minorHAnsi"/>
          <w:b/>
          <w:sz w:val="24"/>
          <w:szCs w:val="24"/>
          <w:lang w:val="en-US"/>
        </w:rPr>
        <w:t>7</w:t>
      </w:r>
      <w:r w:rsidRPr="00F12065">
        <w:rPr>
          <w:rFonts w:cstheme="minorHAnsi"/>
          <w:b/>
          <w:sz w:val="24"/>
          <w:szCs w:val="24"/>
          <w:lang w:val="en-US"/>
        </w:rPr>
        <w:t>/2023</w:t>
      </w:r>
    </w:p>
    <w:p w14:paraId="67EF62F8" w14:textId="77777777" w:rsidR="00F01FE7" w:rsidRPr="00F01FE7" w:rsidRDefault="00F01FE7" w:rsidP="00F01FE7">
      <w:pPr>
        <w:rPr>
          <w:rFonts w:cstheme="minorHAnsi"/>
          <w:bCs/>
          <w:sz w:val="24"/>
          <w:szCs w:val="24"/>
          <w:lang w:val="en-US"/>
        </w:rPr>
      </w:pPr>
      <w:r w:rsidRPr="00F01FE7">
        <w:rPr>
          <w:rFonts w:cstheme="minorHAnsi"/>
          <w:bCs/>
          <w:sz w:val="24"/>
          <w:szCs w:val="24"/>
          <w:lang w:val="en-US"/>
        </w:rPr>
        <w:t>The IP of the production environment has been updated. New IP 81.27.253.4</w:t>
      </w:r>
    </w:p>
    <w:p w14:paraId="52CA49C0" w14:textId="65B4AEB7" w:rsidR="00F01FE7" w:rsidRPr="00F01FE7" w:rsidRDefault="00F01FE7" w:rsidP="00F01FE7">
      <w:pPr>
        <w:rPr>
          <w:rFonts w:cstheme="minorHAnsi"/>
          <w:bCs/>
          <w:sz w:val="24"/>
          <w:szCs w:val="24"/>
          <w:lang w:val="en-US"/>
        </w:rPr>
      </w:pPr>
      <w:r w:rsidRPr="00F01FE7">
        <w:rPr>
          <w:rFonts w:cstheme="minorHAnsi"/>
          <w:bCs/>
          <w:sz w:val="24"/>
          <w:szCs w:val="24"/>
          <w:lang w:val="en-US"/>
        </w:rPr>
        <w:t>Old IP 62.76.112.48</w:t>
      </w:r>
    </w:p>
    <w:p w14:paraId="16338674" w14:textId="4E26B400" w:rsidR="00B119ED" w:rsidRPr="00B119ED" w:rsidRDefault="00B119ED" w:rsidP="00B119ED">
      <w:pPr>
        <w:spacing w:line="240" w:lineRule="auto"/>
        <w:rPr>
          <w:rFonts w:cstheme="minorHAnsi"/>
          <w:bCs/>
          <w:sz w:val="24"/>
          <w:szCs w:val="24"/>
          <w:lang w:val="en-US"/>
        </w:rPr>
      </w:pPr>
      <w:r>
        <w:rPr>
          <w:rFonts w:cstheme="minorHAnsi"/>
          <w:b/>
          <w:sz w:val="24"/>
          <w:szCs w:val="24"/>
        </w:rPr>
        <w:t>Version 2.29.</w:t>
      </w:r>
      <w:r w:rsidRPr="00B119ED">
        <w:rPr>
          <w:rFonts w:cstheme="minorHAnsi"/>
          <w:b/>
          <w:sz w:val="24"/>
          <w:szCs w:val="24"/>
          <w:lang w:val="en-US"/>
        </w:rPr>
        <w:t>1</w:t>
      </w:r>
      <w:r>
        <w:rPr>
          <w:rFonts w:cstheme="minorHAnsi"/>
          <w:b/>
          <w:sz w:val="24"/>
          <w:szCs w:val="24"/>
        </w:rPr>
        <w:t xml:space="preserve"> from </w:t>
      </w:r>
      <w:r w:rsidRPr="00B119ED">
        <w:rPr>
          <w:rFonts w:cstheme="minorHAnsi"/>
          <w:b/>
          <w:sz w:val="24"/>
          <w:szCs w:val="24"/>
          <w:lang w:val="en-US"/>
        </w:rPr>
        <w:t>15</w:t>
      </w:r>
      <w:r w:rsidRPr="00F12065">
        <w:rPr>
          <w:rFonts w:cstheme="minorHAnsi"/>
          <w:b/>
          <w:sz w:val="24"/>
          <w:szCs w:val="24"/>
          <w:lang w:val="en-US"/>
        </w:rPr>
        <w:t>/</w:t>
      </w:r>
      <w:r w:rsidRPr="00B119ED">
        <w:rPr>
          <w:rFonts w:cstheme="minorHAnsi"/>
          <w:b/>
          <w:sz w:val="24"/>
          <w:szCs w:val="24"/>
          <w:lang w:val="en-US"/>
        </w:rPr>
        <w:t>11</w:t>
      </w:r>
      <w:r w:rsidRPr="00F12065">
        <w:rPr>
          <w:rFonts w:cstheme="minorHAnsi"/>
          <w:b/>
          <w:sz w:val="24"/>
          <w:szCs w:val="24"/>
          <w:lang w:val="en-US"/>
        </w:rPr>
        <w:t>/2023</w:t>
      </w:r>
      <w:r>
        <w:rPr>
          <w:rFonts w:cstheme="minorHAnsi"/>
          <w:b/>
          <w:sz w:val="24"/>
          <w:szCs w:val="24"/>
          <w:lang w:val="en-US"/>
        </w:rPr>
        <w:br/>
      </w:r>
      <w:r>
        <w:rPr>
          <w:rFonts w:cstheme="minorHAnsi"/>
          <w:b/>
          <w:sz w:val="24"/>
          <w:szCs w:val="24"/>
          <w:lang w:val="en-US"/>
        </w:rPr>
        <w:br/>
      </w:r>
      <w:r w:rsidRPr="00B119ED">
        <w:rPr>
          <w:rFonts w:cstheme="minorHAnsi"/>
          <w:bCs/>
          <w:sz w:val="24"/>
          <w:szCs w:val="24"/>
          <w:lang w:val="en-US"/>
        </w:rPr>
        <w:t xml:space="preserve">Updated data in the fields </w:t>
      </w:r>
      <w:proofErr w:type="spellStart"/>
      <w:r w:rsidRPr="00B119ED">
        <w:rPr>
          <w:rFonts w:cstheme="minorHAnsi"/>
          <w:bCs/>
          <w:sz w:val="24"/>
          <w:szCs w:val="24"/>
          <w:lang w:val="en-US"/>
        </w:rPr>
        <w:t>senderEmail</w:t>
      </w:r>
      <w:proofErr w:type="spellEnd"/>
      <w:r w:rsidRPr="00B119ED">
        <w:rPr>
          <w:rFonts w:cstheme="minorHAnsi"/>
          <w:bCs/>
          <w:sz w:val="24"/>
          <w:szCs w:val="24"/>
          <w:lang w:val="en-US"/>
        </w:rPr>
        <w:t xml:space="preserve"> – tag 1117, </w:t>
      </w:r>
      <w:proofErr w:type="spellStart"/>
      <w:r w:rsidRPr="00B119ED">
        <w:rPr>
          <w:rFonts w:cstheme="minorHAnsi"/>
          <w:bCs/>
          <w:sz w:val="24"/>
          <w:szCs w:val="24"/>
          <w:lang w:val="en-US"/>
        </w:rPr>
        <w:t>customerContact</w:t>
      </w:r>
      <w:proofErr w:type="spellEnd"/>
      <w:r w:rsidRPr="00B119ED">
        <w:rPr>
          <w:rFonts w:cstheme="minorHAnsi"/>
          <w:bCs/>
          <w:sz w:val="24"/>
          <w:szCs w:val="24"/>
          <w:lang w:val="en-US"/>
        </w:rPr>
        <w:t xml:space="preserve"> – tag 1008</w:t>
      </w:r>
    </w:p>
    <w:p w14:paraId="73E2861F" w14:textId="77777777" w:rsidR="00A70970" w:rsidRDefault="00B119ED" w:rsidP="00A70970">
      <w:pPr>
        <w:spacing w:line="240" w:lineRule="auto"/>
      </w:pPr>
      <w:r w:rsidRPr="00B119ED">
        <w:rPr>
          <w:rFonts w:cstheme="minorHAnsi"/>
          <w:bCs/>
          <w:sz w:val="24"/>
          <w:szCs w:val="24"/>
          <w:lang w:val="en-US"/>
        </w:rPr>
        <w:t>Added the ability to send the value "none"</w:t>
      </w:r>
      <w:r w:rsidR="00A70970" w:rsidRPr="00A70970">
        <w:rPr>
          <w:rFonts w:cstheme="minorHAnsi"/>
          <w:bCs/>
          <w:sz w:val="24"/>
          <w:szCs w:val="24"/>
          <w:lang w:val="en-US"/>
        </w:rPr>
        <w:br/>
      </w:r>
      <w:r w:rsidR="00A70970" w:rsidRPr="00A70970">
        <w:rPr>
          <w:rFonts w:cstheme="minorHAnsi"/>
          <w:bCs/>
          <w:sz w:val="24"/>
          <w:szCs w:val="24"/>
          <w:lang w:val="en-US"/>
        </w:rPr>
        <w:br/>
      </w:r>
      <w:r w:rsidR="00A70970">
        <w:rPr>
          <w:rFonts w:cstheme="minorHAnsi"/>
          <w:b/>
          <w:sz w:val="24"/>
          <w:szCs w:val="24"/>
        </w:rPr>
        <w:t>Version 2.</w:t>
      </w:r>
      <w:r w:rsidR="00A70970" w:rsidRPr="00A70970">
        <w:rPr>
          <w:rFonts w:cstheme="minorHAnsi"/>
          <w:b/>
          <w:sz w:val="24"/>
          <w:szCs w:val="24"/>
          <w:lang w:val="en-US"/>
        </w:rPr>
        <w:t>30</w:t>
      </w:r>
      <w:r w:rsidR="00A70970">
        <w:rPr>
          <w:rFonts w:cstheme="minorHAnsi"/>
          <w:b/>
          <w:sz w:val="24"/>
          <w:szCs w:val="24"/>
        </w:rPr>
        <w:t>.</w:t>
      </w:r>
      <w:r w:rsidR="00A70970" w:rsidRPr="00A70970">
        <w:rPr>
          <w:rFonts w:cstheme="minorHAnsi"/>
          <w:b/>
          <w:sz w:val="24"/>
          <w:szCs w:val="24"/>
          <w:lang w:val="en-US"/>
        </w:rPr>
        <w:t>0</w:t>
      </w:r>
      <w:r w:rsidR="00A70970">
        <w:rPr>
          <w:rFonts w:cstheme="minorHAnsi"/>
          <w:b/>
          <w:sz w:val="24"/>
          <w:szCs w:val="24"/>
        </w:rPr>
        <w:t xml:space="preserve"> from </w:t>
      </w:r>
      <w:r w:rsidR="00A70970" w:rsidRPr="00A70970">
        <w:rPr>
          <w:rFonts w:cstheme="minorHAnsi"/>
          <w:b/>
          <w:sz w:val="24"/>
          <w:szCs w:val="24"/>
          <w:lang w:val="en-US"/>
        </w:rPr>
        <w:t>05</w:t>
      </w:r>
      <w:r w:rsidR="00A70970" w:rsidRPr="00F12065">
        <w:rPr>
          <w:rFonts w:cstheme="minorHAnsi"/>
          <w:b/>
          <w:sz w:val="24"/>
          <w:szCs w:val="24"/>
          <w:lang w:val="en-US"/>
        </w:rPr>
        <w:t>/</w:t>
      </w:r>
      <w:r w:rsidR="00A70970" w:rsidRPr="00B119ED">
        <w:rPr>
          <w:rFonts w:cstheme="minorHAnsi"/>
          <w:b/>
          <w:sz w:val="24"/>
          <w:szCs w:val="24"/>
          <w:lang w:val="en-US"/>
        </w:rPr>
        <w:t>1</w:t>
      </w:r>
      <w:r w:rsidR="00A70970" w:rsidRPr="00A70970">
        <w:rPr>
          <w:rFonts w:cstheme="minorHAnsi"/>
          <w:b/>
          <w:sz w:val="24"/>
          <w:szCs w:val="24"/>
          <w:lang w:val="en-US"/>
        </w:rPr>
        <w:t>2</w:t>
      </w:r>
      <w:r w:rsidR="00A70970" w:rsidRPr="00F12065">
        <w:rPr>
          <w:rFonts w:cstheme="minorHAnsi"/>
          <w:b/>
          <w:sz w:val="24"/>
          <w:szCs w:val="24"/>
          <w:lang w:val="en-US"/>
        </w:rPr>
        <w:t>/202</w:t>
      </w:r>
      <w:r w:rsidR="00A70970" w:rsidRPr="00A70970">
        <w:rPr>
          <w:rFonts w:cstheme="minorHAnsi"/>
          <w:b/>
          <w:sz w:val="24"/>
          <w:szCs w:val="24"/>
          <w:lang w:val="en-US"/>
        </w:rPr>
        <w:t>4</w:t>
      </w:r>
      <w:r w:rsidR="00A70970">
        <w:rPr>
          <w:rFonts w:cstheme="minorHAnsi"/>
          <w:b/>
          <w:sz w:val="24"/>
          <w:szCs w:val="24"/>
          <w:lang w:val="en-US"/>
        </w:rPr>
        <w:br/>
      </w:r>
      <w:r w:rsidR="00A70970">
        <w:rPr>
          <w:rFonts w:cstheme="minorHAnsi"/>
          <w:b/>
          <w:sz w:val="24"/>
          <w:szCs w:val="24"/>
          <w:lang w:val="en-US"/>
        </w:rPr>
        <w:br/>
      </w:r>
      <w:r w:rsidR="00A70970" w:rsidRPr="00A70970">
        <w:rPr>
          <w:rFonts w:cstheme="minorHAnsi"/>
          <w:bCs/>
          <w:sz w:val="24"/>
          <w:szCs w:val="24"/>
        </w:rPr>
        <w:t>Added support for VAT rates</w:t>
      </w:r>
      <w:r w:rsidR="00A70970">
        <w:rPr>
          <w:rFonts w:cstheme="minorHAnsi"/>
          <w:bCs/>
          <w:sz w:val="24"/>
          <w:szCs w:val="24"/>
        </w:rPr>
        <w:t xml:space="preserve"> </w:t>
      </w:r>
      <w:r w:rsidR="00A70970" w:rsidRPr="00642A0C">
        <w:t>5%, 7%, 5/105 и 7/107.</w:t>
      </w:r>
    </w:p>
    <w:p w14:paraId="0B58EA67" w14:textId="23E0D27D" w:rsidR="00A70970" w:rsidRDefault="00A70970" w:rsidP="00A70970">
      <w:pPr>
        <w:spacing w:line="240" w:lineRule="auto"/>
      </w:pPr>
      <w:r w:rsidRPr="00A70970">
        <w:rPr>
          <w:rFonts w:cstheme="minorHAnsi"/>
          <w:bCs/>
          <w:sz w:val="24"/>
          <w:szCs w:val="24"/>
        </w:rPr>
        <w:t xml:space="preserve">Attribute </w:t>
      </w:r>
      <w:r w:rsidRPr="00A70970">
        <w:rPr>
          <w:bCs/>
          <w:lang w:val="en-US"/>
        </w:rPr>
        <w:t>tax</w:t>
      </w:r>
      <w:r w:rsidRPr="00A70970">
        <w:rPr>
          <w:bCs/>
        </w:rPr>
        <w:t xml:space="preserve"> 7, </w:t>
      </w:r>
      <w:r w:rsidRPr="00A70970">
        <w:rPr>
          <w:bCs/>
          <w:lang w:val="en-US"/>
        </w:rPr>
        <w:t>tax</w:t>
      </w:r>
      <w:r w:rsidRPr="00A70970">
        <w:rPr>
          <w:bCs/>
        </w:rPr>
        <w:t xml:space="preserve"> 8, </w:t>
      </w:r>
      <w:r w:rsidRPr="00A70970">
        <w:rPr>
          <w:bCs/>
          <w:lang w:val="en-US"/>
        </w:rPr>
        <w:t>tax</w:t>
      </w:r>
      <w:r w:rsidRPr="00A70970">
        <w:rPr>
          <w:bCs/>
        </w:rPr>
        <w:t xml:space="preserve"> 9, </w:t>
      </w:r>
      <w:r w:rsidRPr="00A70970">
        <w:rPr>
          <w:bCs/>
          <w:lang w:val="en-US"/>
        </w:rPr>
        <w:t>tax</w:t>
      </w:r>
      <w:r w:rsidRPr="00A70970">
        <w:rPr>
          <w:bCs/>
        </w:rPr>
        <w:t xml:space="preserve"> </w:t>
      </w:r>
      <w:proofErr w:type="gramStart"/>
      <w:r w:rsidRPr="00A70970">
        <w:rPr>
          <w:bCs/>
        </w:rPr>
        <w:t>10;</w:t>
      </w:r>
      <w:proofErr w:type="gramEnd"/>
    </w:p>
    <w:p w14:paraId="467B71A8" w14:textId="385C2FA5" w:rsidR="00A70970" w:rsidRDefault="00A70970" w:rsidP="00A70970">
      <w:pPr>
        <w:spacing w:line="240" w:lineRule="auto"/>
      </w:pPr>
      <w:r w:rsidRPr="00A70970">
        <w:rPr>
          <w:rFonts w:cstheme="minorHAnsi"/>
          <w:bCs/>
          <w:sz w:val="24"/>
          <w:szCs w:val="24"/>
          <w:lang w:val="en-US"/>
        </w:rPr>
        <w:t>Added attributes</w:t>
      </w:r>
      <w:r>
        <w:rPr>
          <w:rFonts w:cstheme="minorHAnsi"/>
          <w:bCs/>
          <w:sz w:val="24"/>
          <w:szCs w:val="24"/>
          <w:lang w:val="en-US"/>
        </w:rPr>
        <w:t xml:space="preserve"> </w:t>
      </w:r>
      <w:r w:rsidRPr="00642A0C">
        <w:t>tax7Sum, tax8Sum, tax9Sum, tax10Sum.</w:t>
      </w:r>
      <w:r w:rsidR="005F0E07">
        <w:t xml:space="preserve"> </w:t>
      </w:r>
      <w:r w:rsidR="005F0E07" w:rsidRPr="005F0E07">
        <w:t xml:space="preserve">The amount of VAT in the correction </w:t>
      </w:r>
      <w:proofErr w:type="gramStart"/>
      <w:r w:rsidR="005F0E07" w:rsidRPr="005F0E07">
        <w:t>receipt;</w:t>
      </w:r>
      <w:proofErr w:type="gramEnd"/>
    </w:p>
    <w:p w14:paraId="485DD65C" w14:textId="77777777" w:rsidR="005F0E07" w:rsidRDefault="005F0E07" w:rsidP="00A70970">
      <w:pPr>
        <w:spacing w:line="240" w:lineRule="auto"/>
      </w:pPr>
      <w:r w:rsidRPr="00A70970">
        <w:rPr>
          <w:rFonts w:cstheme="minorHAnsi"/>
          <w:bCs/>
          <w:sz w:val="24"/>
          <w:szCs w:val="24"/>
          <w:lang w:val="en-US"/>
        </w:rPr>
        <w:t>Added attributes</w:t>
      </w:r>
      <w:r>
        <w:rPr>
          <w:rFonts w:cstheme="minorHAnsi"/>
          <w:bCs/>
          <w:sz w:val="24"/>
          <w:szCs w:val="24"/>
          <w:lang w:val="en-US"/>
        </w:rPr>
        <w:t xml:space="preserve"> </w:t>
      </w:r>
      <w:r w:rsidRPr="00642A0C">
        <w:t>vat7Sum, vat8Sum, vat9Sum, vat10Sum.</w:t>
      </w:r>
      <w:r>
        <w:t xml:space="preserve"> </w:t>
      </w:r>
      <w:r w:rsidRPr="005F0E07">
        <w:t xml:space="preserve">The amount of VAT in the receipt / receipt of the FFD correction </w:t>
      </w:r>
      <w:proofErr w:type="gramStart"/>
      <w:r w:rsidRPr="005F0E07">
        <w:t>1.2;</w:t>
      </w:r>
      <w:proofErr w:type="gramEnd"/>
    </w:p>
    <w:p w14:paraId="0FAFC56C" w14:textId="77777777" w:rsidR="005F0E07" w:rsidRPr="0094131D" w:rsidRDefault="005F0E07" w:rsidP="005F0E07">
      <w:pPr>
        <w:rPr>
          <w:rFonts w:cstheme="minorHAnsi"/>
          <w:sz w:val="24"/>
          <w:szCs w:val="24"/>
        </w:rPr>
      </w:pPr>
      <w:r w:rsidRPr="005F0E07">
        <w:t>Attribute validation has been removed</w:t>
      </w:r>
      <w:r>
        <w:t xml:space="preserve"> </w:t>
      </w:r>
      <w:proofErr w:type="spellStart"/>
      <w:r w:rsidRPr="00642A0C">
        <w:t>paymentSubjectType</w:t>
      </w:r>
      <w:proofErr w:type="spellEnd"/>
      <w:r w:rsidRPr="00642A0C">
        <w:t xml:space="preserve"> 15, 16</w:t>
      </w:r>
      <w:r>
        <w:t>.</w:t>
      </w:r>
    </w:p>
    <w:p w14:paraId="0C364C83" w14:textId="653585B1" w:rsidR="005F0E07" w:rsidRDefault="005F0E07" w:rsidP="00A70970">
      <w:pPr>
        <w:spacing w:line="240" w:lineRule="auto"/>
      </w:pPr>
      <w:r>
        <w:br/>
      </w:r>
    </w:p>
    <w:p w14:paraId="4EF7EA2B" w14:textId="3B308DE2" w:rsidR="00B119ED" w:rsidRPr="00A70970" w:rsidRDefault="00B119ED" w:rsidP="00B119ED">
      <w:pPr>
        <w:spacing w:line="240" w:lineRule="auto"/>
        <w:rPr>
          <w:rFonts w:cstheme="minorHAnsi"/>
          <w:sz w:val="24"/>
          <w:szCs w:val="24"/>
          <w:lang w:val="en-US"/>
        </w:rPr>
      </w:pPr>
      <w:r w:rsidRPr="00A70970">
        <w:rPr>
          <w:rFonts w:cstheme="minorHAnsi"/>
          <w:sz w:val="24"/>
          <w:szCs w:val="24"/>
          <w:lang w:val="en-US"/>
        </w:rPr>
        <w:br/>
      </w:r>
    </w:p>
    <w:p w14:paraId="64D50471" w14:textId="77777777" w:rsidR="00F01FE7" w:rsidRPr="00F12065" w:rsidRDefault="00F01FE7" w:rsidP="00F12065">
      <w:pPr>
        <w:rPr>
          <w:rFonts w:cstheme="minorHAnsi"/>
          <w:sz w:val="24"/>
          <w:szCs w:val="24"/>
          <w:lang w:val="en-US"/>
        </w:rPr>
      </w:pPr>
    </w:p>
    <w:p w14:paraId="01D2365A" w14:textId="77777777" w:rsidR="00F12065" w:rsidRPr="0094131D" w:rsidRDefault="00F12065" w:rsidP="00136331">
      <w:pPr>
        <w:rPr>
          <w:rFonts w:cstheme="minorHAnsi"/>
          <w:sz w:val="24"/>
          <w:szCs w:val="24"/>
        </w:rPr>
      </w:pPr>
    </w:p>
    <w:p w14:paraId="7C92B4E6" w14:textId="6689D3E2" w:rsidR="001B370A" w:rsidRPr="00A70418" w:rsidRDefault="001B370A" w:rsidP="0073313C">
      <w:pPr>
        <w:spacing w:line="240" w:lineRule="auto"/>
        <w:jc w:val="both"/>
        <w:rPr>
          <w:rFonts w:cstheme="minorHAnsi"/>
          <w:sz w:val="24"/>
          <w:szCs w:val="24"/>
        </w:rPr>
      </w:pPr>
    </w:p>
    <w:sectPr w:rsidR="001B370A" w:rsidRPr="00A70418" w:rsidSect="00C37DB9">
      <w:headerReference w:type="default" r:id="rId44"/>
      <w:footerReference w:type="default" r:id="rId45"/>
      <w:pgSz w:w="16838" w:h="11906" w:orient="landscape"/>
      <w:pgMar w:top="567" w:right="425" w:bottom="567" w:left="567" w:header="709" w:footer="13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170812" w14:textId="77777777" w:rsidR="00DB49BD" w:rsidRDefault="00DB49BD" w:rsidP="00F96261">
      <w:pPr>
        <w:spacing w:after="0" w:line="240" w:lineRule="auto"/>
      </w:pPr>
      <w:r>
        <w:separator/>
      </w:r>
    </w:p>
  </w:endnote>
  <w:endnote w:type="continuationSeparator" w:id="0">
    <w:p w14:paraId="3FFE347E" w14:textId="77777777" w:rsidR="00DB49BD" w:rsidRDefault="00DB49BD"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Droid Serif">
    <w:altName w:val="Times New Roman"/>
    <w:charset w:val="CC"/>
    <w:family w:val="roman"/>
    <w:pitch w:val="variable"/>
    <w:sig w:usb0="E00002FF" w:usb1="500078FF" w:usb2="0000002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5090498"/>
      <w:docPartObj>
        <w:docPartGallery w:val="Page Numbers (Bottom of Page)"/>
        <w:docPartUnique/>
      </w:docPartObj>
    </w:sdtPr>
    <w:sdtContent>
      <w:p w14:paraId="00533EFC" w14:textId="77777777" w:rsidR="005E1874" w:rsidRDefault="005E1874">
        <w:pPr>
          <w:pStyle w:val="a8"/>
          <w:jc w:val="right"/>
        </w:pPr>
        <w:r>
          <w:fldChar w:fldCharType="begin"/>
        </w:r>
        <w:r>
          <w:instrText>PAGE   \* MERGEFORMAT</w:instrText>
        </w:r>
        <w:r>
          <w:fldChar w:fldCharType="separate"/>
        </w:r>
        <w:r>
          <w:rPr>
            <w:noProof/>
          </w:rPr>
          <w:t>90</w:t>
        </w:r>
        <w:r>
          <w:fldChar w:fldCharType="end"/>
        </w:r>
      </w:p>
    </w:sdtContent>
  </w:sdt>
  <w:p w14:paraId="14A40A70" w14:textId="77777777" w:rsidR="005E1874" w:rsidRDefault="005E187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ACC3DE" w14:textId="77777777" w:rsidR="00DB49BD" w:rsidRDefault="00DB49BD" w:rsidP="00F96261">
      <w:pPr>
        <w:spacing w:after="0" w:line="240" w:lineRule="auto"/>
      </w:pPr>
      <w:r>
        <w:separator/>
      </w:r>
    </w:p>
  </w:footnote>
  <w:footnote w:type="continuationSeparator" w:id="0">
    <w:p w14:paraId="00027B5A" w14:textId="77777777" w:rsidR="00DB49BD" w:rsidRDefault="00DB49BD" w:rsidP="00F96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7782869"/>
      <w:docPartObj>
        <w:docPartGallery w:val="Watermarks"/>
        <w:docPartUnique/>
      </w:docPartObj>
    </w:sdtPr>
    <w:sdtContent>
      <w:p w14:paraId="47B3A306" w14:textId="77777777" w:rsidR="005E1874" w:rsidRDefault="00000000">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1026"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15:restartNumberingAfterBreak="0">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012339"/>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15:restartNumberingAfterBreak="0">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15:restartNumberingAfterBreak="0">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15:restartNumberingAfterBreak="0">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15:restartNumberingAfterBreak="0">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156264831">
    <w:abstractNumId w:val="7"/>
  </w:num>
  <w:num w:numId="2" w16cid:durableId="1065448403">
    <w:abstractNumId w:val="8"/>
  </w:num>
  <w:num w:numId="3" w16cid:durableId="271982330">
    <w:abstractNumId w:val="16"/>
  </w:num>
  <w:num w:numId="4" w16cid:durableId="2127920780">
    <w:abstractNumId w:val="19"/>
  </w:num>
  <w:num w:numId="5" w16cid:durableId="104349154">
    <w:abstractNumId w:val="9"/>
  </w:num>
  <w:num w:numId="6" w16cid:durableId="395905421">
    <w:abstractNumId w:val="3"/>
  </w:num>
  <w:num w:numId="7" w16cid:durableId="1411804557">
    <w:abstractNumId w:val="17"/>
  </w:num>
  <w:num w:numId="8" w16cid:durableId="1899320950">
    <w:abstractNumId w:val="0"/>
  </w:num>
  <w:num w:numId="9" w16cid:durableId="153684296">
    <w:abstractNumId w:val="22"/>
  </w:num>
  <w:num w:numId="10" w16cid:durableId="736636541">
    <w:abstractNumId w:val="20"/>
  </w:num>
  <w:num w:numId="11" w16cid:durableId="585261496">
    <w:abstractNumId w:val="14"/>
  </w:num>
  <w:num w:numId="12" w16cid:durableId="1036004635">
    <w:abstractNumId w:val="15"/>
  </w:num>
  <w:num w:numId="13" w16cid:durableId="1115979326">
    <w:abstractNumId w:val="11"/>
  </w:num>
  <w:num w:numId="14" w16cid:durableId="1543128636">
    <w:abstractNumId w:val="1"/>
  </w:num>
  <w:num w:numId="15" w16cid:durableId="1708948550">
    <w:abstractNumId w:val="2"/>
  </w:num>
  <w:num w:numId="16" w16cid:durableId="1084380929">
    <w:abstractNumId w:val="12"/>
  </w:num>
  <w:num w:numId="17" w16cid:durableId="529611619">
    <w:abstractNumId w:val="5"/>
  </w:num>
  <w:num w:numId="18" w16cid:durableId="617105300">
    <w:abstractNumId w:val="18"/>
  </w:num>
  <w:num w:numId="19" w16cid:durableId="325936470">
    <w:abstractNumId w:val="10"/>
  </w:num>
  <w:num w:numId="20" w16cid:durableId="1450855834">
    <w:abstractNumId w:val="6"/>
  </w:num>
  <w:num w:numId="21" w16cid:durableId="21706332">
    <w:abstractNumId w:val="13"/>
  </w:num>
  <w:num w:numId="22" w16cid:durableId="641076261">
    <w:abstractNumId w:val="21"/>
  </w:num>
  <w:num w:numId="23" w16cid:durableId="93679373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14943">
    <w15:presenceInfo w15:providerId="AD" w15:userId="S::C14943@365i.team::89bc4a6c-505e-4c93-a11d-06f818da21c7"/>
  </w15:person>
  <w15:person w15:author="Шило Николай">
    <w15:presenceInfo w15:providerId="AD" w15:userId="S-1-5-21-1191554130-3424604699-1897673517-16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598"/>
    <w:rsid w:val="000067D2"/>
    <w:rsid w:val="00006AB9"/>
    <w:rsid w:val="0001100B"/>
    <w:rsid w:val="00012DCD"/>
    <w:rsid w:val="00016141"/>
    <w:rsid w:val="000352AA"/>
    <w:rsid w:val="00044111"/>
    <w:rsid w:val="00044DF6"/>
    <w:rsid w:val="00045304"/>
    <w:rsid w:val="00055D64"/>
    <w:rsid w:val="00060606"/>
    <w:rsid w:val="00060B6C"/>
    <w:rsid w:val="0007049E"/>
    <w:rsid w:val="00080477"/>
    <w:rsid w:val="000844F1"/>
    <w:rsid w:val="00086E5C"/>
    <w:rsid w:val="00091617"/>
    <w:rsid w:val="00092446"/>
    <w:rsid w:val="000A1011"/>
    <w:rsid w:val="000A364D"/>
    <w:rsid w:val="000C713A"/>
    <w:rsid w:val="000D0368"/>
    <w:rsid w:val="000D0F56"/>
    <w:rsid w:val="000E64F7"/>
    <w:rsid w:val="000E6E98"/>
    <w:rsid w:val="000F4F63"/>
    <w:rsid w:val="00100C4E"/>
    <w:rsid w:val="00106B4B"/>
    <w:rsid w:val="00110A1D"/>
    <w:rsid w:val="00111573"/>
    <w:rsid w:val="001132D0"/>
    <w:rsid w:val="001145FE"/>
    <w:rsid w:val="00114E2C"/>
    <w:rsid w:val="00117921"/>
    <w:rsid w:val="00123598"/>
    <w:rsid w:val="0013155D"/>
    <w:rsid w:val="00136331"/>
    <w:rsid w:val="0016300B"/>
    <w:rsid w:val="00164C39"/>
    <w:rsid w:val="00171765"/>
    <w:rsid w:val="00171C75"/>
    <w:rsid w:val="00172A6D"/>
    <w:rsid w:val="001767CD"/>
    <w:rsid w:val="001778F6"/>
    <w:rsid w:val="001A4E77"/>
    <w:rsid w:val="001B0EAA"/>
    <w:rsid w:val="001B370A"/>
    <w:rsid w:val="001B4183"/>
    <w:rsid w:val="001B466E"/>
    <w:rsid w:val="001B6153"/>
    <w:rsid w:val="001C6E56"/>
    <w:rsid w:val="001D4F0A"/>
    <w:rsid w:val="001D64C7"/>
    <w:rsid w:val="001D6978"/>
    <w:rsid w:val="001D7CFC"/>
    <w:rsid w:val="001F26AE"/>
    <w:rsid w:val="001F40A8"/>
    <w:rsid w:val="00200A55"/>
    <w:rsid w:val="00204F48"/>
    <w:rsid w:val="002201A5"/>
    <w:rsid w:val="00226D57"/>
    <w:rsid w:val="002317E5"/>
    <w:rsid w:val="00233F30"/>
    <w:rsid w:val="002370EF"/>
    <w:rsid w:val="00246239"/>
    <w:rsid w:val="002471A9"/>
    <w:rsid w:val="00254A56"/>
    <w:rsid w:val="00276ABE"/>
    <w:rsid w:val="00280F43"/>
    <w:rsid w:val="00281F66"/>
    <w:rsid w:val="00286616"/>
    <w:rsid w:val="002908DF"/>
    <w:rsid w:val="0029397D"/>
    <w:rsid w:val="002B3ED4"/>
    <w:rsid w:val="002B6C26"/>
    <w:rsid w:val="002C1884"/>
    <w:rsid w:val="002D2376"/>
    <w:rsid w:val="002D56CA"/>
    <w:rsid w:val="00305558"/>
    <w:rsid w:val="003062C9"/>
    <w:rsid w:val="00307B02"/>
    <w:rsid w:val="00312BDE"/>
    <w:rsid w:val="00325CE0"/>
    <w:rsid w:val="003272D0"/>
    <w:rsid w:val="003432DD"/>
    <w:rsid w:val="00362496"/>
    <w:rsid w:val="00370700"/>
    <w:rsid w:val="00374F0B"/>
    <w:rsid w:val="00377149"/>
    <w:rsid w:val="003805EC"/>
    <w:rsid w:val="00382E92"/>
    <w:rsid w:val="0039569F"/>
    <w:rsid w:val="00397593"/>
    <w:rsid w:val="003B6B91"/>
    <w:rsid w:val="003B7EF5"/>
    <w:rsid w:val="003C463C"/>
    <w:rsid w:val="003D3DE1"/>
    <w:rsid w:val="003D6F22"/>
    <w:rsid w:val="003E074B"/>
    <w:rsid w:val="003E10C8"/>
    <w:rsid w:val="003E37E8"/>
    <w:rsid w:val="003E7936"/>
    <w:rsid w:val="003F544B"/>
    <w:rsid w:val="003F552A"/>
    <w:rsid w:val="0040055B"/>
    <w:rsid w:val="00405C3F"/>
    <w:rsid w:val="004150F4"/>
    <w:rsid w:val="00415F3B"/>
    <w:rsid w:val="00421F63"/>
    <w:rsid w:val="00430620"/>
    <w:rsid w:val="00432069"/>
    <w:rsid w:val="00442F72"/>
    <w:rsid w:val="004431D0"/>
    <w:rsid w:val="0045129B"/>
    <w:rsid w:val="004528AD"/>
    <w:rsid w:val="00457EAB"/>
    <w:rsid w:val="004716BE"/>
    <w:rsid w:val="004744C3"/>
    <w:rsid w:val="004757E9"/>
    <w:rsid w:val="00493141"/>
    <w:rsid w:val="004A4B51"/>
    <w:rsid w:val="004A4E09"/>
    <w:rsid w:val="004B12A5"/>
    <w:rsid w:val="004B41F9"/>
    <w:rsid w:val="004C19CD"/>
    <w:rsid w:val="004E0471"/>
    <w:rsid w:val="004F1202"/>
    <w:rsid w:val="004F2C8C"/>
    <w:rsid w:val="004F67AE"/>
    <w:rsid w:val="00501F7B"/>
    <w:rsid w:val="00507BD9"/>
    <w:rsid w:val="00512179"/>
    <w:rsid w:val="00512755"/>
    <w:rsid w:val="00515E6B"/>
    <w:rsid w:val="005229EB"/>
    <w:rsid w:val="00524063"/>
    <w:rsid w:val="00527DE0"/>
    <w:rsid w:val="00534D34"/>
    <w:rsid w:val="005352EF"/>
    <w:rsid w:val="00536886"/>
    <w:rsid w:val="00536C5F"/>
    <w:rsid w:val="00537BFE"/>
    <w:rsid w:val="00542BFF"/>
    <w:rsid w:val="00546574"/>
    <w:rsid w:val="0055393B"/>
    <w:rsid w:val="005546B5"/>
    <w:rsid w:val="00563A43"/>
    <w:rsid w:val="00565C26"/>
    <w:rsid w:val="005A2BA4"/>
    <w:rsid w:val="005B093B"/>
    <w:rsid w:val="005B5054"/>
    <w:rsid w:val="005B69BA"/>
    <w:rsid w:val="005B771C"/>
    <w:rsid w:val="005C67F2"/>
    <w:rsid w:val="005D6D46"/>
    <w:rsid w:val="005E0D92"/>
    <w:rsid w:val="005E1874"/>
    <w:rsid w:val="005F0E07"/>
    <w:rsid w:val="005F2697"/>
    <w:rsid w:val="00607503"/>
    <w:rsid w:val="0060784E"/>
    <w:rsid w:val="00607D3F"/>
    <w:rsid w:val="00610E3A"/>
    <w:rsid w:val="00611099"/>
    <w:rsid w:val="00614CB5"/>
    <w:rsid w:val="00627F02"/>
    <w:rsid w:val="006358DE"/>
    <w:rsid w:val="0063743B"/>
    <w:rsid w:val="00640C9A"/>
    <w:rsid w:val="00645216"/>
    <w:rsid w:val="0064582D"/>
    <w:rsid w:val="00651855"/>
    <w:rsid w:val="00670B11"/>
    <w:rsid w:val="00671DA1"/>
    <w:rsid w:val="00672E8E"/>
    <w:rsid w:val="006768A7"/>
    <w:rsid w:val="00677EEF"/>
    <w:rsid w:val="006816E1"/>
    <w:rsid w:val="00683A12"/>
    <w:rsid w:val="00687A49"/>
    <w:rsid w:val="006A1368"/>
    <w:rsid w:val="006A25F1"/>
    <w:rsid w:val="006B5B06"/>
    <w:rsid w:val="006B786A"/>
    <w:rsid w:val="006C217D"/>
    <w:rsid w:val="006C511F"/>
    <w:rsid w:val="006C6671"/>
    <w:rsid w:val="006D199A"/>
    <w:rsid w:val="006D3EEB"/>
    <w:rsid w:val="006E0B19"/>
    <w:rsid w:val="006E36ED"/>
    <w:rsid w:val="006E57AD"/>
    <w:rsid w:val="006F17CC"/>
    <w:rsid w:val="006F4863"/>
    <w:rsid w:val="006F617F"/>
    <w:rsid w:val="00700858"/>
    <w:rsid w:val="00702A85"/>
    <w:rsid w:val="00703E22"/>
    <w:rsid w:val="00705646"/>
    <w:rsid w:val="00705CE0"/>
    <w:rsid w:val="00712300"/>
    <w:rsid w:val="007231FC"/>
    <w:rsid w:val="00725563"/>
    <w:rsid w:val="00727B41"/>
    <w:rsid w:val="00732349"/>
    <w:rsid w:val="0073313C"/>
    <w:rsid w:val="0073592E"/>
    <w:rsid w:val="00743A8D"/>
    <w:rsid w:val="007441EA"/>
    <w:rsid w:val="00750BF1"/>
    <w:rsid w:val="00754574"/>
    <w:rsid w:val="00755FF7"/>
    <w:rsid w:val="00764474"/>
    <w:rsid w:val="00772F4B"/>
    <w:rsid w:val="00780C1B"/>
    <w:rsid w:val="00787276"/>
    <w:rsid w:val="007A5821"/>
    <w:rsid w:val="007B1BC1"/>
    <w:rsid w:val="007C163B"/>
    <w:rsid w:val="007C19CB"/>
    <w:rsid w:val="007C7D99"/>
    <w:rsid w:val="007D4134"/>
    <w:rsid w:val="007D6E13"/>
    <w:rsid w:val="007E0D0F"/>
    <w:rsid w:val="007E60A1"/>
    <w:rsid w:val="007F5E82"/>
    <w:rsid w:val="007F7412"/>
    <w:rsid w:val="00803B3C"/>
    <w:rsid w:val="0082228A"/>
    <w:rsid w:val="00826D85"/>
    <w:rsid w:val="00834E44"/>
    <w:rsid w:val="00841BCE"/>
    <w:rsid w:val="0084541F"/>
    <w:rsid w:val="00853102"/>
    <w:rsid w:val="0085578E"/>
    <w:rsid w:val="008653E2"/>
    <w:rsid w:val="00865CFC"/>
    <w:rsid w:val="0086758F"/>
    <w:rsid w:val="00890714"/>
    <w:rsid w:val="00892177"/>
    <w:rsid w:val="008A1E3B"/>
    <w:rsid w:val="008A1E68"/>
    <w:rsid w:val="008B3D9F"/>
    <w:rsid w:val="008B6DFB"/>
    <w:rsid w:val="008C77B7"/>
    <w:rsid w:val="008D25ED"/>
    <w:rsid w:val="008E1556"/>
    <w:rsid w:val="008E56B9"/>
    <w:rsid w:val="008F06D1"/>
    <w:rsid w:val="00915832"/>
    <w:rsid w:val="0092183B"/>
    <w:rsid w:val="009410FB"/>
    <w:rsid w:val="0094131D"/>
    <w:rsid w:val="00942435"/>
    <w:rsid w:val="0094400F"/>
    <w:rsid w:val="00944D6D"/>
    <w:rsid w:val="0094624A"/>
    <w:rsid w:val="0095064E"/>
    <w:rsid w:val="00950DB9"/>
    <w:rsid w:val="00966D38"/>
    <w:rsid w:val="00972734"/>
    <w:rsid w:val="009807C2"/>
    <w:rsid w:val="00982C99"/>
    <w:rsid w:val="00984264"/>
    <w:rsid w:val="00985C05"/>
    <w:rsid w:val="00987692"/>
    <w:rsid w:val="009A0448"/>
    <w:rsid w:val="009A1E6E"/>
    <w:rsid w:val="009B0307"/>
    <w:rsid w:val="009B4C9D"/>
    <w:rsid w:val="009B761B"/>
    <w:rsid w:val="009C4FDB"/>
    <w:rsid w:val="009D2786"/>
    <w:rsid w:val="009D5D96"/>
    <w:rsid w:val="009E2135"/>
    <w:rsid w:val="009E3433"/>
    <w:rsid w:val="009F719B"/>
    <w:rsid w:val="00A000CD"/>
    <w:rsid w:val="00A01269"/>
    <w:rsid w:val="00A02B69"/>
    <w:rsid w:val="00A04801"/>
    <w:rsid w:val="00A052AC"/>
    <w:rsid w:val="00A14AA0"/>
    <w:rsid w:val="00A24579"/>
    <w:rsid w:val="00A2661E"/>
    <w:rsid w:val="00A2711D"/>
    <w:rsid w:val="00A30465"/>
    <w:rsid w:val="00A3483E"/>
    <w:rsid w:val="00A3593F"/>
    <w:rsid w:val="00A36EF9"/>
    <w:rsid w:val="00A422FA"/>
    <w:rsid w:val="00A47D55"/>
    <w:rsid w:val="00A50E05"/>
    <w:rsid w:val="00A60F13"/>
    <w:rsid w:val="00A65556"/>
    <w:rsid w:val="00A65FD2"/>
    <w:rsid w:val="00A70418"/>
    <w:rsid w:val="00A70970"/>
    <w:rsid w:val="00A70CAC"/>
    <w:rsid w:val="00A81B2D"/>
    <w:rsid w:val="00A8378B"/>
    <w:rsid w:val="00A95CAE"/>
    <w:rsid w:val="00AA1546"/>
    <w:rsid w:val="00AA29C5"/>
    <w:rsid w:val="00AA2B01"/>
    <w:rsid w:val="00AA2DAE"/>
    <w:rsid w:val="00AA784D"/>
    <w:rsid w:val="00AC09D6"/>
    <w:rsid w:val="00AC4785"/>
    <w:rsid w:val="00AC725E"/>
    <w:rsid w:val="00AC7B16"/>
    <w:rsid w:val="00AD0654"/>
    <w:rsid w:val="00AD79F6"/>
    <w:rsid w:val="00AE4D08"/>
    <w:rsid w:val="00AE6B96"/>
    <w:rsid w:val="00AF154A"/>
    <w:rsid w:val="00AF5399"/>
    <w:rsid w:val="00AF6DBD"/>
    <w:rsid w:val="00B03B65"/>
    <w:rsid w:val="00B06C76"/>
    <w:rsid w:val="00B07626"/>
    <w:rsid w:val="00B114E2"/>
    <w:rsid w:val="00B119ED"/>
    <w:rsid w:val="00B12886"/>
    <w:rsid w:val="00B23B83"/>
    <w:rsid w:val="00B256F6"/>
    <w:rsid w:val="00B27BD4"/>
    <w:rsid w:val="00B33936"/>
    <w:rsid w:val="00B35F80"/>
    <w:rsid w:val="00B36432"/>
    <w:rsid w:val="00B37D6B"/>
    <w:rsid w:val="00B415A0"/>
    <w:rsid w:val="00B42451"/>
    <w:rsid w:val="00B55B9A"/>
    <w:rsid w:val="00B613ED"/>
    <w:rsid w:val="00B677E3"/>
    <w:rsid w:val="00B704DE"/>
    <w:rsid w:val="00B73B02"/>
    <w:rsid w:val="00B75ACA"/>
    <w:rsid w:val="00B93ABB"/>
    <w:rsid w:val="00B93C8E"/>
    <w:rsid w:val="00B94444"/>
    <w:rsid w:val="00B952D9"/>
    <w:rsid w:val="00BA12AC"/>
    <w:rsid w:val="00BA23E9"/>
    <w:rsid w:val="00BA3AA5"/>
    <w:rsid w:val="00BA7AB0"/>
    <w:rsid w:val="00BB1EAD"/>
    <w:rsid w:val="00BB3802"/>
    <w:rsid w:val="00BB64CF"/>
    <w:rsid w:val="00BC4FBE"/>
    <w:rsid w:val="00BD5CA9"/>
    <w:rsid w:val="00BD6A15"/>
    <w:rsid w:val="00BE2C3A"/>
    <w:rsid w:val="00BE425A"/>
    <w:rsid w:val="00BE780D"/>
    <w:rsid w:val="00C02C4A"/>
    <w:rsid w:val="00C03F64"/>
    <w:rsid w:val="00C13F22"/>
    <w:rsid w:val="00C142BF"/>
    <w:rsid w:val="00C22EBC"/>
    <w:rsid w:val="00C26173"/>
    <w:rsid w:val="00C36F7B"/>
    <w:rsid w:val="00C37DB9"/>
    <w:rsid w:val="00C41CC2"/>
    <w:rsid w:val="00C43888"/>
    <w:rsid w:val="00C47018"/>
    <w:rsid w:val="00C53A8A"/>
    <w:rsid w:val="00C57595"/>
    <w:rsid w:val="00C66711"/>
    <w:rsid w:val="00C8444A"/>
    <w:rsid w:val="00C849A5"/>
    <w:rsid w:val="00C877AC"/>
    <w:rsid w:val="00CA3D3C"/>
    <w:rsid w:val="00CA4CE9"/>
    <w:rsid w:val="00CB2469"/>
    <w:rsid w:val="00CC62FF"/>
    <w:rsid w:val="00CE43A2"/>
    <w:rsid w:val="00CE6B60"/>
    <w:rsid w:val="00CE77A8"/>
    <w:rsid w:val="00CF1192"/>
    <w:rsid w:val="00D01A30"/>
    <w:rsid w:val="00D129D2"/>
    <w:rsid w:val="00D17DFB"/>
    <w:rsid w:val="00D23F37"/>
    <w:rsid w:val="00D2572F"/>
    <w:rsid w:val="00D27E4B"/>
    <w:rsid w:val="00D31347"/>
    <w:rsid w:val="00D3414D"/>
    <w:rsid w:val="00D42173"/>
    <w:rsid w:val="00D47363"/>
    <w:rsid w:val="00D62A99"/>
    <w:rsid w:val="00D63B22"/>
    <w:rsid w:val="00D66894"/>
    <w:rsid w:val="00D84FC9"/>
    <w:rsid w:val="00D86B13"/>
    <w:rsid w:val="00DA2AFB"/>
    <w:rsid w:val="00DA7EE5"/>
    <w:rsid w:val="00DB3727"/>
    <w:rsid w:val="00DB49BD"/>
    <w:rsid w:val="00DB58AB"/>
    <w:rsid w:val="00DB7DCA"/>
    <w:rsid w:val="00DD04DD"/>
    <w:rsid w:val="00DE2903"/>
    <w:rsid w:val="00DE7DD0"/>
    <w:rsid w:val="00E06620"/>
    <w:rsid w:val="00E10A3E"/>
    <w:rsid w:val="00E11C0E"/>
    <w:rsid w:val="00E15B84"/>
    <w:rsid w:val="00E40EF0"/>
    <w:rsid w:val="00E47841"/>
    <w:rsid w:val="00E54820"/>
    <w:rsid w:val="00E56FC0"/>
    <w:rsid w:val="00E61789"/>
    <w:rsid w:val="00E71E32"/>
    <w:rsid w:val="00E7580C"/>
    <w:rsid w:val="00E7677A"/>
    <w:rsid w:val="00E84B96"/>
    <w:rsid w:val="00E91894"/>
    <w:rsid w:val="00E91BDF"/>
    <w:rsid w:val="00E9730A"/>
    <w:rsid w:val="00EA5885"/>
    <w:rsid w:val="00EA5F00"/>
    <w:rsid w:val="00EA79C9"/>
    <w:rsid w:val="00EC2F21"/>
    <w:rsid w:val="00EC6744"/>
    <w:rsid w:val="00ED300B"/>
    <w:rsid w:val="00ED6105"/>
    <w:rsid w:val="00EE49C2"/>
    <w:rsid w:val="00EE5FEA"/>
    <w:rsid w:val="00EE7925"/>
    <w:rsid w:val="00EF1B90"/>
    <w:rsid w:val="00EF1D8C"/>
    <w:rsid w:val="00F01FE7"/>
    <w:rsid w:val="00F0301A"/>
    <w:rsid w:val="00F10CBB"/>
    <w:rsid w:val="00F111B9"/>
    <w:rsid w:val="00F12065"/>
    <w:rsid w:val="00F125DA"/>
    <w:rsid w:val="00F12CBC"/>
    <w:rsid w:val="00F14709"/>
    <w:rsid w:val="00F15879"/>
    <w:rsid w:val="00F1754F"/>
    <w:rsid w:val="00F34830"/>
    <w:rsid w:val="00F4030C"/>
    <w:rsid w:val="00F407E2"/>
    <w:rsid w:val="00F4568F"/>
    <w:rsid w:val="00F5370D"/>
    <w:rsid w:val="00F5782B"/>
    <w:rsid w:val="00F71EA8"/>
    <w:rsid w:val="00F7757F"/>
    <w:rsid w:val="00F8603C"/>
    <w:rsid w:val="00F879F2"/>
    <w:rsid w:val="00F96261"/>
    <w:rsid w:val="00FA0278"/>
    <w:rsid w:val="00FA56DB"/>
    <w:rsid w:val="00FD27DE"/>
    <w:rsid w:val="00FD5E80"/>
    <w:rsid w:val="00FE2A61"/>
    <w:rsid w:val="00FF029B"/>
    <w:rsid w:val="00FF3381"/>
    <w:rsid w:val="00FF6907"/>
    <w:rsid w:val="00FF6AD6"/>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D37B0E"/>
  <w15:chartTrackingRefBased/>
  <w15:docId w15:val="{7A3BD987-1D53-4F36-8AF3-23E51749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0E07"/>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val="en"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val="en"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val="en" w:eastAsia="ru-RU"/>
    </w:rPr>
  </w:style>
  <w:style w:type="character" w:customStyle="1" w:styleId="a3">
    <w:name w:val="Заголовок Знак"/>
    <w:basedOn w:val="a0"/>
    <w:link w:val="a4"/>
    <w:uiPriority w:val="10"/>
    <w:rsid w:val="00281F66"/>
    <w:rPr>
      <w:rFonts w:ascii="Times New Roman" w:eastAsia="Times New Roman" w:hAnsi="Times New Roman" w:cs="Times New Roman"/>
      <w:sz w:val="24"/>
      <w:szCs w:val="24"/>
      <w:lang w:val="en"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val="en"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b"/>
    <w:uiPriority w:val="39"/>
    <w:rsid w:val="00060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
    <w:basedOn w:val="a1"/>
    <w:next w:val="ab"/>
    <w:uiPriority w:val="39"/>
    <w:rsid w:val="00D01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b"/>
    <w:uiPriority w:val="39"/>
    <w:rsid w:val="006A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b"/>
    <w:uiPriority w:val="39"/>
    <w:rsid w:val="00AF6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b"/>
    <w:uiPriority w:val="39"/>
    <w:rsid w:val="00E40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b"/>
    <w:uiPriority w:val="39"/>
    <w:rsid w:val="00D63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Сетка таблицы9"/>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2"/>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1"/>
    <w:next w:val="ab"/>
    <w:uiPriority w:val="39"/>
    <w:rsid w:val="003D3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23">
    <w:name w:val="Неразрешенное упоминание2"/>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eastAsia="ru-RU"/>
    </w:rPr>
  </w:style>
  <w:style w:type="character" w:customStyle="1" w:styleId="Json0">
    <w:name w:val="Json Знак"/>
    <w:basedOn w:val="a0"/>
    <w:link w:val="Json"/>
    <w:rsid w:val="00171765"/>
    <w:rPr>
      <w:rFonts w:ascii="Courier New" w:eastAsiaTheme="minorEastAsia" w:hAnsi="Courier New" w:cs="Courier New"/>
      <w:sz w:val="20"/>
      <w:szCs w:val="20"/>
      <w:lang w:val="en"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6550">
      <w:bodyDiv w:val="1"/>
      <w:marLeft w:val="0"/>
      <w:marRight w:val="0"/>
      <w:marTop w:val="0"/>
      <w:marBottom w:val="0"/>
      <w:divBdr>
        <w:top w:val="none" w:sz="0" w:space="0" w:color="auto"/>
        <w:left w:val="none" w:sz="0" w:space="0" w:color="auto"/>
        <w:bottom w:val="none" w:sz="0" w:space="0" w:color="auto"/>
        <w:right w:val="none" w:sz="0" w:space="0" w:color="auto"/>
      </w:divBdr>
    </w:div>
    <w:div w:id="8064512">
      <w:bodyDiv w:val="1"/>
      <w:marLeft w:val="0"/>
      <w:marRight w:val="0"/>
      <w:marTop w:val="0"/>
      <w:marBottom w:val="0"/>
      <w:divBdr>
        <w:top w:val="none" w:sz="0" w:space="0" w:color="auto"/>
        <w:left w:val="none" w:sz="0" w:space="0" w:color="auto"/>
        <w:bottom w:val="none" w:sz="0" w:space="0" w:color="auto"/>
        <w:right w:val="none" w:sz="0" w:space="0" w:color="auto"/>
      </w:divBdr>
    </w:div>
    <w:div w:id="36324226">
      <w:bodyDiv w:val="1"/>
      <w:marLeft w:val="0"/>
      <w:marRight w:val="0"/>
      <w:marTop w:val="0"/>
      <w:marBottom w:val="0"/>
      <w:divBdr>
        <w:top w:val="none" w:sz="0" w:space="0" w:color="auto"/>
        <w:left w:val="none" w:sz="0" w:space="0" w:color="auto"/>
        <w:bottom w:val="none" w:sz="0" w:space="0" w:color="auto"/>
        <w:right w:val="none" w:sz="0" w:space="0" w:color="auto"/>
      </w:divBdr>
    </w:div>
    <w:div w:id="38482494">
      <w:bodyDiv w:val="1"/>
      <w:marLeft w:val="0"/>
      <w:marRight w:val="0"/>
      <w:marTop w:val="0"/>
      <w:marBottom w:val="0"/>
      <w:divBdr>
        <w:top w:val="none" w:sz="0" w:space="0" w:color="auto"/>
        <w:left w:val="none" w:sz="0" w:space="0" w:color="auto"/>
        <w:bottom w:val="none" w:sz="0" w:space="0" w:color="auto"/>
        <w:right w:val="none" w:sz="0" w:space="0" w:color="auto"/>
      </w:divBdr>
    </w:div>
    <w:div w:id="68502199">
      <w:bodyDiv w:val="1"/>
      <w:marLeft w:val="0"/>
      <w:marRight w:val="0"/>
      <w:marTop w:val="0"/>
      <w:marBottom w:val="0"/>
      <w:divBdr>
        <w:top w:val="none" w:sz="0" w:space="0" w:color="auto"/>
        <w:left w:val="none" w:sz="0" w:space="0" w:color="auto"/>
        <w:bottom w:val="none" w:sz="0" w:space="0" w:color="auto"/>
        <w:right w:val="none" w:sz="0" w:space="0" w:color="auto"/>
      </w:divBdr>
    </w:div>
    <w:div w:id="124397686">
      <w:bodyDiv w:val="1"/>
      <w:marLeft w:val="0"/>
      <w:marRight w:val="0"/>
      <w:marTop w:val="0"/>
      <w:marBottom w:val="0"/>
      <w:divBdr>
        <w:top w:val="none" w:sz="0" w:space="0" w:color="auto"/>
        <w:left w:val="none" w:sz="0" w:space="0" w:color="auto"/>
        <w:bottom w:val="none" w:sz="0" w:space="0" w:color="auto"/>
        <w:right w:val="none" w:sz="0" w:space="0" w:color="auto"/>
      </w:divBdr>
    </w:div>
    <w:div w:id="158891476">
      <w:bodyDiv w:val="1"/>
      <w:marLeft w:val="0"/>
      <w:marRight w:val="0"/>
      <w:marTop w:val="0"/>
      <w:marBottom w:val="0"/>
      <w:divBdr>
        <w:top w:val="none" w:sz="0" w:space="0" w:color="auto"/>
        <w:left w:val="none" w:sz="0" w:space="0" w:color="auto"/>
        <w:bottom w:val="none" w:sz="0" w:space="0" w:color="auto"/>
        <w:right w:val="none" w:sz="0" w:space="0" w:color="auto"/>
      </w:divBdr>
    </w:div>
    <w:div w:id="186604715">
      <w:bodyDiv w:val="1"/>
      <w:marLeft w:val="0"/>
      <w:marRight w:val="0"/>
      <w:marTop w:val="0"/>
      <w:marBottom w:val="0"/>
      <w:divBdr>
        <w:top w:val="none" w:sz="0" w:space="0" w:color="auto"/>
        <w:left w:val="none" w:sz="0" w:space="0" w:color="auto"/>
        <w:bottom w:val="none" w:sz="0" w:space="0" w:color="auto"/>
        <w:right w:val="none" w:sz="0" w:space="0" w:color="auto"/>
      </w:divBdr>
    </w:div>
    <w:div w:id="199560736">
      <w:bodyDiv w:val="1"/>
      <w:marLeft w:val="0"/>
      <w:marRight w:val="0"/>
      <w:marTop w:val="0"/>
      <w:marBottom w:val="0"/>
      <w:divBdr>
        <w:top w:val="none" w:sz="0" w:space="0" w:color="auto"/>
        <w:left w:val="none" w:sz="0" w:space="0" w:color="auto"/>
        <w:bottom w:val="none" w:sz="0" w:space="0" w:color="auto"/>
        <w:right w:val="none" w:sz="0" w:space="0" w:color="auto"/>
      </w:divBdr>
    </w:div>
    <w:div w:id="253975334">
      <w:bodyDiv w:val="1"/>
      <w:marLeft w:val="0"/>
      <w:marRight w:val="0"/>
      <w:marTop w:val="0"/>
      <w:marBottom w:val="0"/>
      <w:divBdr>
        <w:top w:val="none" w:sz="0" w:space="0" w:color="auto"/>
        <w:left w:val="none" w:sz="0" w:space="0" w:color="auto"/>
        <w:bottom w:val="none" w:sz="0" w:space="0" w:color="auto"/>
        <w:right w:val="none" w:sz="0" w:space="0" w:color="auto"/>
      </w:divBdr>
    </w:div>
    <w:div w:id="281234586">
      <w:bodyDiv w:val="1"/>
      <w:marLeft w:val="0"/>
      <w:marRight w:val="0"/>
      <w:marTop w:val="0"/>
      <w:marBottom w:val="0"/>
      <w:divBdr>
        <w:top w:val="none" w:sz="0" w:space="0" w:color="auto"/>
        <w:left w:val="none" w:sz="0" w:space="0" w:color="auto"/>
        <w:bottom w:val="none" w:sz="0" w:space="0" w:color="auto"/>
        <w:right w:val="none" w:sz="0" w:space="0" w:color="auto"/>
      </w:divBdr>
    </w:div>
    <w:div w:id="293485952">
      <w:bodyDiv w:val="1"/>
      <w:marLeft w:val="0"/>
      <w:marRight w:val="0"/>
      <w:marTop w:val="0"/>
      <w:marBottom w:val="0"/>
      <w:divBdr>
        <w:top w:val="none" w:sz="0" w:space="0" w:color="auto"/>
        <w:left w:val="none" w:sz="0" w:space="0" w:color="auto"/>
        <w:bottom w:val="none" w:sz="0" w:space="0" w:color="auto"/>
        <w:right w:val="none" w:sz="0" w:space="0" w:color="auto"/>
      </w:divBdr>
    </w:div>
    <w:div w:id="297222440">
      <w:bodyDiv w:val="1"/>
      <w:marLeft w:val="0"/>
      <w:marRight w:val="0"/>
      <w:marTop w:val="0"/>
      <w:marBottom w:val="0"/>
      <w:divBdr>
        <w:top w:val="none" w:sz="0" w:space="0" w:color="auto"/>
        <w:left w:val="none" w:sz="0" w:space="0" w:color="auto"/>
        <w:bottom w:val="none" w:sz="0" w:space="0" w:color="auto"/>
        <w:right w:val="none" w:sz="0" w:space="0" w:color="auto"/>
      </w:divBdr>
    </w:div>
    <w:div w:id="307125855">
      <w:bodyDiv w:val="1"/>
      <w:marLeft w:val="0"/>
      <w:marRight w:val="0"/>
      <w:marTop w:val="0"/>
      <w:marBottom w:val="0"/>
      <w:divBdr>
        <w:top w:val="none" w:sz="0" w:space="0" w:color="auto"/>
        <w:left w:val="none" w:sz="0" w:space="0" w:color="auto"/>
        <w:bottom w:val="none" w:sz="0" w:space="0" w:color="auto"/>
        <w:right w:val="none" w:sz="0" w:space="0" w:color="auto"/>
      </w:divBdr>
    </w:div>
    <w:div w:id="323049663">
      <w:bodyDiv w:val="1"/>
      <w:marLeft w:val="0"/>
      <w:marRight w:val="0"/>
      <w:marTop w:val="0"/>
      <w:marBottom w:val="0"/>
      <w:divBdr>
        <w:top w:val="none" w:sz="0" w:space="0" w:color="auto"/>
        <w:left w:val="none" w:sz="0" w:space="0" w:color="auto"/>
        <w:bottom w:val="none" w:sz="0" w:space="0" w:color="auto"/>
        <w:right w:val="none" w:sz="0" w:space="0" w:color="auto"/>
      </w:divBdr>
    </w:div>
    <w:div w:id="397946689">
      <w:bodyDiv w:val="1"/>
      <w:marLeft w:val="0"/>
      <w:marRight w:val="0"/>
      <w:marTop w:val="0"/>
      <w:marBottom w:val="0"/>
      <w:divBdr>
        <w:top w:val="none" w:sz="0" w:space="0" w:color="auto"/>
        <w:left w:val="none" w:sz="0" w:space="0" w:color="auto"/>
        <w:bottom w:val="none" w:sz="0" w:space="0" w:color="auto"/>
        <w:right w:val="none" w:sz="0" w:space="0" w:color="auto"/>
      </w:divBdr>
    </w:div>
    <w:div w:id="405959770">
      <w:bodyDiv w:val="1"/>
      <w:marLeft w:val="0"/>
      <w:marRight w:val="0"/>
      <w:marTop w:val="0"/>
      <w:marBottom w:val="0"/>
      <w:divBdr>
        <w:top w:val="none" w:sz="0" w:space="0" w:color="auto"/>
        <w:left w:val="none" w:sz="0" w:space="0" w:color="auto"/>
        <w:bottom w:val="none" w:sz="0" w:space="0" w:color="auto"/>
        <w:right w:val="none" w:sz="0" w:space="0" w:color="auto"/>
      </w:divBdr>
    </w:div>
    <w:div w:id="427889721">
      <w:bodyDiv w:val="1"/>
      <w:marLeft w:val="0"/>
      <w:marRight w:val="0"/>
      <w:marTop w:val="0"/>
      <w:marBottom w:val="0"/>
      <w:divBdr>
        <w:top w:val="none" w:sz="0" w:space="0" w:color="auto"/>
        <w:left w:val="none" w:sz="0" w:space="0" w:color="auto"/>
        <w:bottom w:val="none" w:sz="0" w:space="0" w:color="auto"/>
        <w:right w:val="none" w:sz="0" w:space="0" w:color="auto"/>
      </w:divBdr>
    </w:div>
    <w:div w:id="630286837">
      <w:bodyDiv w:val="1"/>
      <w:marLeft w:val="0"/>
      <w:marRight w:val="0"/>
      <w:marTop w:val="0"/>
      <w:marBottom w:val="0"/>
      <w:divBdr>
        <w:top w:val="none" w:sz="0" w:space="0" w:color="auto"/>
        <w:left w:val="none" w:sz="0" w:space="0" w:color="auto"/>
        <w:bottom w:val="none" w:sz="0" w:space="0" w:color="auto"/>
        <w:right w:val="none" w:sz="0" w:space="0" w:color="auto"/>
      </w:divBdr>
    </w:div>
    <w:div w:id="643512189">
      <w:bodyDiv w:val="1"/>
      <w:marLeft w:val="0"/>
      <w:marRight w:val="0"/>
      <w:marTop w:val="0"/>
      <w:marBottom w:val="0"/>
      <w:divBdr>
        <w:top w:val="none" w:sz="0" w:space="0" w:color="auto"/>
        <w:left w:val="none" w:sz="0" w:space="0" w:color="auto"/>
        <w:bottom w:val="none" w:sz="0" w:space="0" w:color="auto"/>
        <w:right w:val="none" w:sz="0" w:space="0" w:color="auto"/>
      </w:divBdr>
    </w:div>
    <w:div w:id="677081439">
      <w:bodyDiv w:val="1"/>
      <w:marLeft w:val="0"/>
      <w:marRight w:val="0"/>
      <w:marTop w:val="0"/>
      <w:marBottom w:val="0"/>
      <w:divBdr>
        <w:top w:val="none" w:sz="0" w:space="0" w:color="auto"/>
        <w:left w:val="none" w:sz="0" w:space="0" w:color="auto"/>
        <w:bottom w:val="none" w:sz="0" w:space="0" w:color="auto"/>
        <w:right w:val="none" w:sz="0" w:space="0" w:color="auto"/>
      </w:divBdr>
    </w:div>
    <w:div w:id="689574082">
      <w:bodyDiv w:val="1"/>
      <w:marLeft w:val="0"/>
      <w:marRight w:val="0"/>
      <w:marTop w:val="0"/>
      <w:marBottom w:val="0"/>
      <w:divBdr>
        <w:top w:val="none" w:sz="0" w:space="0" w:color="auto"/>
        <w:left w:val="none" w:sz="0" w:space="0" w:color="auto"/>
        <w:bottom w:val="none" w:sz="0" w:space="0" w:color="auto"/>
        <w:right w:val="none" w:sz="0" w:space="0" w:color="auto"/>
      </w:divBdr>
    </w:div>
    <w:div w:id="749039379">
      <w:bodyDiv w:val="1"/>
      <w:marLeft w:val="0"/>
      <w:marRight w:val="0"/>
      <w:marTop w:val="0"/>
      <w:marBottom w:val="0"/>
      <w:divBdr>
        <w:top w:val="none" w:sz="0" w:space="0" w:color="auto"/>
        <w:left w:val="none" w:sz="0" w:space="0" w:color="auto"/>
        <w:bottom w:val="none" w:sz="0" w:space="0" w:color="auto"/>
        <w:right w:val="none" w:sz="0" w:space="0" w:color="auto"/>
      </w:divBdr>
    </w:div>
    <w:div w:id="756950399">
      <w:bodyDiv w:val="1"/>
      <w:marLeft w:val="0"/>
      <w:marRight w:val="0"/>
      <w:marTop w:val="0"/>
      <w:marBottom w:val="0"/>
      <w:divBdr>
        <w:top w:val="none" w:sz="0" w:space="0" w:color="auto"/>
        <w:left w:val="none" w:sz="0" w:space="0" w:color="auto"/>
        <w:bottom w:val="none" w:sz="0" w:space="0" w:color="auto"/>
        <w:right w:val="none" w:sz="0" w:space="0" w:color="auto"/>
      </w:divBdr>
    </w:div>
    <w:div w:id="809176928">
      <w:bodyDiv w:val="1"/>
      <w:marLeft w:val="0"/>
      <w:marRight w:val="0"/>
      <w:marTop w:val="0"/>
      <w:marBottom w:val="0"/>
      <w:divBdr>
        <w:top w:val="none" w:sz="0" w:space="0" w:color="auto"/>
        <w:left w:val="none" w:sz="0" w:space="0" w:color="auto"/>
        <w:bottom w:val="none" w:sz="0" w:space="0" w:color="auto"/>
        <w:right w:val="none" w:sz="0" w:space="0" w:color="auto"/>
      </w:divBdr>
    </w:div>
    <w:div w:id="832914069">
      <w:bodyDiv w:val="1"/>
      <w:marLeft w:val="0"/>
      <w:marRight w:val="0"/>
      <w:marTop w:val="0"/>
      <w:marBottom w:val="0"/>
      <w:divBdr>
        <w:top w:val="none" w:sz="0" w:space="0" w:color="auto"/>
        <w:left w:val="none" w:sz="0" w:space="0" w:color="auto"/>
        <w:bottom w:val="none" w:sz="0" w:space="0" w:color="auto"/>
        <w:right w:val="none" w:sz="0" w:space="0" w:color="auto"/>
      </w:divBdr>
    </w:div>
    <w:div w:id="882060091">
      <w:bodyDiv w:val="1"/>
      <w:marLeft w:val="0"/>
      <w:marRight w:val="0"/>
      <w:marTop w:val="0"/>
      <w:marBottom w:val="0"/>
      <w:divBdr>
        <w:top w:val="none" w:sz="0" w:space="0" w:color="auto"/>
        <w:left w:val="none" w:sz="0" w:space="0" w:color="auto"/>
        <w:bottom w:val="none" w:sz="0" w:space="0" w:color="auto"/>
        <w:right w:val="none" w:sz="0" w:space="0" w:color="auto"/>
      </w:divBdr>
    </w:div>
    <w:div w:id="958216887">
      <w:bodyDiv w:val="1"/>
      <w:marLeft w:val="0"/>
      <w:marRight w:val="0"/>
      <w:marTop w:val="0"/>
      <w:marBottom w:val="0"/>
      <w:divBdr>
        <w:top w:val="none" w:sz="0" w:space="0" w:color="auto"/>
        <w:left w:val="none" w:sz="0" w:space="0" w:color="auto"/>
        <w:bottom w:val="none" w:sz="0" w:space="0" w:color="auto"/>
        <w:right w:val="none" w:sz="0" w:space="0" w:color="auto"/>
      </w:divBdr>
    </w:div>
    <w:div w:id="959872306">
      <w:bodyDiv w:val="1"/>
      <w:marLeft w:val="0"/>
      <w:marRight w:val="0"/>
      <w:marTop w:val="0"/>
      <w:marBottom w:val="0"/>
      <w:divBdr>
        <w:top w:val="none" w:sz="0" w:space="0" w:color="auto"/>
        <w:left w:val="none" w:sz="0" w:space="0" w:color="auto"/>
        <w:bottom w:val="none" w:sz="0" w:space="0" w:color="auto"/>
        <w:right w:val="none" w:sz="0" w:space="0" w:color="auto"/>
      </w:divBdr>
    </w:div>
    <w:div w:id="980620519">
      <w:bodyDiv w:val="1"/>
      <w:marLeft w:val="0"/>
      <w:marRight w:val="0"/>
      <w:marTop w:val="0"/>
      <w:marBottom w:val="0"/>
      <w:divBdr>
        <w:top w:val="none" w:sz="0" w:space="0" w:color="auto"/>
        <w:left w:val="none" w:sz="0" w:space="0" w:color="auto"/>
        <w:bottom w:val="none" w:sz="0" w:space="0" w:color="auto"/>
        <w:right w:val="none" w:sz="0" w:space="0" w:color="auto"/>
      </w:divBdr>
    </w:div>
    <w:div w:id="1030033193">
      <w:bodyDiv w:val="1"/>
      <w:marLeft w:val="0"/>
      <w:marRight w:val="0"/>
      <w:marTop w:val="0"/>
      <w:marBottom w:val="0"/>
      <w:divBdr>
        <w:top w:val="none" w:sz="0" w:space="0" w:color="auto"/>
        <w:left w:val="none" w:sz="0" w:space="0" w:color="auto"/>
        <w:bottom w:val="none" w:sz="0" w:space="0" w:color="auto"/>
        <w:right w:val="none" w:sz="0" w:space="0" w:color="auto"/>
      </w:divBdr>
    </w:div>
    <w:div w:id="1042637497">
      <w:bodyDiv w:val="1"/>
      <w:marLeft w:val="0"/>
      <w:marRight w:val="0"/>
      <w:marTop w:val="0"/>
      <w:marBottom w:val="0"/>
      <w:divBdr>
        <w:top w:val="none" w:sz="0" w:space="0" w:color="auto"/>
        <w:left w:val="none" w:sz="0" w:space="0" w:color="auto"/>
        <w:bottom w:val="none" w:sz="0" w:space="0" w:color="auto"/>
        <w:right w:val="none" w:sz="0" w:space="0" w:color="auto"/>
      </w:divBdr>
    </w:div>
    <w:div w:id="1077674381">
      <w:bodyDiv w:val="1"/>
      <w:marLeft w:val="0"/>
      <w:marRight w:val="0"/>
      <w:marTop w:val="0"/>
      <w:marBottom w:val="0"/>
      <w:divBdr>
        <w:top w:val="none" w:sz="0" w:space="0" w:color="auto"/>
        <w:left w:val="none" w:sz="0" w:space="0" w:color="auto"/>
        <w:bottom w:val="none" w:sz="0" w:space="0" w:color="auto"/>
        <w:right w:val="none" w:sz="0" w:space="0" w:color="auto"/>
      </w:divBdr>
    </w:div>
    <w:div w:id="1088044963">
      <w:bodyDiv w:val="1"/>
      <w:marLeft w:val="0"/>
      <w:marRight w:val="0"/>
      <w:marTop w:val="0"/>
      <w:marBottom w:val="0"/>
      <w:divBdr>
        <w:top w:val="none" w:sz="0" w:space="0" w:color="auto"/>
        <w:left w:val="none" w:sz="0" w:space="0" w:color="auto"/>
        <w:bottom w:val="none" w:sz="0" w:space="0" w:color="auto"/>
        <w:right w:val="none" w:sz="0" w:space="0" w:color="auto"/>
      </w:divBdr>
    </w:div>
    <w:div w:id="1142234125">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1561928">
      <w:bodyDiv w:val="1"/>
      <w:marLeft w:val="0"/>
      <w:marRight w:val="0"/>
      <w:marTop w:val="0"/>
      <w:marBottom w:val="0"/>
      <w:divBdr>
        <w:top w:val="none" w:sz="0" w:space="0" w:color="auto"/>
        <w:left w:val="none" w:sz="0" w:space="0" w:color="auto"/>
        <w:bottom w:val="none" w:sz="0" w:space="0" w:color="auto"/>
        <w:right w:val="none" w:sz="0" w:space="0" w:color="auto"/>
      </w:divBdr>
    </w:div>
    <w:div w:id="1202936763">
      <w:bodyDiv w:val="1"/>
      <w:marLeft w:val="0"/>
      <w:marRight w:val="0"/>
      <w:marTop w:val="0"/>
      <w:marBottom w:val="0"/>
      <w:divBdr>
        <w:top w:val="none" w:sz="0" w:space="0" w:color="auto"/>
        <w:left w:val="none" w:sz="0" w:space="0" w:color="auto"/>
        <w:bottom w:val="none" w:sz="0" w:space="0" w:color="auto"/>
        <w:right w:val="none" w:sz="0" w:space="0" w:color="auto"/>
      </w:divBdr>
    </w:div>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11902995">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 w:id="1406685566">
      <w:bodyDiv w:val="1"/>
      <w:marLeft w:val="0"/>
      <w:marRight w:val="0"/>
      <w:marTop w:val="0"/>
      <w:marBottom w:val="0"/>
      <w:divBdr>
        <w:top w:val="none" w:sz="0" w:space="0" w:color="auto"/>
        <w:left w:val="none" w:sz="0" w:space="0" w:color="auto"/>
        <w:bottom w:val="none" w:sz="0" w:space="0" w:color="auto"/>
        <w:right w:val="none" w:sz="0" w:space="0" w:color="auto"/>
      </w:divBdr>
    </w:div>
    <w:div w:id="1478493419">
      <w:bodyDiv w:val="1"/>
      <w:marLeft w:val="0"/>
      <w:marRight w:val="0"/>
      <w:marTop w:val="0"/>
      <w:marBottom w:val="0"/>
      <w:divBdr>
        <w:top w:val="none" w:sz="0" w:space="0" w:color="auto"/>
        <w:left w:val="none" w:sz="0" w:space="0" w:color="auto"/>
        <w:bottom w:val="none" w:sz="0" w:space="0" w:color="auto"/>
        <w:right w:val="none" w:sz="0" w:space="0" w:color="auto"/>
      </w:divBdr>
    </w:div>
    <w:div w:id="1481533819">
      <w:bodyDiv w:val="1"/>
      <w:marLeft w:val="0"/>
      <w:marRight w:val="0"/>
      <w:marTop w:val="0"/>
      <w:marBottom w:val="0"/>
      <w:divBdr>
        <w:top w:val="none" w:sz="0" w:space="0" w:color="auto"/>
        <w:left w:val="none" w:sz="0" w:space="0" w:color="auto"/>
        <w:bottom w:val="none" w:sz="0" w:space="0" w:color="auto"/>
        <w:right w:val="none" w:sz="0" w:space="0" w:color="auto"/>
      </w:divBdr>
    </w:div>
    <w:div w:id="1488014583">
      <w:bodyDiv w:val="1"/>
      <w:marLeft w:val="0"/>
      <w:marRight w:val="0"/>
      <w:marTop w:val="0"/>
      <w:marBottom w:val="0"/>
      <w:divBdr>
        <w:top w:val="none" w:sz="0" w:space="0" w:color="auto"/>
        <w:left w:val="none" w:sz="0" w:space="0" w:color="auto"/>
        <w:bottom w:val="none" w:sz="0" w:space="0" w:color="auto"/>
        <w:right w:val="none" w:sz="0" w:space="0" w:color="auto"/>
      </w:divBdr>
    </w:div>
    <w:div w:id="1500467137">
      <w:bodyDiv w:val="1"/>
      <w:marLeft w:val="0"/>
      <w:marRight w:val="0"/>
      <w:marTop w:val="0"/>
      <w:marBottom w:val="0"/>
      <w:divBdr>
        <w:top w:val="none" w:sz="0" w:space="0" w:color="auto"/>
        <w:left w:val="none" w:sz="0" w:space="0" w:color="auto"/>
        <w:bottom w:val="none" w:sz="0" w:space="0" w:color="auto"/>
        <w:right w:val="none" w:sz="0" w:space="0" w:color="auto"/>
      </w:divBdr>
    </w:div>
    <w:div w:id="1556626508">
      <w:bodyDiv w:val="1"/>
      <w:marLeft w:val="0"/>
      <w:marRight w:val="0"/>
      <w:marTop w:val="0"/>
      <w:marBottom w:val="0"/>
      <w:divBdr>
        <w:top w:val="none" w:sz="0" w:space="0" w:color="auto"/>
        <w:left w:val="none" w:sz="0" w:space="0" w:color="auto"/>
        <w:bottom w:val="none" w:sz="0" w:space="0" w:color="auto"/>
        <w:right w:val="none" w:sz="0" w:space="0" w:color="auto"/>
      </w:divBdr>
    </w:div>
    <w:div w:id="1558472452">
      <w:bodyDiv w:val="1"/>
      <w:marLeft w:val="0"/>
      <w:marRight w:val="0"/>
      <w:marTop w:val="0"/>
      <w:marBottom w:val="0"/>
      <w:divBdr>
        <w:top w:val="none" w:sz="0" w:space="0" w:color="auto"/>
        <w:left w:val="none" w:sz="0" w:space="0" w:color="auto"/>
        <w:bottom w:val="none" w:sz="0" w:space="0" w:color="auto"/>
        <w:right w:val="none" w:sz="0" w:space="0" w:color="auto"/>
      </w:divBdr>
    </w:div>
    <w:div w:id="1663966659">
      <w:bodyDiv w:val="1"/>
      <w:marLeft w:val="0"/>
      <w:marRight w:val="0"/>
      <w:marTop w:val="0"/>
      <w:marBottom w:val="0"/>
      <w:divBdr>
        <w:top w:val="none" w:sz="0" w:space="0" w:color="auto"/>
        <w:left w:val="none" w:sz="0" w:space="0" w:color="auto"/>
        <w:bottom w:val="none" w:sz="0" w:space="0" w:color="auto"/>
        <w:right w:val="none" w:sz="0" w:space="0" w:color="auto"/>
      </w:divBdr>
    </w:div>
    <w:div w:id="1664623566">
      <w:bodyDiv w:val="1"/>
      <w:marLeft w:val="0"/>
      <w:marRight w:val="0"/>
      <w:marTop w:val="0"/>
      <w:marBottom w:val="0"/>
      <w:divBdr>
        <w:top w:val="none" w:sz="0" w:space="0" w:color="auto"/>
        <w:left w:val="none" w:sz="0" w:space="0" w:color="auto"/>
        <w:bottom w:val="none" w:sz="0" w:space="0" w:color="auto"/>
        <w:right w:val="none" w:sz="0" w:space="0" w:color="auto"/>
      </w:divBdr>
    </w:div>
    <w:div w:id="1672101529">
      <w:bodyDiv w:val="1"/>
      <w:marLeft w:val="0"/>
      <w:marRight w:val="0"/>
      <w:marTop w:val="0"/>
      <w:marBottom w:val="0"/>
      <w:divBdr>
        <w:top w:val="none" w:sz="0" w:space="0" w:color="auto"/>
        <w:left w:val="none" w:sz="0" w:space="0" w:color="auto"/>
        <w:bottom w:val="none" w:sz="0" w:space="0" w:color="auto"/>
        <w:right w:val="none" w:sz="0" w:space="0" w:color="auto"/>
      </w:divBdr>
    </w:div>
    <w:div w:id="1675720656">
      <w:bodyDiv w:val="1"/>
      <w:marLeft w:val="0"/>
      <w:marRight w:val="0"/>
      <w:marTop w:val="0"/>
      <w:marBottom w:val="0"/>
      <w:divBdr>
        <w:top w:val="none" w:sz="0" w:space="0" w:color="auto"/>
        <w:left w:val="none" w:sz="0" w:space="0" w:color="auto"/>
        <w:bottom w:val="none" w:sz="0" w:space="0" w:color="auto"/>
        <w:right w:val="none" w:sz="0" w:space="0" w:color="auto"/>
      </w:divBdr>
    </w:div>
    <w:div w:id="1688483017">
      <w:bodyDiv w:val="1"/>
      <w:marLeft w:val="0"/>
      <w:marRight w:val="0"/>
      <w:marTop w:val="0"/>
      <w:marBottom w:val="0"/>
      <w:divBdr>
        <w:top w:val="none" w:sz="0" w:space="0" w:color="auto"/>
        <w:left w:val="none" w:sz="0" w:space="0" w:color="auto"/>
        <w:bottom w:val="none" w:sz="0" w:space="0" w:color="auto"/>
        <w:right w:val="none" w:sz="0" w:space="0" w:color="auto"/>
      </w:divBdr>
    </w:div>
    <w:div w:id="1714115310">
      <w:bodyDiv w:val="1"/>
      <w:marLeft w:val="0"/>
      <w:marRight w:val="0"/>
      <w:marTop w:val="0"/>
      <w:marBottom w:val="0"/>
      <w:divBdr>
        <w:top w:val="none" w:sz="0" w:space="0" w:color="auto"/>
        <w:left w:val="none" w:sz="0" w:space="0" w:color="auto"/>
        <w:bottom w:val="none" w:sz="0" w:space="0" w:color="auto"/>
        <w:right w:val="none" w:sz="0" w:space="0" w:color="auto"/>
      </w:divBdr>
    </w:div>
    <w:div w:id="1717701291">
      <w:bodyDiv w:val="1"/>
      <w:marLeft w:val="0"/>
      <w:marRight w:val="0"/>
      <w:marTop w:val="0"/>
      <w:marBottom w:val="0"/>
      <w:divBdr>
        <w:top w:val="none" w:sz="0" w:space="0" w:color="auto"/>
        <w:left w:val="none" w:sz="0" w:space="0" w:color="auto"/>
        <w:bottom w:val="none" w:sz="0" w:space="0" w:color="auto"/>
        <w:right w:val="none" w:sz="0" w:space="0" w:color="auto"/>
      </w:divBdr>
    </w:div>
    <w:div w:id="1767463346">
      <w:bodyDiv w:val="1"/>
      <w:marLeft w:val="0"/>
      <w:marRight w:val="0"/>
      <w:marTop w:val="0"/>
      <w:marBottom w:val="0"/>
      <w:divBdr>
        <w:top w:val="none" w:sz="0" w:space="0" w:color="auto"/>
        <w:left w:val="none" w:sz="0" w:space="0" w:color="auto"/>
        <w:bottom w:val="none" w:sz="0" w:space="0" w:color="auto"/>
        <w:right w:val="none" w:sz="0" w:space="0" w:color="auto"/>
      </w:divBdr>
    </w:div>
    <w:div w:id="1824076991">
      <w:bodyDiv w:val="1"/>
      <w:marLeft w:val="0"/>
      <w:marRight w:val="0"/>
      <w:marTop w:val="0"/>
      <w:marBottom w:val="0"/>
      <w:divBdr>
        <w:top w:val="none" w:sz="0" w:space="0" w:color="auto"/>
        <w:left w:val="none" w:sz="0" w:space="0" w:color="auto"/>
        <w:bottom w:val="none" w:sz="0" w:space="0" w:color="auto"/>
        <w:right w:val="none" w:sz="0" w:space="0" w:color="auto"/>
      </w:divBdr>
    </w:div>
    <w:div w:id="1891459779">
      <w:bodyDiv w:val="1"/>
      <w:marLeft w:val="0"/>
      <w:marRight w:val="0"/>
      <w:marTop w:val="0"/>
      <w:marBottom w:val="0"/>
      <w:divBdr>
        <w:top w:val="none" w:sz="0" w:space="0" w:color="auto"/>
        <w:left w:val="none" w:sz="0" w:space="0" w:color="auto"/>
        <w:bottom w:val="none" w:sz="0" w:space="0" w:color="auto"/>
        <w:right w:val="none" w:sz="0" w:space="0" w:color="auto"/>
      </w:divBdr>
    </w:div>
    <w:div w:id="1904439146">
      <w:bodyDiv w:val="1"/>
      <w:marLeft w:val="0"/>
      <w:marRight w:val="0"/>
      <w:marTop w:val="0"/>
      <w:marBottom w:val="0"/>
      <w:divBdr>
        <w:top w:val="none" w:sz="0" w:space="0" w:color="auto"/>
        <w:left w:val="none" w:sz="0" w:space="0" w:color="auto"/>
        <w:bottom w:val="none" w:sz="0" w:space="0" w:color="auto"/>
        <w:right w:val="none" w:sz="0" w:space="0" w:color="auto"/>
      </w:divBdr>
    </w:div>
    <w:div w:id="1916428442">
      <w:bodyDiv w:val="1"/>
      <w:marLeft w:val="0"/>
      <w:marRight w:val="0"/>
      <w:marTop w:val="0"/>
      <w:marBottom w:val="0"/>
      <w:divBdr>
        <w:top w:val="none" w:sz="0" w:space="0" w:color="auto"/>
        <w:left w:val="none" w:sz="0" w:space="0" w:color="auto"/>
        <w:bottom w:val="none" w:sz="0" w:space="0" w:color="auto"/>
        <w:right w:val="none" w:sz="0" w:space="0" w:color="auto"/>
      </w:divBdr>
    </w:div>
    <w:div w:id="1966884687">
      <w:bodyDiv w:val="1"/>
      <w:marLeft w:val="0"/>
      <w:marRight w:val="0"/>
      <w:marTop w:val="0"/>
      <w:marBottom w:val="0"/>
      <w:divBdr>
        <w:top w:val="none" w:sz="0" w:space="0" w:color="auto"/>
        <w:left w:val="none" w:sz="0" w:space="0" w:color="auto"/>
        <w:bottom w:val="none" w:sz="0" w:space="0" w:color="auto"/>
        <w:right w:val="none" w:sz="0" w:space="0" w:color="auto"/>
      </w:divBdr>
    </w:div>
    <w:div w:id="2003777016">
      <w:bodyDiv w:val="1"/>
      <w:marLeft w:val="0"/>
      <w:marRight w:val="0"/>
      <w:marTop w:val="0"/>
      <w:marBottom w:val="0"/>
      <w:divBdr>
        <w:top w:val="none" w:sz="0" w:space="0" w:color="auto"/>
        <w:left w:val="none" w:sz="0" w:space="0" w:color="auto"/>
        <w:bottom w:val="none" w:sz="0" w:space="0" w:color="auto"/>
        <w:right w:val="none" w:sz="0" w:space="0" w:color="auto"/>
      </w:divBdr>
    </w:div>
    <w:div w:id="2009671649">
      <w:bodyDiv w:val="1"/>
      <w:marLeft w:val="0"/>
      <w:marRight w:val="0"/>
      <w:marTop w:val="0"/>
      <w:marBottom w:val="0"/>
      <w:divBdr>
        <w:top w:val="none" w:sz="0" w:space="0" w:color="auto"/>
        <w:left w:val="none" w:sz="0" w:space="0" w:color="auto"/>
        <w:bottom w:val="none" w:sz="0" w:space="0" w:color="auto"/>
        <w:right w:val="none" w:sz="0" w:space="0" w:color="auto"/>
      </w:divBdr>
    </w:div>
    <w:div w:id="2010401202">
      <w:bodyDiv w:val="1"/>
      <w:marLeft w:val="0"/>
      <w:marRight w:val="0"/>
      <w:marTop w:val="0"/>
      <w:marBottom w:val="0"/>
      <w:divBdr>
        <w:top w:val="none" w:sz="0" w:space="0" w:color="auto"/>
        <w:left w:val="none" w:sz="0" w:space="0" w:color="auto"/>
        <w:bottom w:val="none" w:sz="0" w:space="0" w:color="auto"/>
        <w:right w:val="none" w:sz="0" w:space="0" w:color="auto"/>
      </w:divBdr>
    </w:div>
    <w:div w:id="2030063578">
      <w:bodyDiv w:val="1"/>
      <w:marLeft w:val="0"/>
      <w:marRight w:val="0"/>
      <w:marTop w:val="0"/>
      <w:marBottom w:val="0"/>
      <w:divBdr>
        <w:top w:val="none" w:sz="0" w:space="0" w:color="auto"/>
        <w:left w:val="none" w:sz="0" w:space="0" w:color="auto"/>
        <w:bottom w:val="none" w:sz="0" w:space="0" w:color="auto"/>
        <w:right w:val="none" w:sz="0" w:space="0" w:color="auto"/>
      </w:divBdr>
    </w:div>
    <w:div w:id="2046365703">
      <w:bodyDiv w:val="1"/>
      <w:marLeft w:val="0"/>
      <w:marRight w:val="0"/>
      <w:marTop w:val="0"/>
      <w:marBottom w:val="0"/>
      <w:divBdr>
        <w:top w:val="none" w:sz="0" w:space="0" w:color="auto"/>
        <w:left w:val="none" w:sz="0" w:space="0" w:color="auto"/>
        <w:bottom w:val="none" w:sz="0" w:space="0" w:color="auto"/>
        <w:right w:val="none" w:sz="0" w:space="0" w:color="auto"/>
      </w:divBdr>
    </w:div>
    <w:div w:id="2106490615">
      <w:bodyDiv w:val="1"/>
      <w:marLeft w:val="0"/>
      <w:marRight w:val="0"/>
      <w:marTop w:val="0"/>
      <w:marBottom w:val="0"/>
      <w:divBdr>
        <w:top w:val="none" w:sz="0" w:space="0" w:color="auto"/>
        <w:left w:val="none" w:sz="0" w:space="0" w:color="auto"/>
        <w:bottom w:val="none" w:sz="0" w:space="0" w:color="auto"/>
        <w:right w:val="none" w:sz="0" w:space="0" w:color="auto"/>
      </w:divBdr>
    </w:div>
    <w:div w:id="2120761445">
      <w:bodyDiv w:val="1"/>
      <w:marLeft w:val="0"/>
      <w:marRight w:val="0"/>
      <w:marTop w:val="0"/>
      <w:marBottom w:val="0"/>
      <w:divBdr>
        <w:top w:val="none" w:sz="0" w:space="0" w:color="auto"/>
        <w:left w:val="none" w:sz="0" w:space="0" w:color="auto"/>
        <w:bottom w:val="none" w:sz="0" w:space="0" w:color="auto"/>
        <w:right w:val="none" w:sz="0" w:space="0" w:color="auto"/>
      </w:divBdr>
    </w:div>
    <w:div w:id="213197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rangedata.ru" TargetMode="External"/><Relationship Id="rId18" Type="http://schemas.openxmlformats.org/officeDocument/2006/relationships/image" Target="media/image1.png"/><Relationship Id="rId26" Type="http://schemas.openxmlformats.org/officeDocument/2006/relationships/hyperlink" Target="https://apip.orangedata.ru:12001/swagger/v2/swagger.json" TargetMode="External"/><Relationship Id="rId39" Type="http://schemas.openxmlformats.org/officeDocument/2006/relationships/hyperlink" Target="https://tools.ietf.org/html/rfc3447" TargetMode="External"/><Relationship Id="rId21" Type="http://schemas.openxmlformats.org/officeDocument/2006/relationships/hyperlink" Target="https://apip.orangedata.ru:2443/" TargetMode="External"/><Relationship Id="rId34" Type="http://schemas.openxmlformats.org/officeDocument/2006/relationships/hyperlink" Target="https://github.com/orangedata-official/API/tree/master/files_for_test" TargetMode="External"/><Relationship Id="rId42" Type="http://schemas.openxmlformats.org/officeDocument/2006/relationships/hyperlink" Target="https://cheques-lk.orangedata.ru/9715225506/766eecfb05054fbab35d8c3d9f7d9d16" TargetMode="Externa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orangedata.ru" TargetMode="External"/><Relationship Id="rId29" Type="http://schemas.openxmlformats.org/officeDocument/2006/relationships/hyperlink" Target="https://api.orangedata.ru:12003/swagg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ngedata.ru" TargetMode="External"/><Relationship Id="rId24" Type="http://schemas.openxmlformats.org/officeDocument/2006/relationships/hyperlink" Target="https://apip.orangedata.ru:12001/swagger" TargetMode="External"/><Relationship Id="rId32" Type="http://schemas.openxmlformats.org/officeDocument/2006/relationships/hyperlink" Target="https://github.com/orangedata-official/API/tree/master/files_for_test/client_ca.crt" TargetMode="External"/><Relationship Id="rId37" Type="http://schemas.openxmlformats.org/officeDocument/2006/relationships/hyperlink" Target="https://www.nalog.ru/html/sites/www.new.nalog.ru/doc/pril2_fns229_210317.docx" TargetMode="External"/><Relationship Id="rId40" Type="http://schemas.openxmlformats.org/officeDocument/2006/relationships/hyperlink" Target="https://github.com/orangedata-official/API/tree/master/SignatureGenerator"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orangedata.ru" TargetMode="External"/><Relationship Id="rId23" Type="http://schemas.openxmlformats.org/officeDocument/2006/relationships/hyperlink" Target="https://apip.orangedata.ru:2443/swagger" TargetMode="External"/><Relationship Id="rId28" Type="http://schemas.openxmlformats.org/officeDocument/2006/relationships/hyperlink" Target="https://lk.orangedata.ru/" TargetMode="External"/><Relationship Id="rId36" Type="http://schemas.openxmlformats.org/officeDocument/2006/relationships/hyperlink" Target="https://www.nalog.ru/html/sites/www.new.nalog.ru/doc/pril2_fns229_210317.docx" TargetMode="External"/><Relationship Id="rId10" Type="http://schemas.openxmlformats.org/officeDocument/2006/relationships/hyperlink" Target="http://www.orangedata.ru" TargetMode="External"/><Relationship Id="rId19" Type="http://schemas.openxmlformats.org/officeDocument/2006/relationships/image" Target="media/image2.png"/><Relationship Id="rId31" Type="http://schemas.openxmlformats.org/officeDocument/2006/relationships/hyperlink" Target="https://lk.orangedata.ru"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orangedata.ru" TargetMode="External"/><Relationship Id="rId14" Type="http://schemas.openxmlformats.org/officeDocument/2006/relationships/hyperlink" Target="http://www.orangedata.ru" TargetMode="External"/><Relationship Id="rId22" Type="http://schemas.openxmlformats.org/officeDocument/2006/relationships/hyperlink" Target="https://apip.orangedata.ru:12001/" TargetMode="External"/><Relationship Id="rId27" Type="http://schemas.openxmlformats.org/officeDocument/2006/relationships/hyperlink" Target="https://api.orangedata.ru:12003/" TargetMode="External"/><Relationship Id="rId30" Type="http://schemas.openxmlformats.org/officeDocument/2006/relationships/hyperlink" Target="https://apip.orangedata.ru:12003/swagger/v2/swagger.json" TargetMode="External"/><Relationship Id="rId35" Type="http://schemas.openxmlformats.org/officeDocument/2006/relationships/hyperlink" Target="https://github.com/orangedata-official/API/tree/master/files_for_test" TargetMode="External"/><Relationship Id="rId43" Type="http://schemas.openxmlformats.org/officeDocument/2006/relationships/image" Target="media/image4.gif"/><Relationship Id="rId48" Type="http://schemas.openxmlformats.org/officeDocument/2006/relationships/theme" Target="theme/theme1.xml"/><Relationship Id="rId8" Type="http://schemas.openxmlformats.org/officeDocument/2006/relationships/hyperlink" Target="http://www.orangedata.ru" TargetMode="External"/><Relationship Id="rId3" Type="http://schemas.openxmlformats.org/officeDocument/2006/relationships/styles" Target="styles.xml"/><Relationship Id="rId12" Type="http://schemas.openxmlformats.org/officeDocument/2006/relationships/hyperlink" Target="http://www.orangedata.ru" TargetMode="External"/><Relationship Id="rId17" Type="http://schemas.openxmlformats.org/officeDocument/2006/relationships/hyperlink" Target="http://paykiosk.ru/netpay" TargetMode="External"/><Relationship Id="rId25" Type="http://schemas.openxmlformats.org/officeDocument/2006/relationships/hyperlink" Target="https://apip.orangedata.ru:2443/swagger/v2/swagger.json" TargetMode="External"/><Relationship Id="rId33" Type="http://schemas.openxmlformats.org/officeDocument/2006/relationships/hyperlink" Target="https://github.com/orangedata-official/API/tree/master/files_for_test/client_ca.crt" TargetMode="External"/><Relationship Id="rId38" Type="http://schemas.openxmlformats.org/officeDocument/2006/relationships/image" Target="media/image3.png"/><Relationship Id="rId46" Type="http://schemas.openxmlformats.org/officeDocument/2006/relationships/fontTable" Target="fontTable.xml"/><Relationship Id="rId20" Type="http://schemas.openxmlformats.org/officeDocument/2006/relationships/hyperlink" Target="mailto:api@orangedata.ru" TargetMode="External"/><Relationship Id="rId41" Type="http://schemas.openxmlformats.org/officeDocument/2006/relationships/hyperlink" Target="https://www.nalog.ru/rn77/service/m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D2BDBC-DD09-4D16-9199-E5ADF149B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93</Pages>
  <Words>16288</Words>
  <Characters>109134</Characters>
  <Application>Microsoft Office Word</Application>
  <DocSecurity>0</DocSecurity>
  <Lines>4960</Lines>
  <Paragraphs>3800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14943</cp:lastModifiedBy>
  <cp:revision>3</cp:revision>
  <cp:lastPrinted>2023-03-25T09:17:00Z</cp:lastPrinted>
  <dcterms:created xsi:type="dcterms:W3CDTF">2024-12-05T18:26:00Z</dcterms:created>
  <dcterms:modified xsi:type="dcterms:W3CDTF">2024-12-05T18:32:00Z</dcterms:modified>
</cp:coreProperties>
</file>