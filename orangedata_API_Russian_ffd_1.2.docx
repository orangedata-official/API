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Протокол</w:t>
      </w:r>
      <w:r w:rsidR="005B771C">
        <w:rPr>
          <w:sz w:val="56"/>
          <w:szCs w:val="56"/>
        </w:rPr>
        <w:t xml:space="preserve"> взаимодействия с интернет кассой</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r w:rsidRPr="00F96261">
        <w:rPr>
          <w:sz w:val="56"/>
          <w:szCs w:val="56"/>
        </w:rPr>
        <w:t>(</w:t>
      </w:r>
      <w:r w:rsidR="00286616">
        <w:rPr>
          <w:sz w:val="56"/>
          <w:szCs w:val="56"/>
        </w:rPr>
        <w:t xml:space="preserve">Облачный сервис </w:t>
      </w:r>
      <w:r w:rsidRPr="00F96261">
        <w:rPr>
          <w:sz w:val="56"/>
          <w:szCs w:val="56"/>
        </w:rPr>
        <w:t>OrangeData)</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3AB621C1" w14:textId="01F12C1C" w:rsidR="002C3602" w:rsidRDefault="002C3602" w:rsidP="002C3602">
      <w:pPr>
        <w:pStyle w:val="a4"/>
        <w:jc w:val="center"/>
        <w:rPr>
          <w:sz w:val="56"/>
        </w:rPr>
      </w:pPr>
      <w:r>
        <w:rPr>
          <w:sz w:val="56"/>
        </w:rPr>
        <w:t>Версия 2.29.</w:t>
      </w:r>
      <w:r w:rsidR="000E3ED2">
        <w:rPr>
          <w:sz w:val="56"/>
          <w:lang w:val="en-US"/>
        </w:rPr>
        <w:t>1</w:t>
      </w:r>
      <w:r>
        <w:rPr>
          <w:sz w:val="56"/>
        </w:rPr>
        <w:t xml:space="preserve"> от </w:t>
      </w:r>
      <w:r w:rsidR="000E3ED2">
        <w:rPr>
          <w:sz w:val="56"/>
          <w:lang w:val="en-US"/>
        </w:rPr>
        <w:t>15</w:t>
      </w:r>
      <w:r>
        <w:rPr>
          <w:sz w:val="56"/>
        </w:rPr>
        <w:t>.</w:t>
      </w:r>
      <w:r w:rsidR="000E3ED2">
        <w:rPr>
          <w:sz w:val="56"/>
          <w:lang w:val="en-US"/>
        </w:rPr>
        <w:t>11</w:t>
      </w:r>
      <w:r>
        <w:rPr>
          <w:sz w:val="56"/>
        </w:rPr>
        <w:t>.2023</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324F814B" w14:textId="09481326" w:rsidR="00B23B83" w:rsidRDefault="00705CE0">
      <w:pPr>
        <w:pStyle w:val="16"/>
        <w:tabs>
          <w:tab w:val="right" w:leader="dot" w:pos="10762"/>
        </w:tabs>
        <w:rPr>
          <w:rFonts w:eastAsiaTheme="minorEastAsia"/>
          <w:noProof/>
          <w:lang w:eastAsia="ru-RU"/>
        </w:rPr>
      </w:pPr>
      <w:r>
        <w:rPr>
          <w:lang w:eastAsia="ru-RU"/>
        </w:rPr>
        <w:fldChar w:fldCharType="begin"/>
      </w:r>
      <w:r>
        <w:rPr>
          <w:lang w:eastAsia="ru-RU"/>
        </w:rPr>
        <w:instrText xml:space="preserve"> TOC \o "1-4" \h \z \u </w:instrText>
      </w:r>
      <w:r>
        <w:rPr>
          <w:lang w:eastAsia="ru-RU"/>
        </w:rPr>
        <w:fldChar w:fldCharType="separate"/>
      </w:r>
      <w:hyperlink w:anchor="_Toc80026459" w:history="1">
        <w:r w:rsidR="00B23B83" w:rsidRPr="00AC698F">
          <w:rPr>
            <w:rStyle w:val="a5"/>
            <w:noProof/>
          </w:rPr>
          <w:t>1. Общее описание</w:t>
        </w:r>
        <w:r w:rsidR="00B23B83">
          <w:rPr>
            <w:noProof/>
            <w:webHidden/>
          </w:rPr>
          <w:tab/>
        </w:r>
        <w:r w:rsidR="00B23B83">
          <w:rPr>
            <w:noProof/>
            <w:webHidden/>
          </w:rPr>
          <w:fldChar w:fldCharType="begin"/>
        </w:r>
        <w:r w:rsidR="00B23B83">
          <w:rPr>
            <w:noProof/>
            <w:webHidden/>
          </w:rPr>
          <w:instrText xml:space="preserve"> PAGEREF _Toc80026459 \h </w:instrText>
        </w:r>
        <w:r w:rsidR="00B23B83">
          <w:rPr>
            <w:noProof/>
            <w:webHidden/>
          </w:rPr>
        </w:r>
        <w:r w:rsidR="00B23B83">
          <w:rPr>
            <w:noProof/>
            <w:webHidden/>
          </w:rPr>
          <w:fldChar w:fldCharType="separate"/>
        </w:r>
        <w:r w:rsidR="00631D9C">
          <w:rPr>
            <w:noProof/>
            <w:webHidden/>
          </w:rPr>
          <w:t>5</w:t>
        </w:r>
        <w:r w:rsidR="00B23B83">
          <w:rPr>
            <w:noProof/>
            <w:webHidden/>
          </w:rPr>
          <w:fldChar w:fldCharType="end"/>
        </w:r>
      </w:hyperlink>
    </w:p>
    <w:p w14:paraId="2F1FE254" w14:textId="15AAFF8A" w:rsidR="00B23B83" w:rsidRDefault="007921C4">
      <w:pPr>
        <w:pStyle w:val="22"/>
        <w:tabs>
          <w:tab w:val="right" w:leader="dot" w:pos="10762"/>
        </w:tabs>
        <w:rPr>
          <w:rFonts w:eastAsiaTheme="minorEastAsia"/>
          <w:noProof/>
          <w:lang w:eastAsia="ru-RU"/>
        </w:rPr>
      </w:pPr>
      <w:hyperlink w:anchor="_Toc80026460" w:history="1">
        <w:r w:rsidR="00B23B83" w:rsidRPr="00AC698F">
          <w:rPr>
            <w:rStyle w:val="a5"/>
            <w:noProof/>
          </w:rPr>
          <w:t>1.1. Основная информация</w:t>
        </w:r>
        <w:r w:rsidR="00B23B83">
          <w:rPr>
            <w:noProof/>
            <w:webHidden/>
          </w:rPr>
          <w:tab/>
        </w:r>
        <w:r w:rsidR="00B23B83">
          <w:rPr>
            <w:noProof/>
            <w:webHidden/>
          </w:rPr>
          <w:fldChar w:fldCharType="begin"/>
        </w:r>
        <w:r w:rsidR="00B23B83">
          <w:rPr>
            <w:noProof/>
            <w:webHidden/>
          </w:rPr>
          <w:instrText xml:space="preserve"> PAGEREF _Toc80026460 \h </w:instrText>
        </w:r>
        <w:r w:rsidR="00B23B83">
          <w:rPr>
            <w:noProof/>
            <w:webHidden/>
          </w:rPr>
        </w:r>
        <w:r w:rsidR="00B23B83">
          <w:rPr>
            <w:noProof/>
            <w:webHidden/>
          </w:rPr>
          <w:fldChar w:fldCharType="separate"/>
        </w:r>
        <w:r w:rsidR="00631D9C">
          <w:rPr>
            <w:noProof/>
            <w:webHidden/>
          </w:rPr>
          <w:t>5</w:t>
        </w:r>
        <w:r w:rsidR="00B23B83">
          <w:rPr>
            <w:noProof/>
            <w:webHidden/>
          </w:rPr>
          <w:fldChar w:fldCharType="end"/>
        </w:r>
      </w:hyperlink>
    </w:p>
    <w:p w14:paraId="753A8BD0" w14:textId="6ED91333" w:rsidR="00B23B83" w:rsidRDefault="007921C4">
      <w:pPr>
        <w:pStyle w:val="22"/>
        <w:tabs>
          <w:tab w:val="right" w:leader="dot" w:pos="10762"/>
        </w:tabs>
        <w:rPr>
          <w:rFonts w:eastAsiaTheme="minorEastAsia"/>
          <w:noProof/>
          <w:lang w:eastAsia="ru-RU"/>
        </w:rPr>
      </w:pPr>
      <w:hyperlink w:anchor="_Toc80026461" w:history="1">
        <w:r w:rsidR="00B23B83" w:rsidRPr="00AC698F">
          <w:rPr>
            <w:rStyle w:val="a5"/>
            <w:noProof/>
          </w:rPr>
          <w:t xml:space="preserve">1.2. Подключение к </w:t>
        </w:r>
        <w:r w:rsidR="00B23B83" w:rsidRPr="00AC698F">
          <w:rPr>
            <w:rStyle w:val="a5"/>
            <w:noProof/>
            <w:lang w:val="en-US"/>
          </w:rPr>
          <w:t>Orange</w:t>
        </w:r>
        <w:r w:rsidR="00B23B83" w:rsidRPr="00AC698F">
          <w:rPr>
            <w:rStyle w:val="a5"/>
            <w:noProof/>
          </w:rPr>
          <w:t xml:space="preserve"> </w:t>
        </w:r>
        <w:r w:rsidR="00B23B83" w:rsidRPr="00AC698F">
          <w:rPr>
            <w:rStyle w:val="a5"/>
            <w:noProof/>
            <w:lang w:val="en-US"/>
          </w:rPr>
          <w:t>data</w:t>
        </w:r>
        <w:r w:rsidR="00B23B83">
          <w:rPr>
            <w:noProof/>
            <w:webHidden/>
          </w:rPr>
          <w:tab/>
        </w:r>
        <w:r w:rsidR="00B23B83">
          <w:rPr>
            <w:noProof/>
            <w:webHidden/>
          </w:rPr>
          <w:fldChar w:fldCharType="begin"/>
        </w:r>
        <w:r w:rsidR="00B23B83">
          <w:rPr>
            <w:noProof/>
            <w:webHidden/>
          </w:rPr>
          <w:instrText xml:space="preserve"> PAGEREF _Toc80026461 \h </w:instrText>
        </w:r>
        <w:r w:rsidR="00B23B83">
          <w:rPr>
            <w:noProof/>
            <w:webHidden/>
          </w:rPr>
        </w:r>
        <w:r w:rsidR="00B23B83">
          <w:rPr>
            <w:noProof/>
            <w:webHidden/>
          </w:rPr>
          <w:fldChar w:fldCharType="separate"/>
        </w:r>
        <w:r w:rsidR="00631D9C">
          <w:rPr>
            <w:noProof/>
            <w:webHidden/>
          </w:rPr>
          <w:t>8</w:t>
        </w:r>
        <w:r w:rsidR="00B23B83">
          <w:rPr>
            <w:noProof/>
            <w:webHidden/>
          </w:rPr>
          <w:fldChar w:fldCharType="end"/>
        </w:r>
      </w:hyperlink>
    </w:p>
    <w:p w14:paraId="6212A435" w14:textId="7AFB90BA" w:rsidR="00B23B83" w:rsidRDefault="007921C4">
      <w:pPr>
        <w:pStyle w:val="32"/>
        <w:tabs>
          <w:tab w:val="right" w:leader="dot" w:pos="10762"/>
        </w:tabs>
        <w:rPr>
          <w:rFonts w:cstheme="minorBidi"/>
          <w:noProof/>
          <w:sz w:val="22"/>
          <w:szCs w:val="22"/>
        </w:rPr>
      </w:pPr>
      <w:hyperlink w:anchor="_Toc80026462" w:history="1">
        <w:r w:rsidR="00B23B83" w:rsidRPr="00AC698F">
          <w:rPr>
            <w:rStyle w:val="a5"/>
            <w:noProof/>
          </w:rPr>
          <w:t>1.2.1. Две тестовые среды</w:t>
        </w:r>
        <w:r w:rsidR="00B23B83">
          <w:rPr>
            <w:noProof/>
            <w:webHidden/>
          </w:rPr>
          <w:tab/>
        </w:r>
        <w:r w:rsidR="00B23B83">
          <w:rPr>
            <w:noProof/>
            <w:webHidden/>
          </w:rPr>
          <w:fldChar w:fldCharType="begin"/>
        </w:r>
        <w:r w:rsidR="00B23B83">
          <w:rPr>
            <w:noProof/>
            <w:webHidden/>
          </w:rPr>
          <w:instrText xml:space="preserve"> PAGEREF _Toc80026462 \h </w:instrText>
        </w:r>
        <w:r w:rsidR="00B23B83">
          <w:rPr>
            <w:noProof/>
            <w:webHidden/>
          </w:rPr>
        </w:r>
        <w:r w:rsidR="00B23B83">
          <w:rPr>
            <w:noProof/>
            <w:webHidden/>
          </w:rPr>
          <w:fldChar w:fldCharType="separate"/>
        </w:r>
        <w:r w:rsidR="00631D9C">
          <w:rPr>
            <w:noProof/>
            <w:webHidden/>
          </w:rPr>
          <w:t>8</w:t>
        </w:r>
        <w:r w:rsidR="00B23B83">
          <w:rPr>
            <w:noProof/>
            <w:webHidden/>
          </w:rPr>
          <w:fldChar w:fldCharType="end"/>
        </w:r>
      </w:hyperlink>
    </w:p>
    <w:p w14:paraId="00326E3C" w14:textId="4441E178" w:rsidR="00B23B83" w:rsidRDefault="007921C4">
      <w:pPr>
        <w:pStyle w:val="32"/>
        <w:tabs>
          <w:tab w:val="right" w:leader="dot" w:pos="10762"/>
        </w:tabs>
        <w:rPr>
          <w:rFonts w:cstheme="minorBidi"/>
          <w:noProof/>
          <w:sz w:val="22"/>
          <w:szCs w:val="22"/>
        </w:rPr>
      </w:pPr>
      <w:hyperlink w:anchor="_Toc80026463" w:history="1">
        <w:r w:rsidR="00B23B83" w:rsidRPr="00AC698F">
          <w:rPr>
            <w:rStyle w:val="a5"/>
            <w:noProof/>
          </w:rPr>
          <w:t>1.2.2. Производственная среда</w:t>
        </w:r>
        <w:r w:rsidR="00B23B83">
          <w:rPr>
            <w:noProof/>
            <w:webHidden/>
          </w:rPr>
          <w:tab/>
        </w:r>
        <w:r w:rsidR="00B23B83">
          <w:rPr>
            <w:noProof/>
            <w:webHidden/>
          </w:rPr>
          <w:fldChar w:fldCharType="begin"/>
        </w:r>
        <w:r w:rsidR="00B23B83">
          <w:rPr>
            <w:noProof/>
            <w:webHidden/>
          </w:rPr>
          <w:instrText xml:space="preserve"> PAGEREF _Toc80026463 \h </w:instrText>
        </w:r>
        <w:r w:rsidR="00B23B83">
          <w:rPr>
            <w:noProof/>
            <w:webHidden/>
          </w:rPr>
        </w:r>
        <w:r w:rsidR="00B23B83">
          <w:rPr>
            <w:noProof/>
            <w:webHidden/>
          </w:rPr>
          <w:fldChar w:fldCharType="separate"/>
        </w:r>
        <w:r w:rsidR="00631D9C">
          <w:rPr>
            <w:noProof/>
            <w:webHidden/>
          </w:rPr>
          <w:t>10</w:t>
        </w:r>
        <w:r w:rsidR="00B23B83">
          <w:rPr>
            <w:noProof/>
            <w:webHidden/>
          </w:rPr>
          <w:fldChar w:fldCharType="end"/>
        </w:r>
      </w:hyperlink>
    </w:p>
    <w:p w14:paraId="29BB9345" w14:textId="252F8231" w:rsidR="00B23B83" w:rsidRDefault="007921C4">
      <w:pPr>
        <w:pStyle w:val="32"/>
        <w:tabs>
          <w:tab w:val="right" w:leader="dot" w:pos="10762"/>
        </w:tabs>
        <w:rPr>
          <w:rFonts w:cstheme="minorBidi"/>
          <w:noProof/>
          <w:sz w:val="22"/>
          <w:szCs w:val="22"/>
        </w:rPr>
      </w:pPr>
      <w:hyperlink w:anchor="_Toc80026464" w:history="1">
        <w:r w:rsidR="00B23B83" w:rsidRPr="00AC698F">
          <w:rPr>
            <w:rStyle w:val="a5"/>
            <w:noProof/>
          </w:rPr>
          <w:t>1.2.3. Безопасность</w:t>
        </w:r>
        <w:r w:rsidR="00B23B83">
          <w:rPr>
            <w:noProof/>
            <w:webHidden/>
          </w:rPr>
          <w:tab/>
        </w:r>
        <w:r w:rsidR="00B23B83">
          <w:rPr>
            <w:noProof/>
            <w:webHidden/>
          </w:rPr>
          <w:fldChar w:fldCharType="begin"/>
        </w:r>
        <w:r w:rsidR="00B23B83">
          <w:rPr>
            <w:noProof/>
            <w:webHidden/>
          </w:rPr>
          <w:instrText xml:space="preserve"> PAGEREF _Toc80026464 \h </w:instrText>
        </w:r>
        <w:r w:rsidR="00B23B83">
          <w:rPr>
            <w:noProof/>
            <w:webHidden/>
          </w:rPr>
        </w:r>
        <w:r w:rsidR="00B23B83">
          <w:rPr>
            <w:noProof/>
            <w:webHidden/>
          </w:rPr>
          <w:fldChar w:fldCharType="separate"/>
        </w:r>
        <w:r w:rsidR="00631D9C">
          <w:rPr>
            <w:noProof/>
            <w:webHidden/>
          </w:rPr>
          <w:t>10</w:t>
        </w:r>
        <w:r w:rsidR="00B23B83">
          <w:rPr>
            <w:noProof/>
            <w:webHidden/>
          </w:rPr>
          <w:fldChar w:fldCharType="end"/>
        </w:r>
      </w:hyperlink>
    </w:p>
    <w:p w14:paraId="1C0D7CA3" w14:textId="336A2B5D" w:rsidR="00B23B83" w:rsidRDefault="007921C4">
      <w:pPr>
        <w:pStyle w:val="32"/>
        <w:tabs>
          <w:tab w:val="right" w:leader="dot" w:pos="10762"/>
        </w:tabs>
        <w:rPr>
          <w:rFonts w:cstheme="minorBidi"/>
          <w:noProof/>
          <w:sz w:val="22"/>
          <w:szCs w:val="22"/>
        </w:rPr>
      </w:pPr>
      <w:hyperlink w:anchor="_Toc80026465" w:history="1">
        <w:r w:rsidR="00B23B83" w:rsidRPr="00AC698F">
          <w:rPr>
            <w:rStyle w:val="a5"/>
            <w:noProof/>
          </w:rPr>
          <w:t xml:space="preserve">1.2.4. Сертификат </w:t>
        </w:r>
        <w:r w:rsidR="00B23B83" w:rsidRPr="00AC698F">
          <w:rPr>
            <w:rStyle w:val="a5"/>
            <w:noProof/>
            <w:lang w:val="en-US"/>
          </w:rPr>
          <w:t>SSL</w:t>
        </w:r>
        <w:r w:rsidR="00B23B83" w:rsidRPr="00AC698F">
          <w:rPr>
            <w:rStyle w:val="a5"/>
            <w:noProof/>
          </w:rPr>
          <w:t xml:space="preserve"> и ключи для</w:t>
        </w:r>
        <w:r w:rsidR="00B23B83" w:rsidRPr="00AC698F">
          <w:rPr>
            <w:rStyle w:val="a5"/>
            <w:noProof/>
            <w:lang w:val="en-US"/>
          </w:rPr>
          <w:t> </w:t>
        </w:r>
        <w:r w:rsidR="00B23B83" w:rsidRPr="00AC698F">
          <w:rPr>
            <w:rStyle w:val="a5"/>
            <w:noProof/>
          </w:rPr>
          <w:t>тестовой среды</w:t>
        </w:r>
        <w:r w:rsidR="00B23B83">
          <w:rPr>
            <w:noProof/>
            <w:webHidden/>
          </w:rPr>
          <w:tab/>
        </w:r>
        <w:r w:rsidR="00B23B83">
          <w:rPr>
            <w:noProof/>
            <w:webHidden/>
          </w:rPr>
          <w:fldChar w:fldCharType="begin"/>
        </w:r>
        <w:r w:rsidR="00B23B83">
          <w:rPr>
            <w:noProof/>
            <w:webHidden/>
          </w:rPr>
          <w:instrText xml:space="preserve"> PAGEREF _Toc80026465 \h </w:instrText>
        </w:r>
        <w:r w:rsidR="00B23B83">
          <w:rPr>
            <w:noProof/>
            <w:webHidden/>
          </w:rPr>
        </w:r>
        <w:r w:rsidR="00B23B83">
          <w:rPr>
            <w:noProof/>
            <w:webHidden/>
          </w:rPr>
          <w:fldChar w:fldCharType="separate"/>
        </w:r>
        <w:r w:rsidR="00631D9C">
          <w:rPr>
            <w:noProof/>
            <w:webHidden/>
          </w:rPr>
          <w:t>11</w:t>
        </w:r>
        <w:r w:rsidR="00B23B83">
          <w:rPr>
            <w:noProof/>
            <w:webHidden/>
          </w:rPr>
          <w:fldChar w:fldCharType="end"/>
        </w:r>
      </w:hyperlink>
    </w:p>
    <w:p w14:paraId="4C732E6A" w14:textId="42383AA7" w:rsidR="00B23B83" w:rsidRDefault="007921C4">
      <w:pPr>
        <w:pStyle w:val="32"/>
        <w:tabs>
          <w:tab w:val="right" w:leader="dot" w:pos="10762"/>
        </w:tabs>
        <w:rPr>
          <w:rFonts w:cstheme="minorBidi"/>
          <w:noProof/>
          <w:sz w:val="22"/>
          <w:szCs w:val="22"/>
        </w:rPr>
      </w:pPr>
      <w:hyperlink w:anchor="_Toc80026466" w:history="1">
        <w:r w:rsidR="00B23B83" w:rsidRPr="00AC698F">
          <w:rPr>
            <w:rStyle w:val="a5"/>
            <w:noProof/>
          </w:rPr>
          <w:t>1.2.5. Подписание тела запроса</w:t>
        </w:r>
        <w:r w:rsidR="00B23B83">
          <w:rPr>
            <w:noProof/>
            <w:webHidden/>
          </w:rPr>
          <w:tab/>
        </w:r>
        <w:r w:rsidR="00B23B83">
          <w:rPr>
            <w:noProof/>
            <w:webHidden/>
          </w:rPr>
          <w:fldChar w:fldCharType="begin"/>
        </w:r>
        <w:r w:rsidR="00B23B83">
          <w:rPr>
            <w:noProof/>
            <w:webHidden/>
          </w:rPr>
          <w:instrText xml:space="preserve"> PAGEREF _Toc80026466 \h </w:instrText>
        </w:r>
        <w:r w:rsidR="00B23B83">
          <w:rPr>
            <w:noProof/>
            <w:webHidden/>
          </w:rPr>
        </w:r>
        <w:r w:rsidR="00B23B83">
          <w:rPr>
            <w:noProof/>
            <w:webHidden/>
          </w:rPr>
          <w:fldChar w:fldCharType="separate"/>
        </w:r>
        <w:r w:rsidR="00631D9C">
          <w:rPr>
            <w:noProof/>
            <w:webHidden/>
          </w:rPr>
          <w:t>12</w:t>
        </w:r>
        <w:r w:rsidR="00B23B83">
          <w:rPr>
            <w:noProof/>
            <w:webHidden/>
          </w:rPr>
          <w:fldChar w:fldCharType="end"/>
        </w:r>
      </w:hyperlink>
    </w:p>
    <w:p w14:paraId="79C870FF" w14:textId="5C45ABFA" w:rsidR="00B23B83" w:rsidRDefault="007921C4">
      <w:pPr>
        <w:pStyle w:val="32"/>
        <w:tabs>
          <w:tab w:val="right" w:leader="dot" w:pos="10762"/>
        </w:tabs>
        <w:rPr>
          <w:rFonts w:cstheme="minorBidi"/>
          <w:noProof/>
          <w:sz w:val="22"/>
          <w:szCs w:val="22"/>
        </w:rPr>
      </w:pPr>
      <w:hyperlink w:anchor="_Toc80026467" w:history="1">
        <w:r w:rsidR="00B23B83" w:rsidRPr="00AC698F">
          <w:rPr>
            <w:rStyle w:val="a5"/>
            <w:noProof/>
          </w:rPr>
          <w:t>1.2.6. Формат сообщения и кодировка текста</w:t>
        </w:r>
        <w:r w:rsidR="00B23B83">
          <w:rPr>
            <w:noProof/>
            <w:webHidden/>
          </w:rPr>
          <w:tab/>
        </w:r>
        <w:r w:rsidR="00B23B83">
          <w:rPr>
            <w:noProof/>
            <w:webHidden/>
          </w:rPr>
          <w:fldChar w:fldCharType="begin"/>
        </w:r>
        <w:r w:rsidR="00B23B83">
          <w:rPr>
            <w:noProof/>
            <w:webHidden/>
          </w:rPr>
          <w:instrText xml:space="preserve"> PAGEREF _Toc80026467 \h </w:instrText>
        </w:r>
        <w:r w:rsidR="00B23B83">
          <w:rPr>
            <w:noProof/>
            <w:webHidden/>
          </w:rPr>
        </w:r>
        <w:r w:rsidR="00B23B83">
          <w:rPr>
            <w:noProof/>
            <w:webHidden/>
          </w:rPr>
          <w:fldChar w:fldCharType="separate"/>
        </w:r>
        <w:r w:rsidR="00631D9C">
          <w:rPr>
            <w:noProof/>
            <w:webHidden/>
          </w:rPr>
          <w:t>12</w:t>
        </w:r>
        <w:r w:rsidR="00B23B83">
          <w:rPr>
            <w:noProof/>
            <w:webHidden/>
          </w:rPr>
          <w:fldChar w:fldCharType="end"/>
        </w:r>
      </w:hyperlink>
    </w:p>
    <w:p w14:paraId="19A3D456" w14:textId="6E1C8E17" w:rsidR="00B23B83" w:rsidRDefault="007921C4">
      <w:pPr>
        <w:pStyle w:val="22"/>
        <w:tabs>
          <w:tab w:val="right" w:leader="dot" w:pos="10762"/>
        </w:tabs>
        <w:rPr>
          <w:rFonts w:eastAsiaTheme="minorEastAsia"/>
          <w:noProof/>
          <w:lang w:eastAsia="ru-RU"/>
        </w:rPr>
      </w:pPr>
      <w:hyperlink w:anchor="_Toc80026468" w:history="1">
        <w:r w:rsidR="00B23B83" w:rsidRPr="00AC698F">
          <w:rPr>
            <w:rStyle w:val="a5"/>
            <w:noProof/>
          </w:rPr>
          <w:t>1.3. Запрос с примером подписи</w:t>
        </w:r>
        <w:r w:rsidR="00B23B83">
          <w:rPr>
            <w:noProof/>
            <w:webHidden/>
          </w:rPr>
          <w:tab/>
        </w:r>
        <w:r w:rsidR="00B23B83">
          <w:rPr>
            <w:noProof/>
            <w:webHidden/>
          </w:rPr>
          <w:fldChar w:fldCharType="begin"/>
        </w:r>
        <w:r w:rsidR="00B23B83">
          <w:rPr>
            <w:noProof/>
            <w:webHidden/>
          </w:rPr>
          <w:instrText xml:space="preserve"> PAGEREF _Toc80026468 \h </w:instrText>
        </w:r>
        <w:r w:rsidR="00B23B83">
          <w:rPr>
            <w:noProof/>
            <w:webHidden/>
          </w:rPr>
        </w:r>
        <w:r w:rsidR="00B23B83">
          <w:rPr>
            <w:noProof/>
            <w:webHidden/>
          </w:rPr>
          <w:fldChar w:fldCharType="separate"/>
        </w:r>
        <w:r w:rsidR="00631D9C">
          <w:rPr>
            <w:noProof/>
            <w:webHidden/>
          </w:rPr>
          <w:t>13</w:t>
        </w:r>
        <w:r w:rsidR="00B23B83">
          <w:rPr>
            <w:noProof/>
            <w:webHidden/>
          </w:rPr>
          <w:fldChar w:fldCharType="end"/>
        </w:r>
      </w:hyperlink>
    </w:p>
    <w:p w14:paraId="3D1597B9" w14:textId="589A521D" w:rsidR="00B23B83" w:rsidRDefault="007921C4">
      <w:pPr>
        <w:pStyle w:val="22"/>
        <w:tabs>
          <w:tab w:val="right" w:leader="dot" w:pos="10762"/>
        </w:tabs>
        <w:rPr>
          <w:rFonts w:eastAsiaTheme="minorEastAsia"/>
          <w:noProof/>
          <w:lang w:eastAsia="ru-RU"/>
        </w:rPr>
      </w:pPr>
      <w:hyperlink w:anchor="_Toc80026469" w:history="1">
        <w:r w:rsidR="00B23B83" w:rsidRPr="00AC698F">
          <w:rPr>
            <w:rStyle w:val="a5"/>
            <w:noProof/>
          </w:rPr>
          <w:t>1.4. Тестирование API с применением Postman и Signature Generator.</w:t>
        </w:r>
        <w:r w:rsidR="00B23B83">
          <w:rPr>
            <w:noProof/>
            <w:webHidden/>
          </w:rPr>
          <w:tab/>
        </w:r>
        <w:r w:rsidR="00B23B83">
          <w:rPr>
            <w:noProof/>
            <w:webHidden/>
          </w:rPr>
          <w:fldChar w:fldCharType="begin"/>
        </w:r>
        <w:r w:rsidR="00B23B83">
          <w:rPr>
            <w:noProof/>
            <w:webHidden/>
          </w:rPr>
          <w:instrText xml:space="preserve"> PAGEREF _Toc80026469 \h </w:instrText>
        </w:r>
        <w:r w:rsidR="00B23B83">
          <w:rPr>
            <w:noProof/>
            <w:webHidden/>
          </w:rPr>
        </w:r>
        <w:r w:rsidR="00B23B83">
          <w:rPr>
            <w:noProof/>
            <w:webHidden/>
          </w:rPr>
          <w:fldChar w:fldCharType="separate"/>
        </w:r>
        <w:r w:rsidR="00631D9C">
          <w:rPr>
            <w:noProof/>
            <w:webHidden/>
          </w:rPr>
          <w:t>18</w:t>
        </w:r>
        <w:r w:rsidR="00B23B83">
          <w:rPr>
            <w:noProof/>
            <w:webHidden/>
          </w:rPr>
          <w:fldChar w:fldCharType="end"/>
        </w:r>
      </w:hyperlink>
    </w:p>
    <w:p w14:paraId="006A5BB1" w14:textId="2DCDC5C7" w:rsidR="00B23B83" w:rsidRDefault="007921C4">
      <w:pPr>
        <w:pStyle w:val="16"/>
        <w:tabs>
          <w:tab w:val="right" w:leader="dot" w:pos="10762"/>
        </w:tabs>
        <w:rPr>
          <w:rFonts w:eastAsiaTheme="minorEastAsia"/>
          <w:noProof/>
          <w:lang w:eastAsia="ru-RU"/>
        </w:rPr>
      </w:pPr>
      <w:hyperlink w:anchor="_Toc80026470" w:history="1">
        <w:r w:rsidR="00B23B83" w:rsidRPr="00AC698F">
          <w:rPr>
            <w:rStyle w:val="a5"/>
            <w:noProof/>
          </w:rPr>
          <w:t>2. Запросы</w:t>
        </w:r>
        <w:r w:rsidR="00B23B83">
          <w:rPr>
            <w:noProof/>
            <w:webHidden/>
          </w:rPr>
          <w:tab/>
        </w:r>
        <w:r w:rsidR="00B23B83">
          <w:rPr>
            <w:noProof/>
            <w:webHidden/>
          </w:rPr>
          <w:fldChar w:fldCharType="begin"/>
        </w:r>
        <w:r w:rsidR="00B23B83">
          <w:rPr>
            <w:noProof/>
            <w:webHidden/>
          </w:rPr>
          <w:instrText xml:space="preserve"> PAGEREF _Toc80026470 \h </w:instrText>
        </w:r>
        <w:r w:rsidR="00B23B83">
          <w:rPr>
            <w:noProof/>
            <w:webHidden/>
          </w:rPr>
        </w:r>
        <w:r w:rsidR="00B23B83">
          <w:rPr>
            <w:noProof/>
            <w:webHidden/>
          </w:rPr>
          <w:fldChar w:fldCharType="separate"/>
        </w:r>
        <w:r w:rsidR="00631D9C">
          <w:rPr>
            <w:noProof/>
            <w:webHidden/>
          </w:rPr>
          <w:t>19</w:t>
        </w:r>
        <w:r w:rsidR="00B23B83">
          <w:rPr>
            <w:noProof/>
            <w:webHidden/>
          </w:rPr>
          <w:fldChar w:fldCharType="end"/>
        </w:r>
      </w:hyperlink>
    </w:p>
    <w:p w14:paraId="0B4C53B8" w14:textId="29AE0373" w:rsidR="00B23B83" w:rsidRDefault="007921C4">
      <w:pPr>
        <w:pStyle w:val="22"/>
        <w:tabs>
          <w:tab w:val="right" w:leader="dot" w:pos="10762"/>
        </w:tabs>
        <w:rPr>
          <w:rFonts w:eastAsiaTheme="minorEastAsia"/>
          <w:noProof/>
          <w:lang w:eastAsia="ru-RU"/>
        </w:rPr>
      </w:pPr>
      <w:hyperlink w:anchor="_Toc80026471" w:history="1">
        <w:r w:rsidR="00B23B83" w:rsidRPr="00AC698F">
          <w:rPr>
            <w:rStyle w:val="a5"/>
            <w:noProof/>
          </w:rPr>
          <w:t>2.1 Создание чека</w:t>
        </w:r>
        <w:r w:rsidR="00B23B83">
          <w:rPr>
            <w:noProof/>
            <w:webHidden/>
          </w:rPr>
          <w:tab/>
        </w:r>
        <w:r w:rsidR="00B23B83">
          <w:rPr>
            <w:noProof/>
            <w:webHidden/>
          </w:rPr>
          <w:fldChar w:fldCharType="begin"/>
        </w:r>
        <w:r w:rsidR="00B23B83">
          <w:rPr>
            <w:noProof/>
            <w:webHidden/>
          </w:rPr>
          <w:instrText xml:space="preserve"> PAGEREF _Toc80026471 \h </w:instrText>
        </w:r>
        <w:r w:rsidR="00B23B83">
          <w:rPr>
            <w:noProof/>
            <w:webHidden/>
          </w:rPr>
        </w:r>
        <w:r w:rsidR="00B23B83">
          <w:rPr>
            <w:noProof/>
            <w:webHidden/>
          </w:rPr>
          <w:fldChar w:fldCharType="separate"/>
        </w:r>
        <w:r w:rsidR="00631D9C">
          <w:rPr>
            <w:noProof/>
            <w:webHidden/>
          </w:rPr>
          <w:t>19</w:t>
        </w:r>
        <w:r w:rsidR="00B23B83">
          <w:rPr>
            <w:noProof/>
            <w:webHidden/>
          </w:rPr>
          <w:fldChar w:fldCharType="end"/>
        </w:r>
      </w:hyperlink>
    </w:p>
    <w:p w14:paraId="0A347917" w14:textId="58E83383" w:rsidR="00B23B83" w:rsidRDefault="007921C4">
      <w:pPr>
        <w:pStyle w:val="32"/>
        <w:tabs>
          <w:tab w:val="right" w:leader="dot" w:pos="10762"/>
        </w:tabs>
        <w:rPr>
          <w:rFonts w:cstheme="minorBidi"/>
          <w:noProof/>
          <w:sz w:val="22"/>
          <w:szCs w:val="22"/>
        </w:rPr>
      </w:pPr>
      <w:hyperlink w:anchor="_Toc80026472" w:history="1">
        <w:r w:rsidR="00B23B83" w:rsidRPr="00AC698F">
          <w:rPr>
            <w:rStyle w:val="a5"/>
            <w:noProof/>
          </w:rPr>
          <w:t>2.1.1 Тело запроса</w:t>
        </w:r>
        <w:r w:rsidR="00B23B83">
          <w:rPr>
            <w:noProof/>
            <w:webHidden/>
          </w:rPr>
          <w:tab/>
        </w:r>
        <w:r w:rsidR="00B23B83">
          <w:rPr>
            <w:noProof/>
            <w:webHidden/>
          </w:rPr>
          <w:fldChar w:fldCharType="begin"/>
        </w:r>
        <w:r w:rsidR="00B23B83">
          <w:rPr>
            <w:noProof/>
            <w:webHidden/>
          </w:rPr>
          <w:instrText xml:space="preserve"> PAGEREF _Toc80026472 \h </w:instrText>
        </w:r>
        <w:r w:rsidR="00B23B83">
          <w:rPr>
            <w:noProof/>
            <w:webHidden/>
          </w:rPr>
        </w:r>
        <w:r w:rsidR="00B23B83">
          <w:rPr>
            <w:noProof/>
            <w:webHidden/>
          </w:rPr>
          <w:fldChar w:fldCharType="separate"/>
        </w:r>
        <w:r w:rsidR="00631D9C">
          <w:rPr>
            <w:noProof/>
            <w:webHidden/>
          </w:rPr>
          <w:t>20</w:t>
        </w:r>
        <w:r w:rsidR="00B23B83">
          <w:rPr>
            <w:noProof/>
            <w:webHidden/>
          </w:rPr>
          <w:fldChar w:fldCharType="end"/>
        </w:r>
      </w:hyperlink>
    </w:p>
    <w:p w14:paraId="1A160BA9" w14:textId="12CF545E" w:rsidR="00B23B83" w:rsidRDefault="007921C4">
      <w:pPr>
        <w:pStyle w:val="42"/>
        <w:tabs>
          <w:tab w:val="right" w:leader="dot" w:pos="10762"/>
        </w:tabs>
        <w:rPr>
          <w:rFonts w:eastAsiaTheme="minorEastAsia"/>
          <w:noProof/>
          <w:lang w:eastAsia="ru-RU"/>
        </w:rPr>
      </w:pPr>
      <w:hyperlink w:anchor="_Toc80026473" w:history="1">
        <w:r w:rsidR="00B23B83" w:rsidRPr="00AC698F">
          <w:rPr>
            <w:rStyle w:val="a5"/>
            <w:rFonts w:cs="Arial"/>
            <w:noProof/>
          </w:rPr>
          <w:t>2.1.1.1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_Toc80026473 \h </w:instrText>
        </w:r>
        <w:r w:rsidR="00B23B83">
          <w:rPr>
            <w:noProof/>
            <w:webHidden/>
          </w:rPr>
        </w:r>
        <w:r w:rsidR="00B23B83">
          <w:rPr>
            <w:noProof/>
            <w:webHidden/>
          </w:rPr>
          <w:fldChar w:fldCharType="separate"/>
        </w:r>
        <w:r w:rsidR="00631D9C">
          <w:rPr>
            <w:noProof/>
            <w:webHidden/>
          </w:rPr>
          <w:t>21</w:t>
        </w:r>
        <w:r w:rsidR="00B23B83">
          <w:rPr>
            <w:noProof/>
            <w:webHidden/>
          </w:rPr>
          <w:fldChar w:fldCharType="end"/>
        </w:r>
      </w:hyperlink>
    </w:p>
    <w:p w14:paraId="5ACA193D" w14:textId="6F68E5F5" w:rsidR="00B23B83" w:rsidRDefault="007921C4">
      <w:pPr>
        <w:pStyle w:val="42"/>
        <w:tabs>
          <w:tab w:val="right" w:leader="dot" w:pos="10762"/>
        </w:tabs>
        <w:rPr>
          <w:rFonts w:eastAsiaTheme="minorEastAsia"/>
          <w:noProof/>
          <w:lang w:eastAsia="ru-RU"/>
        </w:rPr>
      </w:pPr>
      <w:hyperlink w:anchor="_Toc80026474" w:history="1">
        <w:r w:rsidR="00B23B83" w:rsidRPr="00AC698F">
          <w:rPr>
            <w:rStyle w:val="a5"/>
            <w:rFonts w:cs="Arial"/>
            <w:noProof/>
          </w:rPr>
          <w:t>2.1.1.2</w:t>
        </w:r>
        <w:r w:rsidR="00B23B83" w:rsidRPr="00AC698F">
          <w:rPr>
            <w:rStyle w:val="a5"/>
            <w:noProof/>
          </w:rPr>
          <w:t xml:space="preserve"> Предмет расчета</w:t>
        </w:r>
        <w:r w:rsidR="00B23B83">
          <w:rPr>
            <w:noProof/>
            <w:webHidden/>
          </w:rPr>
          <w:tab/>
        </w:r>
        <w:r w:rsidR="00B23B83">
          <w:rPr>
            <w:noProof/>
            <w:webHidden/>
          </w:rPr>
          <w:fldChar w:fldCharType="begin"/>
        </w:r>
        <w:r w:rsidR="00B23B83">
          <w:rPr>
            <w:noProof/>
            <w:webHidden/>
          </w:rPr>
          <w:instrText xml:space="preserve"> PAGEREF _Toc80026474 \h </w:instrText>
        </w:r>
        <w:r w:rsidR="00B23B83">
          <w:rPr>
            <w:noProof/>
            <w:webHidden/>
          </w:rPr>
        </w:r>
        <w:r w:rsidR="00B23B83">
          <w:rPr>
            <w:noProof/>
            <w:webHidden/>
          </w:rPr>
          <w:fldChar w:fldCharType="separate"/>
        </w:r>
        <w:r w:rsidR="00631D9C">
          <w:rPr>
            <w:noProof/>
            <w:webHidden/>
          </w:rPr>
          <w:t>28</w:t>
        </w:r>
        <w:r w:rsidR="00B23B83">
          <w:rPr>
            <w:noProof/>
            <w:webHidden/>
          </w:rPr>
          <w:fldChar w:fldCharType="end"/>
        </w:r>
      </w:hyperlink>
    </w:p>
    <w:p w14:paraId="16371C41" w14:textId="2278EDE7" w:rsidR="00B23B83" w:rsidRDefault="007921C4">
      <w:pPr>
        <w:pStyle w:val="42"/>
        <w:tabs>
          <w:tab w:val="right" w:leader="dot" w:pos="10762"/>
        </w:tabs>
        <w:rPr>
          <w:rFonts w:eastAsiaTheme="minorEastAsia"/>
          <w:noProof/>
          <w:lang w:eastAsia="ru-RU"/>
        </w:rPr>
      </w:pPr>
      <w:hyperlink w:anchor="_Toc80026475" w:history="1">
        <w:r w:rsidR="00B23B83" w:rsidRPr="00AC698F">
          <w:rPr>
            <w:rStyle w:val="a5"/>
            <w:rFonts w:cs="Arial"/>
            <w:noProof/>
          </w:rPr>
          <w:t>2.1.1.3</w:t>
        </w:r>
        <w:r w:rsidR="00B23B83" w:rsidRPr="00AC698F">
          <w:rPr>
            <w:rStyle w:val="a5"/>
            <w:noProof/>
          </w:rPr>
          <w:t xml:space="preserve"> Параметры закрытия чека</w:t>
        </w:r>
        <w:r w:rsidR="00B23B83">
          <w:rPr>
            <w:noProof/>
            <w:webHidden/>
          </w:rPr>
          <w:tab/>
        </w:r>
        <w:r w:rsidR="00B23B83">
          <w:rPr>
            <w:noProof/>
            <w:webHidden/>
          </w:rPr>
          <w:fldChar w:fldCharType="begin"/>
        </w:r>
        <w:r w:rsidR="00B23B83">
          <w:rPr>
            <w:noProof/>
            <w:webHidden/>
          </w:rPr>
          <w:instrText xml:space="preserve"> PAGEREF _Toc80026475 \h </w:instrText>
        </w:r>
        <w:r w:rsidR="00B23B83">
          <w:rPr>
            <w:noProof/>
            <w:webHidden/>
          </w:rPr>
        </w:r>
        <w:r w:rsidR="00B23B83">
          <w:rPr>
            <w:noProof/>
            <w:webHidden/>
          </w:rPr>
          <w:fldChar w:fldCharType="separate"/>
        </w:r>
        <w:r w:rsidR="00631D9C">
          <w:rPr>
            <w:noProof/>
            <w:webHidden/>
          </w:rPr>
          <w:t>40</w:t>
        </w:r>
        <w:r w:rsidR="00B23B83">
          <w:rPr>
            <w:noProof/>
            <w:webHidden/>
          </w:rPr>
          <w:fldChar w:fldCharType="end"/>
        </w:r>
      </w:hyperlink>
    </w:p>
    <w:p w14:paraId="5B43B8BC" w14:textId="2EE0F7F9" w:rsidR="00B23B83" w:rsidRDefault="007921C4">
      <w:pPr>
        <w:pStyle w:val="42"/>
        <w:tabs>
          <w:tab w:val="right" w:leader="dot" w:pos="10762"/>
        </w:tabs>
        <w:rPr>
          <w:rFonts w:eastAsiaTheme="minorEastAsia"/>
          <w:noProof/>
          <w:lang w:eastAsia="ru-RU"/>
        </w:rPr>
      </w:pPr>
      <w:hyperlink w:anchor="_Toc80026476" w:history="1">
        <w:r w:rsidR="00B23B83" w:rsidRPr="00AC698F">
          <w:rPr>
            <w:rStyle w:val="a5"/>
            <w:rFonts w:cs="Arial"/>
            <w:noProof/>
          </w:rPr>
          <w:t>2.1.1.</w:t>
        </w:r>
        <w:r w:rsidR="00B23B83" w:rsidRPr="00AC698F">
          <w:rPr>
            <w:rStyle w:val="a5"/>
            <w:rFonts w:cs="Arial"/>
            <w:noProof/>
            <w:lang w:val="en-US"/>
          </w:rPr>
          <w:t>4</w:t>
        </w:r>
        <w:r w:rsidR="00B23B83" w:rsidRPr="00AC698F">
          <w:rPr>
            <w:rStyle w:val="a5"/>
            <w:noProof/>
          </w:rPr>
          <w:t xml:space="preserve"> Оплата</w:t>
        </w:r>
        <w:r w:rsidR="00B23B83">
          <w:rPr>
            <w:noProof/>
            <w:webHidden/>
          </w:rPr>
          <w:tab/>
        </w:r>
        <w:r w:rsidR="00B23B83">
          <w:rPr>
            <w:noProof/>
            <w:webHidden/>
          </w:rPr>
          <w:fldChar w:fldCharType="begin"/>
        </w:r>
        <w:r w:rsidR="00B23B83">
          <w:rPr>
            <w:noProof/>
            <w:webHidden/>
          </w:rPr>
          <w:instrText xml:space="preserve"> PAGEREF _Toc80026476 \h </w:instrText>
        </w:r>
        <w:r w:rsidR="00B23B83">
          <w:rPr>
            <w:noProof/>
            <w:webHidden/>
          </w:rPr>
        </w:r>
        <w:r w:rsidR="00B23B83">
          <w:rPr>
            <w:noProof/>
            <w:webHidden/>
          </w:rPr>
          <w:fldChar w:fldCharType="separate"/>
        </w:r>
        <w:r w:rsidR="00631D9C">
          <w:rPr>
            <w:noProof/>
            <w:webHidden/>
          </w:rPr>
          <w:t>40</w:t>
        </w:r>
        <w:r w:rsidR="00B23B83">
          <w:rPr>
            <w:noProof/>
            <w:webHidden/>
          </w:rPr>
          <w:fldChar w:fldCharType="end"/>
        </w:r>
      </w:hyperlink>
    </w:p>
    <w:p w14:paraId="5012FD4E" w14:textId="1B11D73A" w:rsidR="00B23B83" w:rsidRDefault="007921C4">
      <w:pPr>
        <w:pStyle w:val="42"/>
        <w:tabs>
          <w:tab w:val="right" w:leader="dot" w:pos="10762"/>
        </w:tabs>
        <w:rPr>
          <w:rFonts w:eastAsiaTheme="minorEastAsia"/>
          <w:noProof/>
          <w:lang w:eastAsia="ru-RU"/>
        </w:rPr>
      </w:pPr>
      <w:hyperlink w:anchor="_Toc80026477" w:history="1">
        <w:r w:rsidR="00B23B83" w:rsidRPr="00AC698F">
          <w:rPr>
            <w:rStyle w:val="a5"/>
            <w:rFonts w:cs="Arial"/>
            <w:noProof/>
          </w:rPr>
          <w:t>2.1.1.</w:t>
        </w:r>
        <w:r w:rsidR="00B23B83" w:rsidRPr="00AC698F">
          <w:rPr>
            <w:rStyle w:val="a5"/>
            <w:rFonts w:cs="Arial"/>
            <w:noProof/>
            <w:lang w:val="en-US"/>
          </w:rPr>
          <w:t>5</w:t>
        </w:r>
        <w:r w:rsidR="00B23B83" w:rsidRPr="00AC698F">
          <w:rPr>
            <w:rStyle w:val="a5"/>
            <w:noProof/>
          </w:rPr>
          <w:t xml:space="preserve"> Дополнительный реквизит пользователя</w:t>
        </w:r>
        <w:r w:rsidR="00B23B83">
          <w:rPr>
            <w:noProof/>
            <w:webHidden/>
          </w:rPr>
          <w:tab/>
        </w:r>
        <w:r w:rsidR="00B23B83">
          <w:rPr>
            <w:noProof/>
            <w:webHidden/>
          </w:rPr>
          <w:fldChar w:fldCharType="begin"/>
        </w:r>
        <w:r w:rsidR="00B23B83">
          <w:rPr>
            <w:noProof/>
            <w:webHidden/>
          </w:rPr>
          <w:instrText xml:space="preserve"> PAGEREF _Toc80026477 \h </w:instrText>
        </w:r>
        <w:r w:rsidR="00B23B83">
          <w:rPr>
            <w:noProof/>
            <w:webHidden/>
          </w:rPr>
        </w:r>
        <w:r w:rsidR="00B23B83">
          <w:rPr>
            <w:noProof/>
            <w:webHidden/>
          </w:rPr>
          <w:fldChar w:fldCharType="separate"/>
        </w:r>
        <w:r w:rsidR="00631D9C">
          <w:rPr>
            <w:noProof/>
            <w:webHidden/>
          </w:rPr>
          <w:t>41</w:t>
        </w:r>
        <w:r w:rsidR="00B23B83">
          <w:rPr>
            <w:noProof/>
            <w:webHidden/>
          </w:rPr>
          <w:fldChar w:fldCharType="end"/>
        </w:r>
      </w:hyperlink>
    </w:p>
    <w:p w14:paraId="038C8097" w14:textId="74D50B85" w:rsidR="00B23B83" w:rsidRDefault="007921C4">
      <w:pPr>
        <w:pStyle w:val="42"/>
        <w:tabs>
          <w:tab w:val="right" w:leader="dot" w:pos="10762"/>
        </w:tabs>
        <w:rPr>
          <w:rFonts w:eastAsiaTheme="minorEastAsia"/>
          <w:noProof/>
          <w:lang w:eastAsia="ru-RU"/>
        </w:rPr>
      </w:pPr>
      <w:hyperlink w:anchor="_Toc80026478" w:history="1">
        <w:r w:rsidR="00B23B83" w:rsidRPr="00AC698F">
          <w:rPr>
            <w:rStyle w:val="a5"/>
            <w:rFonts w:cs="Arial"/>
            <w:noProof/>
          </w:rPr>
          <w:t>2.1.1.6</w:t>
        </w:r>
        <w:r w:rsidR="00B23B83" w:rsidRPr="00AC698F">
          <w:rPr>
            <w:rStyle w:val="a5"/>
            <w:noProof/>
          </w:rPr>
          <w:t xml:space="preserve"> Данные поставщика</w:t>
        </w:r>
        <w:r w:rsidR="00B23B83">
          <w:rPr>
            <w:noProof/>
            <w:webHidden/>
          </w:rPr>
          <w:tab/>
        </w:r>
        <w:r w:rsidR="00B23B83">
          <w:rPr>
            <w:noProof/>
            <w:webHidden/>
          </w:rPr>
          <w:fldChar w:fldCharType="begin"/>
        </w:r>
        <w:r w:rsidR="00B23B83">
          <w:rPr>
            <w:noProof/>
            <w:webHidden/>
          </w:rPr>
          <w:instrText xml:space="preserve"> PAGEREF _Toc80026478 \h </w:instrText>
        </w:r>
        <w:r w:rsidR="00B23B83">
          <w:rPr>
            <w:noProof/>
            <w:webHidden/>
          </w:rPr>
        </w:r>
        <w:r w:rsidR="00B23B83">
          <w:rPr>
            <w:noProof/>
            <w:webHidden/>
          </w:rPr>
          <w:fldChar w:fldCharType="separate"/>
        </w:r>
        <w:r w:rsidR="00631D9C">
          <w:rPr>
            <w:noProof/>
            <w:webHidden/>
          </w:rPr>
          <w:t>41</w:t>
        </w:r>
        <w:r w:rsidR="00B23B83">
          <w:rPr>
            <w:noProof/>
            <w:webHidden/>
          </w:rPr>
          <w:fldChar w:fldCharType="end"/>
        </w:r>
      </w:hyperlink>
    </w:p>
    <w:p w14:paraId="402DDFDF" w14:textId="10D8CFA0" w:rsidR="00B23B83" w:rsidRDefault="007921C4">
      <w:pPr>
        <w:pStyle w:val="42"/>
        <w:tabs>
          <w:tab w:val="right" w:leader="dot" w:pos="10762"/>
        </w:tabs>
        <w:rPr>
          <w:rFonts w:eastAsiaTheme="minorEastAsia"/>
          <w:noProof/>
          <w:lang w:eastAsia="ru-RU"/>
        </w:rPr>
      </w:pPr>
      <w:hyperlink w:anchor="_Toc80026479" w:history="1">
        <w:r w:rsidR="00B23B83" w:rsidRPr="00AC698F">
          <w:rPr>
            <w:rStyle w:val="a5"/>
            <w:rFonts w:cs="Arial"/>
            <w:noProof/>
          </w:rPr>
          <w:t>2.1.1.7</w:t>
        </w:r>
        <w:r w:rsidR="00B23B83" w:rsidRPr="00AC698F">
          <w:rPr>
            <w:rStyle w:val="a5"/>
            <w:noProof/>
          </w:rPr>
          <w:t xml:space="preserve"> Данные агента</w:t>
        </w:r>
        <w:r w:rsidR="00B23B83">
          <w:rPr>
            <w:noProof/>
            <w:webHidden/>
          </w:rPr>
          <w:tab/>
        </w:r>
        <w:r w:rsidR="00B23B83">
          <w:rPr>
            <w:noProof/>
            <w:webHidden/>
          </w:rPr>
          <w:fldChar w:fldCharType="begin"/>
        </w:r>
        <w:r w:rsidR="00B23B83">
          <w:rPr>
            <w:noProof/>
            <w:webHidden/>
          </w:rPr>
          <w:instrText xml:space="preserve"> PAGEREF _Toc80026479 \h </w:instrText>
        </w:r>
        <w:r w:rsidR="00B23B83">
          <w:rPr>
            <w:noProof/>
            <w:webHidden/>
          </w:rPr>
        </w:r>
        <w:r w:rsidR="00B23B83">
          <w:rPr>
            <w:noProof/>
            <w:webHidden/>
          </w:rPr>
          <w:fldChar w:fldCharType="separate"/>
        </w:r>
        <w:r w:rsidR="00631D9C">
          <w:rPr>
            <w:noProof/>
            <w:webHidden/>
          </w:rPr>
          <w:t>42</w:t>
        </w:r>
        <w:r w:rsidR="00B23B83">
          <w:rPr>
            <w:noProof/>
            <w:webHidden/>
          </w:rPr>
          <w:fldChar w:fldCharType="end"/>
        </w:r>
      </w:hyperlink>
    </w:p>
    <w:p w14:paraId="3AF23EA3" w14:textId="23F8F3B7" w:rsidR="00B23B83" w:rsidRDefault="007921C4">
      <w:pPr>
        <w:pStyle w:val="42"/>
        <w:tabs>
          <w:tab w:val="right" w:leader="dot" w:pos="10762"/>
        </w:tabs>
        <w:rPr>
          <w:rFonts w:eastAsiaTheme="minorEastAsia"/>
          <w:noProof/>
          <w:lang w:eastAsia="ru-RU"/>
        </w:rPr>
      </w:pPr>
      <w:hyperlink w:anchor="_Toc80026480" w:history="1">
        <w:r w:rsidR="00B23B83" w:rsidRPr="00AC698F">
          <w:rPr>
            <w:rStyle w:val="a5"/>
            <w:rFonts w:cs="Arial"/>
            <w:noProof/>
          </w:rPr>
          <w:t>2.1.1.</w:t>
        </w:r>
        <w:r w:rsidR="00B23B83" w:rsidRPr="00AC698F">
          <w:rPr>
            <w:rStyle w:val="a5"/>
            <w:rFonts w:cs="Arial"/>
            <w:noProof/>
            <w:lang w:val="en-US"/>
          </w:rPr>
          <w:t>8</w:t>
        </w:r>
        <w:r w:rsidR="00B23B83" w:rsidRPr="00AC698F">
          <w:rPr>
            <w:rStyle w:val="a5"/>
            <w:noProof/>
          </w:rPr>
          <w:t xml:space="preserve"> Сведения о покупателе (клиенте)</w:t>
        </w:r>
        <w:r w:rsidR="00B23B83" w:rsidRPr="00AC698F">
          <w:rPr>
            <w:rStyle w:val="a5"/>
            <w:noProof/>
            <w:lang w:val="en-US"/>
          </w:rPr>
          <w:t>, 1256</w:t>
        </w:r>
        <w:r w:rsidR="00B23B83">
          <w:rPr>
            <w:noProof/>
            <w:webHidden/>
          </w:rPr>
          <w:tab/>
        </w:r>
        <w:r w:rsidR="00B23B83">
          <w:rPr>
            <w:noProof/>
            <w:webHidden/>
          </w:rPr>
          <w:fldChar w:fldCharType="begin"/>
        </w:r>
        <w:r w:rsidR="00B23B83">
          <w:rPr>
            <w:noProof/>
            <w:webHidden/>
          </w:rPr>
          <w:instrText xml:space="preserve"> PAGEREF _Toc80026480 \h </w:instrText>
        </w:r>
        <w:r w:rsidR="00B23B83">
          <w:rPr>
            <w:noProof/>
            <w:webHidden/>
          </w:rPr>
        </w:r>
        <w:r w:rsidR="00B23B83">
          <w:rPr>
            <w:noProof/>
            <w:webHidden/>
          </w:rPr>
          <w:fldChar w:fldCharType="separate"/>
        </w:r>
        <w:r w:rsidR="00631D9C">
          <w:rPr>
            <w:noProof/>
            <w:webHidden/>
          </w:rPr>
          <w:t>42</w:t>
        </w:r>
        <w:r w:rsidR="00B23B83">
          <w:rPr>
            <w:noProof/>
            <w:webHidden/>
          </w:rPr>
          <w:fldChar w:fldCharType="end"/>
        </w:r>
      </w:hyperlink>
    </w:p>
    <w:p w14:paraId="7A59B7C5" w14:textId="483EC882" w:rsidR="00B23B83" w:rsidRDefault="007921C4">
      <w:pPr>
        <w:pStyle w:val="42"/>
        <w:tabs>
          <w:tab w:val="right" w:leader="dot" w:pos="10762"/>
        </w:tabs>
        <w:rPr>
          <w:rFonts w:eastAsiaTheme="minorEastAsia"/>
          <w:noProof/>
          <w:lang w:eastAsia="ru-RU"/>
        </w:rPr>
      </w:pPr>
      <w:hyperlink w:anchor="_Toc80026481" w:history="1">
        <w:r w:rsidR="00B23B83" w:rsidRPr="00AC698F">
          <w:rPr>
            <w:rStyle w:val="a5"/>
            <w:rFonts w:cs="Arial"/>
            <w:noProof/>
          </w:rPr>
          <w:t>2.1.1.</w:t>
        </w:r>
        <w:r w:rsidR="00B23B83" w:rsidRPr="00AC698F">
          <w:rPr>
            <w:rStyle w:val="a5"/>
            <w:rFonts w:cs="Arial"/>
            <w:noProof/>
            <w:lang w:val="en-US"/>
          </w:rPr>
          <w:t>9</w:t>
        </w:r>
        <w:r w:rsidR="00B23B83" w:rsidRPr="00AC698F">
          <w:rPr>
            <w:rStyle w:val="a5"/>
            <w:noProof/>
          </w:rPr>
          <w:t xml:space="preserve"> Операционный реквизит чека</w:t>
        </w:r>
        <w:r w:rsidR="00B23B83" w:rsidRPr="00AC698F">
          <w:rPr>
            <w:rStyle w:val="a5"/>
            <w:noProof/>
            <w:lang w:val="en-US"/>
          </w:rPr>
          <w:t>, 1270</w:t>
        </w:r>
        <w:r w:rsidR="00B23B83">
          <w:rPr>
            <w:noProof/>
            <w:webHidden/>
          </w:rPr>
          <w:tab/>
        </w:r>
        <w:r w:rsidR="00B23B83">
          <w:rPr>
            <w:noProof/>
            <w:webHidden/>
          </w:rPr>
          <w:fldChar w:fldCharType="begin"/>
        </w:r>
        <w:r w:rsidR="00B23B83">
          <w:rPr>
            <w:noProof/>
            <w:webHidden/>
          </w:rPr>
          <w:instrText xml:space="preserve"> PAGEREF _Toc80026481 \h </w:instrText>
        </w:r>
        <w:r w:rsidR="00B23B83">
          <w:rPr>
            <w:noProof/>
            <w:webHidden/>
          </w:rPr>
        </w:r>
        <w:r w:rsidR="00B23B83">
          <w:rPr>
            <w:noProof/>
            <w:webHidden/>
          </w:rPr>
          <w:fldChar w:fldCharType="separate"/>
        </w:r>
        <w:r w:rsidR="00631D9C">
          <w:rPr>
            <w:noProof/>
            <w:webHidden/>
          </w:rPr>
          <w:t>43</w:t>
        </w:r>
        <w:r w:rsidR="00B23B83">
          <w:rPr>
            <w:noProof/>
            <w:webHidden/>
          </w:rPr>
          <w:fldChar w:fldCharType="end"/>
        </w:r>
      </w:hyperlink>
    </w:p>
    <w:p w14:paraId="5EEC087C" w14:textId="0B4B7EC7" w:rsidR="00B23B83" w:rsidRDefault="007921C4">
      <w:pPr>
        <w:pStyle w:val="42"/>
        <w:tabs>
          <w:tab w:val="right" w:leader="dot" w:pos="10762"/>
        </w:tabs>
        <w:rPr>
          <w:rFonts w:eastAsiaTheme="minorEastAsia"/>
          <w:noProof/>
          <w:lang w:eastAsia="ru-RU"/>
        </w:rPr>
      </w:pPr>
      <w:hyperlink w:anchor="_Toc80026482" w:history="1">
        <w:r w:rsidR="00B23B83" w:rsidRPr="00AC698F">
          <w:rPr>
            <w:rStyle w:val="a5"/>
            <w:rFonts w:cs="Arial"/>
            <w:noProof/>
          </w:rPr>
          <w:t>2.1.1.</w:t>
        </w:r>
        <w:r w:rsidR="00B23B83" w:rsidRPr="00AC698F">
          <w:rPr>
            <w:rStyle w:val="a5"/>
            <w:rFonts w:cs="Arial"/>
            <w:noProof/>
            <w:lang w:val="en-US"/>
          </w:rPr>
          <w:t>10</w:t>
        </w:r>
        <w:r w:rsidR="00B23B83" w:rsidRPr="00AC698F">
          <w:rPr>
            <w:rStyle w:val="a5"/>
            <w:noProof/>
          </w:rPr>
          <w:t xml:space="preserve"> Отраслевой реквизит чека, 1261</w:t>
        </w:r>
        <w:r w:rsidR="00B23B83">
          <w:rPr>
            <w:noProof/>
            <w:webHidden/>
          </w:rPr>
          <w:tab/>
        </w:r>
        <w:r w:rsidR="00B23B83">
          <w:rPr>
            <w:noProof/>
            <w:webHidden/>
          </w:rPr>
          <w:fldChar w:fldCharType="begin"/>
        </w:r>
        <w:r w:rsidR="00B23B83">
          <w:rPr>
            <w:noProof/>
            <w:webHidden/>
          </w:rPr>
          <w:instrText xml:space="preserve"> PAGEREF _Toc80026482 \h </w:instrText>
        </w:r>
        <w:r w:rsidR="00B23B83">
          <w:rPr>
            <w:noProof/>
            <w:webHidden/>
          </w:rPr>
        </w:r>
        <w:r w:rsidR="00B23B83">
          <w:rPr>
            <w:noProof/>
            <w:webHidden/>
          </w:rPr>
          <w:fldChar w:fldCharType="separate"/>
        </w:r>
        <w:r w:rsidR="00631D9C">
          <w:rPr>
            <w:noProof/>
            <w:webHidden/>
          </w:rPr>
          <w:t>43</w:t>
        </w:r>
        <w:r w:rsidR="00B23B83">
          <w:rPr>
            <w:noProof/>
            <w:webHidden/>
          </w:rPr>
          <w:fldChar w:fldCharType="end"/>
        </w:r>
      </w:hyperlink>
    </w:p>
    <w:p w14:paraId="200E6A12" w14:textId="64DA7F6B" w:rsidR="00B23B83" w:rsidRDefault="007921C4">
      <w:pPr>
        <w:pStyle w:val="42"/>
        <w:tabs>
          <w:tab w:val="right" w:leader="dot" w:pos="10762"/>
        </w:tabs>
        <w:rPr>
          <w:rFonts w:eastAsiaTheme="minorEastAsia"/>
          <w:noProof/>
          <w:lang w:eastAsia="ru-RU"/>
        </w:rPr>
      </w:pPr>
      <w:hyperlink w:anchor="_Toc80026483" w:history="1">
        <w:r w:rsidR="00B23B83" w:rsidRPr="00AC698F">
          <w:rPr>
            <w:rStyle w:val="a5"/>
            <w:rFonts w:cs="Arial"/>
            <w:noProof/>
          </w:rPr>
          <w:t>2.1.1.</w:t>
        </w:r>
        <w:r w:rsidR="00B23B83" w:rsidRPr="00AC698F">
          <w:rPr>
            <w:rStyle w:val="a5"/>
            <w:rFonts w:cs="Arial"/>
            <w:noProof/>
            <w:lang w:val="en-US"/>
          </w:rPr>
          <w:t>11</w:t>
        </w:r>
        <w:r w:rsidR="00B23B83" w:rsidRPr="00AC698F">
          <w:rPr>
            <w:rStyle w:val="a5"/>
            <w:noProof/>
          </w:rPr>
          <w:t xml:space="preserve"> Штрих-коды предмета расчета</w:t>
        </w:r>
        <w:r w:rsidR="00B23B83">
          <w:rPr>
            <w:noProof/>
            <w:webHidden/>
          </w:rPr>
          <w:tab/>
        </w:r>
        <w:r w:rsidR="00B23B83">
          <w:rPr>
            <w:noProof/>
            <w:webHidden/>
          </w:rPr>
          <w:fldChar w:fldCharType="begin"/>
        </w:r>
        <w:r w:rsidR="00B23B83">
          <w:rPr>
            <w:noProof/>
            <w:webHidden/>
          </w:rPr>
          <w:instrText xml:space="preserve"> PAGEREF _Toc80026483 \h </w:instrText>
        </w:r>
        <w:r w:rsidR="00B23B83">
          <w:rPr>
            <w:noProof/>
            <w:webHidden/>
          </w:rPr>
        </w:r>
        <w:r w:rsidR="00B23B83">
          <w:rPr>
            <w:noProof/>
            <w:webHidden/>
          </w:rPr>
          <w:fldChar w:fldCharType="separate"/>
        </w:r>
        <w:r w:rsidR="00631D9C">
          <w:rPr>
            <w:noProof/>
            <w:webHidden/>
          </w:rPr>
          <w:t>43</w:t>
        </w:r>
        <w:r w:rsidR="00B23B83">
          <w:rPr>
            <w:noProof/>
            <w:webHidden/>
          </w:rPr>
          <w:fldChar w:fldCharType="end"/>
        </w:r>
      </w:hyperlink>
    </w:p>
    <w:p w14:paraId="6407F307" w14:textId="020C600E" w:rsidR="00B23B83" w:rsidRDefault="007921C4">
      <w:pPr>
        <w:pStyle w:val="42"/>
        <w:tabs>
          <w:tab w:val="right" w:leader="dot" w:pos="10762"/>
        </w:tabs>
        <w:rPr>
          <w:rFonts w:eastAsiaTheme="minorEastAsia"/>
          <w:noProof/>
          <w:lang w:eastAsia="ru-RU"/>
        </w:rPr>
      </w:pPr>
      <w:hyperlink w:anchor="_Toc80026484" w:history="1">
        <w:r w:rsidR="00B23B83" w:rsidRPr="00AC698F">
          <w:rPr>
            <w:rStyle w:val="a5"/>
            <w:rFonts w:cs="Arial"/>
            <w:noProof/>
          </w:rPr>
          <w:t>2.1.1.</w:t>
        </w:r>
        <w:r w:rsidR="00B23B83" w:rsidRPr="00AC698F">
          <w:rPr>
            <w:rStyle w:val="a5"/>
            <w:rFonts w:cs="Arial"/>
            <w:noProof/>
            <w:lang w:val="en-US"/>
          </w:rPr>
          <w:t>12</w:t>
        </w:r>
        <w:r w:rsidR="00B23B83" w:rsidRPr="00AC698F">
          <w:rPr>
            <w:rStyle w:val="a5"/>
            <w:noProof/>
          </w:rPr>
          <w:t xml:space="preserve"> Дробное количество маркированного товара, 1291</w:t>
        </w:r>
        <w:r w:rsidR="00B23B83">
          <w:rPr>
            <w:noProof/>
            <w:webHidden/>
          </w:rPr>
          <w:tab/>
        </w:r>
        <w:r w:rsidR="00B23B83">
          <w:rPr>
            <w:noProof/>
            <w:webHidden/>
          </w:rPr>
          <w:fldChar w:fldCharType="begin"/>
        </w:r>
        <w:r w:rsidR="00B23B83">
          <w:rPr>
            <w:noProof/>
            <w:webHidden/>
          </w:rPr>
          <w:instrText xml:space="preserve"> PAGEREF _Toc80026484 \h </w:instrText>
        </w:r>
        <w:r w:rsidR="00B23B83">
          <w:rPr>
            <w:noProof/>
            <w:webHidden/>
          </w:rPr>
        </w:r>
        <w:r w:rsidR="00B23B83">
          <w:rPr>
            <w:noProof/>
            <w:webHidden/>
          </w:rPr>
          <w:fldChar w:fldCharType="separate"/>
        </w:r>
        <w:r w:rsidR="00631D9C">
          <w:rPr>
            <w:noProof/>
            <w:webHidden/>
          </w:rPr>
          <w:t>44</w:t>
        </w:r>
        <w:r w:rsidR="00B23B83">
          <w:rPr>
            <w:noProof/>
            <w:webHidden/>
          </w:rPr>
          <w:fldChar w:fldCharType="end"/>
        </w:r>
      </w:hyperlink>
    </w:p>
    <w:p w14:paraId="2003401E" w14:textId="013F3808" w:rsidR="00B23B83" w:rsidRDefault="007921C4">
      <w:pPr>
        <w:pStyle w:val="32"/>
        <w:tabs>
          <w:tab w:val="right" w:leader="dot" w:pos="10762"/>
        </w:tabs>
        <w:rPr>
          <w:rFonts w:cstheme="minorBidi"/>
          <w:noProof/>
          <w:sz w:val="22"/>
          <w:szCs w:val="22"/>
        </w:rPr>
      </w:pPr>
      <w:hyperlink w:anchor="_Toc80026485" w:history="1">
        <w:r w:rsidR="00B23B83" w:rsidRPr="00AC698F">
          <w:rPr>
            <w:rStyle w:val="a5"/>
            <w:noProof/>
          </w:rPr>
          <w:t>2.1.2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_Toc80026485 \h </w:instrText>
        </w:r>
        <w:r w:rsidR="00B23B83">
          <w:rPr>
            <w:noProof/>
            <w:webHidden/>
          </w:rPr>
        </w:r>
        <w:r w:rsidR="00B23B83">
          <w:rPr>
            <w:noProof/>
            <w:webHidden/>
          </w:rPr>
          <w:fldChar w:fldCharType="separate"/>
        </w:r>
        <w:r w:rsidR="00631D9C">
          <w:rPr>
            <w:noProof/>
            <w:webHidden/>
          </w:rPr>
          <w:t>52</w:t>
        </w:r>
        <w:r w:rsidR="00B23B83">
          <w:rPr>
            <w:noProof/>
            <w:webHidden/>
          </w:rPr>
          <w:fldChar w:fldCharType="end"/>
        </w:r>
      </w:hyperlink>
    </w:p>
    <w:p w14:paraId="37BF79F1" w14:textId="7018B252" w:rsidR="00B23B83" w:rsidRDefault="007921C4">
      <w:pPr>
        <w:pStyle w:val="22"/>
        <w:tabs>
          <w:tab w:val="right" w:leader="dot" w:pos="10762"/>
        </w:tabs>
        <w:rPr>
          <w:rFonts w:eastAsiaTheme="minorEastAsia"/>
          <w:noProof/>
          <w:lang w:eastAsia="ru-RU"/>
        </w:rPr>
      </w:pPr>
      <w:hyperlink w:anchor="_Toc80026486" w:history="1">
        <w:r w:rsidR="00B23B83" w:rsidRPr="00AC698F">
          <w:rPr>
            <w:rStyle w:val="a5"/>
            <w:noProof/>
          </w:rPr>
          <w:t>2.2 Состояние чека</w:t>
        </w:r>
        <w:r w:rsidR="00B23B83">
          <w:rPr>
            <w:noProof/>
            <w:webHidden/>
          </w:rPr>
          <w:tab/>
        </w:r>
        <w:r w:rsidR="00B23B83">
          <w:rPr>
            <w:noProof/>
            <w:webHidden/>
          </w:rPr>
          <w:fldChar w:fldCharType="begin"/>
        </w:r>
        <w:r w:rsidR="00B23B83">
          <w:rPr>
            <w:noProof/>
            <w:webHidden/>
          </w:rPr>
          <w:instrText xml:space="preserve"> PAGEREF _Toc80026486 \h </w:instrText>
        </w:r>
        <w:r w:rsidR="00B23B83">
          <w:rPr>
            <w:noProof/>
            <w:webHidden/>
          </w:rPr>
        </w:r>
        <w:r w:rsidR="00B23B83">
          <w:rPr>
            <w:noProof/>
            <w:webHidden/>
          </w:rPr>
          <w:fldChar w:fldCharType="separate"/>
        </w:r>
        <w:r w:rsidR="00631D9C">
          <w:rPr>
            <w:noProof/>
            <w:webHidden/>
          </w:rPr>
          <w:t>53</w:t>
        </w:r>
        <w:r w:rsidR="00B23B83">
          <w:rPr>
            <w:noProof/>
            <w:webHidden/>
          </w:rPr>
          <w:fldChar w:fldCharType="end"/>
        </w:r>
      </w:hyperlink>
    </w:p>
    <w:p w14:paraId="47B5F17C" w14:textId="405F7085" w:rsidR="00B23B83" w:rsidRDefault="007921C4">
      <w:pPr>
        <w:pStyle w:val="32"/>
        <w:tabs>
          <w:tab w:val="right" w:leader="dot" w:pos="10762"/>
        </w:tabs>
        <w:rPr>
          <w:rFonts w:cstheme="minorBidi"/>
          <w:noProof/>
          <w:sz w:val="22"/>
          <w:szCs w:val="22"/>
        </w:rPr>
      </w:pPr>
      <w:hyperlink w:anchor="_Toc80026487" w:history="1">
        <w:r w:rsidR="00B23B83" w:rsidRPr="00AC698F">
          <w:rPr>
            <w:rStyle w:val="a5"/>
            <w:noProof/>
            <w:lang w:val="en-US"/>
          </w:rPr>
          <w:t xml:space="preserve">2.2.1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_Toc80026487 \h </w:instrText>
        </w:r>
        <w:r w:rsidR="00B23B83">
          <w:rPr>
            <w:noProof/>
            <w:webHidden/>
          </w:rPr>
        </w:r>
        <w:r w:rsidR="00B23B83">
          <w:rPr>
            <w:noProof/>
            <w:webHidden/>
          </w:rPr>
          <w:fldChar w:fldCharType="separate"/>
        </w:r>
        <w:r w:rsidR="00631D9C">
          <w:rPr>
            <w:noProof/>
            <w:webHidden/>
          </w:rPr>
          <w:t>53</w:t>
        </w:r>
        <w:r w:rsidR="00B23B83">
          <w:rPr>
            <w:noProof/>
            <w:webHidden/>
          </w:rPr>
          <w:fldChar w:fldCharType="end"/>
        </w:r>
      </w:hyperlink>
    </w:p>
    <w:p w14:paraId="29FE0135" w14:textId="669A8D8F" w:rsidR="00B23B83" w:rsidRDefault="007921C4">
      <w:pPr>
        <w:pStyle w:val="32"/>
        <w:tabs>
          <w:tab w:val="right" w:leader="dot" w:pos="10762"/>
        </w:tabs>
        <w:rPr>
          <w:rFonts w:cstheme="minorBidi"/>
          <w:noProof/>
          <w:sz w:val="22"/>
          <w:szCs w:val="22"/>
        </w:rPr>
      </w:pPr>
      <w:hyperlink w:anchor="_Toc80026488" w:history="1">
        <w:r w:rsidR="00B23B83" w:rsidRPr="00AC698F">
          <w:rPr>
            <w:rStyle w:val="a5"/>
            <w:noProof/>
          </w:rPr>
          <w:t>2.2.2 Тело ответа с ошибками обработки КМ</w:t>
        </w:r>
        <w:r w:rsidR="00B23B83">
          <w:rPr>
            <w:noProof/>
            <w:webHidden/>
          </w:rPr>
          <w:tab/>
        </w:r>
        <w:r w:rsidR="00B23B83">
          <w:rPr>
            <w:noProof/>
            <w:webHidden/>
          </w:rPr>
          <w:fldChar w:fldCharType="begin"/>
        </w:r>
        <w:r w:rsidR="00B23B83">
          <w:rPr>
            <w:noProof/>
            <w:webHidden/>
          </w:rPr>
          <w:instrText xml:space="preserve"> PAGEREF _Toc80026488 \h </w:instrText>
        </w:r>
        <w:r w:rsidR="00B23B83">
          <w:rPr>
            <w:noProof/>
            <w:webHidden/>
          </w:rPr>
        </w:r>
        <w:r w:rsidR="00B23B83">
          <w:rPr>
            <w:noProof/>
            <w:webHidden/>
          </w:rPr>
          <w:fldChar w:fldCharType="separate"/>
        </w:r>
        <w:r w:rsidR="00631D9C">
          <w:rPr>
            <w:noProof/>
            <w:webHidden/>
          </w:rPr>
          <w:t>55</w:t>
        </w:r>
        <w:r w:rsidR="00B23B83">
          <w:rPr>
            <w:noProof/>
            <w:webHidden/>
          </w:rPr>
          <w:fldChar w:fldCharType="end"/>
        </w:r>
      </w:hyperlink>
    </w:p>
    <w:p w14:paraId="10811BF5" w14:textId="6E8B5E26" w:rsidR="00B23B83" w:rsidRDefault="007921C4">
      <w:pPr>
        <w:pStyle w:val="32"/>
        <w:tabs>
          <w:tab w:val="right" w:leader="dot" w:pos="10762"/>
        </w:tabs>
        <w:rPr>
          <w:rFonts w:cstheme="minorBidi"/>
          <w:noProof/>
          <w:sz w:val="22"/>
          <w:szCs w:val="22"/>
        </w:rPr>
      </w:pPr>
      <w:hyperlink w:anchor="_Toc80026489" w:history="1">
        <w:r w:rsidR="00B23B83" w:rsidRPr="00AC698F">
          <w:rPr>
            <w:rStyle w:val="a5"/>
            <w:noProof/>
          </w:rPr>
          <w:t>2.2.2.1 Ошибка обработки предмета расчета содержащего КМ</w:t>
        </w:r>
        <w:r w:rsidR="00B23B83">
          <w:rPr>
            <w:noProof/>
            <w:webHidden/>
          </w:rPr>
          <w:tab/>
        </w:r>
        <w:r w:rsidR="00B23B83">
          <w:rPr>
            <w:noProof/>
            <w:webHidden/>
          </w:rPr>
          <w:fldChar w:fldCharType="begin"/>
        </w:r>
        <w:r w:rsidR="00B23B83">
          <w:rPr>
            <w:noProof/>
            <w:webHidden/>
          </w:rPr>
          <w:instrText xml:space="preserve"> PAGEREF _Toc80026489 \h </w:instrText>
        </w:r>
        <w:r w:rsidR="00B23B83">
          <w:rPr>
            <w:noProof/>
            <w:webHidden/>
          </w:rPr>
        </w:r>
        <w:r w:rsidR="00B23B83">
          <w:rPr>
            <w:noProof/>
            <w:webHidden/>
          </w:rPr>
          <w:fldChar w:fldCharType="separate"/>
        </w:r>
        <w:r w:rsidR="00631D9C">
          <w:rPr>
            <w:noProof/>
            <w:webHidden/>
          </w:rPr>
          <w:t>56</w:t>
        </w:r>
        <w:r w:rsidR="00B23B83">
          <w:rPr>
            <w:noProof/>
            <w:webHidden/>
          </w:rPr>
          <w:fldChar w:fldCharType="end"/>
        </w:r>
      </w:hyperlink>
    </w:p>
    <w:p w14:paraId="441A4757" w14:textId="077E68D7" w:rsidR="00B23B83" w:rsidRDefault="007921C4">
      <w:pPr>
        <w:pStyle w:val="32"/>
        <w:tabs>
          <w:tab w:val="right" w:leader="dot" w:pos="10762"/>
        </w:tabs>
        <w:rPr>
          <w:rFonts w:cstheme="minorBidi"/>
          <w:noProof/>
          <w:sz w:val="22"/>
          <w:szCs w:val="22"/>
        </w:rPr>
      </w:pPr>
      <w:hyperlink w:anchor="_Toc80026490" w:history="1">
        <w:r w:rsidR="00B23B83" w:rsidRPr="00AC698F">
          <w:rPr>
            <w:rStyle w:val="a5"/>
            <w:noProof/>
          </w:rPr>
          <w:t>2.2.2.2 Результат проверки КМ</w:t>
        </w:r>
        <w:r w:rsidR="00B23B83">
          <w:rPr>
            <w:noProof/>
            <w:webHidden/>
          </w:rPr>
          <w:tab/>
        </w:r>
        <w:r w:rsidR="00B23B83">
          <w:rPr>
            <w:noProof/>
            <w:webHidden/>
          </w:rPr>
          <w:fldChar w:fldCharType="begin"/>
        </w:r>
        <w:r w:rsidR="00B23B83">
          <w:rPr>
            <w:noProof/>
            <w:webHidden/>
          </w:rPr>
          <w:instrText xml:space="preserve"> PAGEREF _Toc80026490 \h </w:instrText>
        </w:r>
        <w:r w:rsidR="00B23B83">
          <w:rPr>
            <w:noProof/>
            <w:webHidden/>
          </w:rPr>
        </w:r>
        <w:r w:rsidR="00B23B83">
          <w:rPr>
            <w:noProof/>
            <w:webHidden/>
          </w:rPr>
          <w:fldChar w:fldCharType="separate"/>
        </w:r>
        <w:r w:rsidR="00631D9C">
          <w:rPr>
            <w:noProof/>
            <w:webHidden/>
          </w:rPr>
          <w:t>56</w:t>
        </w:r>
        <w:r w:rsidR="00B23B83">
          <w:rPr>
            <w:noProof/>
            <w:webHidden/>
          </w:rPr>
          <w:fldChar w:fldCharType="end"/>
        </w:r>
      </w:hyperlink>
    </w:p>
    <w:p w14:paraId="3F2FBD6E" w14:textId="74D0D09B" w:rsidR="00B23B83" w:rsidRDefault="007921C4">
      <w:pPr>
        <w:pStyle w:val="32"/>
        <w:tabs>
          <w:tab w:val="right" w:leader="dot" w:pos="10762"/>
        </w:tabs>
        <w:rPr>
          <w:rFonts w:cstheme="minorBidi"/>
          <w:noProof/>
          <w:sz w:val="22"/>
          <w:szCs w:val="22"/>
        </w:rPr>
      </w:pPr>
      <w:hyperlink w:anchor="_Toc80026491" w:history="1">
        <w:r w:rsidR="00B23B83" w:rsidRPr="00AC698F">
          <w:rPr>
            <w:rStyle w:val="a5"/>
            <w:noProof/>
          </w:rPr>
          <w:t>2.2.2.3 Ответ сервера на запрос проверки КМ</w:t>
        </w:r>
        <w:r w:rsidR="00B23B83">
          <w:rPr>
            <w:noProof/>
            <w:webHidden/>
          </w:rPr>
          <w:tab/>
        </w:r>
        <w:r w:rsidR="00B23B83">
          <w:rPr>
            <w:noProof/>
            <w:webHidden/>
          </w:rPr>
          <w:fldChar w:fldCharType="begin"/>
        </w:r>
        <w:r w:rsidR="00B23B83">
          <w:rPr>
            <w:noProof/>
            <w:webHidden/>
          </w:rPr>
          <w:instrText xml:space="preserve"> PAGEREF _Toc80026491 \h </w:instrText>
        </w:r>
        <w:r w:rsidR="00B23B83">
          <w:rPr>
            <w:noProof/>
            <w:webHidden/>
          </w:rPr>
        </w:r>
        <w:r w:rsidR="00B23B83">
          <w:rPr>
            <w:noProof/>
            <w:webHidden/>
          </w:rPr>
          <w:fldChar w:fldCharType="separate"/>
        </w:r>
        <w:r w:rsidR="00631D9C">
          <w:rPr>
            <w:noProof/>
            <w:webHidden/>
          </w:rPr>
          <w:t>57</w:t>
        </w:r>
        <w:r w:rsidR="00B23B83">
          <w:rPr>
            <w:noProof/>
            <w:webHidden/>
          </w:rPr>
          <w:fldChar w:fldCharType="end"/>
        </w:r>
      </w:hyperlink>
    </w:p>
    <w:p w14:paraId="25830339" w14:textId="66F071C9" w:rsidR="00B23B83" w:rsidRDefault="007921C4">
      <w:pPr>
        <w:pStyle w:val="22"/>
        <w:tabs>
          <w:tab w:val="right" w:leader="dot" w:pos="10762"/>
        </w:tabs>
        <w:rPr>
          <w:rFonts w:eastAsiaTheme="minorEastAsia"/>
          <w:noProof/>
          <w:lang w:eastAsia="ru-RU"/>
        </w:rPr>
      </w:pPr>
      <w:hyperlink w:anchor="_Toc80026492" w:history="1">
        <w:r w:rsidR="00B23B83" w:rsidRPr="00AC698F">
          <w:rPr>
            <w:rStyle w:val="a5"/>
            <w:noProof/>
          </w:rPr>
          <w:t>2.3 Создания чека коррекции</w:t>
        </w:r>
        <w:r w:rsidR="00B23B83">
          <w:rPr>
            <w:noProof/>
            <w:webHidden/>
          </w:rPr>
          <w:tab/>
        </w:r>
        <w:r w:rsidR="00B23B83">
          <w:rPr>
            <w:noProof/>
            <w:webHidden/>
          </w:rPr>
          <w:fldChar w:fldCharType="begin"/>
        </w:r>
        <w:r w:rsidR="00B23B83">
          <w:rPr>
            <w:noProof/>
            <w:webHidden/>
          </w:rPr>
          <w:instrText xml:space="preserve"> PAGEREF _Toc80026492 \h </w:instrText>
        </w:r>
        <w:r w:rsidR="00B23B83">
          <w:rPr>
            <w:noProof/>
            <w:webHidden/>
          </w:rPr>
        </w:r>
        <w:r w:rsidR="00B23B83">
          <w:rPr>
            <w:noProof/>
            <w:webHidden/>
          </w:rPr>
          <w:fldChar w:fldCharType="separate"/>
        </w:r>
        <w:r w:rsidR="00631D9C">
          <w:rPr>
            <w:noProof/>
            <w:webHidden/>
          </w:rPr>
          <w:t>58</w:t>
        </w:r>
        <w:r w:rsidR="00B23B83">
          <w:rPr>
            <w:noProof/>
            <w:webHidden/>
          </w:rPr>
          <w:fldChar w:fldCharType="end"/>
        </w:r>
      </w:hyperlink>
    </w:p>
    <w:p w14:paraId="2E1F6884" w14:textId="046D0572" w:rsidR="00B23B83" w:rsidRDefault="007921C4">
      <w:pPr>
        <w:pStyle w:val="32"/>
        <w:tabs>
          <w:tab w:val="right" w:leader="dot" w:pos="10762"/>
        </w:tabs>
        <w:rPr>
          <w:rFonts w:cstheme="minorBidi"/>
          <w:noProof/>
          <w:sz w:val="22"/>
          <w:szCs w:val="22"/>
        </w:rPr>
      </w:pPr>
      <w:hyperlink w:anchor="_Toc80026493" w:history="1">
        <w:r w:rsidR="00B23B83" w:rsidRPr="00AC698F">
          <w:rPr>
            <w:rStyle w:val="a5"/>
            <w:noProof/>
          </w:rPr>
          <w:t>2.3.1 Тело запроса</w:t>
        </w:r>
        <w:r w:rsidR="00B23B83">
          <w:rPr>
            <w:noProof/>
            <w:webHidden/>
          </w:rPr>
          <w:tab/>
        </w:r>
        <w:r w:rsidR="00B23B83">
          <w:rPr>
            <w:noProof/>
            <w:webHidden/>
          </w:rPr>
          <w:fldChar w:fldCharType="begin"/>
        </w:r>
        <w:r w:rsidR="00B23B83">
          <w:rPr>
            <w:noProof/>
            <w:webHidden/>
          </w:rPr>
          <w:instrText xml:space="preserve"> PAGEREF _Toc80026493 \h </w:instrText>
        </w:r>
        <w:r w:rsidR="00B23B83">
          <w:rPr>
            <w:noProof/>
            <w:webHidden/>
          </w:rPr>
        </w:r>
        <w:r w:rsidR="00B23B83">
          <w:rPr>
            <w:noProof/>
            <w:webHidden/>
          </w:rPr>
          <w:fldChar w:fldCharType="separate"/>
        </w:r>
        <w:r w:rsidR="00631D9C">
          <w:rPr>
            <w:noProof/>
            <w:webHidden/>
          </w:rPr>
          <w:t>58</w:t>
        </w:r>
        <w:r w:rsidR="00B23B83">
          <w:rPr>
            <w:noProof/>
            <w:webHidden/>
          </w:rPr>
          <w:fldChar w:fldCharType="end"/>
        </w:r>
      </w:hyperlink>
    </w:p>
    <w:p w14:paraId="05F95C62" w14:textId="110BFC3D" w:rsidR="00B23B83" w:rsidRDefault="007921C4">
      <w:pPr>
        <w:pStyle w:val="42"/>
        <w:tabs>
          <w:tab w:val="right" w:leader="dot" w:pos="10762"/>
        </w:tabs>
        <w:rPr>
          <w:rFonts w:eastAsiaTheme="minorEastAsia"/>
          <w:noProof/>
          <w:lang w:eastAsia="ru-RU"/>
        </w:rPr>
      </w:pPr>
      <w:hyperlink w:anchor="_Toc80026494" w:history="1">
        <w:r w:rsidR="00B23B83" w:rsidRPr="00AC698F">
          <w:rPr>
            <w:rStyle w:val="a5"/>
            <w:rFonts w:cs="Arial"/>
            <w:noProof/>
          </w:rPr>
          <w:t>2.3.1.1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_Toc80026494 \h </w:instrText>
        </w:r>
        <w:r w:rsidR="00B23B83">
          <w:rPr>
            <w:noProof/>
            <w:webHidden/>
          </w:rPr>
        </w:r>
        <w:r w:rsidR="00B23B83">
          <w:rPr>
            <w:noProof/>
            <w:webHidden/>
          </w:rPr>
          <w:fldChar w:fldCharType="separate"/>
        </w:r>
        <w:r w:rsidR="00631D9C">
          <w:rPr>
            <w:noProof/>
            <w:webHidden/>
          </w:rPr>
          <w:t>59</w:t>
        </w:r>
        <w:r w:rsidR="00B23B83">
          <w:rPr>
            <w:noProof/>
            <w:webHidden/>
          </w:rPr>
          <w:fldChar w:fldCharType="end"/>
        </w:r>
      </w:hyperlink>
    </w:p>
    <w:p w14:paraId="4A59D991" w14:textId="6EE65C39" w:rsidR="00B23B83" w:rsidRDefault="007921C4">
      <w:pPr>
        <w:pStyle w:val="32"/>
        <w:tabs>
          <w:tab w:val="right" w:leader="dot" w:pos="10762"/>
        </w:tabs>
        <w:rPr>
          <w:rFonts w:cstheme="minorBidi"/>
          <w:noProof/>
          <w:sz w:val="22"/>
          <w:szCs w:val="22"/>
        </w:rPr>
      </w:pPr>
      <w:hyperlink w:anchor="_Toc80026495" w:history="1">
        <w:r w:rsidR="00B23B83" w:rsidRPr="00AC698F">
          <w:rPr>
            <w:rStyle w:val="a5"/>
            <w:noProof/>
          </w:rPr>
          <w:t>2.3.2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_Toc80026495 \h </w:instrText>
        </w:r>
        <w:r w:rsidR="00B23B83">
          <w:rPr>
            <w:noProof/>
            <w:webHidden/>
          </w:rPr>
        </w:r>
        <w:r w:rsidR="00B23B83">
          <w:rPr>
            <w:noProof/>
            <w:webHidden/>
          </w:rPr>
          <w:fldChar w:fldCharType="separate"/>
        </w:r>
        <w:r w:rsidR="00631D9C">
          <w:rPr>
            <w:noProof/>
            <w:webHidden/>
          </w:rPr>
          <w:t>61</w:t>
        </w:r>
        <w:r w:rsidR="00B23B83">
          <w:rPr>
            <w:noProof/>
            <w:webHidden/>
          </w:rPr>
          <w:fldChar w:fldCharType="end"/>
        </w:r>
      </w:hyperlink>
    </w:p>
    <w:p w14:paraId="73FC71D4" w14:textId="68FC2BD9" w:rsidR="00B23B83" w:rsidRDefault="007921C4">
      <w:pPr>
        <w:pStyle w:val="22"/>
        <w:tabs>
          <w:tab w:val="right" w:leader="dot" w:pos="10762"/>
        </w:tabs>
        <w:rPr>
          <w:rFonts w:eastAsiaTheme="minorEastAsia"/>
          <w:noProof/>
          <w:lang w:eastAsia="ru-RU"/>
        </w:rPr>
      </w:pPr>
      <w:hyperlink w:anchor="_Toc80026496" w:history="1">
        <w:r w:rsidR="00B23B83" w:rsidRPr="00AC698F">
          <w:rPr>
            <w:rStyle w:val="a5"/>
            <w:noProof/>
          </w:rPr>
          <w:t>2.4 Состояние чека коррекции</w:t>
        </w:r>
        <w:r w:rsidR="00B23B83">
          <w:rPr>
            <w:noProof/>
            <w:webHidden/>
          </w:rPr>
          <w:tab/>
        </w:r>
        <w:r w:rsidR="00B23B83">
          <w:rPr>
            <w:noProof/>
            <w:webHidden/>
          </w:rPr>
          <w:fldChar w:fldCharType="begin"/>
        </w:r>
        <w:r w:rsidR="00B23B83">
          <w:rPr>
            <w:noProof/>
            <w:webHidden/>
          </w:rPr>
          <w:instrText xml:space="preserve"> PAGEREF _Toc80026496 \h </w:instrText>
        </w:r>
        <w:r w:rsidR="00B23B83">
          <w:rPr>
            <w:noProof/>
            <w:webHidden/>
          </w:rPr>
        </w:r>
        <w:r w:rsidR="00B23B83">
          <w:rPr>
            <w:noProof/>
            <w:webHidden/>
          </w:rPr>
          <w:fldChar w:fldCharType="separate"/>
        </w:r>
        <w:r w:rsidR="00631D9C">
          <w:rPr>
            <w:noProof/>
            <w:webHidden/>
          </w:rPr>
          <w:t>63</w:t>
        </w:r>
        <w:r w:rsidR="00B23B83">
          <w:rPr>
            <w:noProof/>
            <w:webHidden/>
          </w:rPr>
          <w:fldChar w:fldCharType="end"/>
        </w:r>
      </w:hyperlink>
    </w:p>
    <w:p w14:paraId="36A7D045" w14:textId="6613187D" w:rsidR="00B23B83" w:rsidRDefault="007921C4">
      <w:pPr>
        <w:pStyle w:val="32"/>
        <w:tabs>
          <w:tab w:val="right" w:leader="dot" w:pos="10762"/>
        </w:tabs>
        <w:rPr>
          <w:rFonts w:cstheme="minorBidi"/>
          <w:noProof/>
          <w:sz w:val="22"/>
          <w:szCs w:val="22"/>
        </w:rPr>
      </w:pPr>
      <w:hyperlink w:anchor="_Toc80026497" w:history="1">
        <w:r w:rsidR="00B23B83" w:rsidRPr="00AC698F">
          <w:rPr>
            <w:rStyle w:val="a5"/>
            <w:noProof/>
            <w:lang w:val="en-US"/>
          </w:rPr>
          <w:t>2.</w:t>
        </w:r>
        <w:r w:rsidR="00B23B83" w:rsidRPr="00AC698F">
          <w:rPr>
            <w:rStyle w:val="a5"/>
            <w:noProof/>
          </w:rPr>
          <w:t>4</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_Toc80026497 \h </w:instrText>
        </w:r>
        <w:r w:rsidR="00B23B83">
          <w:rPr>
            <w:noProof/>
            <w:webHidden/>
          </w:rPr>
        </w:r>
        <w:r w:rsidR="00B23B83">
          <w:rPr>
            <w:noProof/>
            <w:webHidden/>
          </w:rPr>
          <w:fldChar w:fldCharType="separate"/>
        </w:r>
        <w:r w:rsidR="00631D9C">
          <w:rPr>
            <w:noProof/>
            <w:webHidden/>
          </w:rPr>
          <w:t>63</w:t>
        </w:r>
        <w:r w:rsidR="00B23B83">
          <w:rPr>
            <w:noProof/>
            <w:webHidden/>
          </w:rPr>
          <w:fldChar w:fldCharType="end"/>
        </w:r>
      </w:hyperlink>
    </w:p>
    <w:p w14:paraId="5EEDC374" w14:textId="4FEF8D8B" w:rsidR="00B23B83" w:rsidRDefault="007921C4">
      <w:pPr>
        <w:pStyle w:val="22"/>
        <w:tabs>
          <w:tab w:val="right" w:leader="dot" w:pos="10762"/>
        </w:tabs>
        <w:rPr>
          <w:rFonts w:eastAsiaTheme="minorEastAsia"/>
          <w:noProof/>
          <w:lang w:eastAsia="ru-RU"/>
        </w:rPr>
      </w:pPr>
      <w:hyperlink w:anchor="_Toc80026498" w:history="1">
        <w:r w:rsidR="00B23B83" w:rsidRPr="00AC698F">
          <w:rPr>
            <w:rStyle w:val="a5"/>
            <w:noProof/>
            <w:lang w:val="en-US"/>
          </w:rPr>
          <w:t xml:space="preserve">2.5 </w:t>
        </w:r>
        <w:r w:rsidR="00B23B83" w:rsidRPr="00AC698F">
          <w:rPr>
            <w:rStyle w:val="a5"/>
            <w:noProof/>
          </w:rPr>
          <w:t>Статус</w:t>
        </w:r>
        <w:r w:rsidR="00B23B83" w:rsidRPr="00AC698F">
          <w:rPr>
            <w:rStyle w:val="a5"/>
            <w:noProof/>
            <w:lang w:val="en-US"/>
          </w:rPr>
          <w:t xml:space="preserve"> </w:t>
        </w:r>
        <w:r w:rsidR="00B23B83" w:rsidRPr="00AC698F">
          <w:rPr>
            <w:rStyle w:val="a5"/>
            <w:noProof/>
          </w:rPr>
          <w:t>ККТ</w:t>
        </w:r>
        <w:r w:rsidR="00B23B83" w:rsidRPr="00AC698F">
          <w:rPr>
            <w:rStyle w:val="a5"/>
            <w:noProof/>
            <w:lang w:val="en-US"/>
          </w:rPr>
          <w:t xml:space="preserve"> </w:t>
        </w:r>
        <w:r w:rsidR="00B23B83" w:rsidRPr="00AC698F">
          <w:rPr>
            <w:rStyle w:val="a5"/>
            <w:noProof/>
          </w:rPr>
          <w:t>в</w:t>
        </w:r>
        <w:r w:rsidR="00B23B83" w:rsidRPr="00AC698F">
          <w:rPr>
            <w:rStyle w:val="a5"/>
            <w:noProof/>
            <w:lang w:val="en-US"/>
          </w:rPr>
          <w:t xml:space="preserve"> </w:t>
        </w:r>
        <w:r w:rsidR="00B23B83" w:rsidRPr="00AC698F">
          <w:rPr>
            <w:rStyle w:val="a5"/>
            <w:noProof/>
          </w:rPr>
          <w:t>группе</w:t>
        </w:r>
        <w:r w:rsidR="00B23B83">
          <w:rPr>
            <w:noProof/>
            <w:webHidden/>
          </w:rPr>
          <w:tab/>
        </w:r>
        <w:r w:rsidR="00B23B83">
          <w:rPr>
            <w:noProof/>
            <w:webHidden/>
          </w:rPr>
          <w:fldChar w:fldCharType="begin"/>
        </w:r>
        <w:r w:rsidR="00B23B83">
          <w:rPr>
            <w:noProof/>
            <w:webHidden/>
          </w:rPr>
          <w:instrText xml:space="preserve"> PAGEREF _Toc80026498 \h </w:instrText>
        </w:r>
        <w:r w:rsidR="00B23B83">
          <w:rPr>
            <w:noProof/>
            <w:webHidden/>
          </w:rPr>
        </w:r>
        <w:r w:rsidR="00B23B83">
          <w:rPr>
            <w:noProof/>
            <w:webHidden/>
          </w:rPr>
          <w:fldChar w:fldCharType="separate"/>
        </w:r>
        <w:r w:rsidR="00631D9C">
          <w:rPr>
            <w:noProof/>
            <w:webHidden/>
          </w:rPr>
          <w:t>66</w:t>
        </w:r>
        <w:r w:rsidR="00B23B83">
          <w:rPr>
            <w:noProof/>
            <w:webHidden/>
          </w:rPr>
          <w:fldChar w:fldCharType="end"/>
        </w:r>
      </w:hyperlink>
    </w:p>
    <w:p w14:paraId="6270118E" w14:textId="4A1E9FF8" w:rsidR="00B23B83" w:rsidRDefault="007921C4">
      <w:pPr>
        <w:pStyle w:val="32"/>
        <w:tabs>
          <w:tab w:val="right" w:leader="dot" w:pos="10762"/>
        </w:tabs>
        <w:rPr>
          <w:rFonts w:cstheme="minorBidi"/>
          <w:noProof/>
          <w:sz w:val="22"/>
          <w:szCs w:val="22"/>
        </w:rPr>
      </w:pPr>
      <w:hyperlink w:anchor="_Toc80026499" w:history="1">
        <w:r w:rsidR="00B23B83" w:rsidRPr="00AC698F">
          <w:rPr>
            <w:rStyle w:val="a5"/>
            <w:noProof/>
            <w:lang w:val="en-US"/>
          </w:rPr>
          <w:t>2.</w:t>
        </w:r>
        <w:r w:rsidR="00B23B83" w:rsidRPr="00AC698F">
          <w:rPr>
            <w:rStyle w:val="a5"/>
            <w:noProof/>
          </w:rPr>
          <w:t>5</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_Toc80026499 \h </w:instrText>
        </w:r>
        <w:r w:rsidR="00B23B83">
          <w:rPr>
            <w:noProof/>
            <w:webHidden/>
          </w:rPr>
        </w:r>
        <w:r w:rsidR="00B23B83">
          <w:rPr>
            <w:noProof/>
            <w:webHidden/>
          </w:rPr>
          <w:fldChar w:fldCharType="separate"/>
        </w:r>
        <w:r w:rsidR="00631D9C">
          <w:rPr>
            <w:noProof/>
            <w:webHidden/>
          </w:rPr>
          <w:t>66</w:t>
        </w:r>
        <w:r w:rsidR="00B23B83">
          <w:rPr>
            <w:noProof/>
            <w:webHidden/>
          </w:rPr>
          <w:fldChar w:fldCharType="end"/>
        </w:r>
      </w:hyperlink>
    </w:p>
    <w:p w14:paraId="005E5B51" w14:textId="59D9525D" w:rsidR="00B23B83" w:rsidRDefault="007921C4">
      <w:pPr>
        <w:pStyle w:val="42"/>
        <w:tabs>
          <w:tab w:val="right" w:leader="dot" w:pos="10762"/>
        </w:tabs>
        <w:rPr>
          <w:rFonts w:eastAsiaTheme="minorEastAsia"/>
          <w:noProof/>
          <w:lang w:eastAsia="ru-RU"/>
        </w:rPr>
      </w:pPr>
      <w:hyperlink w:anchor="_Toc80026500" w:history="1">
        <w:r w:rsidR="00B23B83" w:rsidRPr="00AC698F">
          <w:rPr>
            <w:rStyle w:val="a5"/>
            <w:noProof/>
          </w:rPr>
          <w:t>2.5.1.1 Структура объекта информация об устройстве</w:t>
        </w:r>
        <w:r w:rsidR="00B23B83">
          <w:rPr>
            <w:noProof/>
            <w:webHidden/>
          </w:rPr>
          <w:tab/>
        </w:r>
        <w:r w:rsidR="00B23B83">
          <w:rPr>
            <w:noProof/>
            <w:webHidden/>
          </w:rPr>
          <w:fldChar w:fldCharType="begin"/>
        </w:r>
        <w:r w:rsidR="00B23B83">
          <w:rPr>
            <w:noProof/>
            <w:webHidden/>
          </w:rPr>
          <w:instrText xml:space="preserve"> PAGEREF _Toc80026500 \h </w:instrText>
        </w:r>
        <w:r w:rsidR="00B23B83">
          <w:rPr>
            <w:noProof/>
            <w:webHidden/>
          </w:rPr>
        </w:r>
        <w:r w:rsidR="00B23B83">
          <w:rPr>
            <w:noProof/>
            <w:webHidden/>
          </w:rPr>
          <w:fldChar w:fldCharType="separate"/>
        </w:r>
        <w:r w:rsidR="00631D9C">
          <w:rPr>
            <w:noProof/>
            <w:webHidden/>
          </w:rPr>
          <w:t>66</w:t>
        </w:r>
        <w:r w:rsidR="00B23B83">
          <w:rPr>
            <w:noProof/>
            <w:webHidden/>
          </w:rPr>
          <w:fldChar w:fldCharType="end"/>
        </w:r>
      </w:hyperlink>
    </w:p>
    <w:p w14:paraId="3EE1E707" w14:textId="18A4D584" w:rsidR="00B23B83" w:rsidRDefault="007921C4">
      <w:pPr>
        <w:pStyle w:val="32"/>
        <w:tabs>
          <w:tab w:val="right" w:leader="dot" w:pos="10762"/>
        </w:tabs>
        <w:rPr>
          <w:rFonts w:cstheme="minorBidi"/>
          <w:noProof/>
          <w:sz w:val="22"/>
          <w:szCs w:val="22"/>
        </w:rPr>
      </w:pPr>
      <w:hyperlink w:anchor="_Toc80026501" w:history="1">
        <w:r w:rsidR="00B23B83" w:rsidRPr="00AC698F">
          <w:rPr>
            <w:rStyle w:val="a5"/>
            <w:noProof/>
          </w:rPr>
          <w:t>2.5.2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_Toc80026501 \h </w:instrText>
        </w:r>
        <w:r w:rsidR="00B23B83">
          <w:rPr>
            <w:noProof/>
            <w:webHidden/>
          </w:rPr>
        </w:r>
        <w:r w:rsidR="00B23B83">
          <w:rPr>
            <w:noProof/>
            <w:webHidden/>
          </w:rPr>
          <w:fldChar w:fldCharType="separate"/>
        </w:r>
        <w:r w:rsidR="00631D9C">
          <w:rPr>
            <w:noProof/>
            <w:webHidden/>
          </w:rPr>
          <w:t>67</w:t>
        </w:r>
        <w:r w:rsidR="00B23B83">
          <w:rPr>
            <w:noProof/>
            <w:webHidden/>
          </w:rPr>
          <w:fldChar w:fldCharType="end"/>
        </w:r>
      </w:hyperlink>
    </w:p>
    <w:p w14:paraId="7B68BEA6" w14:textId="3F3F94F8" w:rsidR="00B23B83" w:rsidRDefault="007921C4">
      <w:pPr>
        <w:pStyle w:val="22"/>
        <w:tabs>
          <w:tab w:val="right" w:leader="dot" w:pos="10762"/>
        </w:tabs>
        <w:rPr>
          <w:rFonts w:eastAsiaTheme="minorEastAsia"/>
          <w:noProof/>
          <w:lang w:eastAsia="ru-RU"/>
        </w:rPr>
      </w:pPr>
      <w:hyperlink w:anchor="_Toc80026502" w:history="1">
        <w:r w:rsidR="00B23B83" w:rsidRPr="00AC698F">
          <w:rPr>
            <w:rStyle w:val="a5"/>
            <w:noProof/>
            <w:lang w:val="en-US"/>
          </w:rPr>
          <w:t xml:space="preserve">2.6 </w:t>
        </w:r>
        <w:r w:rsidR="00B23B83" w:rsidRPr="00AC698F">
          <w:rPr>
            <w:rStyle w:val="a5"/>
            <w:noProof/>
          </w:rPr>
          <w:t>Проверка</w:t>
        </w:r>
        <w:r w:rsidR="00B23B83" w:rsidRPr="00AC698F">
          <w:rPr>
            <w:rStyle w:val="a5"/>
            <w:noProof/>
            <w:lang w:val="en-US"/>
          </w:rPr>
          <w:t xml:space="preserve"> </w:t>
        </w:r>
        <w:r w:rsidR="00B23B83" w:rsidRPr="00AC698F">
          <w:rPr>
            <w:rStyle w:val="a5"/>
            <w:noProof/>
          </w:rPr>
          <w:t>параметров</w:t>
        </w:r>
        <w:r w:rsidR="00B23B83" w:rsidRPr="00AC698F">
          <w:rPr>
            <w:rStyle w:val="a5"/>
            <w:noProof/>
            <w:lang w:val="en-US"/>
          </w:rPr>
          <w:t xml:space="preserve"> </w:t>
        </w:r>
        <w:r w:rsidR="00B23B83" w:rsidRPr="00AC698F">
          <w:rPr>
            <w:rStyle w:val="a5"/>
            <w:noProof/>
          </w:rPr>
          <w:t>доступа</w:t>
        </w:r>
        <w:r w:rsidR="00B23B83">
          <w:rPr>
            <w:noProof/>
            <w:webHidden/>
          </w:rPr>
          <w:tab/>
        </w:r>
        <w:r w:rsidR="00B23B83">
          <w:rPr>
            <w:noProof/>
            <w:webHidden/>
          </w:rPr>
          <w:fldChar w:fldCharType="begin"/>
        </w:r>
        <w:r w:rsidR="00B23B83">
          <w:rPr>
            <w:noProof/>
            <w:webHidden/>
          </w:rPr>
          <w:instrText xml:space="preserve"> PAGEREF _Toc80026502 \h </w:instrText>
        </w:r>
        <w:r w:rsidR="00B23B83">
          <w:rPr>
            <w:noProof/>
            <w:webHidden/>
          </w:rPr>
        </w:r>
        <w:r w:rsidR="00B23B83">
          <w:rPr>
            <w:noProof/>
            <w:webHidden/>
          </w:rPr>
          <w:fldChar w:fldCharType="separate"/>
        </w:r>
        <w:r w:rsidR="00631D9C">
          <w:rPr>
            <w:noProof/>
            <w:webHidden/>
          </w:rPr>
          <w:t>68</w:t>
        </w:r>
        <w:r w:rsidR="00B23B83">
          <w:rPr>
            <w:noProof/>
            <w:webHidden/>
          </w:rPr>
          <w:fldChar w:fldCharType="end"/>
        </w:r>
      </w:hyperlink>
    </w:p>
    <w:p w14:paraId="7C66DCFD" w14:textId="6DA82145" w:rsidR="00B23B83" w:rsidRDefault="007921C4">
      <w:pPr>
        <w:pStyle w:val="32"/>
        <w:tabs>
          <w:tab w:val="right" w:leader="dot" w:pos="10762"/>
        </w:tabs>
        <w:rPr>
          <w:rFonts w:cstheme="minorBidi"/>
          <w:noProof/>
          <w:sz w:val="22"/>
          <w:szCs w:val="22"/>
        </w:rPr>
      </w:pPr>
      <w:hyperlink w:anchor="_Toc80026503" w:history="1">
        <w:r w:rsidR="00B23B83" w:rsidRPr="00AC698F">
          <w:rPr>
            <w:rStyle w:val="a5"/>
            <w:noProof/>
          </w:rPr>
          <w:t>2.6.1 Тело запроса</w:t>
        </w:r>
        <w:r w:rsidR="00B23B83">
          <w:rPr>
            <w:noProof/>
            <w:webHidden/>
          </w:rPr>
          <w:tab/>
        </w:r>
        <w:r w:rsidR="00B23B83">
          <w:rPr>
            <w:noProof/>
            <w:webHidden/>
          </w:rPr>
          <w:fldChar w:fldCharType="begin"/>
        </w:r>
        <w:r w:rsidR="00B23B83">
          <w:rPr>
            <w:noProof/>
            <w:webHidden/>
          </w:rPr>
          <w:instrText xml:space="preserve"> PAGEREF _Toc80026503 \h </w:instrText>
        </w:r>
        <w:r w:rsidR="00B23B83">
          <w:rPr>
            <w:noProof/>
            <w:webHidden/>
          </w:rPr>
        </w:r>
        <w:r w:rsidR="00B23B83">
          <w:rPr>
            <w:noProof/>
            <w:webHidden/>
          </w:rPr>
          <w:fldChar w:fldCharType="separate"/>
        </w:r>
        <w:r w:rsidR="00631D9C">
          <w:rPr>
            <w:noProof/>
            <w:webHidden/>
          </w:rPr>
          <w:t>68</w:t>
        </w:r>
        <w:r w:rsidR="00B23B83">
          <w:rPr>
            <w:noProof/>
            <w:webHidden/>
          </w:rPr>
          <w:fldChar w:fldCharType="end"/>
        </w:r>
      </w:hyperlink>
    </w:p>
    <w:p w14:paraId="1138CB53" w14:textId="423C686B" w:rsidR="00B23B83" w:rsidRDefault="007921C4">
      <w:pPr>
        <w:pStyle w:val="32"/>
        <w:tabs>
          <w:tab w:val="right" w:leader="dot" w:pos="10762"/>
        </w:tabs>
        <w:rPr>
          <w:rFonts w:cstheme="minorBidi"/>
          <w:noProof/>
          <w:sz w:val="22"/>
          <w:szCs w:val="22"/>
        </w:rPr>
      </w:pPr>
      <w:hyperlink w:anchor="_Toc80026504" w:history="1">
        <w:r w:rsidR="00B23B83" w:rsidRPr="00AC698F">
          <w:rPr>
            <w:rStyle w:val="a5"/>
            <w:noProof/>
          </w:rPr>
          <w:t>2.6.2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_Toc80026504 \h </w:instrText>
        </w:r>
        <w:r w:rsidR="00B23B83">
          <w:rPr>
            <w:noProof/>
            <w:webHidden/>
          </w:rPr>
        </w:r>
        <w:r w:rsidR="00B23B83">
          <w:rPr>
            <w:noProof/>
            <w:webHidden/>
          </w:rPr>
          <w:fldChar w:fldCharType="separate"/>
        </w:r>
        <w:r w:rsidR="00631D9C">
          <w:rPr>
            <w:noProof/>
            <w:webHidden/>
          </w:rPr>
          <w:t>68</w:t>
        </w:r>
        <w:r w:rsidR="00B23B83">
          <w:rPr>
            <w:noProof/>
            <w:webHidden/>
          </w:rPr>
          <w:fldChar w:fldCharType="end"/>
        </w:r>
      </w:hyperlink>
    </w:p>
    <w:p w14:paraId="4ADCFAE8" w14:textId="6DA1D9BB" w:rsidR="00B23B83" w:rsidRDefault="007921C4">
      <w:pPr>
        <w:pStyle w:val="22"/>
        <w:tabs>
          <w:tab w:val="right" w:leader="dot" w:pos="10762"/>
        </w:tabs>
        <w:rPr>
          <w:rFonts w:eastAsiaTheme="minorEastAsia"/>
          <w:noProof/>
          <w:lang w:eastAsia="ru-RU"/>
        </w:rPr>
      </w:pPr>
      <w:hyperlink w:anchor="_Toc80026505" w:history="1">
        <w:r w:rsidR="00B23B83" w:rsidRPr="00AC698F">
          <w:rPr>
            <w:rStyle w:val="a5"/>
            <w:noProof/>
          </w:rPr>
          <w:t>2.7 Создания чека коррекции ФФД 1.2</w:t>
        </w:r>
        <w:r w:rsidR="00B23B83">
          <w:rPr>
            <w:noProof/>
            <w:webHidden/>
          </w:rPr>
          <w:tab/>
        </w:r>
        <w:r w:rsidR="00B23B83">
          <w:rPr>
            <w:noProof/>
            <w:webHidden/>
          </w:rPr>
          <w:fldChar w:fldCharType="begin"/>
        </w:r>
        <w:r w:rsidR="00B23B83">
          <w:rPr>
            <w:noProof/>
            <w:webHidden/>
          </w:rPr>
          <w:instrText xml:space="preserve"> PAGEREF _Toc80026505 \h </w:instrText>
        </w:r>
        <w:r w:rsidR="00B23B83">
          <w:rPr>
            <w:noProof/>
            <w:webHidden/>
          </w:rPr>
        </w:r>
        <w:r w:rsidR="00B23B83">
          <w:rPr>
            <w:noProof/>
            <w:webHidden/>
          </w:rPr>
          <w:fldChar w:fldCharType="separate"/>
        </w:r>
        <w:r w:rsidR="00631D9C">
          <w:rPr>
            <w:noProof/>
            <w:webHidden/>
          </w:rPr>
          <w:t>70</w:t>
        </w:r>
        <w:r w:rsidR="00B23B83">
          <w:rPr>
            <w:noProof/>
            <w:webHidden/>
          </w:rPr>
          <w:fldChar w:fldCharType="end"/>
        </w:r>
      </w:hyperlink>
    </w:p>
    <w:p w14:paraId="1A926243" w14:textId="05655F3A" w:rsidR="00B23B83" w:rsidRDefault="007921C4">
      <w:pPr>
        <w:pStyle w:val="32"/>
        <w:tabs>
          <w:tab w:val="right" w:leader="dot" w:pos="10762"/>
        </w:tabs>
        <w:rPr>
          <w:rFonts w:cstheme="minorBidi"/>
          <w:noProof/>
          <w:sz w:val="22"/>
          <w:szCs w:val="22"/>
        </w:rPr>
      </w:pPr>
      <w:hyperlink w:anchor="_Toc80026506"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_Toc80026506 \h </w:instrText>
        </w:r>
        <w:r w:rsidR="00B23B83">
          <w:rPr>
            <w:noProof/>
            <w:webHidden/>
          </w:rPr>
        </w:r>
        <w:r w:rsidR="00B23B83">
          <w:rPr>
            <w:noProof/>
            <w:webHidden/>
          </w:rPr>
          <w:fldChar w:fldCharType="separate"/>
        </w:r>
        <w:r w:rsidR="00631D9C">
          <w:rPr>
            <w:noProof/>
            <w:webHidden/>
          </w:rPr>
          <w:t>70</w:t>
        </w:r>
        <w:r w:rsidR="00B23B83">
          <w:rPr>
            <w:noProof/>
            <w:webHidden/>
          </w:rPr>
          <w:fldChar w:fldCharType="end"/>
        </w:r>
      </w:hyperlink>
    </w:p>
    <w:p w14:paraId="7CD05EDB" w14:textId="1196CD43" w:rsidR="00B23B83" w:rsidRDefault="007921C4">
      <w:pPr>
        <w:pStyle w:val="42"/>
        <w:tabs>
          <w:tab w:val="right" w:leader="dot" w:pos="10762"/>
        </w:tabs>
        <w:rPr>
          <w:rFonts w:eastAsiaTheme="minorEastAsia"/>
          <w:noProof/>
          <w:lang w:eastAsia="ru-RU"/>
        </w:rPr>
      </w:pPr>
      <w:hyperlink w:anchor="_Toc80026507" w:history="1">
        <w:r w:rsidR="00B23B83" w:rsidRPr="00AC698F">
          <w:rPr>
            <w:rStyle w:val="a5"/>
            <w:rFonts w:cs="Arial"/>
            <w:noProof/>
          </w:rPr>
          <w:t>2.7.1.1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_Toc80026507 \h </w:instrText>
        </w:r>
        <w:r w:rsidR="00B23B83">
          <w:rPr>
            <w:noProof/>
            <w:webHidden/>
          </w:rPr>
        </w:r>
        <w:r w:rsidR="00B23B83">
          <w:rPr>
            <w:noProof/>
            <w:webHidden/>
          </w:rPr>
          <w:fldChar w:fldCharType="separate"/>
        </w:r>
        <w:r w:rsidR="00631D9C">
          <w:rPr>
            <w:noProof/>
            <w:webHidden/>
          </w:rPr>
          <w:t>71</w:t>
        </w:r>
        <w:r w:rsidR="00B23B83">
          <w:rPr>
            <w:noProof/>
            <w:webHidden/>
          </w:rPr>
          <w:fldChar w:fldCharType="end"/>
        </w:r>
      </w:hyperlink>
    </w:p>
    <w:p w14:paraId="60D3F270" w14:textId="6A707F44" w:rsidR="00B23B83" w:rsidRDefault="007921C4">
      <w:pPr>
        <w:pStyle w:val="32"/>
        <w:tabs>
          <w:tab w:val="right" w:leader="dot" w:pos="10762"/>
        </w:tabs>
        <w:rPr>
          <w:rFonts w:cstheme="minorBidi"/>
          <w:noProof/>
          <w:sz w:val="22"/>
          <w:szCs w:val="22"/>
        </w:rPr>
      </w:pPr>
      <w:hyperlink w:anchor="_Toc80026508" w:history="1">
        <w:r w:rsidR="00B23B83" w:rsidRPr="00AC698F">
          <w:rPr>
            <w:rStyle w:val="a5"/>
            <w:noProof/>
          </w:rPr>
          <w:t>2.7.2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_Toc80026508 \h </w:instrText>
        </w:r>
        <w:r w:rsidR="00B23B83">
          <w:rPr>
            <w:noProof/>
            <w:webHidden/>
          </w:rPr>
        </w:r>
        <w:r w:rsidR="00B23B83">
          <w:rPr>
            <w:noProof/>
            <w:webHidden/>
          </w:rPr>
          <w:fldChar w:fldCharType="separate"/>
        </w:r>
        <w:r w:rsidR="00631D9C">
          <w:rPr>
            <w:noProof/>
            <w:webHidden/>
          </w:rPr>
          <w:t>77</w:t>
        </w:r>
        <w:r w:rsidR="00B23B83">
          <w:rPr>
            <w:noProof/>
            <w:webHidden/>
          </w:rPr>
          <w:fldChar w:fldCharType="end"/>
        </w:r>
      </w:hyperlink>
    </w:p>
    <w:p w14:paraId="3E08AEB2" w14:textId="45233955" w:rsidR="00B23B83" w:rsidRDefault="007921C4">
      <w:pPr>
        <w:pStyle w:val="22"/>
        <w:tabs>
          <w:tab w:val="right" w:leader="dot" w:pos="10762"/>
        </w:tabs>
        <w:rPr>
          <w:rFonts w:eastAsiaTheme="minorEastAsia"/>
          <w:noProof/>
          <w:lang w:eastAsia="ru-RU"/>
        </w:rPr>
      </w:pPr>
      <w:hyperlink w:anchor="_Toc80026509" w:history="1">
        <w:r w:rsidR="00B23B83" w:rsidRPr="00AC698F">
          <w:rPr>
            <w:rStyle w:val="a5"/>
            <w:noProof/>
          </w:rPr>
          <w:t>2.8 Состояние чека коррекции ФФД 1.2</w:t>
        </w:r>
        <w:r w:rsidR="00B23B83">
          <w:rPr>
            <w:noProof/>
            <w:webHidden/>
          </w:rPr>
          <w:tab/>
        </w:r>
        <w:r w:rsidR="00B23B83">
          <w:rPr>
            <w:noProof/>
            <w:webHidden/>
          </w:rPr>
          <w:fldChar w:fldCharType="begin"/>
        </w:r>
        <w:r w:rsidR="00B23B83">
          <w:rPr>
            <w:noProof/>
            <w:webHidden/>
          </w:rPr>
          <w:instrText xml:space="preserve"> PAGEREF _Toc80026509 \h </w:instrText>
        </w:r>
        <w:r w:rsidR="00B23B83">
          <w:rPr>
            <w:noProof/>
            <w:webHidden/>
          </w:rPr>
        </w:r>
        <w:r w:rsidR="00B23B83">
          <w:rPr>
            <w:noProof/>
            <w:webHidden/>
          </w:rPr>
          <w:fldChar w:fldCharType="separate"/>
        </w:r>
        <w:r w:rsidR="00631D9C">
          <w:rPr>
            <w:noProof/>
            <w:webHidden/>
          </w:rPr>
          <w:t>78</w:t>
        </w:r>
        <w:r w:rsidR="00B23B83">
          <w:rPr>
            <w:noProof/>
            <w:webHidden/>
          </w:rPr>
          <w:fldChar w:fldCharType="end"/>
        </w:r>
      </w:hyperlink>
    </w:p>
    <w:p w14:paraId="6E22ADBD" w14:textId="105DA48E" w:rsidR="00B23B83" w:rsidRDefault="007921C4">
      <w:pPr>
        <w:pStyle w:val="32"/>
        <w:tabs>
          <w:tab w:val="right" w:leader="dot" w:pos="10762"/>
        </w:tabs>
        <w:rPr>
          <w:rFonts w:cstheme="minorBidi"/>
          <w:noProof/>
          <w:sz w:val="22"/>
          <w:szCs w:val="22"/>
        </w:rPr>
      </w:pPr>
      <w:hyperlink w:anchor="_Toc80026510" w:history="1">
        <w:r w:rsidR="00B23B83" w:rsidRPr="00AC698F">
          <w:rPr>
            <w:rStyle w:val="a5"/>
            <w:noProof/>
          </w:rPr>
          <w:t>2.8.1 Тело ответа</w:t>
        </w:r>
        <w:r w:rsidR="00B23B83">
          <w:rPr>
            <w:noProof/>
            <w:webHidden/>
          </w:rPr>
          <w:tab/>
        </w:r>
        <w:r w:rsidR="00B23B83">
          <w:rPr>
            <w:noProof/>
            <w:webHidden/>
          </w:rPr>
          <w:fldChar w:fldCharType="begin"/>
        </w:r>
        <w:r w:rsidR="00B23B83">
          <w:rPr>
            <w:noProof/>
            <w:webHidden/>
          </w:rPr>
          <w:instrText xml:space="preserve"> PAGEREF _Toc80026510 \h </w:instrText>
        </w:r>
        <w:r w:rsidR="00B23B83">
          <w:rPr>
            <w:noProof/>
            <w:webHidden/>
          </w:rPr>
        </w:r>
        <w:r w:rsidR="00B23B83">
          <w:rPr>
            <w:noProof/>
            <w:webHidden/>
          </w:rPr>
          <w:fldChar w:fldCharType="separate"/>
        </w:r>
        <w:r w:rsidR="00631D9C">
          <w:rPr>
            <w:noProof/>
            <w:webHidden/>
          </w:rPr>
          <w:t>78</w:t>
        </w:r>
        <w:r w:rsidR="00B23B83">
          <w:rPr>
            <w:noProof/>
            <w:webHidden/>
          </w:rPr>
          <w:fldChar w:fldCharType="end"/>
        </w:r>
      </w:hyperlink>
    </w:p>
    <w:p w14:paraId="43702C03" w14:textId="5868B450" w:rsidR="00B23B83" w:rsidRDefault="007921C4">
      <w:pPr>
        <w:pStyle w:val="22"/>
        <w:tabs>
          <w:tab w:val="right" w:leader="dot" w:pos="10762"/>
        </w:tabs>
        <w:rPr>
          <w:rFonts w:eastAsiaTheme="minorEastAsia"/>
          <w:noProof/>
          <w:lang w:eastAsia="ru-RU"/>
        </w:rPr>
      </w:pPr>
      <w:hyperlink w:anchor="_Toc80026511" w:history="1">
        <w:r w:rsidR="00B23B83" w:rsidRPr="00AC698F">
          <w:rPr>
            <w:rStyle w:val="a5"/>
            <w:noProof/>
          </w:rPr>
          <w:t>2.9 Проверка кода маркировки</w:t>
        </w:r>
        <w:r w:rsidR="00B23B83">
          <w:rPr>
            <w:noProof/>
            <w:webHidden/>
          </w:rPr>
          <w:tab/>
        </w:r>
        <w:r w:rsidR="00B23B83">
          <w:rPr>
            <w:noProof/>
            <w:webHidden/>
          </w:rPr>
          <w:fldChar w:fldCharType="begin"/>
        </w:r>
        <w:r w:rsidR="00B23B83">
          <w:rPr>
            <w:noProof/>
            <w:webHidden/>
          </w:rPr>
          <w:instrText xml:space="preserve"> PAGEREF _Toc80026511 \h </w:instrText>
        </w:r>
        <w:r w:rsidR="00B23B83">
          <w:rPr>
            <w:noProof/>
            <w:webHidden/>
          </w:rPr>
        </w:r>
        <w:r w:rsidR="00B23B83">
          <w:rPr>
            <w:noProof/>
            <w:webHidden/>
          </w:rPr>
          <w:fldChar w:fldCharType="separate"/>
        </w:r>
        <w:r w:rsidR="00631D9C">
          <w:rPr>
            <w:noProof/>
            <w:webHidden/>
          </w:rPr>
          <w:t>81</w:t>
        </w:r>
        <w:r w:rsidR="00B23B83">
          <w:rPr>
            <w:noProof/>
            <w:webHidden/>
          </w:rPr>
          <w:fldChar w:fldCharType="end"/>
        </w:r>
      </w:hyperlink>
    </w:p>
    <w:p w14:paraId="41554EC6" w14:textId="26F8773F" w:rsidR="00B23B83" w:rsidRDefault="007921C4">
      <w:pPr>
        <w:pStyle w:val="32"/>
        <w:tabs>
          <w:tab w:val="right" w:leader="dot" w:pos="10762"/>
        </w:tabs>
        <w:rPr>
          <w:rFonts w:cstheme="minorBidi"/>
          <w:noProof/>
          <w:sz w:val="22"/>
          <w:szCs w:val="22"/>
        </w:rPr>
      </w:pPr>
      <w:hyperlink w:anchor="_Toc80026512"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_Toc80026512 \h </w:instrText>
        </w:r>
        <w:r w:rsidR="00B23B83">
          <w:rPr>
            <w:noProof/>
            <w:webHidden/>
          </w:rPr>
        </w:r>
        <w:r w:rsidR="00B23B83">
          <w:rPr>
            <w:noProof/>
            <w:webHidden/>
          </w:rPr>
          <w:fldChar w:fldCharType="separate"/>
        </w:r>
        <w:r w:rsidR="00631D9C">
          <w:rPr>
            <w:noProof/>
            <w:webHidden/>
          </w:rPr>
          <w:t>81</w:t>
        </w:r>
        <w:r w:rsidR="00B23B83">
          <w:rPr>
            <w:noProof/>
            <w:webHidden/>
          </w:rPr>
          <w:fldChar w:fldCharType="end"/>
        </w:r>
      </w:hyperlink>
    </w:p>
    <w:p w14:paraId="00BBDA0D" w14:textId="0FB2EA56" w:rsidR="00B23B83" w:rsidRDefault="007921C4">
      <w:pPr>
        <w:pStyle w:val="42"/>
        <w:tabs>
          <w:tab w:val="right" w:leader="dot" w:pos="10762"/>
        </w:tabs>
        <w:rPr>
          <w:rFonts w:eastAsiaTheme="minorEastAsia"/>
          <w:noProof/>
          <w:lang w:eastAsia="ru-RU"/>
        </w:rPr>
      </w:pPr>
      <w:hyperlink w:anchor="_Toc80026513" w:history="1">
        <w:r w:rsidR="00B23B83" w:rsidRPr="00AC698F">
          <w:rPr>
            <w:rStyle w:val="a5"/>
            <w:rFonts w:cs="Arial"/>
            <w:noProof/>
          </w:rPr>
          <w:t>2.</w:t>
        </w:r>
        <w:r w:rsidR="00B23B83" w:rsidRPr="00AC698F">
          <w:rPr>
            <w:rStyle w:val="a5"/>
            <w:rFonts w:cs="Arial"/>
            <w:noProof/>
            <w:lang w:val="en-US"/>
          </w:rPr>
          <w:t>9</w:t>
        </w:r>
        <w:r w:rsidR="00B23B83" w:rsidRPr="00AC698F">
          <w:rPr>
            <w:rStyle w:val="a5"/>
            <w:rFonts w:cs="Arial"/>
            <w:noProof/>
          </w:rPr>
          <w:t>.1.1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_Toc80026513 \h </w:instrText>
        </w:r>
        <w:r w:rsidR="00B23B83">
          <w:rPr>
            <w:noProof/>
            <w:webHidden/>
          </w:rPr>
        </w:r>
        <w:r w:rsidR="00B23B83">
          <w:rPr>
            <w:noProof/>
            <w:webHidden/>
          </w:rPr>
          <w:fldChar w:fldCharType="separate"/>
        </w:r>
        <w:r w:rsidR="00631D9C">
          <w:rPr>
            <w:noProof/>
            <w:webHidden/>
          </w:rPr>
          <w:t>81</w:t>
        </w:r>
        <w:r w:rsidR="00B23B83">
          <w:rPr>
            <w:noProof/>
            <w:webHidden/>
          </w:rPr>
          <w:fldChar w:fldCharType="end"/>
        </w:r>
      </w:hyperlink>
    </w:p>
    <w:p w14:paraId="41A8C937" w14:textId="419D0960" w:rsidR="00B23B83" w:rsidRDefault="007921C4">
      <w:pPr>
        <w:pStyle w:val="32"/>
        <w:tabs>
          <w:tab w:val="right" w:leader="dot" w:pos="10762"/>
        </w:tabs>
        <w:rPr>
          <w:rFonts w:cstheme="minorBidi"/>
          <w:noProof/>
          <w:sz w:val="22"/>
          <w:szCs w:val="22"/>
        </w:rPr>
      </w:pPr>
      <w:hyperlink w:anchor="_Toc80026514" w:history="1">
        <w:r w:rsidR="00B23B83" w:rsidRPr="00AC698F">
          <w:rPr>
            <w:rStyle w:val="a5"/>
            <w:noProof/>
            <w:lang w:val="en-US"/>
          </w:rPr>
          <w:t xml:space="preserve">2.9.2 </w:t>
        </w:r>
        <w:r w:rsidR="00B23B83" w:rsidRPr="00AC698F">
          <w:rPr>
            <w:rStyle w:val="a5"/>
            <w:noProof/>
          </w:rPr>
          <w:t>Тело</w:t>
        </w:r>
        <w:r w:rsidR="00B23B83" w:rsidRPr="00AC698F">
          <w:rPr>
            <w:rStyle w:val="a5"/>
            <w:noProof/>
            <w:lang w:val="en-US"/>
          </w:rPr>
          <w:t xml:space="preserve"> </w:t>
        </w:r>
        <w:r w:rsidR="00B23B83" w:rsidRPr="00AC698F">
          <w:rPr>
            <w:rStyle w:val="a5"/>
            <w:noProof/>
          </w:rPr>
          <w:t>ответа</w:t>
        </w:r>
        <w:r w:rsidR="00B23B83" w:rsidRPr="00AC698F">
          <w:rPr>
            <w:rStyle w:val="a5"/>
            <w:noProof/>
            <w:lang w:val="en-US"/>
          </w:rPr>
          <w:t xml:space="preserve"> </w:t>
        </w:r>
        <w:r w:rsidR="00B23B83" w:rsidRPr="00AC698F">
          <w:rPr>
            <w:rStyle w:val="a5"/>
            <w:noProof/>
          </w:rPr>
          <w:t>с</w:t>
        </w:r>
        <w:r w:rsidR="00B23B83" w:rsidRPr="00AC698F">
          <w:rPr>
            <w:rStyle w:val="a5"/>
            <w:noProof/>
            <w:lang w:val="en-US"/>
          </w:rPr>
          <w:t xml:space="preserve"> </w:t>
        </w:r>
        <w:r w:rsidR="00B23B83" w:rsidRPr="00AC698F">
          <w:rPr>
            <w:rStyle w:val="a5"/>
            <w:noProof/>
          </w:rPr>
          <w:t>ошибками</w:t>
        </w:r>
        <w:r w:rsidR="00B23B83" w:rsidRPr="00AC698F">
          <w:rPr>
            <w:rStyle w:val="a5"/>
            <w:noProof/>
            <w:lang w:val="en-US"/>
          </w:rPr>
          <w:t xml:space="preserve"> </w:t>
        </w:r>
        <w:r w:rsidR="00B23B83" w:rsidRPr="00AC698F">
          <w:rPr>
            <w:rStyle w:val="a5"/>
            <w:noProof/>
          </w:rPr>
          <w:t>обработки</w:t>
        </w:r>
        <w:r w:rsidR="00B23B83" w:rsidRPr="00AC698F">
          <w:rPr>
            <w:rStyle w:val="a5"/>
            <w:noProof/>
            <w:lang w:val="en-US"/>
          </w:rPr>
          <w:t xml:space="preserve"> </w:t>
        </w:r>
        <w:r w:rsidR="00B23B83" w:rsidRPr="00AC698F">
          <w:rPr>
            <w:rStyle w:val="a5"/>
            <w:noProof/>
          </w:rPr>
          <w:t>запроса</w:t>
        </w:r>
        <w:r w:rsidR="00B23B83">
          <w:rPr>
            <w:noProof/>
            <w:webHidden/>
          </w:rPr>
          <w:tab/>
        </w:r>
        <w:r w:rsidR="00B23B83">
          <w:rPr>
            <w:noProof/>
            <w:webHidden/>
          </w:rPr>
          <w:fldChar w:fldCharType="begin"/>
        </w:r>
        <w:r w:rsidR="00B23B83">
          <w:rPr>
            <w:noProof/>
            <w:webHidden/>
          </w:rPr>
          <w:instrText xml:space="preserve"> PAGEREF _Toc80026514 \h </w:instrText>
        </w:r>
        <w:r w:rsidR="00B23B83">
          <w:rPr>
            <w:noProof/>
            <w:webHidden/>
          </w:rPr>
        </w:r>
        <w:r w:rsidR="00B23B83">
          <w:rPr>
            <w:noProof/>
            <w:webHidden/>
          </w:rPr>
          <w:fldChar w:fldCharType="separate"/>
        </w:r>
        <w:r w:rsidR="00631D9C">
          <w:rPr>
            <w:noProof/>
            <w:webHidden/>
          </w:rPr>
          <w:t>83</w:t>
        </w:r>
        <w:r w:rsidR="00B23B83">
          <w:rPr>
            <w:noProof/>
            <w:webHidden/>
          </w:rPr>
          <w:fldChar w:fldCharType="end"/>
        </w:r>
      </w:hyperlink>
    </w:p>
    <w:p w14:paraId="033C0812" w14:textId="2A6A5534" w:rsidR="00B23B83" w:rsidRDefault="007921C4">
      <w:pPr>
        <w:pStyle w:val="22"/>
        <w:tabs>
          <w:tab w:val="right" w:leader="dot" w:pos="10762"/>
        </w:tabs>
        <w:rPr>
          <w:rFonts w:eastAsiaTheme="minorEastAsia"/>
          <w:noProof/>
          <w:lang w:eastAsia="ru-RU"/>
        </w:rPr>
      </w:pPr>
      <w:hyperlink w:anchor="_Toc80026515" w:history="1">
        <w:r w:rsidR="00B23B83" w:rsidRPr="00AC698F">
          <w:rPr>
            <w:rStyle w:val="a5"/>
            <w:noProof/>
          </w:rPr>
          <w:t>2.10 Состояние проверки кода маркировки</w:t>
        </w:r>
        <w:r w:rsidR="00B23B83">
          <w:rPr>
            <w:noProof/>
            <w:webHidden/>
          </w:rPr>
          <w:tab/>
        </w:r>
        <w:r w:rsidR="00B23B83">
          <w:rPr>
            <w:noProof/>
            <w:webHidden/>
          </w:rPr>
          <w:fldChar w:fldCharType="begin"/>
        </w:r>
        <w:r w:rsidR="00B23B83">
          <w:rPr>
            <w:noProof/>
            <w:webHidden/>
          </w:rPr>
          <w:instrText xml:space="preserve"> PAGEREF _Toc80026515 \h </w:instrText>
        </w:r>
        <w:r w:rsidR="00B23B83">
          <w:rPr>
            <w:noProof/>
            <w:webHidden/>
          </w:rPr>
        </w:r>
        <w:r w:rsidR="00B23B83">
          <w:rPr>
            <w:noProof/>
            <w:webHidden/>
          </w:rPr>
          <w:fldChar w:fldCharType="separate"/>
        </w:r>
        <w:r w:rsidR="00631D9C">
          <w:rPr>
            <w:noProof/>
            <w:webHidden/>
          </w:rPr>
          <w:t>85</w:t>
        </w:r>
        <w:r w:rsidR="00B23B83">
          <w:rPr>
            <w:noProof/>
            <w:webHidden/>
          </w:rPr>
          <w:fldChar w:fldCharType="end"/>
        </w:r>
      </w:hyperlink>
    </w:p>
    <w:p w14:paraId="310E4540" w14:textId="3B832581" w:rsidR="00B23B83" w:rsidRDefault="007921C4">
      <w:pPr>
        <w:pStyle w:val="32"/>
        <w:tabs>
          <w:tab w:val="right" w:leader="dot" w:pos="10762"/>
        </w:tabs>
        <w:rPr>
          <w:rFonts w:cstheme="minorBidi"/>
          <w:noProof/>
          <w:sz w:val="22"/>
          <w:szCs w:val="22"/>
        </w:rPr>
      </w:pPr>
      <w:hyperlink w:anchor="_Toc80026516" w:history="1">
        <w:r w:rsidR="00B23B83" w:rsidRPr="00AC698F">
          <w:rPr>
            <w:rStyle w:val="a5"/>
            <w:noProof/>
            <w:lang w:val="en-US"/>
          </w:rPr>
          <w:t>2.</w:t>
        </w:r>
        <w:r w:rsidR="00B23B83" w:rsidRPr="00AC698F">
          <w:rPr>
            <w:rStyle w:val="a5"/>
            <w:noProof/>
          </w:rPr>
          <w:t>10</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_Toc80026516 \h </w:instrText>
        </w:r>
        <w:r w:rsidR="00B23B83">
          <w:rPr>
            <w:noProof/>
            <w:webHidden/>
          </w:rPr>
        </w:r>
        <w:r w:rsidR="00B23B83">
          <w:rPr>
            <w:noProof/>
            <w:webHidden/>
          </w:rPr>
          <w:fldChar w:fldCharType="separate"/>
        </w:r>
        <w:r w:rsidR="00631D9C">
          <w:rPr>
            <w:noProof/>
            <w:webHidden/>
          </w:rPr>
          <w:t>85</w:t>
        </w:r>
        <w:r w:rsidR="00B23B83">
          <w:rPr>
            <w:noProof/>
            <w:webHidden/>
          </w:rPr>
          <w:fldChar w:fldCharType="end"/>
        </w:r>
      </w:hyperlink>
    </w:p>
    <w:p w14:paraId="0B837043" w14:textId="6091751E" w:rsidR="00B23B83" w:rsidRDefault="007921C4">
      <w:pPr>
        <w:pStyle w:val="22"/>
        <w:tabs>
          <w:tab w:val="right" w:leader="dot" w:pos="10762"/>
        </w:tabs>
        <w:rPr>
          <w:rFonts w:eastAsiaTheme="minorEastAsia"/>
          <w:noProof/>
          <w:lang w:eastAsia="ru-RU"/>
        </w:rPr>
      </w:pPr>
      <w:hyperlink w:anchor="_Toc80026517" w:history="1">
        <w:r w:rsidR="00B23B83" w:rsidRPr="00AC698F">
          <w:rPr>
            <w:rStyle w:val="a5"/>
            <w:noProof/>
            <w:lang w:val="en-US"/>
          </w:rPr>
          <w:t xml:space="preserve">2.11 </w:t>
        </w:r>
        <w:r w:rsidR="00B23B83" w:rsidRPr="00AC698F">
          <w:rPr>
            <w:rStyle w:val="a5"/>
            <w:noProof/>
          </w:rPr>
          <w:t>Состояние</w:t>
        </w:r>
        <w:r w:rsidR="00B23B83" w:rsidRPr="00AC698F">
          <w:rPr>
            <w:rStyle w:val="a5"/>
            <w:noProof/>
            <w:lang w:val="en-US"/>
          </w:rPr>
          <w:t xml:space="preserve"> </w:t>
        </w:r>
        <w:r w:rsidR="00B23B83" w:rsidRPr="00AC698F">
          <w:rPr>
            <w:rStyle w:val="a5"/>
            <w:noProof/>
          </w:rPr>
          <w:t>чека</w:t>
        </w:r>
        <w:r w:rsidR="00B23B83" w:rsidRPr="00AC698F">
          <w:rPr>
            <w:rStyle w:val="a5"/>
            <w:noProof/>
            <w:lang w:val="en-US"/>
          </w:rPr>
          <w:t xml:space="preserve"> </w:t>
        </w:r>
        <w:r w:rsidR="00B23B83" w:rsidRPr="00AC698F">
          <w:rPr>
            <w:rStyle w:val="a5"/>
            <w:noProof/>
          </w:rPr>
          <w:t>коррекции</w:t>
        </w:r>
        <w:r w:rsidR="00B23B83" w:rsidRPr="00AC698F">
          <w:rPr>
            <w:rStyle w:val="a5"/>
            <w:noProof/>
            <w:lang w:val="en-US"/>
          </w:rPr>
          <w:t xml:space="preserve"> </w:t>
        </w:r>
        <w:r w:rsidR="00B23B83" w:rsidRPr="00AC698F">
          <w:rPr>
            <w:rStyle w:val="a5"/>
            <w:noProof/>
          </w:rPr>
          <w:t>ФФД</w:t>
        </w:r>
        <w:r w:rsidR="00B23B83" w:rsidRPr="00AC698F">
          <w:rPr>
            <w:rStyle w:val="a5"/>
            <w:noProof/>
            <w:lang w:val="en-US"/>
          </w:rPr>
          <w:t xml:space="preserve"> 1.2</w:t>
        </w:r>
        <w:r w:rsidR="00B23B83">
          <w:rPr>
            <w:noProof/>
            <w:webHidden/>
          </w:rPr>
          <w:tab/>
        </w:r>
        <w:r w:rsidR="00B23B83">
          <w:rPr>
            <w:noProof/>
            <w:webHidden/>
          </w:rPr>
          <w:fldChar w:fldCharType="begin"/>
        </w:r>
        <w:r w:rsidR="00B23B83">
          <w:rPr>
            <w:noProof/>
            <w:webHidden/>
          </w:rPr>
          <w:instrText xml:space="preserve"> PAGEREF _Toc80026517 \h </w:instrText>
        </w:r>
        <w:r w:rsidR="00B23B83">
          <w:rPr>
            <w:noProof/>
            <w:webHidden/>
          </w:rPr>
        </w:r>
        <w:r w:rsidR="00B23B83">
          <w:rPr>
            <w:noProof/>
            <w:webHidden/>
          </w:rPr>
          <w:fldChar w:fldCharType="separate"/>
        </w:r>
        <w:r w:rsidR="00631D9C">
          <w:rPr>
            <w:noProof/>
            <w:webHidden/>
          </w:rPr>
          <w:t>87</w:t>
        </w:r>
        <w:r w:rsidR="00B23B83">
          <w:rPr>
            <w:noProof/>
            <w:webHidden/>
          </w:rPr>
          <w:fldChar w:fldCharType="end"/>
        </w:r>
      </w:hyperlink>
    </w:p>
    <w:p w14:paraId="4C7673CF" w14:textId="06945CE2" w:rsidR="00B23B83" w:rsidRDefault="007921C4">
      <w:pPr>
        <w:pStyle w:val="32"/>
        <w:tabs>
          <w:tab w:val="right" w:leader="dot" w:pos="10762"/>
        </w:tabs>
        <w:rPr>
          <w:rFonts w:cstheme="minorBidi"/>
          <w:noProof/>
          <w:sz w:val="22"/>
          <w:szCs w:val="22"/>
        </w:rPr>
      </w:pPr>
      <w:hyperlink w:anchor="_Toc80026518" w:history="1">
        <w:r w:rsidR="00B23B83" w:rsidRPr="00AC698F">
          <w:rPr>
            <w:rStyle w:val="a5"/>
            <w:noProof/>
            <w:lang w:val="en-US"/>
          </w:rPr>
          <w:t xml:space="preserve">2.11.1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_Toc80026518 \h </w:instrText>
        </w:r>
        <w:r w:rsidR="00B23B83">
          <w:rPr>
            <w:noProof/>
            <w:webHidden/>
          </w:rPr>
        </w:r>
        <w:r w:rsidR="00B23B83">
          <w:rPr>
            <w:noProof/>
            <w:webHidden/>
          </w:rPr>
          <w:fldChar w:fldCharType="separate"/>
        </w:r>
        <w:r w:rsidR="00631D9C">
          <w:rPr>
            <w:noProof/>
            <w:webHidden/>
          </w:rPr>
          <w:t>87</w:t>
        </w:r>
        <w:r w:rsidR="00B23B83">
          <w:rPr>
            <w:noProof/>
            <w:webHidden/>
          </w:rPr>
          <w:fldChar w:fldCharType="end"/>
        </w:r>
      </w:hyperlink>
    </w:p>
    <w:p w14:paraId="7745B240" w14:textId="3D0710E7" w:rsidR="00B23B83" w:rsidRDefault="007921C4">
      <w:pPr>
        <w:pStyle w:val="16"/>
        <w:tabs>
          <w:tab w:val="right" w:leader="dot" w:pos="10762"/>
        </w:tabs>
        <w:rPr>
          <w:rFonts w:eastAsiaTheme="minorEastAsia"/>
          <w:noProof/>
          <w:lang w:eastAsia="ru-RU"/>
        </w:rPr>
      </w:pPr>
      <w:hyperlink w:anchor="_Toc80026519" w:history="1">
        <w:r w:rsidR="00B23B83" w:rsidRPr="00AC698F">
          <w:rPr>
            <w:rStyle w:val="a5"/>
            <w:noProof/>
            <w:lang w:val="en-US"/>
          </w:rPr>
          <w:t>3. Swagger</w:t>
        </w:r>
        <w:r w:rsidR="00B23B83">
          <w:rPr>
            <w:noProof/>
            <w:webHidden/>
          </w:rPr>
          <w:tab/>
        </w:r>
        <w:r w:rsidR="00B23B83">
          <w:rPr>
            <w:noProof/>
            <w:webHidden/>
          </w:rPr>
          <w:fldChar w:fldCharType="begin"/>
        </w:r>
        <w:r w:rsidR="00B23B83">
          <w:rPr>
            <w:noProof/>
            <w:webHidden/>
          </w:rPr>
          <w:instrText xml:space="preserve"> PAGEREF _Toc80026519 \h </w:instrText>
        </w:r>
        <w:r w:rsidR="00B23B83">
          <w:rPr>
            <w:noProof/>
            <w:webHidden/>
          </w:rPr>
        </w:r>
        <w:r w:rsidR="00B23B83">
          <w:rPr>
            <w:noProof/>
            <w:webHidden/>
          </w:rPr>
          <w:fldChar w:fldCharType="separate"/>
        </w:r>
        <w:r w:rsidR="00631D9C">
          <w:rPr>
            <w:noProof/>
            <w:webHidden/>
          </w:rPr>
          <w:t>90</w:t>
        </w:r>
        <w:r w:rsidR="00B23B83">
          <w:rPr>
            <w:noProof/>
            <w:webHidden/>
          </w:rPr>
          <w:fldChar w:fldCharType="end"/>
        </w:r>
      </w:hyperlink>
    </w:p>
    <w:p w14:paraId="47D42A39" w14:textId="1531D466" w:rsidR="00B23B83" w:rsidRDefault="007921C4">
      <w:pPr>
        <w:pStyle w:val="16"/>
        <w:tabs>
          <w:tab w:val="right" w:leader="dot" w:pos="10762"/>
        </w:tabs>
        <w:rPr>
          <w:rFonts w:eastAsiaTheme="minorEastAsia"/>
          <w:noProof/>
          <w:lang w:eastAsia="ru-RU"/>
        </w:rPr>
      </w:pPr>
      <w:hyperlink w:anchor="_Toc80026520" w:history="1">
        <w:r w:rsidR="00B23B83" w:rsidRPr="00AC698F">
          <w:rPr>
            <w:rStyle w:val="a5"/>
            <w:noProof/>
          </w:rPr>
          <w:t>4. Ссылки на чек.</w:t>
        </w:r>
        <w:r w:rsidR="00B23B83">
          <w:rPr>
            <w:noProof/>
            <w:webHidden/>
          </w:rPr>
          <w:tab/>
        </w:r>
        <w:r w:rsidR="00B23B83">
          <w:rPr>
            <w:noProof/>
            <w:webHidden/>
          </w:rPr>
          <w:fldChar w:fldCharType="begin"/>
        </w:r>
        <w:r w:rsidR="00B23B83">
          <w:rPr>
            <w:noProof/>
            <w:webHidden/>
          </w:rPr>
          <w:instrText xml:space="preserve"> PAGEREF _Toc80026520 \h </w:instrText>
        </w:r>
        <w:r w:rsidR="00B23B83">
          <w:rPr>
            <w:noProof/>
            <w:webHidden/>
          </w:rPr>
        </w:r>
        <w:r w:rsidR="00B23B83">
          <w:rPr>
            <w:noProof/>
            <w:webHidden/>
          </w:rPr>
          <w:fldChar w:fldCharType="separate"/>
        </w:r>
        <w:r w:rsidR="00631D9C">
          <w:rPr>
            <w:noProof/>
            <w:webHidden/>
          </w:rPr>
          <w:t>90</w:t>
        </w:r>
        <w:r w:rsidR="00B23B83">
          <w:rPr>
            <w:noProof/>
            <w:webHidden/>
          </w:rPr>
          <w:fldChar w:fldCharType="end"/>
        </w:r>
      </w:hyperlink>
    </w:p>
    <w:p w14:paraId="3164B8FB" w14:textId="34E9F7FE" w:rsidR="00B23B83" w:rsidRDefault="007921C4">
      <w:pPr>
        <w:pStyle w:val="16"/>
        <w:tabs>
          <w:tab w:val="right" w:leader="dot" w:pos="10762"/>
        </w:tabs>
        <w:rPr>
          <w:rFonts w:eastAsiaTheme="minorEastAsia"/>
          <w:noProof/>
          <w:lang w:eastAsia="ru-RU"/>
        </w:rPr>
      </w:pPr>
      <w:hyperlink w:anchor="_Toc80026521" w:history="1">
        <w:r w:rsidR="00B23B83" w:rsidRPr="00AC698F">
          <w:rPr>
            <w:rStyle w:val="a5"/>
            <w:noProof/>
          </w:rPr>
          <w:t>Изменения в документе</w:t>
        </w:r>
        <w:r w:rsidR="00B23B83">
          <w:rPr>
            <w:noProof/>
            <w:webHidden/>
          </w:rPr>
          <w:tab/>
        </w:r>
        <w:r w:rsidR="00B23B83">
          <w:rPr>
            <w:noProof/>
            <w:webHidden/>
          </w:rPr>
          <w:fldChar w:fldCharType="begin"/>
        </w:r>
        <w:r w:rsidR="00B23B83">
          <w:rPr>
            <w:noProof/>
            <w:webHidden/>
          </w:rPr>
          <w:instrText xml:space="preserve"> PAGEREF _Toc80026521 \h </w:instrText>
        </w:r>
        <w:r w:rsidR="00B23B83">
          <w:rPr>
            <w:noProof/>
            <w:webHidden/>
          </w:rPr>
        </w:r>
        <w:r w:rsidR="00B23B83">
          <w:rPr>
            <w:noProof/>
            <w:webHidden/>
          </w:rPr>
          <w:fldChar w:fldCharType="separate"/>
        </w:r>
        <w:r w:rsidR="00631D9C">
          <w:rPr>
            <w:noProof/>
            <w:webHidden/>
          </w:rPr>
          <w:t>92</w:t>
        </w:r>
        <w:r w:rsidR="00B23B83">
          <w:rPr>
            <w:noProof/>
            <w:webHidden/>
          </w:rPr>
          <w:fldChar w:fldCharType="end"/>
        </w:r>
      </w:hyperlink>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80026459"/>
      <w:r w:rsidRPr="003B6B91">
        <w:rPr>
          <w:sz w:val="32"/>
          <w:szCs w:val="32"/>
        </w:rPr>
        <w:lastRenderedPageBreak/>
        <w:t>1. Общее описание</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80026460"/>
      <w:r w:rsidRPr="003B6B91">
        <w:rPr>
          <w:sz w:val="26"/>
          <w:szCs w:val="26"/>
        </w:rPr>
        <w:t>1.1.</w:t>
      </w:r>
      <w:r w:rsidRPr="003B6B91">
        <w:t xml:space="preserve"> </w:t>
      </w:r>
      <w:r w:rsidRPr="003B6B91">
        <w:rPr>
          <w:sz w:val="26"/>
          <w:szCs w:val="26"/>
        </w:rPr>
        <w:t>Основная</w:t>
      </w:r>
      <w:r w:rsidRPr="003B6B91">
        <w:t xml:space="preserve"> </w:t>
      </w:r>
      <w:r w:rsidRPr="003B6B91">
        <w:rPr>
          <w:sz w:val="26"/>
          <w:szCs w:val="26"/>
        </w:rPr>
        <w:t>информация</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w:t>
      </w:r>
      <w:r w:rsidR="00B36432" w:rsidRPr="00B36432">
        <w:rPr>
          <w:rFonts w:cstheme="minorHAnsi"/>
          <w:b/>
          <w:sz w:val="24"/>
          <w:szCs w:val="24"/>
          <w:lang w:val="en-US"/>
        </w:rPr>
        <w:t>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 </w:t>
      </w:r>
      <w:r w:rsidR="00C03F64" w:rsidRPr="00C03F64">
        <w:rPr>
          <w:rFonts w:cstheme="minorHAnsi"/>
          <w:sz w:val="24"/>
          <w:szCs w:val="24"/>
        </w:rPr>
        <w:t>облачный сервис</w:t>
      </w:r>
      <w:r w:rsidR="00C03F64">
        <w:rPr>
          <w:rFonts w:cstheme="minorHAnsi"/>
          <w:sz w:val="24"/>
          <w:szCs w:val="24"/>
        </w:rPr>
        <w:t xml:space="preserve">, </w:t>
      </w:r>
      <w:r w:rsidR="00281F66" w:rsidRPr="00FD5E80">
        <w:rPr>
          <w:rFonts w:cstheme="minorHAnsi"/>
          <w:sz w:val="24"/>
          <w:szCs w:val="24"/>
        </w:rPr>
        <w:t xml:space="preserve">который позволяет </w:t>
      </w:r>
      <w:proofErr w:type="spellStart"/>
      <w:r w:rsidR="00C03F64">
        <w:rPr>
          <w:rFonts w:cstheme="minorHAnsi"/>
          <w:sz w:val="24"/>
          <w:szCs w:val="24"/>
        </w:rPr>
        <w:t>программно</w:t>
      </w:r>
      <w:proofErr w:type="spellEnd"/>
      <w:r w:rsidR="00C03F64">
        <w:rPr>
          <w:rFonts w:cstheme="minorHAnsi"/>
          <w:sz w:val="24"/>
          <w:szCs w:val="24"/>
        </w:rPr>
        <w:t xml:space="preserve"> формировать фискальные чеки</w:t>
      </w:r>
      <w:r w:rsidR="00281F66" w:rsidRPr="00FD5E80">
        <w:rPr>
          <w:rFonts w:cstheme="minorHAnsi"/>
          <w:sz w:val="24"/>
          <w:szCs w:val="24"/>
        </w:rPr>
        <w:t>.</w:t>
      </w:r>
      <w:r w:rsidR="00C03F64">
        <w:rPr>
          <w:rFonts w:cstheme="minorHAnsi"/>
          <w:sz w:val="24"/>
          <w:szCs w:val="24"/>
        </w:rPr>
        <w:t xml:space="preserve"> Сервис используется преимущественно для интернет-магазинов, транспортных решений и интернет-коммерции для формирования чеков в соответствии с ФЗ-54</w:t>
      </w:r>
      <w:r w:rsidR="00C36F7B">
        <w:rPr>
          <w:rFonts w:cstheme="minorHAnsi"/>
          <w:sz w:val="24"/>
          <w:szCs w:val="24"/>
        </w:rPr>
        <w:t xml:space="preserve"> о</w:t>
      </w:r>
      <w:r w:rsidR="00C36F7B" w:rsidRPr="00FD5E80">
        <w:rPr>
          <w:rFonts w:cstheme="minorHAnsi"/>
          <w:sz w:val="24"/>
          <w:szCs w:val="24"/>
        </w:rPr>
        <w:t>т 22.05.2003</w:t>
      </w:r>
      <w:r w:rsidR="00C36F7B">
        <w:rPr>
          <w:rFonts w:cstheme="minorHAnsi"/>
          <w:sz w:val="24"/>
          <w:szCs w:val="24"/>
        </w:rPr>
        <w:t xml:space="preserve"> «О применении контрольно-кассовой техники при осуществлении расчетов в Российской Федерации».</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Для подключения облачного серв</w:t>
      </w:r>
      <w:r w:rsidR="00C36F7B">
        <w:rPr>
          <w:rFonts w:cstheme="minorHAnsi"/>
          <w:sz w:val="24"/>
          <w:szCs w:val="24"/>
        </w:rPr>
        <w:t>и</w:t>
      </w:r>
      <w:r>
        <w:rPr>
          <w:rFonts w:cstheme="minorHAnsi"/>
          <w:sz w:val="24"/>
          <w:szCs w:val="24"/>
        </w:rPr>
        <w:t xml:space="preserve">са необходимо </w:t>
      </w:r>
      <w:r w:rsidR="00281F66" w:rsidRPr="00FD5E80">
        <w:rPr>
          <w:rFonts w:cstheme="minorHAnsi"/>
          <w:sz w:val="24"/>
          <w:szCs w:val="24"/>
        </w:rPr>
        <w:t>зарегистрировать</w:t>
      </w:r>
      <w:r w:rsidR="00C36F7B">
        <w:rPr>
          <w:rFonts w:cstheme="minorHAnsi"/>
          <w:sz w:val="24"/>
          <w:szCs w:val="24"/>
        </w:rPr>
        <w:t xml:space="preserve"> Вашу организацию </w:t>
      </w:r>
      <w:r w:rsidR="00281F66" w:rsidRPr="00FD5E80">
        <w:rPr>
          <w:rFonts w:cstheme="minorHAnsi"/>
          <w:sz w:val="24"/>
          <w:szCs w:val="24"/>
        </w:rPr>
        <w:t>на</w:t>
      </w:r>
      <w:r>
        <w:rPr>
          <w:rFonts w:cstheme="minorHAnsi"/>
          <w:sz w:val="24"/>
          <w:szCs w:val="24"/>
        </w:rPr>
        <w:t xml:space="preserve"> веб-сайте </w:t>
      </w:r>
      <w:hyperlink r:id="rId8" w:history="1">
        <w:r w:rsidRPr="008C31CE">
          <w:rPr>
            <w:rStyle w:val="a5"/>
            <w:rFonts w:cstheme="minorHAnsi"/>
            <w:sz w:val="24"/>
            <w:szCs w:val="24"/>
            <w:lang w:val="en-US"/>
          </w:rPr>
          <w:t>www</w:t>
        </w:r>
        <w:r w:rsidRPr="008C31CE">
          <w:rPr>
            <w:rStyle w:val="a5"/>
            <w:rFonts w:cstheme="minorHAnsi"/>
            <w:sz w:val="24"/>
            <w:szCs w:val="24"/>
          </w:rPr>
          <w:t>.</w:t>
        </w:r>
        <w:proofErr w:type="spellStart"/>
        <w:r w:rsidRPr="008C31CE">
          <w:rPr>
            <w:rStyle w:val="a5"/>
            <w:rFonts w:cstheme="minorHAnsi"/>
            <w:sz w:val="24"/>
            <w:szCs w:val="24"/>
            <w:lang w:val="en-US"/>
          </w:rPr>
          <w:t>orangedata</w:t>
        </w:r>
        <w:proofErr w:type="spellEnd"/>
        <w:r w:rsidRPr="008C31CE">
          <w:rPr>
            <w:rStyle w:val="a5"/>
            <w:rFonts w:cstheme="minorHAnsi"/>
            <w:sz w:val="24"/>
            <w:szCs w:val="24"/>
          </w:rPr>
          <w:t>.</w:t>
        </w:r>
        <w:proofErr w:type="spellStart"/>
        <w:r w:rsidRPr="008C31CE">
          <w:rPr>
            <w:rStyle w:val="a5"/>
            <w:rFonts w:cstheme="minorHAnsi"/>
            <w:sz w:val="24"/>
            <w:szCs w:val="24"/>
            <w:lang w:val="en-US"/>
          </w:rPr>
          <w:t>ru</w:t>
        </w:r>
        <w:proofErr w:type="spellEnd"/>
      </w:hyperlink>
      <w:r w:rsidRPr="00C03F64">
        <w:rPr>
          <w:rFonts w:cstheme="minorHAnsi"/>
          <w:sz w:val="24"/>
          <w:szCs w:val="24"/>
        </w:rPr>
        <w:t xml:space="preserve">, </w:t>
      </w:r>
      <w:r>
        <w:rPr>
          <w:rFonts w:cstheme="minorHAnsi"/>
          <w:sz w:val="24"/>
          <w:szCs w:val="24"/>
        </w:rPr>
        <w:t xml:space="preserve">через Личный Кабинет </w:t>
      </w:r>
      <w:r w:rsidR="00281F66" w:rsidRPr="00FD5E80">
        <w:rPr>
          <w:rFonts w:cstheme="minorHAnsi"/>
          <w:sz w:val="24"/>
          <w:szCs w:val="24"/>
        </w:rPr>
        <w:t xml:space="preserve">заказать </w:t>
      </w:r>
      <w:r>
        <w:rPr>
          <w:rFonts w:cstheme="minorHAnsi"/>
          <w:sz w:val="24"/>
          <w:szCs w:val="24"/>
        </w:rPr>
        <w:t xml:space="preserve">подключение </w:t>
      </w:r>
      <w:r w:rsidR="00281F66" w:rsidRPr="00FD5E80">
        <w:rPr>
          <w:rFonts w:cstheme="minorHAnsi"/>
          <w:sz w:val="24"/>
          <w:szCs w:val="24"/>
        </w:rPr>
        <w:t>физических фискальных устройств</w:t>
      </w:r>
      <w:r>
        <w:rPr>
          <w:rFonts w:cstheme="minorHAnsi"/>
          <w:sz w:val="24"/>
          <w:szCs w:val="24"/>
        </w:rPr>
        <w:t xml:space="preserve">, обеспечивающих формирование фискальных чеков. Далее – можно </w:t>
      </w:r>
      <w:r w:rsidR="00281F66" w:rsidRPr="00FD5E80">
        <w:rPr>
          <w:rFonts w:cstheme="minorHAnsi"/>
          <w:sz w:val="24"/>
          <w:szCs w:val="24"/>
        </w:rPr>
        <w:t xml:space="preserve">генерировать </w:t>
      </w:r>
      <w:r>
        <w:rPr>
          <w:rFonts w:cstheme="minorHAnsi"/>
          <w:sz w:val="24"/>
          <w:szCs w:val="24"/>
        </w:rPr>
        <w:t>фискальные чеки</w:t>
      </w:r>
      <w:r w:rsidR="00281F66" w:rsidRPr="00FD5E80">
        <w:rPr>
          <w:rFonts w:cstheme="minorHAnsi"/>
          <w:sz w:val="24"/>
          <w:szCs w:val="24"/>
        </w:rPr>
        <w:t>, используя API (описано ниж</w:t>
      </w:r>
      <w:r w:rsidR="00D62A99">
        <w:rPr>
          <w:rFonts w:cstheme="minorHAnsi"/>
          <w:sz w:val="24"/>
          <w:szCs w:val="24"/>
        </w:rPr>
        <w:t xml:space="preserve">е). Сервис генерирует чеки </w:t>
      </w:r>
      <w:r w:rsidR="00281F66" w:rsidRPr="00FD5E80">
        <w:rPr>
          <w:rFonts w:cstheme="minorHAnsi"/>
          <w:sz w:val="24"/>
          <w:szCs w:val="24"/>
        </w:rPr>
        <w:t>только в электронном виде (без печатной копии).</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Контрольно-кассовая техника (ККТ</w:t>
      </w:r>
      <w:r w:rsidR="009B0307">
        <w:rPr>
          <w:rFonts w:cstheme="minorHAnsi"/>
          <w:b/>
          <w:bCs/>
          <w:sz w:val="24"/>
          <w:szCs w:val="24"/>
        </w:rPr>
        <w:t xml:space="preserve"> или КАССА</w:t>
      </w:r>
      <w:r>
        <w:rPr>
          <w:rFonts w:cstheme="minorHAnsi"/>
          <w:b/>
          <w:bCs/>
          <w:sz w:val="24"/>
          <w:szCs w:val="24"/>
        </w:rPr>
        <w:t xml:space="preserve">) </w:t>
      </w:r>
      <w:r w:rsidR="00281F66" w:rsidRPr="00FD5E80">
        <w:rPr>
          <w:rFonts w:cstheme="minorHAnsi"/>
          <w:sz w:val="24"/>
          <w:szCs w:val="24"/>
        </w:rPr>
        <w:t>- специальное устройство, отвечающее требованиям Федерального</w:t>
      </w:r>
      <w:r w:rsidR="00281F66" w:rsidRPr="00FD5E80">
        <w:rPr>
          <w:rFonts w:cstheme="minorHAnsi"/>
          <w:sz w:val="24"/>
          <w:szCs w:val="24"/>
          <w:lang w:val="en-US"/>
        </w:rPr>
        <w:t> </w:t>
      </w:r>
      <w:r w:rsidR="00281F66" w:rsidRPr="00FD5E80">
        <w:rPr>
          <w:rFonts w:cstheme="minorHAnsi"/>
          <w:sz w:val="24"/>
          <w:szCs w:val="24"/>
        </w:rPr>
        <w:t>зако</w:t>
      </w:r>
      <w:r w:rsidR="00B415A0">
        <w:rPr>
          <w:rFonts w:cstheme="minorHAnsi"/>
          <w:sz w:val="24"/>
          <w:szCs w:val="24"/>
        </w:rPr>
        <w:t>на о</w:t>
      </w:r>
      <w:r w:rsidR="00281F66" w:rsidRPr="00FD5E80">
        <w:rPr>
          <w:rFonts w:cstheme="minorHAnsi"/>
          <w:sz w:val="24"/>
          <w:szCs w:val="24"/>
        </w:rPr>
        <w:t xml:space="preserve">т 22.05.2003 </w:t>
      </w:r>
      <w:r w:rsidR="00281F66" w:rsidRPr="00FD5E80">
        <w:rPr>
          <w:rFonts w:cstheme="minorHAnsi"/>
          <w:sz w:val="24"/>
          <w:szCs w:val="24"/>
          <w:lang w:val="en-US"/>
        </w:rPr>
        <w:t>N</w:t>
      </w:r>
      <w:r w:rsidR="00281F66" w:rsidRPr="00FD5E80">
        <w:rPr>
          <w:rFonts w:cstheme="minorHAnsi"/>
          <w:sz w:val="24"/>
          <w:szCs w:val="24"/>
        </w:rPr>
        <w:t xml:space="preserve"> 54-ФЗ (от 03.07.2018) </w:t>
      </w:r>
      <w:r w:rsidR="009B0307">
        <w:rPr>
          <w:rFonts w:cstheme="minorHAnsi"/>
          <w:sz w:val="24"/>
          <w:szCs w:val="24"/>
        </w:rPr>
        <w:t>«</w:t>
      </w:r>
      <w:r w:rsidR="00226D57">
        <w:rPr>
          <w:rFonts w:cstheme="minorHAnsi"/>
          <w:sz w:val="24"/>
          <w:szCs w:val="24"/>
        </w:rPr>
        <w:t>О применении контрольно-кассовой техники при осуществлении расчетов в Российской Федерации</w:t>
      </w:r>
      <w:r w:rsidR="009B0307">
        <w:rPr>
          <w:rFonts w:cstheme="minorHAnsi"/>
          <w:sz w:val="24"/>
          <w:szCs w:val="24"/>
        </w:rPr>
        <w:t>»</w:t>
      </w:r>
      <w:r w:rsidR="00281F66" w:rsidRPr="00FD5E80">
        <w:rPr>
          <w:rFonts w:cstheme="minorHAnsi"/>
          <w:sz w:val="24"/>
          <w:szCs w:val="24"/>
        </w:rPr>
        <w:t>.</w:t>
      </w:r>
      <w:r w:rsidR="00C03F64">
        <w:rPr>
          <w:rFonts w:cstheme="minorHAnsi"/>
          <w:sz w:val="24"/>
          <w:szCs w:val="24"/>
        </w:rPr>
        <w:t xml:space="preserve"> </w:t>
      </w:r>
      <w:r w:rsidR="00281F66" w:rsidRPr="00FD5E80">
        <w:rPr>
          <w:rFonts w:cstheme="minorHAnsi"/>
          <w:sz w:val="24"/>
          <w:szCs w:val="24"/>
        </w:rPr>
        <w:t>Согласно за</w:t>
      </w:r>
      <w:r>
        <w:rPr>
          <w:rFonts w:cstheme="minorHAnsi"/>
          <w:sz w:val="24"/>
          <w:szCs w:val="24"/>
        </w:rPr>
        <w:t>кону, все устройства</w:t>
      </w:r>
      <w:r w:rsidR="009B0307">
        <w:rPr>
          <w:rFonts w:cstheme="minorHAnsi"/>
          <w:sz w:val="24"/>
          <w:szCs w:val="24"/>
        </w:rPr>
        <w:t xml:space="preserve">, которые могут применяться для формирования фискальных чеков, </w:t>
      </w:r>
      <w:r w:rsidR="00281F66" w:rsidRPr="00FD5E80">
        <w:rPr>
          <w:rFonts w:cstheme="minorHAnsi"/>
          <w:sz w:val="24"/>
          <w:szCs w:val="24"/>
        </w:rPr>
        <w:t>перечислены в специальном реестре кассовых аппаратов.</w:t>
      </w:r>
      <w:r w:rsidR="009B0307">
        <w:rPr>
          <w:rFonts w:cstheme="minorHAnsi"/>
          <w:sz w:val="24"/>
          <w:szCs w:val="24"/>
        </w:rPr>
        <w:t xml:space="preserve"> </w:t>
      </w:r>
      <w:r w:rsidR="00281F66" w:rsidRPr="00FD5E80">
        <w:rPr>
          <w:rFonts w:cstheme="minorHAnsi"/>
          <w:sz w:val="24"/>
          <w:szCs w:val="24"/>
        </w:rPr>
        <w:t xml:space="preserve">Существует целый ряд </w:t>
      </w:r>
      <w:r>
        <w:rPr>
          <w:rFonts w:cstheme="minorHAnsi"/>
          <w:sz w:val="24"/>
          <w:szCs w:val="24"/>
        </w:rPr>
        <w:t xml:space="preserve">различных </w:t>
      </w:r>
      <w:r w:rsidR="009B0307">
        <w:rPr>
          <w:rFonts w:cstheme="minorHAnsi"/>
          <w:sz w:val="24"/>
          <w:szCs w:val="24"/>
        </w:rPr>
        <w:t>ККТ</w:t>
      </w:r>
      <w:r>
        <w:rPr>
          <w:rFonts w:cstheme="minorHAnsi"/>
          <w:sz w:val="24"/>
          <w:szCs w:val="24"/>
        </w:rPr>
        <w:t xml:space="preserve"> </w:t>
      </w:r>
      <w:r w:rsidR="00281F66" w:rsidRPr="00FD5E80">
        <w:rPr>
          <w:rFonts w:cstheme="minorHAnsi"/>
          <w:sz w:val="24"/>
          <w:szCs w:val="24"/>
        </w:rPr>
        <w:t xml:space="preserve">(с </w:t>
      </w:r>
      <w:r w:rsidR="00C36F7B">
        <w:rPr>
          <w:rFonts w:cstheme="minorHAnsi"/>
          <w:sz w:val="24"/>
          <w:szCs w:val="24"/>
        </w:rPr>
        <w:t xml:space="preserve">пользовательским </w:t>
      </w:r>
      <w:r w:rsidR="00281F66" w:rsidRPr="00FD5E80">
        <w:rPr>
          <w:rFonts w:cstheme="minorHAnsi"/>
          <w:sz w:val="24"/>
          <w:szCs w:val="24"/>
        </w:rPr>
        <w:t>интерфейсом, с аппаратным интерф</w:t>
      </w:r>
      <w:r w:rsidR="003805EC">
        <w:rPr>
          <w:rFonts w:cstheme="minorHAnsi"/>
          <w:sz w:val="24"/>
          <w:szCs w:val="24"/>
        </w:rPr>
        <w:t>ейсом RS-232 или USB и т.д.</w:t>
      </w:r>
      <w:r w:rsidR="00281F66" w:rsidRPr="00FD5E80">
        <w:rPr>
          <w:rFonts w:cstheme="minorHAnsi"/>
          <w:sz w:val="24"/>
          <w:szCs w:val="24"/>
        </w:rPr>
        <w:t>).</w:t>
      </w:r>
      <w:r w:rsidR="009B0307">
        <w:rPr>
          <w:rFonts w:cstheme="minorHAnsi"/>
          <w:sz w:val="24"/>
          <w:szCs w:val="24"/>
        </w:rPr>
        <w:t xml:space="preserve"> </w:t>
      </w:r>
      <w:r>
        <w:rPr>
          <w:rFonts w:cstheme="minorHAnsi"/>
          <w:sz w:val="24"/>
          <w:szCs w:val="24"/>
        </w:rPr>
        <w:t>ККТ</w:t>
      </w:r>
      <w:r w:rsidR="009B0307">
        <w:rPr>
          <w:rFonts w:cstheme="minorHAnsi"/>
          <w:sz w:val="24"/>
          <w:szCs w:val="24"/>
        </w:rPr>
        <w:t xml:space="preserve"> (касса) </w:t>
      </w:r>
      <w:r w:rsidR="00281F66" w:rsidRPr="00FD5E80">
        <w:rPr>
          <w:rFonts w:cstheme="minorHAnsi"/>
          <w:sz w:val="24"/>
          <w:szCs w:val="24"/>
        </w:rPr>
        <w:t>може</w:t>
      </w:r>
      <w:r w:rsidR="00D2572F">
        <w:rPr>
          <w:rFonts w:cstheme="minorHAnsi"/>
          <w:sz w:val="24"/>
          <w:szCs w:val="24"/>
        </w:rPr>
        <w:t>т генерировать чеки</w:t>
      </w:r>
      <w:r w:rsidR="00281F66" w:rsidRPr="00FD5E80">
        <w:rPr>
          <w:rFonts w:cstheme="minorHAnsi"/>
          <w:sz w:val="24"/>
          <w:szCs w:val="24"/>
        </w:rPr>
        <w:t xml:space="preserve"> в бумажном виде или в электронной ф</w:t>
      </w:r>
      <w:r w:rsidR="00D2572F">
        <w:rPr>
          <w:rFonts w:cstheme="minorHAnsi"/>
          <w:sz w:val="24"/>
          <w:szCs w:val="24"/>
        </w:rPr>
        <w:t>орме.</w:t>
      </w:r>
      <w:r w:rsidR="00C36F7B">
        <w:rPr>
          <w:rFonts w:cstheme="minorHAnsi"/>
          <w:sz w:val="24"/>
          <w:szCs w:val="24"/>
        </w:rPr>
        <w:t xml:space="preserve"> </w:t>
      </w:r>
      <w:r w:rsidR="00D2572F">
        <w:rPr>
          <w:rFonts w:cstheme="minorHAnsi"/>
          <w:sz w:val="24"/>
          <w:szCs w:val="24"/>
        </w:rPr>
        <w:t>Основными функциями</w:t>
      </w:r>
      <w:r w:rsidR="00C36F7B">
        <w:rPr>
          <w:rFonts w:cstheme="minorHAnsi"/>
          <w:sz w:val="24"/>
          <w:szCs w:val="24"/>
        </w:rPr>
        <w:t>, общими для</w:t>
      </w:r>
      <w:r w:rsidR="00281F66" w:rsidRPr="00FD5E80">
        <w:rPr>
          <w:rFonts w:cstheme="minorHAnsi"/>
          <w:sz w:val="24"/>
          <w:szCs w:val="24"/>
        </w:rPr>
        <w:t xml:space="preserve"> все</w:t>
      </w:r>
      <w:r w:rsidR="00D2572F">
        <w:rPr>
          <w:rFonts w:cstheme="minorHAnsi"/>
          <w:sz w:val="24"/>
          <w:szCs w:val="24"/>
        </w:rPr>
        <w:t>х ККТ является</w:t>
      </w:r>
      <w:r w:rsidR="00281F66" w:rsidRPr="00FD5E80">
        <w:rPr>
          <w:rFonts w:cstheme="minorHAnsi"/>
          <w:sz w:val="24"/>
          <w:szCs w:val="24"/>
        </w:rPr>
        <w:t>:</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ККТ</w:t>
      </w:r>
      <w:r w:rsidR="00281F66" w:rsidRPr="009B0307">
        <w:rPr>
          <w:rFonts w:cstheme="minorHAnsi"/>
          <w:sz w:val="24"/>
          <w:szCs w:val="24"/>
        </w:rPr>
        <w:t xml:space="preserve"> должн</w:t>
      </w:r>
      <w:r w:rsidR="00C36F7B">
        <w:rPr>
          <w:rFonts w:cstheme="minorHAnsi"/>
          <w:sz w:val="24"/>
          <w:szCs w:val="24"/>
        </w:rPr>
        <w:t>а</w:t>
      </w:r>
      <w:r w:rsidR="00281F66" w:rsidRPr="009B0307">
        <w:rPr>
          <w:rFonts w:cstheme="minorHAnsi"/>
          <w:sz w:val="24"/>
          <w:szCs w:val="24"/>
        </w:rPr>
        <w:t xml:space="preserve"> </w:t>
      </w:r>
      <w:r w:rsidR="009B0307">
        <w:rPr>
          <w:rFonts w:cstheme="minorHAnsi"/>
          <w:sz w:val="24"/>
          <w:szCs w:val="24"/>
        </w:rPr>
        <w:t xml:space="preserve">корректно взаимодействовать </w:t>
      </w:r>
      <w:r w:rsidR="00281F66" w:rsidRPr="009B0307">
        <w:rPr>
          <w:rFonts w:cstheme="minorHAnsi"/>
          <w:sz w:val="24"/>
          <w:szCs w:val="24"/>
        </w:rPr>
        <w:t xml:space="preserve">с фискальным </w:t>
      </w:r>
      <w:r w:rsidRPr="009B0307">
        <w:rPr>
          <w:rFonts w:cstheme="minorHAnsi"/>
          <w:sz w:val="24"/>
          <w:szCs w:val="24"/>
        </w:rPr>
        <w:t>накопителем</w:t>
      </w:r>
      <w:r w:rsidR="00C36F7B">
        <w:rPr>
          <w:rFonts w:cstheme="minorHAnsi"/>
          <w:sz w:val="24"/>
          <w:szCs w:val="24"/>
        </w:rPr>
        <w:t>, установленным на данной ККТ</w:t>
      </w:r>
      <w:r w:rsidR="00281F66" w:rsidRPr="009B0307">
        <w:rPr>
          <w:rFonts w:cstheme="minorHAnsi"/>
          <w:sz w:val="24"/>
          <w:szCs w:val="24"/>
        </w:rPr>
        <w:t xml:space="preserve"> (см. описание ниже).</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Чек должен</w:t>
      </w:r>
      <w:r w:rsidR="00281F66" w:rsidRPr="009B0307">
        <w:rPr>
          <w:rFonts w:cstheme="minorHAnsi"/>
          <w:sz w:val="24"/>
          <w:szCs w:val="24"/>
        </w:rPr>
        <w:t xml:space="preserve"> содержать </w:t>
      </w:r>
      <w:r w:rsidR="00D17DFB" w:rsidRPr="00D17DFB">
        <w:rPr>
          <w:rFonts w:cstheme="minorHAnsi"/>
          <w:b/>
          <w:bCs/>
          <w:sz w:val="24"/>
          <w:szCs w:val="24"/>
        </w:rPr>
        <w:t>ИНН организации</w:t>
      </w:r>
      <w:r w:rsidR="00D17DFB">
        <w:rPr>
          <w:rFonts w:cstheme="minorHAnsi"/>
          <w:sz w:val="24"/>
          <w:szCs w:val="24"/>
        </w:rPr>
        <w:t xml:space="preserve">, а также </w:t>
      </w:r>
      <w:r w:rsidR="00281F66" w:rsidRPr="009B0307">
        <w:rPr>
          <w:rFonts w:cstheme="minorHAnsi"/>
          <w:sz w:val="24"/>
          <w:szCs w:val="24"/>
        </w:rPr>
        <w:t>обязательные поля</w:t>
      </w:r>
      <w:r w:rsidR="009B0307">
        <w:rPr>
          <w:rFonts w:cstheme="minorHAnsi"/>
          <w:sz w:val="24"/>
          <w:szCs w:val="24"/>
        </w:rPr>
        <w:t xml:space="preserve">, которые </w:t>
      </w:r>
      <w:r w:rsidR="00D17DFB">
        <w:rPr>
          <w:rFonts w:cstheme="minorHAnsi"/>
          <w:sz w:val="24"/>
          <w:szCs w:val="24"/>
        </w:rPr>
        <w:t xml:space="preserve">автоматически </w:t>
      </w:r>
      <w:r w:rsidR="009B0307">
        <w:rPr>
          <w:rFonts w:cstheme="minorHAnsi"/>
          <w:sz w:val="24"/>
          <w:szCs w:val="24"/>
        </w:rPr>
        <w:t>формирует фискальный накопитель</w:t>
      </w:r>
      <w:r w:rsidR="00281F66" w:rsidRPr="009B0307">
        <w:rPr>
          <w:rFonts w:cstheme="minorHAnsi"/>
          <w:sz w:val="24"/>
          <w:szCs w:val="24"/>
        </w:rPr>
        <w:t>:</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w:t>
      </w:r>
      <w:r w:rsidR="00D2572F" w:rsidRPr="009B0307">
        <w:rPr>
          <w:rFonts w:cstheme="minorHAnsi"/>
          <w:sz w:val="24"/>
          <w:szCs w:val="24"/>
        </w:rPr>
        <w:t xml:space="preserve"> фискального накопителя </w:t>
      </w:r>
      <w:r w:rsidRPr="009B0307">
        <w:rPr>
          <w:rFonts w:cstheme="minorHAnsi"/>
          <w:b/>
          <w:bCs/>
          <w:sz w:val="24"/>
          <w:szCs w:val="24"/>
        </w:rPr>
        <w:t>(</w:t>
      </w:r>
      <w:proofErr w:type="spellStart"/>
      <w:r w:rsidRPr="009B0307">
        <w:rPr>
          <w:rFonts w:cstheme="minorHAnsi"/>
          <w:b/>
          <w:bCs/>
          <w:sz w:val="24"/>
          <w:szCs w:val="24"/>
          <w:lang w:val="en-US"/>
        </w:rPr>
        <w:t>fsNumber</w:t>
      </w:r>
      <w:proofErr w:type="spellEnd"/>
      <w:r w:rsidRPr="009B0307">
        <w:rPr>
          <w:rFonts w:cstheme="minorHAnsi"/>
          <w:b/>
          <w:bCs/>
          <w:sz w:val="24"/>
          <w:szCs w:val="24"/>
        </w:rPr>
        <w:t>)</w:t>
      </w:r>
      <w:r w:rsidR="00D17DFB" w:rsidRPr="00D17DFB">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 устройства</w:t>
      </w:r>
      <w:r w:rsidR="009B0307">
        <w:rPr>
          <w:rFonts w:cstheme="minorHAnsi"/>
          <w:sz w:val="24"/>
          <w:szCs w:val="24"/>
        </w:rPr>
        <w:t xml:space="preserve"> </w:t>
      </w:r>
      <w:r w:rsidRPr="009B0307">
        <w:rPr>
          <w:rFonts w:cstheme="minorHAnsi"/>
          <w:b/>
          <w:bCs/>
          <w:sz w:val="24"/>
          <w:szCs w:val="24"/>
        </w:rPr>
        <w:t>(</w:t>
      </w:r>
      <w:proofErr w:type="spellStart"/>
      <w:r w:rsidRPr="009B0307">
        <w:rPr>
          <w:rFonts w:cstheme="minorHAnsi"/>
          <w:b/>
          <w:bCs/>
          <w:sz w:val="24"/>
          <w:szCs w:val="24"/>
        </w:rPr>
        <w:t>deviceSN</w:t>
      </w:r>
      <w:proofErr w:type="spellEnd"/>
      <w:r w:rsidRPr="009B0307">
        <w:rPr>
          <w:rFonts w:cstheme="minorHAnsi"/>
          <w:b/>
          <w:bCs/>
          <w:sz w:val="24"/>
          <w:szCs w:val="24"/>
        </w:rPr>
        <w:t>)</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регистрационный номер</w:t>
      </w:r>
      <w:r w:rsidR="00281F66" w:rsidRPr="009B0307">
        <w:rPr>
          <w:rFonts w:cstheme="minorHAnsi"/>
          <w:sz w:val="24"/>
          <w:szCs w:val="24"/>
        </w:rPr>
        <w:t xml:space="preserve"> устройства</w:t>
      </w:r>
      <w:r w:rsidR="009B0307">
        <w:rPr>
          <w:rFonts w:cstheme="minorHAnsi"/>
          <w:sz w:val="24"/>
          <w:szCs w:val="24"/>
        </w:rPr>
        <w:t xml:space="preserve"> </w:t>
      </w:r>
      <w:r w:rsidR="00281F66" w:rsidRPr="009B0307">
        <w:rPr>
          <w:rFonts w:cstheme="minorHAnsi"/>
          <w:b/>
          <w:bCs/>
          <w:sz w:val="24"/>
          <w:szCs w:val="24"/>
        </w:rPr>
        <w:t>(</w:t>
      </w:r>
      <w:proofErr w:type="spellStart"/>
      <w:r w:rsidR="00281F66" w:rsidRPr="009B0307">
        <w:rPr>
          <w:rFonts w:cstheme="minorHAnsi"/>
          <w:b/>
          <w:bCs/>
          <w:sz w:val="24"/>
          <w:szCs w:val="24"/>
        </w:rPr>
        <w:t>deviceRN</w:t>
      </w:r>
      <w:proofErr w:type="spellEnd"/>
      <w:r w:rsidR="00281F66" w:rsidRPr="009B0307">
        <w:rPr>
          <w:rFonts w:cstheme="minorHAnsi"/>
          <w:b/>
          <w:bCs/>
          <w:sz w:val="24"/>
          <w:szCs w:val="24"/>
        </w:rPr>
        <w:t>),</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номер смены</w:t>
      </w:r>
      <w:r w:rsidR="00D17DFB">
        <w:rPr>
          <w:rFonts w:cstheme="minorHAnsi"/>
          <w:sz w:val="24"/>
          <w:szCs w:val="24"/>
        </w:rPr>
        <w:t xml:space="preserve"> (</w:t>
      </w:r>
      <w:proofErr w:type="spellStart"/>
      <w:r w:rsidR="00D17DFB" w:rsidRPr="00D17DFB">
        <w:rPr>
          <w:rFonts w:cstheme="minorHAnsi"/>
          <w:b/>
          <w:bCs/>
          <w:sz w:val="24"/>
          <w:szCs w:val="24"/>
          <w:lang w:val="en-US"/>
        </w:rPr>
        <w:t>shiftNumber</w:t>
      </w:r>
      <w:proofErr w:type="spellEnd"/>
      <w:r w:rsidR="00D17DFB" w:rsidRPr="00D17DFB">
        <w:rPr>
          <w:rFonts w:cstheme="minorHAnsi"/>
          <w:sz w:val="24"/>
          <w:szCs w:val="24"/>
        </w:rPr>
        <w:t>)</w:t>
      </w:r>
      <w:r w:rsidRPr="009B0307">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номер документа </w:t>
      </w:r>
      <w:r w:rsidRPr="00D17DFB">
        <w:rPr>
          <w:rFonts w:cstheme="minorHAnsi"/>
          <w:b/>
          <w:bCs/>
          <w:sz w:val="24"/>
          <w:szCs w:val="24"/>
        </w:rPr>
        <w:t>(</w:t>
      </w:r>
      <w:proofErr w:type="spellStart"/>
      <w:r w:rsidRPr="00D17DFB">
        <w:rPr>
          <w:rFonts w:cstheme="minorHAnsi"/>
          <w:b/>
          <w:bCs/>
          <w:sz w:val="24"/>
          <w:szCs w:val="24"/>
          <w:lang w:val="en-US"/>
        </w:rPr>
        <w:t>documentNumber</w:t>
      </w:r>
      <w:proofErr w:type="spellEnd"/>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фискальный признак </w:t>
      </w:r>
      <w:r w:rsidRPr="00D17DFB">
        <w:rPr>
          <w:rFonts w:cstheme="minorHAnsi"/>
          <w:b/>
          <w:bCs/>
          <w:sz w:val="24"/>
          <w:szCs w:val="24"/>
        </w:rPr>
        <w:t>(</w:t>
      </w:r>
      <w:proofErr w:type="spellStart"/>
      <w:r w:rsidRPr="00D17DFB">
        <w:rPr>
          <w:rFonts w:cstheme="minorHAnsi"/>
          <w:b/>
          <w:bCs/>
          <w:sz w:val="24"/>
          <w:szCs w:val="24"/>
          <w:lang w:val="en-US"/>
        </w:rPr>
        <w:t>fp</w:t>
      </w:r>
      <w:proofErr w:type="spellEnd"/>
      <w:r w:rsidRPr="00D17DFB">
        <w:rPr>
          <w:rFonts w:cstheme="minorHAnsi"/>
          <w:b/>
          <w:bCs/>
          <w:sz w:val="24"/>
          <w:szCs w:val="24"/>
        </w:rPr>
        <w:t>)</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Все эти поля описаны ниже.</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rPr>
        <w:t>Облачный сервис</w:t>
      </w:r>
      <w:r w:rsidR="00AD79F6" w:rsidRPr="00CE77A8">
        <w:rPr>
          <w:rFonts w:cstheme="minorHAnsi"/>
          <w:sz w:val="24"/>
          <w:szCs w:val="24"/>
        </w:rPr>
        <w:t xml:space="preserve"> </w:t>
      </w:r>
      <w:r w:rsidRPr="00CE77A8">
        <w:rPr>
          <w:rFonts w:cstheme="minorHAnsi"/>
          <w:sz w:val="24"/>
          <w:szCs w:val="24"/>
          <w:lang w:val="en-US"/>
        </w:rPr>
        <w:t>Orange</w:t>
      </w:r>
      <w:r w:rsidRPr="00CE77A8">
        <w:rPr>
          <w:rFonts w:cstheme="minorHAnsi"/>
          <w:sz w:val="24"/>
          <w:szCs w:val="24"/>
        </w:rPr>
        <w:t xml:space="preserve"> </w:t>
      </w:r>
      <w:r w:rsidRPr="00CE77A8">
        <w:rPr>
          <w:rFonts w:cstheme="minorHAnsi"/>
          <w:sz w:val="24"/>
          <w:szCs w:val="24"/>
          <w:lang w:val="en-US"/>
        </w:rPr>
        <w:t>data</w:t>
      </w:r>
      <w:r w:rsidRPr="00CE77A8">
        <w:rPr>
          <w:rFonts w:cstheme="minorHAnsi"/>
          <w:sz w:val="24"/>
          <w:szCs w:val="24"/>
        </w:rPr>
        <w:t xml:space="preserve"> </w:t>
      </w:r>
      <w:r w:rsidR="009B0307" w:rsidRPr="00CE77A8">
        <w:rPr>
          <w:rFonts w:cstheme="minorHAnsi"/>
          <w:sz w:val="24"/>
          <w:szCs w:val="24"/>
        </w:rPr>
        <w:t xml:space="preserve">использует кассы </w:t>
      </w:r>
      <w:r w:rsidR="00281F66" w:rsidRPr="00CE77A8">
        <w:rPr>
          <w:rFonts w:cstheme="minorHAnsi"/>
          <w:sz w:val="24"/>
          <w:szCs w:val="24"/>
        </w:rPr>
        <w:t>"NETPAY"</w:t>
      </w:r>
      <w:r w:rsidR="009B0307" w:rsidRPr="00CE77A8">
        <w:rPr>
          <w:rFonts w:cstheme="minorHAnsi"/>
          <w:sz w:val="24"/>
          <w:szCs w:val="24"/>
        </w:rPr>
        <w:t xml:space="preserve"> </w:t>
      </w:r>
      <w:r w:rsidR="00281F66" w:rsidRPr="00CE77A8">
        <w:rPr>
          <w:rFonts w:cstheme="minorHAnsi"/>
          <w:sz w:val="24"/>
          <w:szCs w:val="24"/>
        </w:rPr>
        <w:t>(</w:t>
      </w:r>
      <w:r w:rsidR="00D17DFB" w:rsidRPr="00CE77A8">
        <w:rPr>
          <w:rFonts w:cstheme="minorHAnsi"/>
          <w:sz w:val="24"/>
          <w:szCs w:val="24"/>
        </w:rPr>
        <w:t xml:space="preserve">см. Рисунок 1). Подробные характеристики кассы "NETPAY" опубликованы по адресу </w:t>
      </w:r>
      <w:hyperlink r:id="rId9" w:history="1">
        <w:r w:rsidR="00281F66" w:rsidRPr="00CE77A8">
          <w:rPr>
            <w:rStyle w:val="a5"/>
            <w:rFonts w:cstheme="minorHAnsi"/>
            <w:sz w:val="24"/>
            <w:szCs w:val="24"/>
          </w:rPr>
          <w:t>http://paykiosk.ru/netpay</w:t>
        </w:r>
      </w:hyperlink>
      <w:r w:rsidR="00D17DFB" w:rsidRPr="00CE77A8">
        <w:rPr>
          <w:sz w:val="24"/>
          <w:szCs w:val="24"/>
        </w:rPr>
        <w:t xml:space="preserve">. Все кассы монтируются в серверную стойку. Корпус высотой в 2 юнита вмещает </w:t>
      </w:r>
      <w:r w:rsidR="00281F66" w:rsidRPr="00CE77A8">
        <w:rPr>
          <w:rFonts w:cstheme="minorHAnsi"/>
          <w:sz w:val="24"/>
          <w:szCs w:val="24"/>
        </w:rPr>
        <w:t>196</w:t>
      </w:r>
      <w:r w:rsidR="00D62A99" w:rsidRPr="00CE77A8">
        <w:rPr>
          <w:rFonts w:cstheme="minorHAnsi"/>
          <w:sz w:val="24"/>
          <w:szCs w:val="24"/>
        </w:rPr>
        <w:t xml:space="preserve"> </w:t>
      </w:r>
      <w:r w:rsidR="00EC2F21" w:rsidRPr="00CE77A8">
        <w:rPr>
          <w:rFonts w:cstheme="minorHAnsi"/>
          <w:sz w:val="24"/>
          <w:szCs w:val="24"/>
        </w:rPr>
        <w:t>ККТ,</w:t>
      </w:r>
      <w:r w:rsidR="00281F66" w:rsidRPr="00CE77A8">
        <w:rPr>
          <w:rFonts w:cstheme="minorHAnsi"/>
          <w:sz w:val="24"/>
          <w:szCs w:val="24"/>
        </w:rPr>
        <w:t xml:space="preserve"> и клиенты могут «зарезервировать» одно или</w:t>
      </w:r>
      <w:r w:rsidR="00D62A99" w:rsidRPr="00CE77A8">
        <w:rPr>
          <w:rFonts w:cstheme="minorHAnsi"/>
          <w:sz w:val="24"/>
          <w:szCs w:val="24"/>
        </w:rPr>
        <w:t xml:space="preserve"> несколько устройств для </w:t>
      </w:r>
      <w:r w:rsidR="00D17DFB" w:rsidRPr="00CE77A8">
        <w:rPr>
          <w:rFonts w:cstheme="minorHAnsi"/>
          <w:sz w:val="24"/>
          <w:szCs w:val="24"/>
        </w:rPr>
        <w:t>своей компании</w:t>
      </w:r>
      <w:r w:rsidR="00D62A99" w:rsidRPr="00CE77A8">
        <w:rPr>
          <w:rFonts w:cstheme="minorHAnsi"/>
          <w:sz w:val="24"/>
          <w:szCs w:val="24"/>
        </w:rPr>
        <w:t>.</w:t>
      </w:r>
      <w:r w:rsidR="00D17DFB" w:rsidRPr="00CE77A8">
        <w:rPr>
          <w:rFonts w:cstheme="minorHAnsi"/>
          <w:sz w:val="24"/>
          <w:szCs w:val="24"/>
        </w:rPr>
        <w:t xml:space="preserve"> </w:t>
      </w:r>
      <w:r w:rsidR="00D62A99" w:rsidRPr="00CE77A8">
        <w:rPr>
          <w:rFonts w:cstheme="minorHAnsi"/>
          <w:sz w:val="24"/>
          <w:szCs w:val="24"/>
        </w:rPr>
        <w:t xml:space="preserve">Каждая касса может быть зарегистрирована в </w:t>
      </w:r>
      <w:r w:rsidR="00D17DFB" w:rsidRPr="00CE77A8">
        <w:rPr>
          <w:rFonts w:cstheme="minorHAnsi"/>
          <w:sz w:val="24"/>
          <w:szCs w:val="24"/>
        </w:rPr>
        <w:t>ФНС</w:t>
      </w:r>
      <w:r w:rsidR="00D62A99" w:rsidRPr="00CE77A8">
        <w:rPr>
          <w:rFonts w:cstheme="minorHAnsi"/>
          <w:sz w:val="24"/>
          <w:szCs w:val="24"/>
        </w:rPr>
        <w:t xml:space="preserve"> </w:t>
      </w:r>
      <w:r w:rsidR="00281F66" w:rsidRPr="00CE77A8">
        <w:rPr>
          <w:rFonts w:cstheme="minorHAnsi"/>
          <w:sz w:val="24"/>
          <w:szCs w:val="24"/>
        </w:rPr>
        <w:t>только для одной компании.</w:t>
      </w:r>
      <w:r w:rsidR="00D17DFB" w:rsidRPr="00CE77A8">
        <w:rPr>
          <w:rFonts w:cstheme="minorHAnsi"/>
          <w:sz w:val="24"/>
          <w:szCs w:val="24"/>
        </w:rPr>
        <w:t xml:space="preserve"> </w:t>
      </w:r>
      <w:r w:rsidR="00281F66" w:rsidRPr="00CE77A8">
        <w:rPr>
          <w:rFonts w:cstheme="minorHAnsi"/>
          <w:sz w:val="24"/>
          <w:szCs w:val="24"/>
        </w:rPr>
        <w:t xml:space="preserve">Таким образом, </w:t>
      </w:r>
      <w:r w:rsidR="00D62A99" w:rsidRPr="00CE77A8">
        <w:rPr>
          <w:rFonts w:cstheme="minorHAnsi"/>
          <w:sz w:val="24"/>
          <w:szCs w:val="24"/>
        </w:rPr>
        <w:t>касса может быть разделена</w:t>
      </w:r>
      <w:r w:rsidR="00281F66" w:rsidRPr="00CE77A8">
        <w:rPr>
          <w:rFonts w:cstheme="minorHAnsi"/>
          <w:sz w:val="24"/>
          <w:szCs w:val="24"/>
        </w:rPr>
        <w:t xml:space="preserve"> между несколькими отделами одной компании, но не между несколькими клиентами.</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Рисунок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D17DFB" w:rsidP="0073313C">
            <w:pPr>
              <w:spacing w:line="240" w:lineRule="auto"/>
              <w:jc w:val="both"/>
              <w:rPr>
                <w:rFonts w:cstheme="minorHAnsi"/>
                <w:sz w:val="24"/>
                <w:szCs w:val="24"/>
              </w:rPr>
            </w:pPr>
            <w:r>
              <w:rPr>
                <w:rFonts w:cstheme="minorHAnsi"/>
                <w:sz w:val="24"/>
                <w:szCs w:val="24"/>
              </w:rPr>
              <w:t>Касса</w:t>
            </w:r>
            <w:r w:rsidR="00281F66" w:rsidRPr="00FD5E80">
              <w:rPr>
                <w:rFonts w:cstheme="minorHAnsi"/>
                <w:sz w:val="24"/>
                <w:szCs w:val="24"/>
              </w:rPr>
              <w:t xml:space="preserve"> </w:t>
            </w:r>
            <w:r w:rsidR="00281F66" w:rsidRPr="00FD5E80">
              <w:rPr>
                <w:rFonts w:cstheme="minorHAnsi"/>
                <w:sz w:val="24"/>
                <w:szCs w:val="24"/>
                <w:lang w:val="en-US"/>
              </w:rPr>
              <w:t>NETPAY</w:t>
            </w:r>
            <w:r>
              <w:rPr>
                <w:rFonts w:cstheme="minorHAnsi"/>
                <w:sz w:val="24"/>
                <w:szCs w:val="24"/>
              </w:rPr>
              <w:t xml:space="preserve"> </w:t>
            </w:r>
            <w:r w:rsidR="00281F66" w:rsidRPr="00FD5E80">
              <w:rPr>
                <w:rFonts w:cstheme="minorHAnsi"/>
                <w:i/>
                <w:iCs/>
                <w:sz w:val="24"/>
                <w:szCs w:val="24"/>
              </w:rPr>
              <w:t>с в</w:t>
            </w:r>
            <w:r w:rsidR="00D62A99">
              <w:rPr>
                <w:rFonts w:cstheme="minorHAnsi"/>
                <w:i/>
                <w:iCs/>
                <w:sz w:val="24"/>
                <w:szCs w:val="24"/>
              </w:rPr>
              <w:t>ставленным фискальным накопителем</w:t>
            </w:r>
            <w:r w:rsidR="00281F66" w:rsidRPr="00FD5E80">
              <w:rPr>
                <w:rFonts w:cstheme="minorHAnsi"/>
                <w:i/>
                <w:iCs/>
                <w:sz w:val="24"/>
                <w:szCs w:val="24"/>
              </w:rPr>
              <w:t>.</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Устройства могут быть установлены в стойку.</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Заводской номер (с</w:t>
      </w:r>
      <w:r w:rsidR="00091617">
        <w:rPr>
          <w:rFonts w:cstheme="minorHAnsi"/>
          <w:b/>
          <w:bCs/>
          <w:sz w:val="24"/>
          <w:szCs w:val="24"/>
        </w:rPr>
        <w:t>ерийный номер</w:t>
      </w:r>
      <w:r>
        <w:rPr>
          <w:rFonts w:cstheme="minorHAnsi"/>
          <w:b/>
          <w:bCs/>
          <w:sz w:val="24"/>
          <w:szCs w:val="24"/>
        </w:rPr>
        <w:t>)</w:t>
      </w:r>
      <w:r w:rsidR="00091617">
        <w:rPr>
          <w:rFonts w:cstheme="minorHAnsi"/>
          <w:b/>
          <w:bCs/>
          <w:sz w:val="24"/>
          <w:szCs w:val="24"/>
        </w:rPr>
        <w:t xml:space="preserve"> кассы (поле </w:t>
      </w:r>
      <w:r w:rsidR="00281F66" w:rsidRPr="00FD5E80">
        <w:rPr>
          <w:rFonts w:cstheme="minorHAnsi"/>
          <w:b/>
          <w:bCs/>
          <w:sz w:val="24"/>
          <w:szCs w:val="24"/>
        </w:rPr>
        <w:t>SN)</w:t>
      </w:r>
      <w:r w:rsidR="00B415A0">
        <w:rPr>
          <w:rFonts w:cstheme="minorHAnsi"/>
          <w:b/>
          <w:bCs/>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номер </w:t>
      </w:r>
      <w:r w:rsidR="00091617">
        <w:rPr>
          <w:rFonts w:cstheme="minorHAnsi"/>
          <w:sz w:val="24"/>
          <w:szCs w:val="24"/>
        </w:rPr>
        <w:t>ККТ</w:t>
      </w:r>
      <w:r w:rsidR="00281F66" w:rsidRPr="00FD5E80">
        <w:rPr>
          <w:rFonts w:cstheme="minorHAnsi"/>
          <w:sz w:val="24"/>
          <w:szCs w:val="24"/>
        </w:rPr>
        <w:t>, присвоенный производителем</w:t>
      </w:r>
      <w:r w:rsidR="00C36F7B">
        <w:rPr>
          <w:rFonts w:cstheme="minorHAnsi"/>
          <w:sz w:val="24"/>
          <w:szCs w:val="24"/>
        </w:rPr>
        <w:t xml:space="preserve"> при производстве</w:t>
      </w:r>
      <w:r w:rsidR="00281F66" w:rsidRPr="00FD5E80">
        <w:rPr>
          <w:rFonts w:cstheme="minorHAnsi"/>
          <w:sz w:val="24"/>
          <w:szCs w:val="24"/>
        </w:rPr>
        <w:t>.</w:t>
      </w:r>
      <w:r w:rsidR="00C36F7B">
        <w:rPr>
          <w:rFonts w:cstheme="minorHAnsi"/>
          <w:sz w:val="24"/>
          <w:szCs w:val="24"/>
        </w:rPr>
        <w:t xml:space="preserve"> </w:t>
      </w:r>
      <w:r w:rsidR="00281F66" w:rsidRPr="00FD5E80">
        <w:rPr>
          <w:rFonts w:cstheme="minorHAnsi"/>
          <w:sz w:val="24"/>
          <w:szCs w:val="24"/>
        </w:rPr>
        <w:t xml:space="preserve">Согласно закону, он состоит из 16 </w:t>
      </w:r>
      <w:r w:rsidR="00091617">
        <w:rPr>
          <w:rFonts w:cstheme="minorHAnsi"/>
          <w:sz w:val="24"/>
          <w:szCs w:val="24"/>
        </w:rPr>
        <w:t>цифр.</w:t>
      </w:r>
      <w:r w:rsidR="00C36F7B">
        <w:rPr>
          <w:rFonts w:cstheme="minorHAns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Регистрационный номер (поле </w:t>
      </w:r>
      <w:r w:rsidR="00281F66" w:rsidRPr="00FD5E80">
        <w:rPr>
          <w:rFonts w:cstheme="minorHAnsi"/>
          <w:b/>
          <w:bCs/>
          <w:sz w:val="24"/>
          <w:szCs w:val="24"/>
        </w:rPr>
        <w:t>RN)</w:t>
      </w:r>
      <w:r w:rsidR="00B415A0">
        <w:rPr>
          <w:rFonts w:cstheme="minorHAnsi"/>
          <w:b/>
          <w:bCs/>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номер, который </w:t>
      </w:r>
      <w:r>
        <w:rPr>
          <w:rFonts w:cstheme="minorHAnsi"/>
          <w:sz w:val="24"/>
          <w:szCs w:val="24"/>
        </w:rPr>
        <w:t>ФНС</w:t>
      </w:r>
      <w:r w:rsidR="00281F66" w:rsidRPr="00FD5E80">
        <w:rPr>
          <w:rFonts w:cstheme="minorHAnsi"/>
          <w:sz w:val="24"/>
          <w:szCs w:val="24"/>
        </w:rPr>
        <w:t xml:space="preserve"> присваивает</w:t>
      </w:r>
      <w:r w:rsidR="00C36F7B">
        <w:rPr>
          <w:rFonts w:cstheme="minorHAnsi"/>
          <w:sz w:val="24"/>
          <w:szCs w:val="24"/>
        </w:rPr>
        <w:t xml:space="preserve"> </w:t>
      </w:r>
      <w:r w:rsidR="00EC2F21">
        <w:rPr>
          <w:rFonts w:cstheme="minorHAnsi"/>
          <w:sz w:val="24"/>
          <w:szCs w:val="24"/>
        </w:rPr>
        <w:t>кассе,</w:t>
      </w:r>
      <w:r w:rsidR="00C36F7B">
        <w:rPr>
          <w:rFonts w:cstheme="minorHAnsi"/>
          <w:sz w:val="24"/>
          <w:szCs w:val="24"/>
        </w:rPr>
        <w:t xml:space="preserve"> когда пользователь ККТ регистрирует кассу в ФНС</w:t>
      </w:r>
      <w:r w:rsidR="00B12886">
        <w:rPr>
          <w:rFonts w:cstheme="minorHAnsi"/>
          <w:sz w:val="24"/>
          <w:szCs w:val="24"/>
        </w:rPr>
        <w:t xml:space="preserve">. Регистрационный номер, </w:t>
      </w:r>
      <w:r w:rsidR="00EC2F21">
        <w:rPr>
          <w:rFonts w:cstheme="minorHAnsi"/>
          <w:sz w:val="24"/>
          <w:szCs w:val="24"/>
        </w:rPr>
        <w:t>также,</w:t>
      </w:r>
      <w:r w:rsidR="00B12886">
        <w:rPr>
          <w:rFonts w:cstheme="minorHAnsi"/>
          <w:sz w:val="24"/>
          <w:szCs w:val="24"/>
        </w:rPr>
        <w:t xml:space="preserve"> как и серийный номер, состоит из 16 </w:t>
      </w:r>
      <w:r w:rsidR="00281F66" w:rsidRPr="00FD5E80">
        <w:rPr>
          <w:rFonts w:cstheme="minorHAnsi"/>
          <w:sz w:val="24"/>
          <w:szCs w:val="24"/>
        </w:rPr>
        <w:t>цифр.</w:t>
      </w:r>
      <w:r w:rsidR="00B12886">
        <w:rPr>
          <w:rFonts w:cstheme="minorHAnsi"/>
          <w:sz w:val="24"/>
          <w:szCs w:val="24"/>
        </w:rPr>
        <w:t xml:space="preserve"> </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Регистрационный номер</w:t>
      </w:r>
      <w:r w:rsidR="00281F66" w:rsidRPr="00FD5E80">
        <w:rPr>
          <w:rFonts w:cstheme="minorHAnsi"/>
          <w:sz w:val="24"/>
          <w:szCs w:val="24"/>
        </w:rPr>
        <w:t xml:space="preserve"> и </w:t>
      </w:r>
      <w:r w:rsidR="00B12886">
        <w:rPr>
          <w:rFonts w:cstheme="minorHAnsi"/>
          <w:sz w:val="24"/>
          <w:szCs w:val="24"/>
        </w:rPr>
        <w:t xml:space="preserve">заводской </w:t>
      </w:r>
      <w:r w:rsidR="00281F66" w:rsidRPr="00FD5E80">
        <w:rPr>
          <w:rFonts w:cstheme="minorHAnsi"/>
          <w:sz w:val="24"/>
          <w:szCs w:val="24"/>
        </w:rPr>
        <w:t xml:space="preserve">номер устройства – </w:t>
      </w:r>
      <w:r w:rsidR="00B12886">
        <w:rPr>
          <w:rFonts w:cstheme="minorHAnsi"/>
          <w:sz w:val="24"/>
          <w:szCs w:val="24"/>
        </w:rPr>
        <w:t>это разные значения, существующие параллельно</w:t>
      </w:r>
      <w:r w:rsidR="00281F66" w:rsidRPr="00FD5E80">
        <w:rPr>
          <w:rFonts w:cstheme="minorHAnsi"/>
          <w:sz w:val="24"/>
          <w:szCs w:val="24"/>
        </w:rPr>
        <w:t>.</w:t>
      </w:r>
      <w:r w:rsidR="00B12886">
        <w:rPr>
          <w:rFonts w:cstheme="minorHAnsi"/>
          <w:sz w:val="24"/>
          <w:szCs w:val="24"/>
        </w:rPr>
        <w:t xml:space="preserve"> </w:t>
      </w:r>
      <w:r w:rsidR="00B12886">
        <w:rPr>
          <w:rFonts w:cstheme="minorHAnsi"/>
          <w:b/>
          <w:bCs/>
          <w:sz w:val="24"/>
          <w:szCs w:val="24"/>
        </w:rPr>
        <w:t xml:space="preserve">Заводской </w:t>
      </w:r>
      <w:r w:rsidR="00611099">
        <w:rPr>
          <w:rFonts w:cstheme="minorHAnsi"/>
          <w:b/>
          <w:bCs/>
          <w:sz w:val="24"/>
          <w:szCs w:val="24"/>
        </w:rPr>
        <w:t>номер</w:t>
      </w:r>
      <w:r w:rsidR="00B12886">
        <w:rPr>
          <w:rFonts w:cstheme="minorHAnsi"/>
          <w:sz w:val="24"/>
          <w:szCs w:val="24"/>
        </w:rPr>
        <w:t xml:space="preserve"> никогда не </w:t>
      </w:r>
      <w:r w:rsidR="00611099">
        <w:rPr>
          <w:rFonts w:cstheme="minorHAnsi"/>
          <w:sz w:val="24"/>
          <w:szCs w:val="24"/>
        </w:rPr>
        <w:t xml:space="preserve">меняется. </w:t>
      </w:r>
      <w:r w:rsidR="00611099">
        <w:rPr>
          <w:rFonts w:cstheme="minorHAnsi"/>
          <w:b/>
          <w:bCs/>
          <w:sz w:val="24"/>
          <w:szCs w:val="24"/>
        </w:rPr>
        <w:t>Регистрационный номер</w:t>
      </w:r>
      <w:r w:rsidR="00281F66" w:rsidRPr="00B12886">
        <w:rPr>
          <w:rFonts w:cstheme="minorHAnsi"/>
          <w:sz w:val="24"/>
          <w:szCs w:val="24"/>
        </w:rPr>
        <w:t xml:space="preserve"> может </w:t>
      </w:r>
      <w:r w:rsidR="00BA12AC" w:rsidRPr="00B12886">
        <w:rPr>
          <w:rFonts w:cstheme="minorHAnsi"/>
          <w:sz w:val="24"/>
          <w:szCs w:val="24"/>
        </w:rPr>
        <w:t>измениться</w:t>
      </w:r>
      <w:r w:rsidR="00BA12AC">
        <w:rPr>
          <w:rFonts w:cstheme="minorHAnsi"/>
          <w:sz w:val="24"/>
          <w:szCs w:val="24"/>
        </w:rPr>
        <w:t xml:space="preserve">, </w:t>
      </w:r>
      <w:r w:rsidR="00B12886">
        <w:rPr>
          <w:rFonts w:cstheme="minorHAnsi"/>
          <w:sz w:val="24"/>
          <w:szCs w:val="24"/>
        </w:rPr>
        <w:t xml:space="preserve">если </w:t>
      </w:r>
      <w:r w:rsidR="00BA12AC">
        <w:rPr>
          <w:rFonts w:cstheme="minorHAnsi"/>
          <w:sz w:val="24"/>
          <w:szCs w:val="24"/>
        </w:rPr>
        <w:t>компания отменит регистрацию</w:t>
      </w:r>
      <w:r w:rsidR="00281F66" w:rsidRPr="00FD5E80">
        <w:rPr>
          <w:rFonts w:cstheme="minorHAnsi"/>
          <w:sz w:val="24"/>
          <w:szCs w:val="24"/>
        </w:rPr>
        <w:t xml:space="preserve"> </w:t>
      </w:r>
      <w:r w:rsidR="00BA12AC">
        <w:rPr>
          <w:rFonts w:cstheme="minorHAnsi"/>
          <w:sz w:val="24"/>
          <w:szCs w:val="24"/>
        </w:rPr>
        <w:t xml:space="preserve">ККТ в налоговой и </w:t>
      </w:r>
      <w:r w:rsidR="00281F66" w:rsidRPr="00FD5E80">
        <w:rPr>
          <w:rFonts w:cstheme="minorHAnsi"/>
          <w:sz w:val="24"/>
          <w:szCs w:val="24"/>
        </w:rPr>
        <w:t>(после пау</w:t>
      </w:r>
      <w:r w:rsidR="00BA12AC">
        <w:rPr>
          <w:rFonts w:cstheme="minorHAnsi"/>
          <w:sz w:val="24"/>
          <w:szCs w:val="24"/>
        </w:rPr>
        <w:t xml:space="preserve">зы) зарегистрирует кассу </w:t>
      </w:r>
      <w:r w:rsidR="00281F66" w:rsidRPr="00FD5E80">
        <w:rPr>
          <w:rFonts w:cstheme="minorHAnsi"/>
          <w:sz w:val="24"/>
          <w:szCs w:val="24"/>
        </w:rPr>
        <w:t>снова</w:t>
      </w:r>
      <w:r w:rsidR="00B12886">
        <w:rPr>
          <w:rFonts w:cstheme="minorHAnsi"/>
          <w:sz w:val="24"/>
          <w:szCs w:val="24"/>
        </w:rPr>
        <w:t>, либо если касса будет «</w:t>
      </w:r>
      <w:r w:rsidR="00EC2F21">
        <w:rPr>
          <w:rFonts w:cstheme="minorHAnsi"/>
          <w:sz w:val="24"/>
          <w:szCs w:val="24"/>
        </w:rPr>
        <w:t>перепродана» в</w:t>
      </w:r>
      <w:r w:rsidR="00B12886">
        <w:rPr>
          <w:rFonts w:cstheme="minorHAnsi"/>
          <w:sz w:val="24"/>
          <w:szCs w:val="24"/>
        </w:rPr>
        <w:t xml:space="preserve"> другую организацию и заново зарегистрирована</w:t>
      </w:r>
      <w:r w:rsidR="00281F66" w:rsidRPr="00FD5E80">
        <w:rPr>
          <w:rFonts w:cstheme="minorHAnsi"/>
          <w:sz w:val="24"/>
          <w:szCs w:val="24"/>
        </w:rPr>
        <w:t>.</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Фискальный накопитель</w:t>
      </w:r>
      <w:r w:rsidR="00B73B02">
        <w:rPr>
          <w:rFonts w:cstheme="minorHAnsi"/>
          <w:b/>
          <w:bCs/>
          <w:sz w:val="24"/>
          <w:szCs w:val="24"/>
        </w:rPr>
        <w:t xml:space="preserve"> </w:t>
      </w:r>
      <w:r w:rsidRPr="00BA12AC">
        <w:rPr>
          <w:rFonts w:cstheme="minorHAnsi"/>
          <w:sz w:val="24"/>
          <w:szCs w:val="24"/>
        </w:rPr>
        <w:t>(ФН</w:t>
      </w:r>
      <w:r w:rsidR="00281F66" w:rsidRPr="00BA12AC">
        <w:rPr>
          <w:rFonts w:cstheme="minorHAnsi"/>
          <w:iCs/>
          <w:sz w:val="24"/>
          <w:szCs w:val="24"/>
        </w:rPr>
        <w:t>)</w:t>
      </w:r>
      <w:r w:rsidR="00B73B02">
        <w:rPr>
          <w:rFonts w:cstheme="minorHAnsi"/>
          <w:iCs/>
          <w:sz w:val="24"/>
          <w:szCs w:val="24"/>
        </w:rPr>
        <w:t xml:space="preserve"> </w:t>
      </w:r>
      <w:proofErr w:type="gramStart"/>
      <w:r w:rsidR="00281F66" w:rsidRPr="00BA12AC">
        <w:rPr>
          <w:rFonts w:cstheme="minorHAnsi"/>
          <w:sz w:val="24"/>
          <w:szCs w:val="24"/>
        </w:rPr>
        <w:t xml:space="preserve">- </w:t>
      </w:r>
      <w:r w:rsidR="00281F66" w:rsidRPr="00FD5E80">
        <w:rPr>
          <w:rFonts w:cstheme="minorHAnsi"/>
          <w:sz w:val="24"/>
          <w:szCs w:val="24"/>
        </w:rPr>
        <w:t>это</w:t>
      </w:r>
      <w:proofErr w:type="gramEnd"/>
      <w:r w:rsidR="00281F66" w:rsidRPr="00FD5E80">
        <w:rPr>
          <w:rFonts w:cstheme="minorHAnsi"/>
          <w:sz w:val="24"/>
          <w:szCs w:val="24"/>
        </w:rPr>
        <w:t xml:space="preserve"> специальное устройство хранения данных с машиной Java внутри и аппаратной без</w:t>
      </w:r>
      <w:r>
        <w:rPr>
          <w:rFonts w:cstheme="minorHAnsi"/>
          <w:sz w:val="24"/>
          <w:szCs w:val="24"/>
        </w:rPr>
        <w:t>опасностью.</w:t>
      </w:r>
      <w:r w:rsidR="00B73B02">
        <w:rPr>
          <w:rFonts w:cstheme="minorHAnsi"/>
          <w:sz w:val="24"/>
          <w:szCs w:val="24"/>
        </w:rPr>
        <w:t xml:space="preserve"> </w:t>
      </w:r>
      <w:r>
        <w:rPr>
          <w:rFonts w:cstheme="minorHAnsi"/>
          <w:sz w:val="24"/>
          <w:szCs w:val="24"/>
        </w:rPr>
        <w:t xml:space="preserve">ФН </w:t>
      </w:r>
      <w:r w:rsidR="00764474">
        <w:rPr>
          <w:rFonts w:cstheme="minorHAnsi"/>
          <w:sz w:val="24"/>
          <w:szCs w:val="24"/>
        </w:rPr>
        <w:t xml:space="preserve">устанавливается в кассовый аппарат </w:t>
      </w:r>
      <w:r w:rsidR="00281F66" w:rsidRPr="00FD5E80">
        <w:rPr>
          <w:rFonts w:cstheme="minorHAnsi"/>
          <w:sz w:val="24"/>
          <w:szCs w:val="24"/>
        </w:rPr>
        <w:t xml:space="preserve">и контролирует ключевые функциональные возможности </w:t>
      </w:r>
      <w:r w:rsidR="00764474">
        <w:rPr>
          <w:rFonts w:cstheme="minorHAnsi"/>
          <w:sz w:val="24"/>
          <w:szCs w:val="24"/>
        </w:rPr>
        <w:t>ККТ</w:t>
      </w:r>
      <w:r w:rsidR="009D5D96">
        <w:rPr>
          <w:rFonts w:cstheme="minorHAnsi"/>
          <w:sz w:val="24"/>
          <w:szCs w:val="24"/>
        </w:rPr>
        <w:t>.</w:t>
      </w:r>
      <w:r w:rsidR="00764474">
        <w:rPr>
          <w:rFonts w:cstheme="minorHAnsi"/>
          <w:sz w:val="24"/>
          <w:szCs w:val="24"/>
        </w:rPr>
        <w:t xml:space="preserve"> </w:t>
      </w:r>
      <w:r w:rsidR="009D5D96">
        <w:rPr>
          <w:rFonts w:cstheme="minorHAnsi"/>
          <w:sz w:val="24"/>
          <w:szCs w:val="24"/>
        </w:rPr>
        <w:t xml:space="preserve">Фискальный накопитель </w:t>
      </w:r>
      <w:r w:rsidR="00764474">
        <w:rPr>
          <w:rFonts w:cstheme="minorHAnsi"/>
          <w:sz w:val="24"/>
          <w:szCs w:val="24"/>
        </w:rPr>
        <w:t xml:space="preserve">обеспечивает возможность записи </w:t>
      </w:r>
      <w:r w:rsidR="006C511F">
        <w:rPr>
          <w:rFonts w:cstheme="minorHAnsi"/>
          <w:sz w:val="24"/>
          <w:szCs w:val="24"/>
        </w:rPr>
        <w:t xml:space="preserve">фискальных документов </w:t>
      </w:r>
      <w:r w:rsidR="00764474">
        <w:rPr>
          <w:rFonts w:cstheme="minorHAnsi"/>
          <w:sz w:val="24"/>
          <w:szCs w:val="24"/>
        </w:rPr>
        <w:t xml:space="preserve">без возможности </w:t>
      </w:r>
      <w:r w:rsidR="006C511F">
        <w:rPr>
          <w:rFonts w:cstheme="minorHAnsi"/>
          <w:sz w:val="24"/>
          <w:szCs w:val="24"/>
        </w:rPr>
        <w:t>последующей модификации</w:t>
      </w:r>
      <w:r w:rsidR="00281F66" w:rsidRPr="00FD5E80">
        <w:rPr>
          <w:rFonts w:cstheme="minorHAnsi"/>
          <w:sz w:val="24"/>
          <w:szCs w:val="24"/>
        </w:rPr>
        <w:t>.</w:t>
      </w:r>
      <w:r w:rsidR="006C511F">
        <w:rPr>
          <w:rFonts w:cstheme="minorHAnsi"/>
          <w:sz w:val="24"/>
          <w:szCs w:val="24"/>
        </w:rPr>
        <w:t xml:space="preserve"> </w:t>
      </w:r>
      <w:r w:rsidR="00281F66" w:rsidRPr="00FD5E80">
        <w:rPr>
          <w:rFonts w:cstheme="minorHAnsi"/>
          <w:sz w:val="24"/>
          <w:szCs w:val="24"/>
        </w:rPr>
        <w:t>Таким образом, никто не может изменить совершенную транзакцию.</w:t>
      </w:r>
      <w:r w:rsidR="006C511F">
        <w:rPr>
          <w:rFonts w:cstheme="minorHAnsi"/>
          <w:sz w:val="24"/>
          <w:szCs w:val="24"/>
        </w:rPr>
        <w:t xml:space="preserve"> </w:t>
      </w:r>
      <w:r w:rsidR="00281F66" w:rsidRPr="00FD5E80">
        <w:rPr>
          <w:rFonts w:cstheme="minorHAnsi"/>
          <w:sz w:val="24"/>
          <w:szCs w:val="24"/>
        </w:rPr>
        <w:t xml:space="preserve">Любая коррекция хранится </w:t>
      </w:r>
      <w:r w:rsidR="009D5D96">
        <w:rPr>
          <w:rFonts w:cstheme="minorHAnsi"/>
          <w:sz w:val="24"/>
          <w:szCs w:val="24"/>
        </w:rPr>
        <w:t>в фискальном накопителе</w:t>
      </w:r>
      <w:r w:rsidR="006C511F">
        <w:rPr>
          <w:rFonts w:cstheme="minorHAnsi"/>
          <w:sz w:val="24"/>
          <w:szCs w:val="24"/>
        </w:rPr>
        <w:t xml:space="preserve"> </w:t>
      </w:r>
      <w:r w:rsidR="006C511F" w:rsidRPr="00FD5E80">
        <w:rPr>
          <w:rFonts w:cstheme="minorHAnsi"/>
          <w:sz w:val="24"/>
          <w:szCs w:val="24"/>
        </w:rPr>
        <w:t xml:space="preserve">как новая </w:t>
      </w:r>
      <w:r w:rsidR="006C511F">
        <w:rPr>
          <w:rFonts w:cstheme="minorHAnsi"/>
          <w:sz w:val="24"/>
          <w:szCs w:val="24"/>
        </w:rPr>
        <w:t>транзакция</w:t>
      </w:r>
      <w:r w:rsidR="00281F66" w:rsidRPr="00FD5E80">
        <w:rPr>
          <w:rFonts w:cstheme="minorHAnsi"/>
          <w:sz w:val="24"/>
          <w:szCs w:val="24"/>
        </w:rPr>
        <w:t>.</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Кажд</w:t>
      </w:r>
      <w:r w:rsidR="009D5D96">
        <w:rPr>
          <w:rFonts w:cstheme="minorHAnsi"/>
          <w:sz w:val="24"/>
          <w:szCs w:val="24"/>
        </w:rPr>
        <w:t xml:space="preserve">ый ФН </w:t>
      </w:r>
      <w:r w:rsidRPr="00FD5E80">
        <w:rPr>
          <w:rFonts w:cstheme="minorHAns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Рисунок 2</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ФН</w:t>
            </w:r>
            <w:r w:rsidR="00281F66" w:rsidRPr="00FD5E80">
              <w:rPr>
                <w:rFonts w:cstheme="minorHAnsi"/>
                <w:i/>
                <w:iCs/>
                <w:sz w:val="24"/>
                <w:szCs w:val="24"/>
              </w:rPr>
              <w:t>. Размер устройства составляет 30 мм.</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Номер ФН (</w:t>
      </w:r>
      <w:proofErr w:type="spellStart"/>
      <w:r w:rsidR="00281F66" w:rsidRPr="00FD5E80">
        <w:rPr>
          <w:rFonts w:cstheme="minorHAnsi"/>
          <w:b/>
          <w:bCs/>
          <w:sz w:val="24"/>
          <w:szCs w:val="24"/>
          <w:lang w:val="en-US"/>
        </w:rPr>
        <w:t>fsNumber</w:t>
      </w:r>
      <w:proofErr w:type="spellEnd"/>
      <w:r w:rsidR="00281F66" w:rsidRPr="00FD5E80">
        <w:rPr>
          <w:rFonts w:cstheme="minorHAnsi"/>
          <w:sz w:val="24"/>
          <w:szCs w:val="24"/>
        </w:rPr>
        <w:t xml:space="preserve">) 16-значный серийный номер </w:t>
      </w:r>
      <w:r>
        <w:rPr>
          <w:rFonts w:cstheme="minorHAnsi"/>
          <w:sz w:val="24"/>
          <w:szCs w:val="24"/>
        </w:rPr>
        <w:t>ФН, присвоенный производителем. Номера фискальных накопителей</w:t>
      </w:r>
      <w:r w:rsidR="00281F66" w:rsidRPr="00FD5E80">
        <w:rPr>
          <w:rFonts w:cstheme="minorHAnsi"/>
          <w:sz w:val="24"/>
          <w:szCs w:val="24"/>
        </w:rPr>
        <w:t>,</w:t>
      </w:r>
      <w:r>
        <w:rPr>
          <w:rFonts w:cstheme="minorHAnsi"/>
          <w:sz w:val="24"/>
          <w:szCs w:val="24"/>
        </w:rPr>
        <w:t xml:space="preserve"> числа</w:t>
      </w:r>
      <w:r w:rsidR="00281F66" w:rsidRPr="00FD5E80">
        <w:rPr>
          <w:rFonts w:cstheme="minorHAnsi"/>
          <w:sz w:val="24"/>
          <w:szCs w:val="24"/>
        </w:rPr>
        <w:t xml:space="preserve"> начиная с четырех цифр "9" (например, 9999078900006784), зарезервированы </w:t>
      </w:r>
      <w:r w:rsidR="00507BD9">
        <w:rPr>
          <w:rFonts w:cstheme="minorHAnsi"/>
          <w:sz w:val="24"/>
          <w:szCs w:val="24"/>
        </w:rPr>
        <w:t>для тестовых ФН</w:t>
      </w:r>
      <w:r w:rsidR="00281F66" w:rsidRPr="00FD5E80">
        <w:rPr>
          <w:rFonts w:cstheme="minorHAnsi"/>
          <w:sz w:val="24"/>
          <w:szCs w:val="24"/>
        </w:rPr>
        <w:t>. Все остальные префиксы используются для производственной среды.</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ИНН </w:t>
      </w:r>
      <w:r w:rsidRPr="00FD5E80">
        <w:rPr>
          <w:rFonts w:cstheme="minorHAnsi"/>
          <w:sz w:val="24"/>
          <w:szCs w:val="24"/>
        </w:rPr>
        <w:t>(</w:t>
      </w:r>
      <w:r w:rsidR="00172A6D">
        <w:rPr>
          <w:rFonts w:cstheme="minorHAnsi"/>
          <w:sz w:val="24"/>
          <w:szCs w:val="24"/>
        </w:rPr>
        <w:t>идентификационный номер налогоплательщика</w:t>
      </w:r>
      <w:r w:rsidRPr="00FD5E80">
        <w:rPr>
          <w:rFonts w:cstheme="minorHAnsi"/>
          <w:sz w:val="24"/>
          <w:szCs w:val="24"/>
        </w:rPr>
        <w:t xml:space="preserve">) уникальный идентификатор, который </w:t>
      </w:r>
      <w:r w:rsidR="00172A6D">
        <w:rPr>
          <w:rFonts w:cstheme="minorHAnsi"/>
          <w:sz w:val="24"/>
          <w:szCs w:val="24"/>
        </w:rPr>
        <w:t>ФНС присваивает каждому налогоплательщику</w:t>
      </w:r>
      <w:r w:rsidRPr="00FD5E80">
        <w:rPr>
          <w:rFonts w:cstheme="minorHAnsi"/>
          <w:sz w:val="24"/>
          <w:szCs w:val="24"/>
        </w:rPr>
        <w:t xml:space="preserve">. Он содержит 10 цифр для компаний и 12 цифр для физических лиц и </w:t>
      </w:r>
      <w:r w:rsidR="00D47363">
        <w:rPr>
          <w:rFonts w:cstheme="minorHAnsi"/>
          <w:sz w:val="24"/>
          <w:szCs w:val="24"/>
        </w:rPr>
        <w:t xml:space="preserve">индивидуальных </w:t>
      </w:r>
      <w:r w:rsidRPr="00FD5E80">
        <w:rPr>
          <w:rFonts w:cstheme="minorHAnsi"/>
          <w:sz w:val="24"/>
          <w:szCs w:val="24"/>
        </w:rPr>
        <w:t>предпринимателей.</w:t>
      </w:r>
      <w:r w:rsidR="00D47363">
        <w:rPr>
          <w:rFonts w:cstheme="minorHAnsi"/>
          <w:sz w:val="24"/>
          <w:szCs w:val="24"/>
        </w:rPr>
        <w:t xml:space="preserve"> </w:t>
      </w:r>
      <w:r w:rsidRPr="00FD5E80">
        <w:rPr>
          <w:rFonts w:cstheme="minorHAnsi"/>
          <w:sz w:val="24"/>
          <w:szCs w:val="24"/>
        </w:rPr>
        <w:t xml:space="preserve">Например, </w:t>
      </w:r>
      <w:r w:rsidR="00172A6D">
        <w:rPr>
          <w:rFonts w:cstheme="minorHAnsi"/>
          <w:sz w:val="24"/>
          <w:szCs w:val="24"/>
        </w:rPr>
        <w:t>ИНН</w:t>
      </w:r>
      <w:r w:rsidRPr="00FD5E80">
        <w:rPr>
          <w:rFonts w:cstheme="minorHAnsi"/>
          <w:sz w:val="24"/>
          <w:szCs w:val="24"/>
        </w:rPr>
        <w:t xml:space="preserve"> 7725327863 является идентифика</w:t>
      </w:r>
      <w:r w:rsidR="00172A6D">
        <w:rPr>
          <w:rFonts w:cstheme="minorHAnsi"/>
          <w:sz w:val="24"/>
          <w:szCs w:val="24"/>
        </w:rPr>
        <w:t xml:space="preserve">тором компании </w:t>
      </w:r>
      <w:r w:rsidR="00D47363" w:rsidRPr="00D47363">
        <w:rPr>
          <w:rFonts w:cstheme="minorHAnsi"/>
          <w:sz w:val="24"/>
          <w:szCs w:val="24"/>
        </w:rPr>
        <w:t>АО "ОРАНЖ ДАТА"</w:t>
      </w:r>
      <w:r w:rsidRPr="00FD5E80">
        <w:rPr>
          <w:rFonts w:cstheme="minorHAnsi"/>
          <w:sz w:val="24"/>
          <w:szCs w:val="24"/>
        </w:rPr>
        <w:t>.</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Номер Смены</w:t>
      </w:r>
      <w:r w:rsidR="00281F66" w:rsidRPr="00FD5E80">
        <w:rPr>
          <w:rFonts w:cstheme="minorHAnsi"/>
          <w:b/>
          <w:bCs/>
          <w:sz w:val="24"/>
          <w:szCs w:val="24"/>
        </w:rPr>
        <w:t> </w:t>
      </w:r>
      <w:r>
        <w:rPr>
          <w:rFonts w:cstheme="minorHAnsi"/>
          <w:sz w:val="24"/>
          <w:szCs w:val="24"/>
        </w:rPr>
        <w:t>- к</w:t>
      </w:r>
      <w:r w:rsidR="00281F66" w:rsidRPr="00FD5E80">
        <w:rPr>
          <w:rFonts w:cstheme="minorHAnsi"/>
          <w:sz w:val="24"/>
          <w:szCs w:val="24"/>
        </w:rPr>
        <w:t>огда кассир начинает работать, он от</w:t>
      </w:r>
      <w:r w:rsidR="00AD79F6">
        <w:rPr>
          <w:rFonts w:cstheme="minorHAnsi"/>
          <w:sz w:val="24"/>
          <w:szCs w:val="24"/>
        </w:rPr>
        <w:t xml:space="preserve">крывает смену. ФН </w:t>
      </w:r>
      <w:r w:rsidR="00281F66" w:rsidRPr="00FD5E80">
        <w:rPr>
          <w:rFonts w:cstheme="minorHAnsi"/>
          <w:sz w:val="24"/>
          <w:szCs w:val="24"/>
        </w:rPr>
        <w:t>генерирует специальную транзакцию и со</w:t>
      </w:r>
      <w:r w:rsidR="00AD79F6">
        <w:rPr>
          <w:rFonts w:cstheme="minorHAnsi"/>
          <w:sz w:val="24"/>
          <w:szCs w:val="24"/>
        </w:rPr>
        <w:t>общает об этом в налоговую</w:t>
      </w:r>
      <w:r>
        <w:rPr>
          <w:rFonts w:cstheme="minorHAnsi"/>
          <w:sz w:val="24"/>
          <w:szCs w:val="24"/>
        </w:rPr>
        <w:t>.</w:t>
      </w:r>
      <w:r w:rsidR="00D47363">
        <w:rPr>
          <w:rFonts w:cstheme="minorHAnsi"/>
          <w:sz w:val="24"/>
          <w:szCs w:val="24"/>
        </w:rPr>
        <w:t xml:space="preserve"> </w:t>
      </w:r>
      <w:r>
        <w:rPr>
          <w:rFonts w:cstheme="minorHAnsi"/>
          <w:sz w:val="24"/>
          <w:szCs w:val="24"/>
        </w:rPr>
        <w:t>В конце рабочего дня кассир закрывает смену</w:t>
      </w:r>
      <w:r w:rsidR="00281F66" w:rsidRPr="00FD5E80">
        <w:rPr>
          <w:rFonts w:cstheme="minorHAnsi"/>
          <w:sz w:val="24"/>
          <w:szCs w:val="24"/>
        </w:rPr>
        <w:t xml:space="preserve"> и это сооб</w:t>
      </w:r>
      <w:r>
        <w:rPr>
          <w:rFonts w:cstheme="minorHAnsi"/>
          <w:sz w:val="24"/>
          <w:szCs w:val="24"/>
        </w:rPr>
        <w:t>щение передается в налоговую.</w:t>
      </w:r>
      <w:r w:rsidR="00D47363">
        <w:rPr>
          <w:rFonts w:cstheme="minorHAnsi"/>
          <w:sz w:val="24"/>
          <w:szCs w:val="24"/>
        </w:rPr>
        <w:t xml:space="preserve"> </w:t>
      </w:r>
      <w:r>
        <w:rPr>
          <w:rFonts w:cstheme="minorHAnsi"/>
          <w:sz w:val="24"/>
          <w:szCs w:val="24"/>
        </w:rPr>
        <w:t>Новый ФН начинается со смены №1, с</w:t>
      </w:r>
      <w:r w:rsidR="00281F66" w:rsidRPr="00FD5E80">
        <w:rPr>
          <w:rFonts w:cstheme="minorHAnsi"/>
          <w:sz w:val="24"/>
          <w:szCs w:val="24"/>
        </w:rPr>
        <w:t xml:space="preserve">ледующий </w:t>
      </w:r>
      <w:r>
        <w:rPr>
          <w:rFonts w:cstheme="minorHAnsi"/>
          <w:sz w:val="24"/>
          <w:szCs w:val="24"/>
        </w:rPr>
        <w:t>№</w:t>
      </w:r>
      <w:r w:rsidR="00281F66" w:rsidRPr="00FD5E80">
        <w:rPr>
          <w:rFonts w:cstheme="minorHAnsi"/>
          <w:sz w:val="24"/>
          <w:szCs w:val="24"/>
        </w:rPr>
        <w:t>2 и так далее.</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Номер чека за смену</w:t>
      </w:r>
      <w:r w:rsidR="00BC4FBE">
        <w:rPr>
          <w:rFonts w:cstheme="minorHAnsi"/>
          <w:sz w:val="24"/>
          <w:szCs w:val="24"/>
        </w:rPr>
        <w:t xml:space="preserve"> </w:t>
      </w:r>
      <w:r w:rsidR="00281F66" w:rsidRPr="00FD5E80">
        <w:rPr>
          <w:rFonts w:cstheme="minorHAnsi"/>
          <w:sz w:val="24"/>
          <w:szCs w:val="24"/>
        </w:rPr>
        <w:t xml:space="preserve">- </w:t>
      </w:r>
      <w:r w:rsidRPr="00D47363">
        <w:rPr>
          <w:rFonts w:cstheme="minorHAnsi"/>
          <w:sz w:val="24"/>
          <w:szCs w:val="24"/>
        </w:rPr>
        <w:t>порядковый номер кассового чека, БСО, кассового чека коррекции и БСО коррекции за смену</w:t>
      </w:r>
      <w:r>
        <w:rPr>
          <w:rFonts w:cstheme="minorHAnsi"/>
          <w:sz w:val="24"/>
          <w:szCs w:val="24"/>
        </w:rPr>
        <w:t xml:space="preserve">. </w:t>
      </w:r>
      <w:r w:rsidR="00281F66" w:rsidRPr="00FD5E80">
        <w:rPr>
          <w:rFonts w:cstheme="minorHAnsi"/>
          <w:sz w:val="24"/>
          <w:szCs w:val="24"/>
        </w:rPr>
        <w:t>Когда кассир открывает смену,</w:t>
      </w:r>
      <w:r w:rsidR="00BC4FBE">
        <w:rPr>
          <w:rFonts w:cstheme="minorHAnsi"/>
          <w:sz w:val="24"/>
          <w:szCs w:val="24"/>
        </w:rPr>
        <w:t xml:space="preserve"> он генерирует </w:t>
      </w:r>
      <w:r w:rsidR="00430620">
        <w:rPr>
          <w:rFonts w:cstheme="minorHAnsi"/>
          <w:sz w:val="24"/>
          <w:szCs w:val="24"/>
        </w:rPr>
        <w:t>документ</w:t>
      </w:r>
      <w:r w:rsidR="00BC4FBE">
        <w:rPr>
          <w:rFonts w:cstheme="minorHAnsi"/>
          <w:sz w:val="24"/>
          <w:szCs w:val="24"/>
        </w:rPr>
        <w:t xml:space="preserve"> №</w:t>
      </w:r>
      <w:r w:rsidR="00281F66" w:rsidRPr="00FD5E80">
        <w:rPr>
          <w:rFonts w:cstheme="minorHAnsi"/>
          <w:sz w:val="24"/>
          <w:szCs w:val="24"/>
        </w:rPr>
        <w:t>1, а след</w:t>
      </w:r>
      <w:r w:rsidR="00507BD9">
        <w:rPr>
          <w:rFonts w:cstheme="minorHAnsi"/>
          <w:sz w:val="24"/>
          <w:szCs w:val="24"/>
        </w:rPr>
        <w:t xml:space="preserve">ующий документ </w:t>
      </w:r>
      <w:r w:rsidR="00BC4FBE">
        <w:rPr>
          <w:rFonts w:cstheme="minorHAnsi"/>
          <w:sz w:val="24"/>
          <w:szCs w:val="24"/>
        </w:rPr>
        <w:t>№</w:t>
      </w:r>
      <w:r w:rsidR="00507BD9">
        <w:rPr>
          <w:rFonts w:cstheme="minorHAnsi"/>
          <w:sz w:val="24"/>
          <w:szCs w:val="24"/>
        </w:rPr>
        <w:t>2 и так далее...</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Номер документа </w:t>
      </w:r>
      <w:r w:rsidR="00281F66" w:rsidRPr="00FD5E80">
        <w:rPr>
          <w:rFonts w:cstheme="minorHAnsi"/>
          <w:sz w:val="24"/>
          <w:szCs w:val="24"/>
        </w:rPr>
        <w:t>- уникал</w:t>
      </w:r>
      <w:r>
        <w:rPr>
          <w:rFonts w:cstheme="minorHAnsi"/>
          <w:sz w:val="24"/>
          <w:szCs w:val="24"/>
        </w:rPr>
        <w:t>ьный номер документа, который ФН</w:t>
      </w:r>
      <w:r w:rsidR="00281F66" w:rsidRPr="00FD5E80">
        <w:rPr>
          <w:rFonts w:cstheme="minorHAnsi"/>
          <w:sz w:val="24"/>
          <w:szCs w:val="24"/>
        </w:rPr>
        <w:t xml:space="preserve"> присва</w:t>
      </w:r>
      <w:r>
        <w:rPr>
          <w:rFonts w:cstheme="minorHAnsi"/>
          <w:sz w:val="24"/>
          <w:szCs w:val="24"/>
        </w:rPr>
        <w:t>ивает любому документу.</w:t>
      </w:r>
      <w:r w:rsidR="00D47363">
        <w:rPr>
          <w:rFonts w:cstheme="minorHAnsi"/>
          <w:sz w:val="24"/>
          <w:szCs w:val="24"/>
        </w:rPr>
        <w:t xml:space="preserve"> </w:t>
      </w:r>
      <w:r>
        <w:rPr>
          <w:rFonts w:cstheme="minorHAnsi"/>
          <w:sz w:val="24"/>
          <w:szCs w:val="24"/>
        </w:rPr>
        <w:t>Новый ФН</w:t>
      </w:r>
      <w:r w:rsidR="00281F66" w:rsidRPr="00FD5E80">
        <w:rPr>
          <w:rFonts w:cstheme="minorHAnsi"/>
          <w:sz w:val="24"/>
          <w:szCs w:val="24"/>
        </w:rPr>
        <w:t xml:space="preserve"> генерирует пе</w:t>
      </w:r>
      <w:r>
        <w:rPr>
          <w:rFonts w:cstheme="minorHAnsi"/>
          <w:sz w:val="24"/>
          <w:szCs w:val="24"/>
        </w:rPr>
        <w:t>рвый документ №</w:t>
      </w:r>
      <w:r w:rsidR="00281F66" w:rsidRPr="00FD5E80">
        <w:rPr>
          <w:rFonts w:cstheme="minorHAnsi"/>
          <w:sz w:val="24"/>
          <w:szCs w:val="24"/>
        </w:rPr>
        <w:t xml:space="preserve">1, следующий документ </w:t>
      </w:r>
      <w:r>
        <w:rPr>
          <w:rFonts w:cstheme="minorHAnsi"/>
          <w:sz w:val="24"/>
          <w:szCs w:val="24"/>
        </w:rPr>
        <w:t>№</w:t>
      </w:r>
      <w:r w:rsidR="00281F66" w:rsidRPr="00FD5E80">
        <w:rPr>
          <w:rFonts w:cstheme="minorHAnsi"/>
          <w:sz w:val="24"/>
          <w:szCs w:val="24"/>
        </w:rPr>
        <w:t>2 и так далее...</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Фискальный признак </w:t>
      </w:r>
      <w:r w:rsidR="00B415A0">
        <w:rPr>
          <w:rFonts w:cstheme="minorHAnsi"/>
          <w:sz w:val="24"/>
          <w:szCs w:val="24"/>
        </w:rPr>
        <w:t xml:space="preserve">(поле </w:t>
      </w:r>
      <w:proofErr w:type="spellStart"/>
      <w:r w:rsidR="00EC2F21">
        <w:rPr>
          <w:rFonts w:cstheme="minorHAnsi"/>
          <w:sz w:val="24"/>
          <w:szCs w:val="24"/>
        </w:rPr>
        <w:t>fp</w:t>
      </w:r>
      <w:proofErr w:type="spellEnd"/>
      <w:r w:rsidR="00EC2F21">
        <w:rPr>
          <w:rFonts w:cstheme="minorHAnsi"/>
          <w:sz w:val="24"/>
          <w:szCs w:val="24"/>
        </w:rPr>
        <w:t>)</w:t>
      </w:r>
      <w:r w:rsidR="00281F66" w:rsidRPr="00FD5E80">
        <w:rPr>
          <w:rFonts w:cstheme="minorHAnsi"/>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w:t>
      </w:r>
      <w:r w:rsidR="00B73B02">
        <w:rPr>
          <w:rFonts w:cstheme="minorHAnsi"/>
          <w:sz w:val="24"/>
          <w:szCs w:val="24"/>
        </w:rPr>
        <w:t>контрольная</w:t>
      </w:r>
      <w:r w:rsidR="00281F66" w:rsidRPr="00FD5E80">
        <w:rPr>
          <w:rFonts w:cstheme="minorHAnsi"/>
          <w:sz w:val="24"/>
          <w:szCs w:val="24"/>
        </w:rPr>
        <w:t xml:space="preserve"> сумма", которая генерируется фискальным </w:t>
      </w:r>
      <w:r w:rsidR="009A1E6E">
        <w:rPr>
          <w:rFonts w:cstheme="minorHAnsi"/>
          <w:sz w:val="24"/>
          <w:szCs w:val="24"/>
        </w:rPr>
        <w:t>накопителем на основе: дат</w:t>
      </w:r>
      <w:r w:rsidR="00B73B02">
        <w:rPr>
          <w:rFonts w:cstheme="minorHAnsi"/>
          <w:sz w:val="24"/>
          <w:szCs w:val="24"/>
        </w:rPr>
        <w:t>ы</w:t>
      </w:r>
      <w:r w:rsidR="009A1E6E">
        <w:rPr>
          <w:rFonts w:cstheme="minorHAnsi"/>
          <w:sz w:val="24"/>
          <w:szCs w:val="24"/>
        </w:rPr>
        <w:t>, сумм</w:t>
      </w:r>
      <w:r w:rsidR="00B73B02">
        <w:rPr>
          <w:rFonts w:cstheme="minorHAnsi"/>
          <w:sz w:val="24"/>
          <w:szCs w:val="24"/>
        </w:rPr>
        <w:t>ы</w:t>
      </w:r>
      <w:r w:rsidR="009A1E6E">
        <w:rPr>
          <w:rFonts w:cstheme="minorHAnsi"/>
          <w:sz w:val="24"/>
          <w:szCs w:val="24"/>
        </w:rPr>
        <w:t>, ИНН, номер</w:t>
      </w:r>
      <w:r w:rsidR="00B73B02">
        <w:rPr>
          <w:rFonts w:cstheme="minorHAnsi"/>
          <w:sz w:val="24"/>
          <w:szCs w:val="24"/>
        </w:rPr>
        <w:t>а</w:t>
      </w:r>
      <w:r w:rsidR="009A1E6E">
        <w:rPr>
          <w:rFonts w:cstheme="minorHAnsi"/>
          <w:sz w:val="24"/>
          <w:szCs w:val="24"/>
        </w:rPr>
        <w:t xml:space="preserve"> ФН</w:t>
      </w:r>
      <w:r w:rsidR="00281F66" w:rsidRPr="00FD5E80">
        <w:rPr>
          <w:rFonts w:cstheme="minorHAnsi"/>
          <w:b/>
          <w:bCs/>
          <w:sz w:val="24"/>
          <w:szCs w:val="24"/>
        </w:rPr>
        <w:t>,</w:t>
      </w:r>
      <w:r w:rsidR="00B73B02">
        <w:rPr>
          <w:rFonts w:cstheme="minorHAnsi"/>
          <w:b/>
          <w:bCs/>
          <w:sz w:val="24"/>
          <w:szCs w:val="24"/>
        </w:rPr>
        <w:t xml:space="preserve"> </w:t>
      </w:r>
      <w:r w:rsidR="00B73B02">
        <w:rPr>
          <w:rFonts w:cstheme="minorHAnsi"/>
          <w:sz w:val="24"/>
          <w:szCs w:val="24"/>
        </w:rPr>
        <w:t xml:space="preserve">номера документа, </w:t>
      </w:r>
      <w:r w:rsidR="00362496">
        <w:rPr>
          <w:rFonts w:cstheme="minorHAnsi"/>
          <w:sz w:val="24"/>
          <w:szCs w:val="24"/>
        </w:rPr>
        <w:t>регистрационн</w:t>
      </w:r>
      <w:r w:rsidR="00B73B02">
        <w:rPr>
          <w:rFonts w:cstheme="minorHAnsi"/>
          <w:sz w:val="24"/>
          <w:szCs w:val="24"/>
        </w:rPr>
        <w:t>ого</w:t>
      </w:r>
      <w:r w:rsidR="00362496">
        <w:rPr>
          <w:rFonts w:cstheme="minorHAnsi"/>
          <w:sz w:val="24"/>
          <w:szCs w:val="24"/>
        </w:rPr>
        <w:t xml:space="preserve"> номер</w:t>
      </w:r>
      <w:r w:rsidR="00B73B02">
        <w:rPr>
          <w:rFonts w:cstheme="minorHAnsi"/>
          <w:sz w:val="24"/>
          <w:szCs w:val="24"/>
        </w:rPr>
        <w:t>а ККТ и заводского номера ККТ</w:t>
      </w:r>
      <w:r w:rsidR="00362496">
        <w:rPr>
          <w:rFonts w:cstheme="minorHAnsi"/>
          <w:sz w:val="24"/>
          <w:szCs w:val="24"/>
        </w:rPr>
        <w:t>.</w:t>
      </w:r>
      <w:r w:rsidR="00E10A3E">
        <w:rPr>
          <w:rFonts w:cstheme="minorHAnsi"/>
          <w:sz w:val="24"/>
          <w:szCs w:val="24"/>
        </w:rPr>
        <w:t xml:space="preserve"> </w:t>
      </w:r>
      <w:r w:rsidR="00362496">
        <w:rPr>
          <w:rFonts w:cstheme="minorHAnsi"/>
          <w:sz w:val="24"/>
          <w:szCs w:val="24"/>
        </w:rPr>
        <w:t>ФНС</w:t>
      </w:r>
      <w:r w:rsidR="00281F66" w:rsidRPr="00FD5E80">
        <w:rPr>
          <w:rFonts w:cstheme="minorHAnsi"/>
          <w:sz w:val="24"/>
          <w:szCs w:val="24"/>
        </w:rPr>
        <w:t xml:space="preserve"> </w:t>
      </w:r>
      <w:r w:rsidR="00B73B02">
        <w:rPr>
          <w:rFonts w:cstheme="minorHAnsi"/>
          <w:sz w:val="24"/>
          <w:szCs w:val="24"/>
        </w:rPr>
        <w:t xml:space="preserve">использует фискальный признак </w:t>
      </w:r>
      <w:r w:rsidR="00281F66" w:rsidRPr="00FD5E80">
        <w:rPr>
          <w:rFonts w:cstheme="minorHAnsi"/>
          <w:sz w:val="24"/>
          <w:szCs w:val="24"/>
        </w:rPr>
        <w:t xml:space="preserve">для </w:t>
      </w:r>
      <w:r w:rsidR="00362496">
        <w:rPr>
          <w:rFonts w:cstheme="minorHAnsi"/>
          <w:sz w:val="24"/>
          <w:szCs w:val="24"/>
        </w:rPr>
        <w:t xml:space="preserve">проверки </w:t>
      </w:r>
      <w:r w:rsidR="00B73B02">
        <w:rPr>
          <w:rFonts w:cstheme="minorHAnsi"/>
          <w:sz w:val="24"/>
          <w:szCs w:val="24"/>
        </w:rPr>
        <w:t>подлинности чека</w:t>
      </w:r>
      <w:r w:rsidR="00281F66" w:rsidRPr="00FD5E80">
        <w:rPr>
          <w:rFonts w:cstheme="minorHAnsi"/>
          <w:sz w:val="24"/>
          <w:szCs w:val="24"/>
        </w:rPr>
        <w:t>.</w:t>
      </w:r>
      <w:r w:rsidR="00E10A3E">
        <w:rPr>
          <w:rFonts w:cstheme="minorHAnsi"/>
          <w:sz w:val="24"/>
          <w:szCs w:val="24"/>
        </w:rPr>
        <w:t xml:space="preserve"> </w:t>
      </w:r>
      <w:r w:rsidR="00B73B02">
        <w:rPr>
          <w:rFonts w:cstheme="minorHAnsi"/>
          <w:sz w:val="24"/>
          <w:szCs w:val="24"/>
        </w:rPr>
        <w:t xml:space="preserve">Если </w:t>
      </w:r>
      <w:r w:rsidR="00E84B96">
        <w:rPr>
          <w:rFonts w:cstheme="minorHAnsi"/>
          <w:sz w:val="24"/>
          <w:szCs w:val="24"/>
        </w:rPr>
        <w:t>при передаче чека оператору фискальных данных (</w:t>
      </w:r>
      <w:r w:rsidR="00B73B02">
        <w:rPr>
          <w:rFonts w:cstheme="minorHAnsi"/>
          <w:sz w:val="24"/>
          <w:szCs w:val="24"/>
        </w:rPr>
        <w:t>ОФД</w:t>
      </w:r>
      <w:r w:rsidR="00E84B96">
        <w:rPr>
          <w:rFonts w:cstheme="minorHAnsi"/>
          <w:sz w:val="24"/>
          <w:szCs w:val="24"/>
        </w:rPr>
        <w:t>)</w:t>
      </w:r>
      <w:r w:rsidR="00B73B02">
        <w:rPr>
          <w:rFonts w:cstheme="minorHAnsi"/>
          <w:sz w:val="24"/>
          <w:szCs w:val="24"/>
        </w:rPr>
        <w:t xml:space="preserve"> </w:t>
      </w:r>
      <w:r w:rsidR="00E84B96">
        <w:rPr>
          <w:rFonts w:cstheme="minorHAnsi"/>
          <w:sz w:val="24"/>
          <w:szCs w:val="24"/>
        </w:rPr>
        <w:t xml:space="preserve">выявится </w:t>
      </w:r>
      <w:r w:rsidR="00B73B02">
        <w:rPr>
          <w:rFonts w:cstheme="minorHAnsi"/>
          <w:sz w:val="24"/>
          <w:szCs w:val="24"/>
        </w:rPr>
        <w:t xml:space="preserve">несоответствие фискального признака </w:t>
      </w:r>
      <w:r w:rsidR="00E84B96">
        <w:rPr>
          <w:rFonts w:cstheme="minorHAnsi"/>
          <w:sz w:val="24"/>
          <w:szCs w:val="24"/>
        </w:rPr>
        <w:t xml:space="preserve">и данных в чеке, </w:t>
      </w:r>
      <w:r w:rsidR="00B73B02">
        <w:rPr>
          <w:rFonts w:cstheme="minorHAnsi"/>
          <w:sz w:val="24"/>
          <w:szCs w:val="24"/>
        </w:rPr>
        <w:t xml:space="preserve">чек не будет </w:t>
      </w:r>
      <w:proofErr w:type="gramStart"/>
      <w:r w:rsidR="00B73B02">
        <w:rPr>
          <w:rFonts w:cstheme="minorHAnsi"/>
          <w:sz w:val="24"/>
          <w:szCs w:val="24"/>
        </w:rPr>
        <w:t>принят</w:t>
      </w:r>
      <w:proofErr w:type="gramEnd"/>
      <w:r w:rsidR="00B73B02">
        <w:rPr>
          <w:rFonts w:cstheme="minorHAnsi"/>
          <w:sz w:val="24"/>
          <w:szCs w:val="24"/>
        </w:rPr>
        <w:t xml:space="preserve"> </w:t>
      </w:r>
      <w:r w:rsidR="00281F66" w:rsidRPr="00FD5E80">
        <w:rPr>
          <w:rFonts w:cstheme="minorHAnsi"/>
          <w:sz w:val="24"/>
          <w:szCs w:val="24"/>
        </w:rPr>
        <w:t xml:space="preserve">и </w:t>
      </w:r>
      <w:r w:rsidR="00362496">
        <w:rPr>
          <w:rFonts w:cstheme="minorHAnsi"/>
          <w:sz w:val="24"/>
          <w:szCs w:val="24"/>
        </w:rPr>
        <w:t xml:space="preserve">касса будет </w:t>
      </w:r>
      <w:r w:rsidR="00B415A0">
        <w:rPr>
          <w:rFonts w:cstheme="minorHAnsi"/>
          <w:sz w:val="24"/>
          <w:szCs w:val="24"/>
        </w:rPr>
        <w:t>заблокирована</w:t>
      </w:r>
      <w:r w:rsidR="00362496">
        <w:rPr>
          <w:rFonts w:cstheme="minorHAnsi"/>
          <w:sz w:val="24"/>
          <w:szCs w:val="24"/>
        </w:rPr>
        <w:t xml:space="preserve"> </w:t>
      </w:r>
      <w:r w:rsidR="00B73B02">
        <w:rPr>
          <w:rFonts w:cstheme="minorHAnsi"/>
          <w:sz w:val="24"/>
          <w:szCs w:val="24"/>
        </w:rPr>
        <w:t xml:space="preserve">по истечении </w:t>
      </w:r>
      <w:r w:rsidR="00281F66" w:rsidRPr="00FD5E80">
        <w:rPr>
          <w:rFonts w:cstheme="minorHAnsi"/>
          <w:sz w:val="24"/>
          <w:szCs w:val="24"/>
        </w:rPr>
        <w:t>30 дней.</w:t>
      </w:r>
    </w:p>
    <w:p w14:paraId="26359D12" w14:textId="75E4AEF9" w:rsidR="00281F66" w:rsidRPr="001F26AE" w:rsidRDefault="00F111B9" w:rsidP="0073313C">
      <w:pPr>
        <w:spacing w:line="240" w:lineRule="auto"/>
        <w:jc w:val="both"/>
        <w:rPr>
          <w:rFonts w:cstheme="minorHAnsi"/>
          <w:sz w:val="24"/>
          <w:szCs w:val="24"/>
        </w:rPr>
      </w:pPr>
      <w:r>
        <w:rPr>
          <w:rFonts w:cstheme="minorHAnsi"/>
          <w:b/>
          <w:bCs/>
          <w:sz w:val="24"/>
          <w:szCs w:val="24"/>
        </w:rPr>
        <w:t>ФФД</w:t>
      </w:r>
      <w:r w:rsidR="00E10A3E">
        <w:rPr>
          <w:rFonts w:cstheme="minorHAnsi"/>
          <w:b/>
          <w:bCs/>
          <w:sz w:val="24"/>
          <w:szCs w:val="24"/>
        </w:rPr>
        <w:t xml:space="preserve"> </w:t>
      </w:r>
      <w:r w:rsidR="00281F66" w:rsidRPr="00FD5E80">
        <w:rPr>
          <w:rFonts w:cstheme="minorHAnsi"/>
          <w:sz w:val="24"/>
          <w:szCs w:val="24"/>
        </w:rPr>
        <w:t xml:space="preserve">(формат фискальных данных) - формат двоичного документа, который </w:t>
      </w:r>
      <w:r w:rsidR="00B73B02">
        <w:rPr>
          <w:rFonts w:cstheme="minorHAnsi"/>
          <w:sz w:val="24"/>
          <w:szCs w:val="24"/>
        </w:rPr>
        <w:t xml:space="preserve">касса </w:t>
      </w:r>
      <w:r w:rsidR="00281F66" w:rsidRPr="00FD5E80">
        <w:rPr>
          <w:rFonts w:cstheme="minorHAnsi"/>
          <w:sz w:val="24"/>
          <w:szCs w:val="24"/>
        </w:rPr>
        <w:t xml:space="preserve">генерирует и отправляет в </w:t>
      </w:r>
      <w:r w:rsidR="00CC62FF">
        <w:rPr>
          <w:rFonts w:cstheme="minorHAnsi"/>
          <w:sz w:val="24"/>
          <w:szCs w:val="24"/>
        </w:rPr>
        <w:t>налоговую</w:t>
      </w:r>
      <w:r>
        <w:rPr>
          <w:rFonts w:cstheme="minorHAnsi"/>
          <w:sz w:val="24"/>
          <w:szCs w:val="24"/>
        </w:rPr>
        <w:t>.</w:t>
      </w:r>
      <w:r w:rsidR="00B73B02">
        <w:rPr>
          <w:rFonts w:cstheme="minorHAnsi"/>
          <w:sz w:val="24"/>
          <w:szCs w:val="24"/>
        </w:rPr>
        <w:t xml:space="preserve"> В сервисе </w:t>
      </w:r>
      <w:proofErr w:type="spellStart"/>
      <w:r w:rsidR="00B73B02">
        <w:rPr>
          <w:rFonts w:cstheme="minorHAnsi"/>
          <w:sz w:val="24"/>
          <w:szCs w:val="24"/>
        </w:rPr>
        <w:t>Оранждата</w:t>
      </w:r>
      <w:proofErr w:type="spellEnd"/>
      <w:r w:rsidR="00B73B02">
        <w:rPr>
          <w:rFonts w:cstheme="minorHAnsi"/>
          <w:sz w:val="24"/>
          <w:szCs w:val="24"/>
        </w:rPr>
        <w:t xml:space="preserve"> для удобства разработчиков используется формат </w:t>
      </w:r>
      <w:r w:rsidR="00B73B02">
        <w:rPr>
          <w:rFonts w:cstheme="minorHAnsi"/>
          <w:sz w:val="24"/>
          <w:szCs w:val="24"/>
          <w:lang w:val="en-US"/>
        </w:rPr>
        <w:t>JSON</w:t>
      </w:r>
      <w:r w:rsidR="00B73B02">
        <w:rPr>
          <w:rFonts w:cstheme="minorHAnsi"/>
          <w:sz w:val="24"/>
          <w:szCs w:val="24"/>
        </w:rPr>
        <w:t>, однако внутри кассы при формировании чека сообщения преобразуются в бинарный формат</w:t>
      </w:r>
      <w:r w:rsidR="00E84B96">
        <w:rPr>
          <w:rFonts w:cstheme="minorHAnsi"/>
          <w:sz w:val="24"/>
          <w:szCs w:val="24"/>
        </w:rPr>
        <w:t xml:space="preserve">. </w:t>
      </w:r>
      <w:r w:rsidR="00E10A3E">
        <w:rPr>
          <w:rFonts w:cstheme="minorHAnsi"/>
          <w:sz w:val="24"/>
          <w:szCs w:val="24"/>
        </w:rPr>
        <w:t xml:space="preserve">В настоящий момент актуальны форматы фискальных данных версий </w:t>
      </w:r>
      <w:r w:rsidRPr="00E84B96">
        <w:rPr>
          <w:rFonts w:cstheme="minorHAnsi"/>
          <w:b/>
          <w:bCs/>
          <w:sz w:val="24"/>
          <w:szCs w:val="24"/>
        </w:rPr>
        <w:t>ФФД 1.05</w:t>
      </w:r>
      <w:r w:rsidR="00E10A3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E10A3E">
        <w:rPr>
          <w:rFonts w:cstheme="minorHAnsi"/>
          <w:sz w:val="24"/>
          <w:szCs w:val="24"/>
        </w:rPr>
        <w:t>Сервис «</w:t>
      </w:r>
      <w:proofErr w:type="spellStart"/>
      <w:r w:rsidR="00E10A3E">
        <w:rPr>
          <w:rFonts w:cstheme="minorHAnsi"/>
          <w:sz w:val="24"/>
          <w:szCs w:val="24"/>
        </w:rPr>
        <w:t>Оранждата</w:t>
      </w:r>
      <w:proofErr w:type="spellEnd"/>
      <w:r w:rsidR="00E10A3E">
        <w:rPr>
          <w:rFonts w:cstheme="minorHAnsi"/>
          <w:sz w:val="24"/>
          <w:szCs w:val="24"/>
        </w:rPr>
        <w:t xml:space="preserve">» использует </w:t>
      </w:r>
      <w:r w:rsidR="00E10A3E" w:rsidRPr="00E84B96">
        <w:rPr>
          <w:rFonts w:cstheme="minorHAnsi"/>
          <w:b/>
          <w:bCs/>
          <w:sz w:val="24"/>
          <w:szCs w:val="24"/>
        </w:rPr>
        <w:t>ФФД 1.05</w:t>
      </w:r>
      <w:r w:rsidR="00E10A3E">
        <w:rPr>
          <w:rFonts w:cstheme="minorHAnsi"/>
          <w:sz w:val="24"/>
          <w:szCs w:val="24"/>
        </w:rPr>
        <w:t>.</w:t>
      </w:r>
      <w:r w:rsidR="001F26AE" w:rsidRPr="001F26A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ОФД</w:t>
      </w:r>
      <w:r w:rsidR="00281F66" w:rsidRPr="00FD5E80">
        <w:rPr>
          <w:rFonts w:cstheme="minorHAnsi"/>
          <w:b/>
          <w:bCs/>
          <w:sz w:val="24"/>
          <w:szCs w:val="24"/>
          <w:lang w:val="en-US"/>
        </w:rPr>
        <w:t> </w:t>
      </w:r>
      <w:r w:rsidR="00281F66" w:rsidRPr="00FD5E80">
        <w:rPr>
          <w:rFonts w:cstheme="minorHAnsi"/>
          <w:sz w:val="24"/>
          <w:szCs w:val="24"/>
        </w:rPr>
        <w:t>(Оператор фискальных данных) – это организация, ответственная за получение фискальных документов в двоичном формате и отпра</w:t>
      </w:r>
      <w:r w:rsidR="00091617">
        <w:rPr>
          <w:rFonts w:cstheme="minorHAnsi"/>
          <w:sz w:val="24"/>
          <w:szCs w:val="24"/>
        </w:rPr>
        <w:t>вку информации в ФНС</w:t>
      </w:r>
      <w:r w:rsidR="00281F66" w:rsidRPr="00FD5E80">
        <w:rPr>
          <w:rFonts w:cstheme="minorHAnsi"/>
          <w:sz w:val="24"/>
          <w:szCs w:val="24"/>
        </w:rPr>
        <w:t>. В Ро</w:t>
      </w:r>
      <w:r>
        <w:rPr>
          <w:rFonts w:cstheme="minorHAnsi"/>
          <w:sz w:val="24"/>
          <w:szCs w:val="24"/>
        </w:rPr>
        <w:t>ссии около 15 уполномоченных ОФД</w:t>
      </w:r>
      <w:r w:rsidR="00281F66" w:rsidRPr="00FD5E80">
        <w:rPr>
          <w:rFonts w:cstheme="minorHAnsi"/>
          <w:sz w:val="24"/>
          <w:szCs w:val="24"/>
        </w:rPr>
        <w:t>.</w:t>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80026461"/>
      <w:r w:rsidRPr="003B6B91">
        <w:rPr>
          <w:sz w:val="26"/>
          <w:szCs w:val="26"/>
        </w:rPr>
        <w:lastRenderedPageBreak/>
        <w:t>1.2. Подключение к</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sz w:val="24"/>
          <w:szCs w:val="24"/>
        </w:rPr>
        <w:t>OrangeData имеет две тестовые среды и одну производственную среду.</w:t>
      </w:r>
    </w:p>
    <w:p w14:paraId="46B24B00" w14:textId="53E2D8E7" w:rsidR="00281F66" w:rsidRPr="003B6B91" w:rsidRDefault="00281F66" w:rsidP="00705CE0">
      <w:pPr>
        <w:pStyle w:val="3"/>
      </w:pPr>
      <w:bookmarkStart w:id="9" w:name="_Toc59045179"/>
      <w:bookmarkStart w:id="10" w:name="_Toc63432900"/>
      <w:bookmarkStart w:id="11" w:name="_Toc80026462"/>
      <w:r w:rsidRPr="003B6B91">
        <w:t>1.2.1. Две тестовые среды</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Различия между тестовой средой 1 и тестовой средой 2 описаны ниже.</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Тестовая среда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Эта тестовая среда обеспечивает функциональность API без веб-кабинета.</w:t>
            </w:r>
            <w:r w:rsidR="00E84B96">
              <w:rPr>
                <w:rFonts w:cstheme="minorHAnsi"/>
                <w:sz w:val="24"/>
                <w:szCs w:val="24"/>
              </w:rPr>
              <w:t xml:space="preserve"> </w:t>
            </w:r>
            <w:r w:rsidRPr="00FD5E80">
              <w:rPr>
                <w:rFonts w:cstheme="minorHAnsi"/>
                <w:sz w:val="24"/>
                <w:szCs w:val="24"/>
              </w:rPr>
              <w:t>Вместо физических устройств используются эмуляторы устройств.</w:t>
            </w:r>
            <w:r w:rsidR="00E84B96">
              <w:rPr>
                <w:rFonts w:cstheme="minorHAnsi"/>
                <w:sz w:val="24"/>
                <w:szCs w:val="24"/>
              </w:rPr>
              <w:t xml:space="preserve"> </w:t>
            </w:r>
            <w:r w:rsidRPr="00FD5E80">
              <w:rPr>
                <w:rFonts w:cstheme="minorHAnsi"/>
                <w:sz w:val="24"/>
                <w:szCs w:val="24"/>
              </w:rPr>
              <w:t>Любой тестер может использовать тестовую среду OrangeData 1 бесплатно.</w:t>
            </w:r>
          </w:p>
          <w:p w14:paraId="6A8CEBDE" w14:textId="7343EE23"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может быть использована для ИНН любого клиента без длительного периода конфигурации.</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бесплатна и рекомендована для тестов клиентов.</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Тестовая среда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Эта тестовая среда обеспечивает функциональность как веб-кабинета, так и API. В тестовой среде 2 используются физические устройства, оснащенные </w:t>
            </w:r>
            <w:r>
              <w:rPr>
                <w:rFonts w:cstheme="minorHAnsi"/>
                <w:sz w:val="24"/>
                <w:szCs w:val="24"/>
              </w:rPr>
              <w:t>тестовой фискальной памятью (МГМ</w:t>
            </w:r>
            <w:r w:rsidRPr="005B093B">
              <w:rPr>
                <w:rFonts w:cstheme="minorHAnsi"/>
                <w:sz w:val="24"/>
                <w:szCs w:val="24"/>
              </w:rPr>
              <w:t>).</w:t>
            </w:r>
          </w:p>
          <w:p w14:paraId="090A4CF6" w14:textId="77777777" w:rsidR="005B093B" w:rsidRPr="005B093B" w:rsidRDefault="005B093B" w:rsidP="005B093B">
            <w:pPr>
              <w:spacing w:line="240" w:lineRule="auto"/>
              <w:jc w:val="both"/>
              <w:rPr>
                <w:rFonts w:cstheme="minorHAnsi"/>
                <w:sz w:val="24"/>
                <w:szCs w:val="24"/>
              </w:rPr>
            </w:pPr>
            <w:r w:rsidRPr="005B093B">
              <w:rPr>
                <w:rFonts w:cstheme="minorHAnsi"/>
                <w:sz w:val="24"/>
                <w:szCs w:val="24"/>
              </w:rPr>
              <w:t>Для настройки тестовой среды 2 для каждой компании требуется 1-3 дня на настройку и установку устройства. Это не бесплатная услуга.</w:t>
            </w:r>
          </w:p>
          <w:p w14:paraId="40C874BC" w14:textId="364CA1E1" w:rsidR="005B093B" w:rsidRPr="005B093B" w:rsidRDefault="005B093B" w:rsidP="005B093B">
            <w:pPr>
              <w:spacing w:line="240" w:lineRule="auto"/>
              <w:jc w:val="both"/>
              <w:rPr>
                <w:rFonts w:cstheme="minorHAnsi"/>
                <w:sz w:val="24"/>
                <w:szCs w:val="24"/>
              </w:rPr>
            </w:pPr>
            <w:r w:rsidRPr="005B093B">
              <w:rPr>
                <w:rFonts w:cstheme="minorHAnsi"/>
                <w:sz w:val="24"/>
                <w:szCs w:val="24"/>
              </w:rPr>
              <w:t>Пользователи не м</w:t>
            </w:r>
            <w:r>
              <w:rPr>
                <w:rFonts w:cstheme="minorHAnsi"/>
                <w:sz w:val="24"/>
                <w:szCs w:val="24"/>
              </w:rPr>
              <w:t>огут использовать какие-либо ИНН</w:t>
            </w:r>
            <w:r w:rsidRPr="005B093B">
              <w:rPr>
                <w:rFonts w:cstheme="minorHAnsi"/>
                <w:sz w:val="24"/>
                <w:szCs w:val="24"/>
              </w:rPr>
              <w:t xml:space="preserve"> для тестов. Для каждого тестового физического устройства можно</w:t>
            </w:r>
            <w:r>
              <w:rPr>
                <w:rFonts w:cstheme="minorHAnsi"/>
                <w:sz w:val="24"/>
                <w:szCs w:val="24"/>
              </w:rPr>
              <w:t xml:space="preserve"> настроить только конкретное ИНН</w:t>
            </w:r>
            <w:r w:rsidRPr="005B093B">
              <w:rPr>
                <w:rFonts w:cstheme="minorHAnsi"/>
                <w:sz w:val="24"/>
                <w:szCs w:val="24"/>
              </w:rPr>
              <w:t>.</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Тестовая среда в основном используется разработчиками OrangeData и не рекомендуется для клиентов (некоторые функции могут быть недоступны, когда команда OrangeData тестирует новые версии).</w:t>
            </w:r>
            <w:r w:rsidR="00281F66" w:rsidRPr="00FD5E80">
              <w:rPr>
                <w:rFonts w:cstheme="minorHAnsi"/>
                <w:sz w:val="24"/>
                <w:szCs w:val="24"/>
                <w:lang w:val="en-US"/>
              </w:rPr>
              <w:t> </w:t>
            </w:r>
          </w:p>
        </w:tc>
      </w:tr>
    </w:tbl>
    <w:p w14:paraId="7B687A67" w14:textId="77777777" w:rsidR="00CE77A8" w:rsidRDefault="00CE77A8" w:rsidP="0073313C">
      <w:pPr>
        <w:spacing w:line="240" w:lineRule="auto"/>
        <w:jc w:val="both"/>
        <w:rPr>
          <w:rFonts w:cstheme="minorHAnsi"/>
          <w:b/>
          <w:bCs/>
          <w:sz w:val="24"/>
          <w:szCs w:val="24"/>
        </w:rPr>
      </w:pPr>
    </w:p>
    <w:p w14:paraId="0874A8EC" w14:textId="77777777" w:rsidR="00C37DB9" w:rsidRDefault="00C37DB9" w:rsidP="0073313C">
      <w:pPr>
        <w:spacing w:line="240" w:lineRule="auto"/>
        <w:jc w:val="both"/>
        <w:rPr>
          <w:rFonts w:cstheme="minorHAnsi"/>
          <w:b/>
          <w:bCs/>
          <w:sz w:val="24"/>
          <w:szCs w:val="24"/>
        </w:rPr>
      </w:pPr>
    </w:p>
    <w:p w14:paraId="1F42CA2C" w14:textId="77777777" w:rsidR="00C37DB9" w:rsidRDefault="00C37DB9" w:rsidP="0073313C">
      <w:pPr>
        <w:spacing w:line="240" w:lineRule="auto"/>
        <w:jc w:val="both"/>
        <w:rPr>
          <w:rFonts w:cstheme="minorHAnsi"/>
          <w:b/>
          <w:bCs/>
          <w:sz w:val="24"/>
          <w:szCs w:val="24"/>
        </w:rPr>
      </w:pPr>
    </w:p>
    <w:p w14:paraId="31985CA6" w14:textId="40F112BC"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Настройки подключения</w:t>
      </w:r>
      <w:r w:rsidR="008E56B9">
        <w:rPr>
          <w:rFonts w:cstheme="minorHAnsi"/>
          <w:b/>
          <w:bCs/>
          <w:sz w:val="24"/>
          <w:szCs w:val="24"/>
        </w:rPr>
        <w:t xml:space="preserve"> к тестовой среде</w:t>
      </w:r>
      <w:r w:rsidRPr="00FD5E80">
        <w:rPr>
          <w:rFonts w:cstheme="minorHAnsi"/>
          <w:b/>
          <w:bCs/>
          <w:sz w:val="24"/>
          <w:szCs w:val="24"/>
        </w:rPr>
        <w:t>:</w:t>
      </w:r>
    </w:p>
    <w:tbl>
      <w:tblPr>
        <w:tblW w:w="0" w:type="auto"/>
        <w:tblCellMar>
          <w:left w:w="0" w:type="dxa"/>
          <w:right w:w="0" w:type="dxa"/>
        </w:tblCellMar>
        <w:tblLook w:val="04A0" w:firstRow="1" w:lastRow="0" w:firstColumn="1" w:lastColumn="0" w:noHBand="0" w:noVBand="1"/>
      </w:tblPr>
      <w:tblGrid>
        <w:gridCol w:w="1454"/>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Базовый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7921C4" w:rsidP="00D42173">
            <w:pPr>
              <w:spacing w:line="240" w:lineRule="auto"/>
              <w:rPr>
                <w:rFonts w:cstheme="minorHAnsi"/>
                <w:sz w:val="20"/>
                <w:szCs w:val="20"/>
              </w:rPr>
            </w:pPr>
            <w:hyperlink r:id="rId12"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7921C4" w:rsidP="00D42173">
            <w:pPr>
              <w:spacing w:line="240" w:lineRule="auto"/>
              <w:rPr>
                <w:rFonts w:cstheme="minorHAnsi"/>
                <w:sz w:val="20"/>
                <w:szCs w:val="20"/>
              </w:rPr>
            </w:pPr>
            <w:hyperlink r:id="rId13"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IP-адрес</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Веб-кабинет</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Недоступен</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URL-адрес проверки доступности для браузеров</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7921C4" w:rsidP="00006AB9">
            <w:pPr>
              <w:spacing w:line="240" w:lineRule="auto"/>
              <w:rPr>
                <w:rFonts w:cstheme="minorHAnsi"/>
                <w:sz w:val="20"/>
                <w:szCs w:val="20"/>
              </w:rPr>
            </w:pPr>
            <w:hyperlink r:id="rId14"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7921C4" w:rsidP="00006AB9">
            <w:pPr>
              <w:spacing w:line="240" w:lineRule="auto"/>
              <w:rPr>
                <w:rFonts w:cstheme="minorHAnsi"/>
                <w:sz w:val="20"/>
                <w:szCs w:val="20"/>
              </w:rPr>
            </w:pPr>
            <w:hyperlink r:id="rId15"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S</w:t>
            </w:r>
            <w:r w:rsidRPr="00006AB9">
              <w:rPr>
                <w:rFonts w:cstheme="minorHAnsi"/>
                <w:sz w:val="20"/>
                <w:szCs w:val="20"/>
              </w:rPr>
              <w:t>w</w:t>
            </w:r>
            <w:r w:rsidR="00006AB9">
              <w:rPr>
                <w:rFonts w:cstheme="minorHAnsi"/>
                <w:sz w:val="20"/>
                <w:szCs w:val="20"/>
                <w:lang w:val="en-US"/>
              </w:rPr>
              <w:t>ag</w:t>
            </w:r>
            <w:proofErr w:type="spellStart"/>
            <w:r w:rsidRPr="00006AB9">
              <w:rPr>
                <w:rFonts w:cstheme="minorHAnsi"/>
                <w:sz w:val="20"/>
                <w:szCs w:val="20"/>
              </w:rPr>
              <w:t>ger</w:t>
            </w:r>
            <w:proofErr w:type="spellEnd"/>
            <w:r w:rsidRPr="00006AB9">
              <w:rPr>
                <w:rFonts w:cstheme="minorHAnsi"/>
                <w:sz w:val="20"/>
                <w:szCs w:val="20"/>
              </w:rPr>
              <w:t xml:space="preserve"> JSON</w:t>
            </w:r>
            <w:r w:rsidR="00006AB9">
              <w:rPr>
                <w:rFonts w:cstheme="minorHAnsi"/>
                <w:sz w:val="20"/>
                <w:szCs w:val="20"/>
                <w:lang w:val="en-US"/>
              </w:rPr>
              <w:t xml:space="preserve"> </w:t>
            </w:r>
            <w:r w:rsidR="00006AB9">
              <w:rPr>
                <w:rFonts w:cstheme="minorHAnsi"/>
                <w:sz w:val="20"/>
                <w:szCs w:val="20"/>
              </w:rPr>
              <w:t>спецификация</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7921C4" w:rsidP="00006AB9">
            <w:pPr>
              <w:spacing w:line="240" w:lineRule="auto"/>
              <w:rPr>
                <w:rFonts w:cstheme="minorHAnsi"/>
                <w:sz w:val="20"/>
                <w:szCs w:val="20"/>
              </w:rPr>
            </w:pPr>
            <w:hyperlink r:id="rId16"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7921C4" w:rsidP="00006AB9">
            <w:pPr>
              <w:spacing w:line="240" w:lineRule="auto"/>
              <w:rPr>
                <w:rFonts w:cstheme="minorHAnsi"/>
                <w:sz w:val="20"/>
                <w:szCs w:val="20"/>
              </w:rPr>
            </w:pPr>
            <w:hyperlink r:id="rId17"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2" w:name="_Toc59045180"/>
      <w:bookmarkStart w:id="13" w:name="_Toc63432901"/>
      <w:bookmarkStart w:id="14" w:name="_Toc80026463"/>
      <w:r w:rsidRPr="003B6B91">
        <w:lastRenderedPageBreak/>
        <w:t>1.2.2. Производственная среда</w:t>
      </w:r>
      <w:bookmarkEnd w:id="12"/>
      <w:bookmarkEnd w:id="13"/>
      <w:bookmarkEnd w:id="14"/>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Производственная среда</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Базовый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7921C4" w:rsidP="0073313C">
            <w:pPr>
              <w:spacing w:line="240" w:lineRule="auto"/>
              <w:jc w:val="both"/>
              <w:rPr>
                <w:rFonts w:cstheme="minorHAnsi"/>
                <w:sz w:val="20"/>
                <w:szCs w:val="20"/>
              </w:rPr>
            </w:pPr>
            <w:hyperlink r:id="rId18"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IP-адрес</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055300AE" w:rsidR="00281F66" w:rsidRPr="00006AB9" w:rsidRDefault="00EA7AC6" w:rsidP="0073313C">
            <w:pPr>
              <w:spacing w:line="240" w:lineRule="auto"/>
              <w:jc w:val="both"/>
              <w:rPr>
                <w:rFonts w:cstheme="minorHAnsi"/>
                <w:sz w:val="20"/>
                <w:szCs w:val="20"/>
              </w:rPr>
            </w:pPr>
            <w:r w:rsidRPr="00EA7AC6">
              <w:rPr>
                <w:rFonts w:cstheme="minorHAnsi"/>
                <w:sz w:val="20"/>
                <w:szCs w:val="20"/>
              </w:rPr>
              <w:t xml:space="preserve">81.27.253.4 </w:t>
            </w:r>
            <w:r w:rsidR="00281F66" w:rsidRPr="00006AB9">
              <w:rPr>
                <w:rFonts w:cstheme="minorHAnsi"/>
                <w:sz w:val="20"/>
                <w:szCs w:val="20"/>
              </w:rPr>
              <w:t>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Веб-кабинет</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7921C4" w:rsidP="0073313C">
            <w:pPr>
              <w:spacing w:line="240" w:lineRule="auto"/>
              <w:jc w:val="both"/>
              <w:rPr>
                <w:rFonts w:cstheme="minorHAnsi"/>
                <w:sz w:val="20"/>
                <w:szCs w:val="20"/>
              </w:rPr>
            </w:pPr>
            <w:hyperlink r:id="rId19"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URL-адрес проверки доступности для браузеров</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EA7AC6" w:rsidRDefault="00281F66" w:rsidP="0073313C">
            <w:pPr>
              <w:spacing w:line="240" w:lineRule="auto"/>
              <w:jc w:val="both"/>
              <w:rPr>
                <w:rFonts w:cstheme="minorHAnsi"/>
                <w:b/>
                <w:bCs/>
                <w:sz w:val="20"/>
                <w:szCs w:val="20"/>
              </w:rPr>
            </w:pPr>
            <w:r w:rsidRPr="00EA7AC6">
              <w:rPr>
                <w:rFonts w:cstheme="minorHAnsi"/>
                <w:b/>
                <w:bCs/>
                <w:sz w:val="20"/>
                <w:szCs w:val="20"/>
              </w:rPr>
              <w:t>Настоятельно рекомендуется использовать доменное имя для производственных запросов.</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Добавить /</w:t>
            </w:r>
            <w:proofErr w:type="spellStart"/>
            <w:r w:rsidRPr="00006AB9">
              <w:rPr>
                <w:rFonts w:cstheme="minorHAnsi"/>
                <w:sz w:val="20"/>
                <w:szCs w:val="20"/>
              </w:rPr>
              <w:t>api</w:t>
            </w:r>
            <w:proofErr w:type="spellEnd"/>
            <w:r w:rsidRPr="00006AB9">
              <w:rPr>
                <w:rFonts w:cstheme="minorHAnsi"/>
                <w:sz w:val="20"/>
                <w:szCs w:val="20"/>
              </w:rPr>
              <w:t>/v2/ в бар URL, чтобы проверить доступность</w:t>
            </w:r>
          </w:p>
        </w:tc>
      </w:tr>
      <w:tr w:rsidR="00281F66" w:rsidRPr="00F90331"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Swagger-</w:t>
            </w:r>
            <w:proofErr w:type="spellStart"/>
            <w:r w:rsidRPr="00006AB9">
              <w:rPr>
                <w:rFonts w:cstheme="minorHAnsi"/>
                <w:sz w:val="20"/>
                <w:szCs w:val="20"/>
                <w:lang w:val="en-US"/>
              </w:rPr>
              <w:t>ui</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7921C4" w:rsidP="0073313C">
            <w:pPr>
              <w:spacing w:line="240" w:lineRule="auto"/>
              <w:jc w:val="both"/>
              <w:rPr>
                <w:rFonts w:cstheme="minorHAnsi"/>
                <w:sz w:val="20"/>
                <w:szCs w:val="20"/>
                <w:lang w:val="en-US"/>
              </w:rPr>
            </w:pPr>
            <w:r>
              <w:fldChar w:fldCharType="begin"/>
            </w:r>
            <w:r w:rsidRPr="00F90331">
              <w:rPr>
                <w:lang w:val="en-US"/>
                <w:rPrChange w:id="15" w:author="Шило Николай" w:date="2023-12-12T19:37:00Z">
                  <w:rPr/>
                </w:rPrChange>
              </w:rPr>
              <w:instrText xml:space="preserve"> HYPERLINK "https://api.orangedata.ru:12003/swagger" </w:instrText>
            </w:r>
            <w:r>
              <w:fldChar w:fldCharType="separate"/>
            </w:r>
            <w:r w:rsidR="00281F66" w:rsidRPr="00006AB9">
              <w:rPr>
                <w:rStyle w:val="a5"/>
                <w:rFonts w:cstheme="minorHAnsi"/>
                <w:sz w:val="20"/>
                <w:szCs w:val="20"/>
                <w:lang w:val="en-US"/>
              </w:rPr>
              <w:t>https://api.orangedata.ru:12003/swagger</w:t>
            </w:r>
            <w:r>
              <w:rPr>
                <w:rStyle w:val="a5"/>
                <w:rFonts w:cstheme="minorHAnsi"/>
                <w:sz w:val="20"/>
                <w:szCs w:val="20"/>
                <w:lang w:val="en-US"/>
              </w:rPr>
              <w:fldChar w:fldCharType="end"/>
            </w:r>
          </w:p>
        </w:tc>
      </w:tr>
      <w:tr w:rsidR="00281F66" w:rsidRPr="00F90331"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24D89379" w:rsidR="00281F66" w:rsidRPr="00006AB9" w:rsidRDefault="00281F66" w:rsidP="008E56B9">
            <w:pPr>
              <w:spacing w:line="240" w:lineRule="auto"/>
              <w:rPr>
                <w:rFonts w:cstheme="minorHAnsi"/>
                <w:sz w:val="20"/>
                <w:szCs w:val="20"/>
                <w:lang w:val="en-US"/>
              </w:rPr>
            </w:pPr>
            <w:r w:rsidRPr="00006AB9">
              <w:rPr>
                <w:rFonts w:cstheme="minorHAnsi"/>
                <w:sz w:val="20"/>
                <w:szCs w:val="20"/>
                <w:lang w:val="en-US"/>
              </w:rPr>
              <w:t>S</w:t>
            </w:r>
            <w:r w:rsidR="008E56B9" w:rsidRPr="00006AB9">
              <w:rPr>
                <w:rFonts w:cstheme="minorHAnsi"/>
                <w:sz w:val="20"/>
                <w:szCs w:val="20"/>
              </w:rPr>
              <w:t>w</w:t>
            </w:r>
            <w:r w:rsidR="00B415A0">
              <w:rPr>
                <w:rFonts w:cstheme="minorHAnsi"/>
                <w:sz w:val="20"/>
                <w:szCs w:val="20"/>
                <w:lang w:val="en-US"/>
              </w:rPr>
              <w:t>a</w:t>
            </w:r>
            <w:proofErr w:type="spellStart"/>
            <w:r w:rsidR="008E56B9" w:rsidRPr="00006AB9">
              <w:rPr>
                <w:rFonts w:cstheme="minorHAnsi"/>
                <w:sz w:val="20"/>
                <w:szCs w:val="20"/>
              </w:rPr>
              <w:t>gger</w:t>
            </w:r>
            <w:proofErr w:type="spellEnd"/>
            <w:r w:rsidR="008E56B9" w:rsidRPr="00006AB9">
              <w:rPr>
                <w:rFonts w:cstheme="minorHAnsi"/>
                <w:sz w:val="20"/>
                <w:szCs w:val="20"/>
              </w:rPr>
              <w:t xml:space="preserve"> </w:t>
            </w:r>
            <w:r w:rsidRPr="00006AB9">
              <w:rPr>
                <w:rFonts w:cstheme="minorHAnsi"/>
                <w:sz w:val="20"/>
                <w:szCs w:val="20"/>
              </w:rPr>
              <w:t>JSON</w:t>
            </w:r>
            <w:r w:rsidR="0063743B" w:rsidRPr="00006AB9">
              <w:rPr>
                <w:rFonts w:cstheme="minorHAnsi"/>
                <w:sz w:val="20"/>
                <w:szCs w:val="20"/>
                <w:lang w:val="en-US"/>
              </w:rPr>
              <w:t xml:space="preserve"> </w:t>
            </w:r>
            <w:proofErr w:type="spellStart"/>
            <w:r w:rsidR="0063743B" w:rsidRPr="00006AB9">
              <w:rPr>
                <w:rFonts w:cstheme="minorHAnsi"/>
                <w:sz w:val="20"/>
                <w:szCs w:val="20"/>
                <w:lang w:val="en-US"/>
              </w:rPr>
              <w:t>спецификация</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7921C4" w:rsidP="0073313C">
            <w:pPr>
              <w:spacing w:line="240" w:lineRule="auto"/>
              <w:jc w:val="both"/>
              <w:rPr>
                <w:rFonts w:cstheme="minorHAnsi"/>
                <w:sz w:val="20"/>
                <w:szCs w:val="20"/>
                <w:lang w:val="en-US"/>
              </w:rPr>
            </w:pPr>
            <w:r>
              <w:fldChar w:fldCharType="begin"/>
            </w:r>
            <w:r w:rsidRPr="00F90331">
              <w:rPr>
                <w:lang w:val="en-US"/>
                <w:rPrChange w:id="16" w:author="Шило Николай" w:date="2023-12-12T19:37:00Z">
                  <w:rPr/>
                </w:rPrChange>
              </w:rPr>
              <w:instrText xml:space="preserve"> HYPERLINK "https://apip.orangedata.ru:12003/swagger/v2/swagger.json" </w:instrText>
            </w:r>
            <w:r>
              <w:fldChar w:fldCharType="separate"/>
            </w:r>
            <w:r w:rsidR="00281F66" w:rsidRPr="00100C4E">
              <w:rPr>
                <w:rStyle w:val="a5"/>
                <w:rFonts w:cstheme="minorHAnsi"/>
                <w:sz w:val="20"/>
                <w:szCs w:val="20"/>
                <w:lang w:val="en-US"/>
              </w:rPr>
              <w:t>https://apip.orangedata.ru:12003/swagger/v2/swagger.json</w:t>
            </w:r>
            <w:r>
              <w:rPr>
                <w:rStyle w:val="a5"/>
                <w:rFonts w:cstheme="minorHAnsi"/>
                <w:sz w:val="20"/>
                <w:szCs w:val="20"/>
                <w:lang w:val="en-US"/>
              </w:rPr>
              <w:fldChar w:fldCharType="end"/>
            </w:r>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7" w:name="_Toc59045181"/>
      <w:bookmarkStart w:id="18" w:name="_Toc63432902"/>
      <w:bookmarkStart w:id="19" w:name="_Toc80026464"/>
      <w:r w:rsidRPr="00AA1546">
        <w:t>1.2.3. Безопасность</w:t>
      </w:r>
      <w:bookmarkEnd w:id="17"/>
      <w:bookmarkEnd w:id="18"/>
      <w:bookmarkEnd w:id="19"/>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Безопасность обеспечивается двумя шагами:</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Каждый клиент генерирует свой собственный сертификат SSL.</w:t>
      </w:r>
      <w:r w:rsidR="00841BCE" w:rsidRPr="00841BCE">
        <w:rPr>
          <w:rFonts w:cstheme="minorHAnsi"/>
          <w:sz w:val="24"/>
          <w:szCs w:val="24"/>
        </w:rPr>
        <w:t xml:space="preserve"> </w:t>
      </w:r>
      <w:r w:rsidRPr="00841BCE">
        <w:rPr>
          <w:rFonts w:cstheme="minorHAnsi"/>
          <w:sz w:val="24"/>
          <w:szCs w:val="24"/>
        </w:rPr>
        <w:t xml:space="preserve">Этот сертификат SSL обеспечивает безопасное соединение между приложением клиента и </w:t>
      </w:r>
      <w:r w:rsidR="00E84B96">
        <w:rPr>
          <w:rFonts w:cstheme="minorHAnsi"/>
          <w:sz w:val="24"/>
          <w:szCs w:val="24"/>
        </w:rPr>
        <w:t xml:space="preserve">сервером </w:t>
      </w:r>
      <w:r w:rsidRPr="00841BCE">
        <w:rPr>
          <w:rFonts w:cstheme="minorHAnsi"/>
          <w:sz w:val="24"/>
          <w:szCs w:val="24"/>
        </w:rPr>
        <w:t>OrangeData.</w:t>
      </w:r>
      <w:r w:rsidR="00841BCE" w:rsidRPr="00841BCE">
        <w:rPr>
          <w:rFonts w:cstheme="minorHAnsi"/>
          <w:sz w:val="24"/>
          <w:szCs w:val="24"/>
        </w:rPr>
        <w:t xml:space="preserve"> </w:t>
      </w:r>
      <w:r w:rsidRPr="00841BCE">
        <w:rPr>
          <w:rFonts w:cstheme="minorHAnsi"/>
          <w:sz w:val="24"/>
          <w:szCs w:val="24"/>
        </w:rPr>
        <w:t xml:space="preserve">В </w:t>
      </w:r>
      <w:r w:rsidR="00B33936" w:rsidRPr="00841BCE">
        <w:rPr>
          <w:rFonts w:cstheme="minorHAnsi"/>
          <w:sz w:val="24"/>
          <w:szCs w:val="24"/>
        </w:rPr>
        <w:t>производственной</w:t>
      </w:r>
      <w:r w:rsidRPr="00841BCE">
        <w:rPr>
          <w:rFonts w:cstheme="minorHAnsi"/>
          <w:sz w:val="24"/>
          <w:szCs w:val="24"/>
        </w:rPr>
        <w:t xml:space="preserve"> среде SSL-сертификат генерируется в</w:t>
      </w:r>
      <w:r w:rsidR="00841BCE">
        <w:rPr>
          <w:rFonts w:cstheme="minorHAnsi"/>
          <w:sz w:val="24"/>
          <w:szCs w:val="24"/>
        </w:rPr>
        <w:t xml:space="preserve"> Личном Кабинете клиента по адресу </w:t>
      </w:r>
      <w:hyperlink r:id="rId20"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r w:rsidR="00841BCE">
        <w:rPr>
          <w:rFonts w:cstheme="minorHAnsi"/>
          <w:sz w:val="24"/>
          <w:szCs w:val="24"/>
        </w:rPr>
        <w:t>В д</w:t>
      </w:r>
      <w:r w:rsidRPr="00841BCE">
        <w:rPr>
          <w:rFonts w:cstheme="minorHAnsi"/>
          <w:sz w:val="24"/>
          <w:szCs w:val="24"/>
        </w:rPr>
        <w:t>вух тестовых средах используется тестовый сертификат по умолчанию.</w:t>
      </w:r>
      <w:r w:rsidR="00841BCE">
        <w:rPr>
          <w:rFonts w:cstheme="minorHAnsi"/>
          <w:sz w:val="24"/>
          <w:szCs w:val="24"/>
        </w:rPr>
        <w:t xml:space="preserve"> </w:t>
      </w:r>
      <w:r w:rsidRPr="00841BCE">
        <w:rPr>
          <w:rFonts w:cstheme="minorHAnsi"/>
          <w:sz w:val="24"/>
          <w:szCs w:val="24"/>
        </w:rPr>
        <w:t xml:space="preserve">Вы можете скачать тестовый сертификат из </w:t>
      </w:r>
      <w:proofErr w:type="spellStart"/>
      <w:r w:rsidRPr="00841BCE">
        <w:rPr>
          <w:rFonts w:cstheme="minorHAnsi"/>
          <w:sz w:val="24"/>
          <w:szCs w:val="24"/>
        </w:rPr>
        <w:t>Git</w:t>
      </w:r>
      <w:proofErr w:type="spellEnd"/>
      <w:r w:rsidR="00841BCE">
        <w:rPr>
          <w:rFonts w:cstheme="minorHAnsi"/>
          <w:sz w:val="24"/>
          <w:szCs w:val="24"/>
        </w:rPr>
        <w:t xml:space="preserve"> по адресу </w:t>
      </w:r>
      <w:hyperlink r:id="rId21" w:history="1">
        <w:r w:rsidR="00841BCE" w:rsidRPr="00E2294A">
          <w:rPr>
            <w:rStyle w:val="a5"/>
            <w:rFonts w:cstheme="minorHAnsi"/>
            <w:sz w:val="24"/>
            <w:szCs w:val="24"/>
          </w:rPr>
          <w:t>https://github.com/orangedata-official/API/tree/master/files_for_test/client_ca.crt</w:t>
        </w:r>
      </w:hyperlink>
      <w:r w:rsidR="00841BCE">
        <w:rPr>
          <w:rFonts w:cstheme="minorHAnsi"/>
          <w:sz w:val="24"/>
          <w:szCs w:val="24"/>
        </w:rPr>
        <w:t xml:space="preserve"> .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Примечание: в тестовой среде 2 в личном кабинете можно сгенерировать сертификат </w:t>
      </w:r>
      <w:r w:rsidRPr="00841BCE">
        <w:rPr>
          <w:rFonts w:cstheme="minorHAnsi"/>
          <w:i/>
          <w:iCs/>
          <w:sz w:val="24"/>
          <w:szCs w:val="24"/>
          <w:lang w:val="en-US"/>
        </w:rPr>
        <w:t>SSL</w:t>
      </w:r>
      <w:r w:rsidRPr="00841BCE">
        <w:rPr>
          <w:rFonts w:cstheme="minorHAnsi"/>
          <w:i/>
          <w:iCs/>
          <w:sz w:val="24"/>
          <w:szCs w:val="24"/>
        </w:rPr>
        <w:t xml:space="preserve">, однако в тестовой среде </w:t>
      </w:r>
      <w:r>
        <w:rPr>
          <w:rFonts w:cstheme="minorHAnsi"/>
          <w:i/>
          <w:iCs/>
          <w:sz w:val="24"/>
          <w:szCs w:val="24"/>
        </w:rPr>
        <w:t xml:space="preserve">загруженные в Личном Кабинете сертификаты </w:t>
      </w:r>
      <w:r>
        <w:rPr>
          <w:rFonts w:cstheme="minorHAnsi"/>
          <w:i/>
          <w:iCs/>
          <w:sz w:val="24"/>
          <w:szCs w:val="24"/>
          <w:lang w:val="en-US"/>
        </w:rPr>
        <w:t>SSL</w:t>
      </w:r>
      <w:r w:rsidRPr="00841BCE">
        <w:rPr>
          <w:rFonts w:cstheme="minorHAnsi"/>
          <w:i/>
          <w:iCs/>
          <w:sz w:val="24"/>
          <w:szCs w:val="24"/>
        </w:rPr>
        <w:t xml:space="preserve"> </w:t>
      </w:r>
      <w:r>
        <w:rPr>
          <w:rFonts w:cstheme="minorHAnsi"/>
          <w:i/>
          <w:iCs/>
          <w:sz w:val="24"/>
          <w:szCs w:val="24"/>
        </w:rPr>
        <w:t xml:space="preserve">не используются, </w:t>
      </w:r>
      <w:r w:rsidRPr="00841BCE">
        <w:rPr>
          <w:rFonts w:cstheme="minorHAnsi"/>
          <w:i/>
          <w:iCs/>
          <w:sz w:val="24"/>
          <w:szCs w:val="24"/>
        </w:rPr>
        <w:t>используется исключительно тот сертификат, который опубликован в ГИТ.</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Любой</w:t>
      </w:r>
      <w:r w:rsidR="00E84B96">
        <w:rPr>
          <w:rFonts w:cstheme="minorHAnsi"/>
          <w:sz w:val="24"/>
          <w:szCs w:val="24"/>
        </w:rPr>
        <w:t xml:space="preserve"> </w:t>
      </w:r>
      <w:r w:rsidR="00AA2B01" w:rsidRPr="00841BCE">
        <w:rPr>
          <w:rFonts w:cstheme="minorHAnsi"/>
          <w:sz w:val="24"/>
          <w:szCs w:val="24"/>
        </w:rPr>
        <w:t>запрос в</w:t>
      </w:r>
      <w:r w:rsidRPr="00841BCE">
        <w:rPr>
          <w:rFonts w:cstheme="minorHAnsi"/>
          <w:sz w:val="24"/>
          <w:szCs w:val="24"/>
        </w:rPr>
        <w:t xml:space="preserve"> O</w:t>
      </w:r>
      <w:r w:rsidR="00F7757F" w:rsidRPr="00841BCE">
        <w:rPr>
          <w:rFonts w:cstheme="minorHAnsi"/>
          <w:sz w:val="24"/>
          <w:szCs w:val="24"/>
        </w:rPr>
        <w:t>rangeDa</w:t>
      </w:r>
      <w:r w:rsidR="00B33936" w:rsidRPr="00841BCE">
        <w:rPr>
          <w:rFonts w:cstheme="minorHAnsi"/>
          <w:sz w:val="24"/>
          <w:szCs w:val="24"/>
        </w:rPr>
        <w:t>ta на отправку любых данных должен быть подписан</w:t>
      </w:r>
      <w:r w:rsidRPr="00841BCE">
        <w:rPr>
          <w:rFonts w:cstheme="minorHAnsi"/>
          <w:sz w:val="24"/>
          <w:szCs w:val="24"/>
        </w:rPr>
        <w:t>.</w:t>
      </w:r>
      <w:r w:rsidR="00841BCE">
        <w:rPr>
          <w:rFonts w:cstheme="minorHAnsi"/>
          <w:sz w:val="24"/>
          <w:szCs w:val="24"/>
        </w:rPr>
        <w:t xml:space="preserve"> </w:t>
      </w:r>
      <w:r w:rsidRPr="00841BCE">
        <w:rPr>
          <w:rFonts w:cstheme="minorHAnsi"/>
          <w:sz w:val="24"/>
          <w:szCs w:val="24"/>
        </w:rPr>
        <w:t xml:space="preserve">Например, </w:t>
      </w:r>
      <w:r w:rsidR="00E84B96">
        <w:rPr>
          <w:rFonts w:cstheme="minorHAnsi"/>
          <w:sz w:val="24"/>
          <w:szCs w:val="24"/>
        </w:rPr>
        <w:t xml:space="preserve">для создания </w:t>
      </w:r>
      <w:r w:rsidRPr="00841BCE">
        <w:rPr>
          <w:rFonts w:cstheme="minorHAnsi"/>
          <w:sz w:val="24"/>
          <w:szCs w:val="24"/>
        </w:rPr>
        <w:t>документов – нужна подпись.</w:t>
      </w:r>
      <w:r w:rsidR="00841BCE">
        <w:rPr>
          <w:rFonts w:cstheme="minorHAnsi"/>
          <w:sz w:val="24"/>
          <w:szCs w:val="24"/>
        </w:rPr>
        <w:t xml:space="preserve"> </w:t>
      </w:r>
      <w:r w:rsidRPr="00841BCE">
        <w:rPr>
          <w:rFonts w:cstheme="minorHAnsi"/>
          <w:sz w:val="24"/>
          <w:szCs w:val="24"/>
        </w:rPr>
        <w:t xml:space="preserve">В то же время </w:t>
      </w:r>
      <w:r w:rsidR="00BA7AB0">
        <w:rPr>
          <w:rFonts w:cstheme="minorHAnsi"/>
          <w:sz w:val="24"/>
          <w:szCs w:val="24"/>
        </w:rPr>
        <w:t>–</w:t>
      </w:r>
      <w:r w:rsidRPr="00841BCE">
        <w:rPr>
          <w:rFonts w:cstheme="minorHAnsi"/>
          <w:sz w:val="24"/>
          <w:szCs w:val="24"/>
        </w:rPr>
        <w:t xml:space="preserve"> запрос</w:t>
      </w:r>
      <w:r w:rsidR="00BA7AB0">
        <w:rPr>
          <w:rFonts w:cstheme="minorHAnsi"/>
          <w:sz w:val="24"/>
          <w:szCs w:val="24"/>
        </w:rPr>
        <w:t xml:space="preserve"> </w:t>
      </w:r>
      <w:r w:rsidRPr="00841BCE">
        <w:rPr>
          <w:rFonts w:cstheme="minorHAnsi"/>
          <w:b/>
          <w:bCs/>
          <w:sz w:val="24"/>
          <w:szCs w:val="24"/>
        </w:rPr>
        <w:t xml:space="preserve">"получить статус </w:t>
      </w:r>
      <w:r w:rsidR="00BA7AB0">
        <w:rPr>
          <w:rFonts w:cstheme="minorHAnsi"/>
          <w:b/>
          <w:bCs/>
          <w:sz w:val="24"/>
          <w:szCs w:val="24"/>
        </w:rPr>
        <w:t>чека</w:t>
      </w:r>
      <w:r w:rsidRPr="00841BCE">
        <w:rPr>
          <w:rFonts w:cstheme="minorHAnsi"/>
          <w:b/>
          <w:bCs/>
          <w:sz w:val="24"/>
          <w:szCs w:val="24"/>
        </w:rPr>
        <w:t>"</w:t>
      </w:r>
      <w:r w:rsidR="00BA7AB0">
        <w:rPr>
          <w:rFonts w:cstheme="minorHAnsi"/>
          <w:b/>
          <w:bCs/>
          <w:sz w:val="24"/>
          <w:szCs w:val="24"/>
        </w:rPr>
        <w:t xml:space="preserve"> </w:t>
      </w:r>
      <w:r w:rsidRPr="00841BCE">
        <w:rPr>
          <w:rFonts w:cstheme="minorHAnsi"/>
          <w:sz w:val="24"/>
          <w:szCs w:val="24"/>
        </w:rPr>
        <w:t>(запрос GET) не нуждается в подписи.</w:t>
      </w:r>
      <w:r w:rsidR="00BA7AB0">
        <w:rPr>
          <w:rFonts w:cstheme="minorHAnsi"/>
          <w:sz w:val="24"/>
          <w:szCs w:val="24"/>
        </w:rPr>
        <w:t xml:space="preserve"> </w:t>
      </w:r>
      <w:r w:rsidRPr="00841BCE">
        <w:rPr>
          <w:rFonts w:cstheme="minorHAnsi"/>
          <w:sz w:val="24"/>
          <w:szCs w:val="24"/>
        </w:rPr>
        <w:t>Более подробную информацию о подписании документа вы можете прочитать в</w:t>
      </w:r>
      <w:r w:rsidR="00BA7AB0">
        <w:rPr>
          <w:rFonts w:cstheme="minorHAnsi"/>
          <w:sz w:val="24"/>
          <w:szCs w:val="24"/>
        </w:rPr>
        <w:t xml:space="preserve"> </w:t>
      </w:r>
      <w:r w:rsidRPr="00BA7AB0">
        <w:rPr>
          <w:rFonts w:cstheme="minorHAnsi"/>
          <w:sz w:val="24"/>
          <w:szCs w:val="24"/>
        </w:rPr>
        <w:t>разделах</w:t>
      </w:r>
      <w:r w:rsidRPr="00841BCE">
        <w:rPr>
          <w:rFonts w:cstheme="minorHAnsi"/>
          <w:b/>
          <w:bCs/>
          <w:sz w:val="24"/>
          <w:szCs w:val="24"/>
        </w:rPr>
        <w:t xml:space="preserve"> 1.2.5</w:t>
      </w:r>
      <w:r w:rsidR="00BA7AB0">
        <w:rPr>
          <w:rFonts w:cstheme="minorHAnsi"/>
          <w:b/>
          <w:bCs/>
          <w:sz w:val="24"/>
          <w:szCs w:val="24"/>
        </w:rPr>
        <w:t xml:space="preserve"> </w:t>
      </w:r>
      <w:r w:rsidRPr="00841BCE">
        <w:rPr>
          <w:rFonts w:cstheme="minorHAnsi"/>
          <w:b/>
          <w:bCs/>
          <w:sz w:val="24"/>
          <w:szCs w:val="24"/>
        </w:rPr>
        <w:t>и 1.3</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20" w:name="_Toc59045182"/>
      <w:bookmarkStart w:id="21" w:name="_Toc63432903"/>
      <w:bookmarkStart w:id="22" w:name="_Toc80026465"/>
      <w:r w:rsidRPr="003B6B91">
        <w:lastRenderedPageBreak/>
        <w:t xml:space="preserve">1.2.4. Сертификат </w:t>
      </w:r>
      <w:r w:rsidRPr="003B6B91">
        <w:rPr>
          <w:lang w:val="en-US"/>
        </w:rPr>
        <w:t>SSL</w:t>
      </w:r>
      <w:r w:rsidRPr="003B6B91">
        <w:t xml:space="preserve"> и ключи </w:t>
      </w:r>
      <w:bookmarkEnd w:id="20"/>
      <w:r w:rsidRPr="003B6B91">
        <w:t>для</w:t>
      </w:r>
      <w:r w:rsidRPr="003B6B91">
        <w:rPr>
          <w:lang w:val="en-US"/>
        </w:rPr>
        <w:t> </w:t>
      </w:r>
      <w:r w:rsidRPr="003B6B91">
        <w:t>тестовой среды</w:t>
      </w:r>
      <w:bookmarkEnd w:id="21"/>
      <w:bookmarkEnd w:id="22"/>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В обеих тестовых средах (1 и 2) используется </w:t>
      </w:r>
      <w:proofErr w:type="spellStart"/>
      <w:r w:rsidRPr="00FD5E80">
        <w:rPr>
          <w:rFonts w:cstheme="minorHAnsi"/>
          <w:sz w:val="24"/>
          <w:szCs w:val="24"/>
        </w:rPr>
        <w:t>https</w:t>
      </w:r>
      <w:proofErr w:type="spellEnd"/>
      <w:r w:rsidRPr="00FD5E80">
        <w:rPr>
          <w:rFonts w:cstheme="minorHAnsi"/>
          <w:sz w:val="24"/>
          <w:szCs w:val="24"/>
        </w:rPr>
        <w:t xml:space="preserve"> соединение с сертификатами.</w:t>
      </w:r>
      <w:r w:rsidR="00BA7AB0">
        <w:rPr>
          <w:rFonts w:cstheme="minorHAnsi"/>
          <w:sz w:val="24"/>
          <w:szCs w:val="24"/>
        </w:rPr>
        <w:t xml:space="preserve"> </w:t>
      </w:r>
      <w:r w:rsidRPr="00FD5E80">
        <w:rPr>
          <w:rFonts w:cstheme="minorHAnsi"/>
          <w:sz w:val="24"/>
          <w:szCs w:val="24"/>
        </w:rPr>
        <w:t xml:space="preserve">Все сертификаты публикуются в </w:t>
      </w:r>
      <w:proofErr w:type="spellStart"/>
      <w:r w:rsidRPr="00FD5E80">
        <w:rPr>
          <w:rFonts w:cstheme="minorHAnsi"/>
          <w:sz w:val="24"/>
          <w:szCs w:val="24"/>
        </w:rPr>
        <w:t>Git</w:t>
      </w:r>
      <w:proofErr w:type="spellEnd"/>
      <w:r w:rsidRPr="00FD5E80">
        <w:rPr>
          <w:rFonts w:cstheme="minorHAnsi"/>
          <w:sz w:val="24"/>
          <w:szCs w:val="24"/>
        </w:rPr>
        <w:t xml:space="preserve"> </w:t>
      </w:r>
      <w:r w:rsidR="00BA7AB0">
        <w:rPr>
          <w:rFonts w:cstheme="minorHAnsi"/>
          <w:sz w:val="24"/>
          <w:szCs w:val="24"/>
        </w:rPr>
        <w:t>по адресу</w:t>
      </w:r>
      <w:r w:rsidR="00841BCE">
        <w:rPr>
          <w:rFonts w:cstheme="minorHAnsi"/>
          <w:sz w:val="24"/>
          <w:szCs w:val="24"/>
        </w:rPr>
        <w:t xml:space="preserve"> </w:t>
      </w:r>
      <w:hyperlink r:id="rId22"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 файл</w:t>
      </w:r>
      <w:r w:rsidR="00BA7AB0">
        <w:rPr>
          <w:rFonts w:cstheme="minorHAnsi"/>
          <w:b/>
          <w:bCs/>
          <w:sz w:val="24"/>
          <w:szCs w:val="24"/>
        </w:rPr>
        <w:t>ов</w:t>
      </w:r>
      <w:r w:rsidRPr="00FD5E80">
        <w:rPr>
          <w:rFonts w:cstheme="minorHAnsi"/>
          <w:b/>
          <w:bCs/>
          <w:sz w:val="24"/>
          <w:szCs w:val="24"/>
        </w:rPr>
        <w:t xml:space="preserve"> в каталоге </w:t>
      </w:r>
      <w:proofErr w:type="spellStart"/>
      <w:r w:rsidRPr="00FD5E80">
        <w:rPr>
          <w:rFonts w:cstheme="minorHAnsi"/>
          <w:b/>
          <w:bCs/>
          <w:sz w:val="24"/>
          <w:szCs w:val="24"/>
        </w:rPr>
        <w:t>file_for_test</w:t>
      </w:r>
      <w:proofErr w:type="spellEnd"/>
      <w:r w:rsidRPr="00FD5E80">
        <w:rPr>
          <w:rFonts w:cstheme="minorHAnsi"/>
          <w:b/>
          <w:bCs/>
          <w:sz w:val="24"/>
          <w:szCs w:val="24"/>
        </w:rPr>
        <w:t xml:space="preserve"> </w:t>
      </w:r>
      <w:r w:rsidR="00BA7AB0">
        <w:rPr>
          <w:rFonts w:cstheme="minorHAnsi"/>
          <w:b/>
          <w:bCs/>
          <w:sz w:val="24"/>
          <w:szCs w:val="24"/>
        </w:rPr>
        <w:t xml:space="preserve">в </w:t>
      </w:r>
      <w:r w:rsidRPr="00FD5E80">
        <w:rPr>
          <w:rFonts w:cstheme="minorHAnsi"/>
          <w:b/>
          <w:bCs/>
          <w:sz w:val="24"/>
          <w:szCs w:val="24"/>
        </w:rPr>
        <w:t>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Описание</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Корневой сертификат</w:t>
            </w:r>
            <w:r w:rsidR="00B415A0" w:rsidRPr="00430620">
              <w:rPr>
                <w:rFonts w:cstheme="minorHAnsi"/>
                <w:sz w:val="24"/>
                <w:szCs w:val="24"/>
              </w:rPr>
              <w:t xml:space="preserve"> </w:t>
            </w:r>
            <w:proofErr w:type="spellStart"/>
            <w:r w:rsidR="00430620" w:rsidRPr="00FD5E80">
              <w:rPr>
                <w:rFonts w:cstheme="minorHAnsi"/>
                <w:sz w:val="24"/>
                <w:szCs w:val="24"/>
              </w:rPr>
              <w:t>Orangedata</w:t>
            </w:r>
            <w:proofErr w:type="spellEnd"/>
            <w:r w:rsidR="00114E2C">
              <w:rPr>
                <w:rFonts w:cstheme="minorHAnsi"/>
                <w:sz w:val="24"/>
                <w:szCs w:val="24"/>
              </w:rPr>
              <w:t xml:space="preserve"> </w:t>
            </w:r>
            <w:r w:rsidR="00281F66" w:rsidRPr="00FD5E80">
              <w:rPr>
                <w:rFonts w:cstheme="minorHAnsi"/>
                <w:sz w:val="24"/>
                <w:szCs w:val="24"/>
              </w:rPr>
              <w:t>(с публичным ключом внутри).</w:t>
            </w:r>
            <w:r w:rsidR="00BD5CA9">
              <w:rPr>
                <w:rFonts w:cstheme="minorHAnsi"/>
                <w:sz w:val="24"/>
                <w:szCs w:val="24"/>
              </w:rPr>
              <w:t xml:space="preserve"> </w:t>
            </w:r>
            <w:r w:rsidR="00281F66" w:rsidRPr="00FD5E80">
              <w:rPr>
                <w:rFonts w:cstheme="minorHAnsi"/>
                <w:sz w:val="24"/>
                <w:szCs w:val="24"/>
              </w:rPr>
              <w:t xml:space="preserve">Все сертификаты </w:t>
            </w:r>
            <w:r w:rsidR="00BD5CA9">
              <w:rPr>
                <w:rFonts w:cstheme="minorHAnsi"/>
                <w:sz w:val="24"/>
                <w:szCs w:val="24"/>
              </w:rPr>
              <w:t xml:space="preserve">всех клиентов подписываются закрытым </w:t>
            </w:r>
            <w:proofErr w:type="spellStart"/>
            <w:r w:rsidR="00BD5CA9">
              <w:rPr>
                <w:rFonts w:cstheme="minorHAnsi"/>
                <w:sz w:val="24"/>
                <w:szCs w:val="24"/>
              </w:rPr>
              <w:t>ключ</w:t>
            </w:r>
            <w:r w:rsidR="00BA7AB0">
              <w:rPr>
                <w:rFonts w:cstheme="minorHAnsi"/>
                <w:sz w:val="24"/>
                <w:szCs w:val="24"/>
              </w:rPr>
              <w:t>ё</w:t>
            </w:r>
            <w:r w:rsidR="00BD5CA9">
              <w:rPr>
                <w:rFonts w:cstheme="minorHAnsi"/>
                <w:sz w:val="24"/>
                <w:szCs w:val="24"/>
              </w:rPr>
              <w:t>м</w:t>
            </w:r>
            <w:proofErr w:type="spellEnd"/>
            <w:r w:rsidR="00BD5CA9">
              <w:rPr>
                <w:rFonts w:cstheme="minorHAnsi"/>
                <w:sz w:val="24"/>
                <w:szCs w:val="24"/>
              </w:rPr>
              <w:t>, соответствующим данному сертификату.</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Если сертификат клиента был подписан любым другим эмитент</w:t>
            </w:r>
            <w:r w:rsidR="00853102">
              <w:rPr>
                <w:rFonts w:cstheme="minorHAnsi"/>
                <w:sz w:val="24"/>
                <w:szCs w:val="24"/>
              </w:rPr>
              <w:t>ом - он будет отклонен сервером</w:t>
            </w:r>
            <w:r w:rsidR="00BD5CA9">
              <w:rPr>
                <w:rFonts w:cstheme="minorHAnsi"/>
                <w:sz w:val="24"/>
                <w:szCs w:val="24"/>
              </w:rPr>
              <w:t>.</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r>
              <w:rPr>
                <w:rFonts w:cstheme="minorHAnsi"/>
                <w:b/>
                <w:bCs/>
                <w:sz w:val="24"/>
                <w:szCs w:val="24"/>
                <w:lang w:val="en-US"/>
              </w:rPr>
              <w:t>client</w:t>
            </w:r>
            <w:r w:rsidR="00281F66" w:rsidRPr="00FD5E80">
              <w:rPr>
                <w:rFonts w:cstheme="minorHAnsi"/>
                <w:b/>
                <w:bCs/>
                <w:sz w:val="24"/>
                <w:szCs w:val="24"/>
              </w:rPr>
              <w:t>.</w:t>
            </w:r>
            <w:proofErr w:type="spellStart"/>
            <w:r w:rsidR="00281F66" w:rsidRPr="00FD5E80">
              <w:rPr>
                <w:rFonts w:cstheme="minorHAnsi"/>
                <w:b/>
                <w:bCs/>
                <w:sz w:val="24"/>
                <w:szCs w:val="24"/>
              </w:rPr>
              <w:t>key</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 xml:space="preserve">Закрытый </w:t>
            </w:r>
            <w:r w:rsidR="00281F66" w:rsidRPr="00FD5E80">
              <w:rPr>
                <w:rFonts w:cstheme="minorHAnsi"/>
                <w:sz w:val="24"/>
                <w:szCs w:val="24"/>
              </w:rPr>
              <w:t>ключ клиента для под</w:t>
            </w:r>
            <w:r w:rsidR="00853102">
              <w:rPr>
                <w:rFonts w:cstheme="minorHAnsi"/>
                <w:sz w:val="24"/>
                <w:szCs w:val="24"/>
              </w:rPr>
              <w:t>ключения SSL для тестовой среды</w:t>
            </w:r>
            <w:r>
              <w:rPr>
                <w:rFonts w:cstheme="minorHAnsi"/>
                <w:sz w:val="24"/>
                <w:szCs w:val="24"/>
              </w:rPr>
              <w: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С</w:t>
            </w:r>
            <w:r w:rsidR="00281F66" w:rsidRPr="00FD5E80">
              <w:rPr>
                <w:rFonts w:cstheme="minorHAnsi"/>
                <w:sz w:val="24"/>
                <w:szCs w:val="24"/>
              </w:rPr>
              <w:t xml:space="preserve">ертификат клиента </w:t>
            </w:r>
            <w:r w:rsidRPr="00FD5E80">
              <w:rPr>
                <w:rFonts w:cstheme="minorHAnsi"/>
                <w:sz w:val="24"/>
                <w:szCs w:val="24"/>
              </w:rPr>
              <w:t xml:space="preserve">для тестовой среды </w:t>
            </w:r>
            <w:r w:rsidR="00281F66" w:rsidRPr="00FD5E80">
              <w:rPr>
                <w:rFonts w:cstheme="minorHAnsi"/>
                <w:sz w:val="24"/>
                <w:szCs w:val="24"/>
              </w:rPr>
              <w:t>(</w:t>
            </w:r>
            <w:r>
              <w:rPr>
                <w:rFonts w:cstheme="minorHAnsi"/>
                <w:sz w:val="24"/>
                <w:szCs w:val="24"/>
              </w:rPr>
              <w:t xml:space="preserve">подписанный закрытым </w:t>
            </w:r>
            <w:proofErr w:type="spellStart"/>
            <w:r>
              <w:rPr>
                <w:rFonts w:cstheme="minorHAnsi"/>
                <w:sz w:val="24"/>
                <w:szCs w:val="24"/>
              </w:rPr>
              <w:t>ключ</w:t>
            </w:r>
            <w:r w:rsidR="00BA7AB0">
              <w:rPr>
                <w:rFonts w:cstheme="minorHAnsi"/>
                <w:sz w:val="24"/>
                <w:szCs w:val="24"/>
              </w:rPr>
              <w:t>ё</w:t>
            </w:r>
            <w:r>
              <w:rPr>
                <w:rFonts w:cstheme="minorHAnsi"/>
                <w:sz w:val="24"/>
                <w:szCs w:val="24"/>
              </w:rPr>
              <w:t>м</w:t>
            </w:r>
            <w:proofErr w:type="spellEnd"/>
            <w:r>
              <w:rPr>
                <w:rFonts w:cstheme="minorHAnsi"/>
                <w:sz w:val="24"/>
                <w:szCs w:val="24"/>
              </w:rPr>
              <w:t xml:space="preserve">, соответствующим корневому сертификату </w:t>
            </w:r>
            <w:r w:rsidR="00281F66" w:rsidRPr="00BD5CA9">
              <w:rPr>
                <w:rFonts w:cstheme="minorHAnsi"/>
                <w:b/>
                <w:bCs/>
                <w:sz w:val="24"/>
                <w:szCs w:val="24"/>
              </w:rPr>
              <w:t>client_ca.crt</w:t>
            </w:r>
            <w:r w:rsidR="00281F66" w:rsidRPr="00FD5E80">
              <w:rPr>
                <w:rFonts w:cstheme="minorHAnsi"/>
                <w:sz w:val="24"/>
                <w:szCs w:val="24"/>
              </w:rPr>
              <w:t>)</w:t>
            </w:r>
            <w:r>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proofErr w:type="spellStart"/>
            <w:r>
              <w:rPr>
                <w:rFonts w:cstheme="minorHAnsi"/>
                <w:b/>
                <w:bCs/>
                <w:sz w:val="24"/>
                <w:szCs w:val="24"/>
                <w:lang w:val="en-US"/>
              </w:rPr>
              <w:t>cl</w:t>
            </w:r>
            <w:r w:rsidR="00281F66" w:rsidRPr="00FD5E80">
              <w:rPr>
                <w:rFonts w:cstheme="minorHAnsi"/>
                <w:b/>
                <w:bCs/>
                <w:sz w:val="24"/>
                <w:szCs w:val="24"/>
                <w:lang w:val="en-US"/>
              </w:rPr>
              <w:t>ient.pfx</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Сертификат PFX клиента </w:t>
            </w:r>
            <w:r w:rsidR="00853102">
              <w:rPr>
                <w:rFonts w:cstheme="minorHAnsi"/>
                <w:sz w:val="24"/>
                <w:szCs w:val="24"/>
              </w:rPr>
              <w:t>для тестовой среды</w:t>
            </w:r>
            <w:r w:rsidR="00BD5CA9" w:rsidRPr="00BD5CA9">
              <w:rPr>
                <w:rFonts w:cstheme="minorHAnsi"/>
                <w:sz w:val="24"/>
                <w:szCs w:val="24"/>
              </w:rPr>
              <w:t xml:space="preserve">. </w:t>
            </w:r>
            <w:r w:rsidR="00BD5CA9">
              <w:rPr>
                <w:rFonts w:cstheme="minorHAnsi"/>
                <w:sz w:val="24"/>
                <w:szCs w:val="24"/>
              </w:rPr>
              <w:t xml:space="preserve">Файлы формата </w:t>
            </w:r>
            <w:r w:rsidR="00BD5CA9">
              <w:rPr>
                <w:rFonts w:cstheme="minorHAnsi"/>
                <w:sz w:val="24"/>
                <w:szCs w:val="24"/>
                <w:lang w:val="en-US"/>
              </w:rPr>
              <w:t>PFX</w:t>
            </w:r>
            <w:r w:rsidR="00BD5CA9" w:rsidRPr="00BD5CA9">
              <w:rPr>
                <w:rFonts w:cstheme="minorHAnsi"/>
                <w:sz w:val="24"/>
                <w:szCs w:val="24"/>
              </w:rPr>
              <w:t xml:space="preserve"> </w:t>
            </w:r>
            <w:r w:rsidR="00BD5CA9">
              <w:rPr>
                <w:rFonts w:cstheme="minorHAnsi"/>
                <w:sz w:val="24"/>
                <w:szCs w:val="24"/>
              </w:rPr>
              <w:t xml:space="preserve">содержат одновременно и открытый ключ и закрытый. Т.е. такой файл соответствует одновременно двум файлам –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key</w:t>
            </w:r>
            <w:r w:rsidR="00BD5CA9" w:rsidRPr="00BD5CA9">
              <w:rPr>
                <w:rFonts w:cstheme="minorHAnsi"/>
                <w:sz w:val="24"/>
                <w:szCs w:val="24"/>
              </w:rPr>
              <w:t xml:space="preserve"> </w:t>
            </w:r>
            <w:r w:rsidR="00BD5CA9">
              <w:rPr>
                <w:rFonts w:cstheme="minorHAnsi"/>
                <w:sz w:val="24"/>
                <w:szCs w:val="24"/>
              </w:rPr>
              <w:t xml:space="preserve">и </w:t>
            </w:r>
            <w:r w:rsidR="00BD5CA9" w:rsidRPr="004C19CD">
              <w:rPr>
                <w:rFonts w:cstheme="minorHAnsi"/>
                <w:b/>
                <w:bCs/>
                <w:sz w:val="24"/>
                <w:szCs w:val="24"/>
                <w:lang w:val="en-US"/>
              </w:rPr>
              <w:t>client</w:t>
            </w:r>
            <w:r w:rsidR="00BD5CA9" w:rsidRPr="004C19CD">
              <w:rPr>
                <w:rFonts w:cstheme="minorHAnsi"/>
                <w:b/>
                <w:bCs/>
                <w:sz w:val="24"/>
                <w:szCs w:val="24"/>
              </w:rPr>
              <w:t>.</w:t>
            </w:r>
            <w:proofErr w:type="spellStart"/>
            <w:r w:rsidR="00BD5CA9" w:rsidRPr="004C19CD">
              <w:rPr>
                <w:rFonts w:cstheme="minorHAnsi"/>
                <w:b/>
                <w:bCs/>
                <w:sz w:val="24"/>
                <w:szCs w:val="24"/>
                <w:lang w:val="en-US"/>
              </w:rPr>
              <w:t>crt</w:t>
            </w:r>
            <w:proofErr w:type="spellEnd"/>
            <w:r w:rsidR="004C19CD" w:rsidRPr="004C19CD">
              <w:rPr>
                <w:rFonts w:cstheme="minorHAnsi"/>
                <w:sz w:val="24"/>
                <w:szCs w:val="24"/>
              </w:rPr>
              <w:t xml:space="preserve"> </w:t>
            </w:r>
            <w:r w:rsidR="004C19CD">
              <w:rPr>
                <w:rFonts w:cstheme="minorHAnsi"/>
                <w:sz w:val="24"/>
                <w:szCs w:val="24"/>
              </w:rPr>
              <w:t>и может быть получен из этих двух файлов</w:t>
            </w:r>
            <w:r w:rsidR="00114E2C">
              <w:rPr>
                <w:rFonts w:cstheme="minorHAnsi"/>
                <w:sz w:val="24"/>
                <w:szCs w:val="24"/>
              </w:rPr>
              <w:t xml:space="preserve"> при помощи утилиты </w:t>
            </w:r>
            <w:proofErr w:type="spellStart"/>
            <w:r w:rsidR="00114E2C">
              <w:rPr>
                <w:rFonts w:cstheme="minorHAnsi"/>
                <w:sz w:val="24"/>
                <w:szCs w:val="24"/>
                <w:lang w:val="en-US"/>
              </w:rPr>
              <w:t>openssl</w:t>
            </w:r>
            <w:proofErr w:type="spellEnd"/>
            <w:r w:rsidR="004C19CD">
              <w:rPr>
                <w:rFonts w:cstheme="minorHAnsi"/>
                <w:sz w:val="24"/>
                <w:szCs w:val="24"/>
              </w:rPr>
              <w:t xml:space="preserve">. </w:t>
            </w:r>
            <w:r w:rsidR="00114E2C">
              <w:rPr>
                <w:rFonts w:cstheme="minorHAnsi"/>
                <w:sz w:val="24"/>
                <w:szCs w:val="24"/>
              </w:rPr>
              <w:t xml:space="preserve">В файле </w:t>
            </w:r>
            <w:r w:rsidR="00114E2C" w:rsidRPr="00114E2C">
              <w:rPr>
                <w:rFonts w:cstheme="minorHAnsi"/>
                <w:b/>
                <w:bCs/>
                <w:sz w:val="24"/>
                <w:szCs w:val="24"/>
                <w:lang w:val="en-US"/>
              </w:rPr>
              <w:t>client</w:t>
            </w:r>
            <w:r w:rsidR="00114E2C" w:rsidRPr="00114E2C">
              <w:rPr>
                <w:rFonts w:cstheme="minorHAnsi"/>
                <w:b/>
                <w:bCs/>
                <w:sz w:val="24"/>
                <w:szCs w:val="24"/>
              </w:rPr>
              <w:t>.</w:t>
            </w:r>
            <w:proofErr w:type="spellStart"/>
            <w:r w:rsidR="00114E2C" w:rsidRPr="00114E2C">
              <w:rPr>
                <w:rFonts w:cstheme="minorHAnsi"/>
                <w:b/>
                <w:bCs/>
                <w:sz w:val="24"/>
                <w:szCs w:val="24"/>
                <w:lang w:val="en-US"/>
              </w:rPr>
              <w:t>pfx</w:t>
            </w:r>
            <w:proofErr w:type="spellEnd"/>
            <w:r w:rsidR="00114E2C" w:rsidRPr="00114E2C">
              <w:rPr>
                <w:rFonts w:cstheme="minorHAnsi"/>
                <w:sz w:val="24"/>
                <w:szCs w:val="24"/>
              </w:rPr>
              <w:t xml:space="preserve"> </w:t>
            </w:r>
            <w:r w:rsidR="00114E2C">
              <w:rPr>
                <w:rFonts w:cstheme="minorHAnsi"/>
                <w:sz w:val="24"/>
                <w:szCs w:val="24"/>
              </w:rPr>
              <w:t>используется пароль 1234</w:t>
            </w:r>
            <w:r w:rsidR="006D199A" w:rsidRPr="000D0F56">
              <w:rPr>
                <w:rFonts w:cstheme="minorHAnsi"/>
                <w:sz w:val="24"/>
                <w:szCs w:val="24"/>
              </w:rPr>
              <w:t>.</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В зависимости от используемого Вами программного обеспечения, Вам может потребоваться либо файл </w:t>
            </w:r>
            <w:r w:rsidRPr="00114E2C">
              <w:rPr>
                <w:rFonts w:cstheme="minorHAnsi"/>
                <w:b/>
                <w:bCs/>
                <w:sz w:val="24"/>
                <w:szCs w:val="24"/>
                <w:lang w:val="en-US"/>
              </w:rPr>
              <w:t>client</w:t>
            </w:r>
            <w:r w:rsidRPr="00114E2C">
              <w:rPr>
                <w:rFonts w:cstheme="minorHAnsi"/>
                <w:b/>
                <w:bCs/>
                <w:sz w:val="24"/>
                <w:szCs w:val="24"/>
              </w:rPr>
              <w:t>.</w:t>
            </w:r>
            <w:proofErr w:type="spellStart"/>
            <w:r w:rsidRPr="00114E2C">
              <w:rPr>
                <w:rFonts w:cstheme="minorHAnsi"/>
                <w:b/>
                <w:bCs/>
                <w:sz w:val="24"/>
                <w:szCs w:val="24"/>
                <w:lang w:val="en-US"/>
              </w:rPr>
              <w:t>pfx</w:t>
            </w:r>
            <w:proofErr w:type="spellEnd"/>
            <w:r>
              <w:rPr>
                <w:rFonts w:cstheme="minorHAnsi"/>
                <w:sz w:val="24"/>
                <w:szCs w:val="24"/>
              </w:rPr>
              <w:t xml:space="preserve">, либо Вы можете использовать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key</w:t>
            </w:r>
            <w:r w:rsidRPr="00BD5CA9">
              <w:rPr>
                <w:rFonts w:cstheme="minorHAnsi"/>
                <w:sz w:val="24"/>
                <w:szCs w:val="24"/>
              </w:rPr>
              <w:t xml:space="preserve"> </w:t>
            </w:r>
            <w:r>
              <w:rPr>
                <w:rFonts w:cstheme="minorHAnsi"/>
                <w:sz w:val="24"/>
                <w:szCs w:val="24"/>
              </w:rPr>
              <w:t xml:space="preserve">и </w:t>
            </w:r>
            <w:r w:rsidRPr="004C19CD">
              <w:rPr>
                <w:rFonts w:cstheme="minorHAnsi"/>
                <w:b/>
                <w:bCs/>
                <w:sz w:val="24"/>
                <w:szCs w:val="24"/>
                <w:lang w:val="en-US"/>
              </w:rPr>
              <w:t>client</w:t>
            </w:r>
            <w:r w:rsidRPr="004C19CD">
              <w:rPr>
                <w:rFonts w:cstheme="minorHAnsi"/>
                <w:b/>
                <w:bCs/>
                <w:sz w:val="24"/>
                <w:szCs w:val="24"/>
              </w:rPr>
              <w:t>.</w:t>
            </w:r>
            <w:proofErr w:type="spellStart"/>
            <w:r w:rsidRPr="004C19CD">
              <w:rPr>
                <w:rFonts w:cstheme="minorHAnsi"/>
                <w:b/>
                <w:bCs/>
                <w:sz w:val="24"/>
                <w:szCs w:val="24"/>
                <w:lang w:val="en-US"/>
              </w:rPr>
              <w:t>crt</w:t>
            </w:r>
            <w:proofErr w:type="spellEnd"/>
            <w:r>
              <w:rPr>
                <w:rFonts w:cstheme="minorHAnsi"/>
                <w:b/>
                <w:bCs/>
                <w:sz w:val="24"/>
                <w:szCs w:val="24"/>
              </w:rPr>
              <w:t>.</w:t>
            </w:r>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Закрытый </w:t>
            </w:r>
            <w:r w:rsidR="00281F66" w:rsidRPr="00FD5E80">
              <w:rPr>
                <w:rFonts w:cstheme="minorHAnsi"/>
                <w:sz w:val="24"/>
                <w:szCs w:val="24"/>
              </w:rPr>
              <w:t xml:space="preserve">ключ </w:t>
            </w:r>
            <w:r>
              <w:rPr>
                <w:rFonts w:cstheme="minorHAnsi"/>
                <w:sz w:val="24"/>
                <w:szCs w:val="24"/>
              </w:rPr>
              <w:t xml:space="preserve">пользователя </w:t>
            </w:r>
            <w:r w:rsidR="00281F66" w:rsidRPr="00FD5E80">
              <w:rPr>
                <w:rFonts w:cstheme="minorHAnsi"/>
                <w:sz w:val="24"/>
                <w:szCs w:val="24"/>
              </w:rPr>
              <w:t xml:space="preserve">для подписания </w:t>
            </w:r>
            <w:r>
              <w:rPr>
                <w:rFonts w:cstheme="minorHAnsi"/>
                <w:sz w:val="24"/>
                <w:szCs w:val="24"/>
              </w:rPr>
              <w:t>запросов</w:t>
            </w:r>
            <w:r w:rsidR="00281F66" w:rsidRPr="00FD5E80">
              <w:rPr>
                <w:rFonts w:cstheme="minorHAnsi"/>
                <w:sz w:val="24"/>
                <w:szCs w:val="24"/>
              </w:rPr>
              <w:t>.</w:t>
            </w:r>
            <w:r>
              <w:rPr>
                <w:rFonts w:cstheme="minorHAnsi"/>
                <w:sz w:val="24"/>
                <w:szCs w:val="24"/>
              </w:rPr>
              <w:t xml:space="preserve"> </w:t>
            </w:r>
            <w:r w:rsidR="00281F66" w:rsidRPr="00FD5E80">
              <w:rPr>
                <w:rFonts w:cstheme="minorHAnsi"/>
                <w:sz w:val="24"/>
                <w:szCs w:val="24"/>
              </w:rPr>
              <w:t>Более подробная информация описана ниже </w:t>
            </w:r>
            <w:r w:rsidR="00281F66" w:rsidRPr="00FD5E80">
              <w:rPr>
                <w:rFonts w:cstheme="minorHAnsi"/>
                <w:i/>
                <w:iCs/>
                <w:sz w:val="24"/>
                <w:szCs w:val="24"/>
              </w:rPr>
              <w:t>в разделе No1.2.</w:t>
            </w:r>
            <w:r>
              <w:rPr>
                <w:rFonts w:cstheme="minorHAnsi"/>
                <w:i/>
                <w:iCs/>
                <w:sz w:val="24"/>
                <w:szCs w:val="24"/>
              </w:rPr>
              <w:t>5</w:t>
            </w:r>
            <w:r w:rsidR="008B3D9F">
              <w:rPr>
                <w:rFonts w:cstheme="minorHAnsi"/>
                <w:i/>
                <w:iCs/>
                <w:sz w:val="24"/>
                <w:szCs w:val="24"/>
              </w:rPr>
              <w:t>.</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readme_rus.txt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русском языке</w:t>
            </w:r>
            <w:r w:rsidR="006D199A">
              <w:rPr>
                <w:rFonts w:cstheme="minorHAnsi"/>
                <w:sz w:val="24"/>
                <w:szCs w:val="24"/>
                <w:lang w:val="en-US"/>
              </w:rPr>
              <w:t>.</w:t>
            </w:r>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английском языке</w:t>
            </w:r>
            <w:r w:rsidR="006D199A">
              <w:rPr>
                <w:rFonts w:cstheme="minorHAnsi"/>
                <w:sz w:val="24"/>
                <w:szCs w:val="24"/>
                <w:lang w:val="en-US"/>
              </w:rPr>
              <w:t>.</w:t>
            </w:r>
          </w:p>
        </w:tc>
      </w:tr>
    </w:tbl>
    <w:p w14:paraId="652D2612" w14:textId="34A3801F" w:rsidR="00281F66" w:rsidRPr="00FD5E80" w:rsidRDefault="00281F66"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 xml:space="preserve">Описание файла в каталоге GIT </w:t>
      </w:r>
      <w:proofErr w:type="spellStart"/>
      <w:r w:rsidRPr="00FD5E80">
        <w:rPr>
          <w:rFonts w:cstheme="minorHAnsi"/>
          <w:b/>
          <w:bCs/>
          <w:sz w:val="24"/>
          <w:szCs w:val="24"/>
        </w:rPr>
        <w:t>SignatureGenerator</w:t>
      </w:r>
      <w:proofErr w:type="spellEnd"/>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proofErr w:type="spellStart"/>
            <w:r w:rsidRPr="00853102">
              <w:rPr>
                <w:sz w:val="24"/>
                <w:szCs w:val="24"/>
                <w:lang w:val="en-US"/>
              </w:rPr>
              <w:t>SignatureGenerator.exe</w:t>
            </w:r>
            <w:r>
              <w:rPr>
                <w:sz w:val="24"/>
                <w:szCs w:val="24"/>
                <w:lang w:val="en-US"/>
              </w:rPr>
              <w:t>.config</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Конфигурационный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Исполняемый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Файл данных</w:t>
            </w:r>
            <w:r w:rsidR="006D199A">
              <w:rPr>
                <w:rFonts w:cstheme="minorHAnsi"/>
                <w:sz w:val="24"/>
                <w:szCs w:val="24"/>
                <w:lang w:val="en-US"/>
              </w:rPr>
              <w:t>.</w:t>
            </w:r>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3" w:name="_Toc59045183"/>
      <w:bookmarkStart w:id="24" w:name="_Ref59044081"/>
      <w:bookmarkStart w:id="25" w:name="_Toc63432904"/>
      <w:bookmarkStart w:id="26" w:name="_Toc80026466"/>
      <w:bookmarkEnd w:id="23"/>
      <w:r>
        <w:t>1.2.5. Подписание тела</w:t>
      </w:r>
      <w:r w:rsidR="00281F66" w:rsidRPr="003B6B91">
        <w:t xml:space="preserve"> запроса</w:t>
      </w:r>
      <w:bookmarkEnd w:id="24"/>
      <w:bookmarkEnd w:id="25"/>
      <w:bookmarkEnd w:id="26"/>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 xml:space="preserve">Некоторые запросы (например, все запросы на создание фискальных документов) требуют подписания </w:t>
      </w:r>
      <w:r w:rsidR="008B3D9F">
        <w:rPr>
          <w:rFonts w:cstheme="minorHAnsi"/>
          <w:sz w:val="24"/>
          <w:szCs w:val="24"/>
        </w:rPr>
        <w:t>тела запроса.</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Д</w:t>
      </w:r>
      <w:r w:rsidRPr="00FD5E80">
        <w:rPr>
          <w:rFonts w:cstheme="minorHAnsi"/>
          <w:sz w:val="24"/>
          <w:szCs w:val="24"/>
        </w:rPr>
        <w:t>ля защиты клиентских сообщений от изменений</w:t>
      </w:r>
      <w:r>
        <w:rPr>
          <w:rFonts w:cstheme="minorHAnsi"/>
          <w:sz w:val="24"/>
          <w:szCs w:val="24"/>
        </w:rPr>
        <w:t xml:space="preserve"> используется п</w:t>
      </w:r>
      <w:r w:rsidR="00281F66" w:rsidRPr="00FD5E80">
        <w:rPr>
          <w:rFonts w:cstheme="minorHAnsi"/>
          <w:sz w:val="24"/>
          <w:szCs w:val="24"/>
        </w:rPr>
        <w:t>одпись SHA256-RSA с ключо</w:t>
      </w:r>
      <w:r w:rsidR="008B3D9F">
        <w:rPr>
          <w:rFonts w:cstheme="minorHAnsi"/>
          <w:sz w:val="24"/>
          <w:szCs w:val="24"/>
        </w:rPr>
        <w:t xml:space="preserve">м 2048 </w:t>
      </w:r>
      <w:r>
        <w:rPr>
          <w:rFonts w:cstheme="minorHAnsi"/>
          <w:sz w:val="24"/>
          <w:szCs w:val="24"/>
        </w:rPr>
        <w:t xml:space="preserve">бит. </w:t>
      </w:r>
      <w:r w:rsidR="00EE7925" w:rsidRPr="00EE7925">
        <w:rPr>
          <w:rFonts w:cstheme="minorHAnsi"/>
          <w:sz w:val="24"/>
          <w:szCs w:val="24"/>
        </w:rPr>
        <w:t xml:space="preserve">Подпись передается в </w:t>
      </w:r>
      <w:proofErr w:type="spellStart"/>
      <w:r w:rsidR="00EE7925" w:rsidRPr="00EE7925">
        <w:rPr>
          <w:rFonts w:cstheme="minorHAnsi"/>
          <w:sz w:val="24"/>
          <w:szCs w:val="24"/>
        </w:rPr>
        <w:t>http</w:t>
      </w:r>
      <w:proofErr w:type="spellEnd"/>
      <w:r w:rsidR="00EE7925" w:rsidRPr="00EE7925">
        <w:rPr>
          <w:rFonts w:cstheme="minorHAnsi"/>
          <w:sz w:val="24"/>
          <w:szCs w:val="24"/>
        </w:rPr>
        <w:t xml:space="preserve">-заголовке </w:t>
      </w:r>
      <w:r>
        <w:rPr>
          <w:rFonts w:cstheme="minorHAnsi"/>
          <w:sz w:val="24"/>
          <w:szCs w:val="24"/>
        </w:rPr>
        <w:t xml:space="preserve">в </w:t>
      </w:r>
      <w:r>
        <w:rPr>
          <w:rFonts w:cstheme="minorHAnsi"/>
          <w:sz w:val="24"/>
          <w:szCs w:val="24"/>
          <w:lang w:val="en-US"/>
        </w:rPr>
        <w:t>HEADER</w:t>
      </w:r>
      <w:r w:rsidRPr="00C66711">
        <w:rPr>
          <w:rFonts w:cstheme="minorHAnsi"/>
          <w:sz w:val="24"/>
          <w:szCs w:val="24"/>
        </w:rPr>
        <w:t xml:space="preserve"> </w:t>
      </w:r>
      <w:r>
        <w:rPr>
          <w:rFonts w:cstheme="minorHAnsi"/>
          <w:sz w:val="24"/>
          <w:szCs w:val="24"/>
        </w:rPr>
        <w:t xml:space="preserve">параметре </w:t>
      </w:r>
      <w:r w:rsidR="00EE7925" w:rsidRPr="00C66711">
        <w:rPr>
          <w:rFonts w:cstheme="minorHAnsi"/>
          <w:b/>
          <w:bCs/>
          <w:sz w:val="24"/>
          <w:szCs w:val="24"/>
        </w:rPr>
        <w:t>X-</w:t>
      </w:r>
      <w:proofErr w:type="spellStart"/>
      <w:r w:rsidR="00EE7925" w:rsidRPr="00C66711">
        <w:rPr>
          <w:rFonts w:cstheme="minorHAnsi"/>
          <w:b/>
          <w:bCs/>
          <w:sz w:val="24"/>
          <w:szCs w:val="24"/>
        </w:rPr>
        <w:t>Signature</w:t>
      </w:r>
      <w:proofErr w:type="spellEnd"/>
      <w:r w:rsidR="00EE7925" w:rsidRPr="00EE7925">
        <w:rPr>
          <w:rFonts w:cstheme="minorHAnsi"/>
          <w:sz w:val="24"/>
          <w:szCs w:val="24"/>
        </w:rPr>
        <w:t>, закодированном с использованием кодировки base64.</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Для </w:t>
      </w:r>
      <w:r w:rsidR="00C66711" w:rsidRPr="00C66711">
        <w:rPr>
          <w:rFonts w:cstheme="minorHAnsi"/>
          <w:sz w:val="24"/>
          <w:szCs w:val="24"/>
        </w:rPr>
        <w:t xml:space="preserve">двух </w:t>
      </w:r>
      <w:r w:rsidRPr="00C66711">
        <w:rPr>
          <w:rFonts w:cstheme="minorHAnsi"/>
          <w:sz w:val="24"/>
          <w:szCs w:val="24"/>
        </w:rPr>
        <w:t>тестовых</w:t>
      </w:r>
      <w:r w:rsidR="00C66711" w:rsidRPr="00C66711">
        <w:rPr>
          <w:rFonts w:cstheme="minorHAnsi"/>
          <w:sz w:val="24"/>
          <w:szCs w:val="24"/>
        </w:rPr>
        <w:t xml:space="preserve"> </w:t>
      </w:r>
      <w:r w:rsidRPr="00C66711">
        <w:rPr>
          <w:rFonts w:cstheme="minorHAnsi"/>
          <w:sz w:val="24"/>
          <w:szCs w:val="24"/>
        </w:rPr>
        <w:t xml:space="preserve">сред </w:t>
      </w:r>
      <w:r w:rsidR="00C66711" w:rsidRPr="00C66711">
        <w:rPr>
          <w:rFonts w:cstheme="minorHAnsi"/>
          <w:sz w:val="24"/>
          <w:szCs w:val="24"/>
        </w:rPr>
        <w:t xml:space="preserve">используется ключ подписи из файла </w:t>
      </w:r>
      <w:r w:rsidRPr="00C66711">
        <w:rPr>
          <w:rFonts w:cstheme="minorHAnsi"/>
          <w:b/>
          <w:bCs/>
          <w:sz w:val="24"/>
          <w:szCs w:val="24"/>
        </w:rPr>
        <w:t>private_key.xml</w:t>
      </w:r>
      <w:r w:rsidR="00C66711" w:rsidRPr="00C66711">
        <w:rPr>
          <w:rFonts w:cstheme="minorHAnsi"/>
          <w:sz w:val="24"/>
          <w:szCs w:val="24"/>
        </w:rPr>
        <w:t>, кот</w:t>
      </w:r>
      <w:r w:rsidR="001F26AE">
        <w:rPr>
          <w:rFonts w:cstheme="minorHAnsi"/>
          <w:sz w:val="24"/>
          <w:szCs w:val="24"/>
        </w:rPr>
        <w:t>о</w:t>
      </w:r>
      <w:r w:rsidR="00C66711" w:rsidRPr="00C66711">
        <w:rPr>
          <w:rFonts w:cstheme="minorHAnsi"/>
          <w:sz w:val="24"/>
          <w:szCs w:val="24"/>
        </w:rPr>
        <w:t xml:space="preserve">рый опубликован в ГИТ по адресу </w:t>
      </w:r>
      <w:hyperlink r:id="rId23"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7" w:name="_Toc59045184"/>
      <w:bookmarkStart w:id="28" w:name="_Toc63432905"/>
      <w:bookmarkStart w:id="29" w:name="_Toc80026467"/>
      <w:r w:rsidRPr="003B6B91">
        <w:t xml:space="preserve">1.2.6. </w:t>
      </w:r>
      <w:bookmarkEnd w:id="27"/>
      <w:bookmarkEnd w:id="28"/>
      <w:r w:rsidR="004431D0">
        <w:t>Формат сообщения и кодировка текста</w:t>
      </w:r>
      <w:bookmarkEnd w:id="29"/>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Взаимодействие с </w:t>
      </w:r>
      <w:r w:rsidR="0045129B">
        <w:rPr>
          <w:rFonts w:cstheme="minorHAnsi"/>
          <w:sz w:val="24"/>
          <w:szCs w:val="24"/>
        </w:rPr>
        <w:t xml:space="preserve">облачной кассой </w:t>
      </w:r>
      <w:r w:rsidR="00164C39" w:rsidRPr="00164C39">
        <w:rPr>
          <w:rFonts w:cstheme="minorHAnsi"/>
          <w:sz w:val="24"/>
          <w:szCs w:val="24"/>
        </w:rPr>
        <w:t xml:space="preserve">осуществляется </w:t>
      </w:r>
      <w:r w:rsidR="006C6671">
        <w:rPr>
          <w:rFonts w:cstheme="minorHAnsi"/>
          <w:sz w:val="24"/>
          <w:szCs w:val="24"/>
        </w:rPr>
        <w:t xml:space="preserve">при помощи </w:t>
      </w:r>
      <w:r w:rsidR="00164C39" w:rsidRPr="00164C39">
        <w:rPr>
          <w:rFonts w:cstheme="minorHAnsi"/>
          <w:sz w:val="24"/>
          <w:szCs w:val="24"/>
        </w:rPr>
        <w:t>веб-сервис</w:t>
      </w:r>
      <w:r w:rsidR="006C6671">
        <w:rPr>
          <w:rFonts w:cstheme="minorHAnsi"/>
          <w:sz w:val="24"/>
          <w:szCs w:val="24"/>
        </w:rPr>
        <w:t>ов</w:t>
      </w:r>
      <w:r w:rsidRPr="00FD5E80">
        <w:rPr>
          <w:rFonts w:cstheme="minorHAnsi"/>
          <w:sz w:val="24"/>
          <w:szCs w:val="24"/>
        </w:rPr>
        <w:t>.</w:t>
      </w:r>
      <w:r w:rsidR="00C66711" w:rsidRPr="00C66711">
        <w:rPr>
          <w:rFonts w:cstheme="minorHAnsi"/>
          <w:sz w:val="24"/>
          <w:szCs w:val="24"/>
        </w:rPr>
        <w:t xml:space="preserve"> </w:t>
      </w:r>
      <w:r w:rsidR="005C67F2" w:rsidRPr="005C67F2">
        <w:rPr>
          <w:rFonts w:cstheme="minorHAnsi"/>
          <w:sz w:val="24"/>
          <w:szCs w:val="24"/>
        </w:rPr>
        <w:t>Сервер HTTPS использует сертификаты клиента и сервера для взаимной аутентификации.</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Формат сообщения — JSON.</w:t>
      </w:r>
      <w:r w:rsidR="006C6671">
        <w:rPr>
          <w:rFonts w:cstheme="minorHAnsi"/>
          <w:sz w:val="24"/>
          <w:szCs w:val="24"/>
        </w:rPr>
        <w:t xml:space="preserve"> </w:t>
      </w:r>
      <w:r w:rsidRPr="00FD5E80">
        <w:rPr>
          <w:rFonts w:cstheme="minorHAnsi"/>
          <w:sz w:val="24"/>
          <w:szCs w:val="24"/>
        </w:rPr>
        <w:t xml:space="preserve">Размер </w:t>
      </w:r>
      <w:r w:rsidR="0045129B">
        <w:rPr>
          <w:rFonts w:cstheme="minorHAnsi"/>
          <w:sz w:val="24"/>
          <w:szCs w:val="24"/>
        </w:rPr>
        <w:t>JSON не имеет ограничений, но ФН</w:t>
      </w:r>
      <w:r w:rsidRPr="00FD5E80">
        <w:rPr>
          <w:rFonts w:cstheme="minorHAnsi"/>
          <w:sz w:val="24"/>
          <w:szCs w:val="24"/>
        </w:rPr>
        <w:t xml:space="preserve"> имеет апп</w:t>
      </w:r>
      <w:r w:rsidR="00702A85">
        <w:rPr>
          <w:rFonts w:cstheme="minorHAnsi"/>
          <w:sz w:val="24"/>
          <w:szCs w:val="24"/>
        </w:rPr>
        <w:t>аратное ограничение 32768 байт</w:t>
      </w:r>
      <w:r w:rsidRPr="00FD5E80">
        <w:rPr>
          <w:rFonts w:cstheme="minorHAnsi"/>
          <w:sz w:val="24"/>
          <w:szCs w:val="24"/>
        </w:rPr>
        <w:t xml:space="preserve"> для каждого финансового документа в двоичной форме.</w:t>
      </w:r>
      <w:r w:rsidR="006C6671">
        <w:rPr>
          <w:rFonts w:cstheme="minorHAnsi"/>
          <w:sz w:val="24"/>
          <w:szCs w:val="24"/>
        </w:rPr>
        <w:t xml:space="preserve"> </w:t>
      </w:r>
      <w:r w:rsidRPr="00FD5E80">
        <w:rPr>
          <w:rFonts w:cstheme="minorHAnsi"/>
          <w:sz w:val="24"/>
          <w:szCs w:val="24"/>
        </w:rPr>
        <w:t>Это ограничение размера документа предусматрива</w:t>
      </w:r>
      <w:r w:rsidR="0045129B">
        <w:rPr>
          <w:rFonts w:cstheme="minorHAnsi"/>
          <w:sz w:val="24"/>
          <w:szCs w:val="24"/>
        </w:rPr>
        <w:t>ет около 250 позиций в чеке.</w:t>
      </w:r>
      <w:r w:rsidR="006C6671">
        <w:rPr>
          <w:rFonts w:cstheme="minorHAnsi"/>
          <w:sz w:val="24"/>
          <w:szCs w:val="24"/>
        </w:rPr>
        <w:t xml:space="preserve"> </w:t>
      </w:r>
      <w:r w:rsidR="0045129B">
        <w:rPr>
          <w:rFonts w:cstheme="minorHAnsi"/>
          <w:sz w:val="24"/>
          <w:szCs w:val="24"/>
        </w:rPr>
        <w:t>ФН</w:t>
      </w:r>
      <w:r w:rsidRPr="00FD5E80">
        <w:rPr>
          <w:rFonts w:cstheme="minorHAnsi"/>
          <w:sz w:val="24"/>
          <w:szCs w:val="24"/>
        </w:rPr>
        <w:t xml:space="preserve"> </w:t>
      </w:r>
      <w:r w:rsidR="0045129B">
        <w:rPr>
          <w:rFonts w:cstheme="minorHAnsi"/>
          <w:sz w:val="24"/>
          <w:szCs w:val="24"/>
        </w:rPr>
        <w:t>отклонит ваш чек</w:t>
      </w:r>
      <w:r w:rsidRPr="00FD5E80">
        <w:rPr>
          <w:rFonts w:cstheme="minorHAnsi"/>
          <w:sz w:val="24"/>
          <w:szCs w:val="24"/>
        </w:rPr>
        <w:t xml:space="preserve">, если вы превысите двоичное ограничение </w:t>
      </w:r>
      <w:r w:rsidR="00672E8E">
        <w:rPr>
          <w:rFonts w:cstheme="minorHAnsi"/>
          <w:sz w:val="24"/>
          <w:szCs w:val="24"/>
        </w:rPr>
        <w:t>32768 байтов.</w:t>
      </w:r>
      <w:r w:rsidR="006C6671">
        <w:rPr>
          <w:rFonts w:cstheme="minorHAnsi"/>
          <w:sz w:val="24"/>
          <w:szCs w:val="24"/>
        </w:rPr>
        <w:t xml:space="preserve"> </w:t>
      </w:r>
      <w:r w:rsidR="00672E8E">
        <w:rPr>
          <w:rFonts w:cstheme="minorHAnsi"/>
          <w:sz w:val="24"/>
          <w:szCs w:val="24"/>
        </w:rPr>
        <w:t>Мы рекомендуем</w:t>
      </w:r>
      <w:r w:rsidRPr="00FD5E80">
        <w:rPr>
          <w:rFonts w:cstheme="minorHAnsi"/>
          <w:sz w:val="24"/>
          <w:szCs w:val="24"/>
        </w:rPr>
        <w:t xml:space="preserve"> использова</w:t>
      </w:r>
      <w:r w:rsidR="0045129B">
        <w:rPr>
          <w:rFonts w:cstheme="minorHAnsi"/>
          <w:sz w:val="24"/>
          <w:szCs w:val="24"/>
        </w:rPr>
        <w:t>ть менее 250 позиций в чеке</w:t>
      </w:r>
      <w:r w:rsidRPr="00FD5E80">
        <w:rPr>
          <w:rFonts w:cstheme="minorHAnsi"/>
          <w:sz w:val="24"/>
          <w:szCs w:val="24"/>
        </w:rPr>
        <w: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Кассы </w:t>
      </w:r>
      <w:r w:rsidR="00702A85">
        <w:rPr>
          <w:rFonts w:cstheme="minorHAnsi"/>
          <w:sz w:val="24"/>
          <w:szCs w:val="24"/>
        </w:rPr>
        <w:t>создают</w:t>
      </w:r>
      <w:r w:rsidR="00281F66" w:rsidRPr="00FD5E80">
        <w:rPr>
          <w:rFonts w:cstheme="minorHAnsi"/>
          <w:sz w:val="24"/>
          <w:szCs w:val="24"/>
        </w:rPr>
        <w:t xml:space="preserve"> документы в</w:t>
      </w:r>
      <w:r w:rsidR="006C6671">
        <w:rPr>
          <w:rFonts w:cstheme="minorHAnsi"/>
          <w:sz w:val="24"/>
          <w:szCs w:val="24"/>
        </w:rPr>
        <w:t xml:space="preserve"> </w:t>
      </w:r>
      <w:r w:rsidRPr="006D199A">
        <w:rPr>
          <w:rFonts w:cstheme="minorHAnsi"/>
          <w:sz w:val="24"/>
          <w:szCs w:val="24"/>
        </w:rPr>
        <w:t>соответствии с</w:t>
      </w:r>
      <w:r>
        <w:rPr>
          <w:rFonts w:cstheme="minorHAnsi"/>
          <w:b/>
          <w:bCs/>
          <w:sz w:val="24"/>
          <w:szCs w:val="24"/>
        </w:rPr>
        <w:t xml:space="preserve"> ФФД </w:t>
      </w:r>
      <w:r w:rsidR="00281F66" w:rsidRPr="00FD5E80">
        <w:rPr>
          <w:rFonts w:cstheme="minorHAnsi"/>
          <w:b/>
          <w:bCs/>
          <w:sz w:val="24"/>
          <w:szCs w:val="24"/>
        </w:rPr>
        <w:t>1.05</w:t>
      </w:r>
      <w:r w:rsidR="00281F66" w:rsidRPr="00FD5E80">
        <w:rPr>
          <w:rFonts w:cstheme="minorHAnsi"/>
          <w:sz w:val="24"/>
          <w:szCs w:val="24"/>
        </w:rPr>
        <w:t>.</w:t>
      </w:r>
      <w:r w:rsidR="006C6671">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6C6671">
        <w:rPr>
          <w:rFonts w:cstheme="minorHAnsi"/>
          <w:sz w:val="24"/>
          <w:szCs w:val="24"/>
        </w:rPr>
        <w:t xml:space="preserve">Подробное описание формата фискальных документов Вы можете изучить на сайте ФНС по адресу </w:t>
      </w:r>
      <w:hyperlink r:id="rId24"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281F66" w:rsidP="0073313C">
      <w:pPr>
        <w:spacing w:line="240" w:lineRule="auto"/>
        <w:jc w:val="both"/>
        <w:rPr>
          <w:rFonts w:cstheme="minorHAnsi"/>
          <w:sz w:val="24"/>
          <w:szCs w:val="24"/>
        </w:rPr>
      </w:pPr>
      <w:r w:rsidRPr="00FD5E80">
        <w:rPr>
          <w:rFonts w:cstheme="minorHAnsi"/>
          <w:sz w:val="24"/>
          <w:szCs w:val="24"/>
        </w:rPr>
        <w:t>API</w:t>
      </w:r>
      <w:r w:rsidR="004431D0">
        <w:rPr>
          <w:rFonts w:cstheme="minorHAnsi"/>
          <w:sz w:val="24"/>
          <w:szCs w:val="24"/>
        </w:rPr>
        <w:t xml:space="preserve"> </w:t>
      </w:r>
      <w:r w:rsidR="004431D0">
        <w:rPr>
          <w:rFonts w:cstheme="minorHAnsi"/>
          <w:sz w:val="24"/>
          <w:szCs w:val="24"/>
          <w:lang w:val="en-US"/>
        </w:rPr>
        <w:t>OrangeData</w:t>
      </w:r>
      <w:r w:rsidR="004431D0" w:rsidRPr="004431D0">
        <w:rPr>
          <w:rFonts w:cstheme="minorHAnsi"/>
          <w:sz w:val="24"/>
          <w:szCs w:val="24"/>
        </w:rPr>
        <w:t xml:space="preserve"> </w:t>
      </w:r>
      <w:r w:rsidRPr="00FD5E80">
        <w:rPr>
          <w:rFonts w:cstheme="minorHAnsi"/>
          <w:sz w:val="24"/>
          <w:szCs w:val="24"/>
        </w:rPr>
        <w:t>использует кодиров</w:t>
      </w:r>
      <w:r w:rsidR="004431D0">
        <w:rPr>
          <w:rFonts w:cstheme="minorHAnsi"/>
          <w:sz w:val="24"/>
          <w:szCs w:val="24"/>
        </w:rPr>
        <w:t>ку</w:t>
      </w:r>
      <w:r w:rsidRPr="00FD5E80">
        <w:rPr>
          <w:rFonts w:cstheme="minorHAnsi"/>
          <w:sz w:val="24"/>
          <w:szCs w:val="24"/>
        </w:rPr>
        <w:t xml:space="preserve"> </w:t>
      </w:r>
      <w:r w:rsidRPr="004431D0">
        <w:rPr>
          <w:rFonts w:cstheme="minorHAnsi"/>
          <w:b/>
          <w:bCs/>
          <w:sz w:val="24"/>
          <w:szCs w:val="24"/>
        </w:rPr>
        <w:t>UTF-8</w:t>
      </w:r>
      <w:r w:rsidRPr="00FD5E80">
        <w:rPr>
          <w:rFonts w:cstheme="minorHAnsi"/>
          <w:sz w:val="24"/>
          <w:szCs w:val="24"/>
        </w:rPr>
        <w:t xml:space="preserve">, </w:t>
      </w:r>
      <w:r w:rsidR="004431D0">
        <w:rPr>
          <w:rFonts w:cstheme="minorHAnsi"/>
          <w:sz w:val="24"/>
          <w:szCs w:val="24"/>
        </w:rPr>
        <w:t xml:space="preserve">однако </w:t>
      </w:r>
      <w:r w:rsidR="009A0448">
        <w:rPr>
          <w:rFonts w:cstheme="minorHAnsi"/>
          <w:sz w:val="24"/>
          <w:szCs w:val="24"/>
        </w:rPr>
        <w:t xml:space="preserve">все </w:t>
      </w:r>
      <w:r w:rsidRPr="0045129B">
        <w:rPr>
          <w:rFonts w:cstheme="minorHAnsi"/>
          <w:bCs/>
          <w:sz w:val="24"/>
          <w:szCs w:val="24"/>
        </w:rPr>
        <w:t>типы фискальных</w:t>
      </w:r>
      <w:r w:rsidR="006C6671">
        <w:rPr>
          <w:rFonts w:cstheme="minorHAnsi"/>
          <w:bCs/>
          <w:sz w:val="24"/>
          <w:szCs w:val="24"/>
        </w:rPr>
        <w:t xml:space="preserve"> </w:t>
      </w:r>
      <w:r w:rsidR="0045129B" w:rsidRPr="0045129B">
        <w:rPr>
          <w:rFonts w:cstheme="minorHAnsi"/>
          <w:sz w:val="24"/>
          <w:szCs w:val="24"/>
        </w:rPr>
        <w:t>накопителей</w:t>
      </w:r>
      <w:r w:rsidRPr="00FD5E80">
        <w:rPr>
          <w:rFonts w:cstheme="minorHAnsi"/>
          <w:sz w:val="24"/>
          <w:szCs w:val="24"/>
        </w:rPr>
        <w:t xml:space="preserve"> поддерживают</w:t>
      </w:r>
      <w:r w:rsidR="006C6671">
        <w:rPr>
          <w:rFonts w:cstheme="minorHAnsi"/>
          <w:sz w:val="24"/>
          <w:szCs w:val="24"/>
        </w:rPr>
        <w:t xml:space="preserve"> </w:t>
      </w:r>
      <w:r w:rsidR="00E06620" w:rsidRPr="00A01269">
        <w:rPr>
          <w:rFonts w:cstheme="minorHAnsi"/>
          <w:sz w:val="24"/>
          <w:szCs w:val="24"/>
        </w:rPr>
        <w:t>только кодировку</w:t>
      </w:r>
      <w:r w:rsidRPr="00A01269">
        <w:rPr>
          <w:rFonts w:cstheme="minorHAnsi"/>
          <w:sz w:val="24"/>
          <w:szCs w:val="24"/>
        </w:rPr>
        <w:t xml:space="preserve"> </w:t>
      </w:r>
      <w:r w:rsidRPr="00FD5E80">
        <w:rPr>
          <w:rFonts w:cstheme="minorHAnsi"/>
          <w:b/>
          <w:bCs/>
          <w:sz w:val="24"/>
          <w:szCs w:val="24"/>
        </w:rPr>
        <w:t>CP866</w:t>
      </w:r>
      <w:r w:rsidR="006C6671">
        <w:rPr>
          <w:rFonts w:cstheme="minorHAnsi"/>
          <w:b/>
          <w:bCs/>
          <w:sz w:val="24"/>
          <w:szCs w:val="24"/>
        </w:rPr>
        <w:t>.</w:t>
      </w:r>
      <w:r w:rsidR="006C6671" w:rsidRPr="006C6671">
        <w:rPr>
          <w:rFonts w:cstheme="minorHAnsi"/>
          <w:sz w:val="24"/>
          <w:szCs w:val="24"/>
        </w:rPr>
        <w:t xml:space="preserve"> В связи с </w:t>
      </w:r>
      <w:r w:rsidR="004431D0">
        <w:rPr>
          <w:rFonts w:cstheme="minorHAnsi"/>
          <w:sz w:val="24"/>
          <w:szCs w:val="24"/>
        </w:rPr>
        <w:t xml:space="preserve">этой </w:t>
      </w:r>
      <w:r w:rsidR="006C6671" w:rsidRPr="006C6671">
        <w:rPr>
          <w:rFonts w:cstheme="minorHAnsi"/>
          <w:sz w:val="24"/>
          <w:szCs w:val="24"/>
        </w:rPr>
        <w:t>конструктивной особенностью</w:t>
      </w:r>
      <w:r w:rsidR="006C6671">
        <w:rPr>
          <w:rFonts w:cstheme="minorHAnsi"/>
          <w:sz w:val="24"/>
          <w:szCs w:val="24"/>
        </w:rPr>
        <w:t xml:space="preserve"> фискальных накопителей</w:t>
      </w:r>
      <w:r w:rsidR="006C6671" w:rsidRPr="006C6671">
        <w:rPr>
          <w:rFonts w:cstheme="minorHAnsi"/>
          <w:sz w:val="24"/>
          <w:szCs w:val="24"/>
        </w:rPr>
        <w:t xml:space="preserve">, </w:t>
      </w:r>
      <w:r w:rsidR="006C6671">
        <w:rPr>
          <w:rFonts w:cstheme="minorHAnsi"/>
          <w:sz w:val="24"/>
          <w:szCs w:val="24"/>
        </w:rPr>
        <w:t xml:space="preserve">сервис при пробивке чека </w:t>
      </w:r>
      <w:r w:rsidR="009A0448" w:rsidRPr="006C6671">
        <w:rPr>
          <w:rFonts w:cstheme="minorHAnsi"/>
          <w:sz w:val="24"/>
          <w:szCs w:val="24"/>
        </w:rPr>
        <w:t xml:space="preserve">преобразует данные </w:t>
      </w:r>
      <w:r w:rsidR="009A0448">
        <w:rPr>
          <w:rFonts w:cstheme="minorHAnsi"/>
          <w:sz w:val="24"/>
          <w:szCs w:val="24"/>
        </w:rPr>
        <w:t>из</w:t>
      </w:r>
      <w:r w:rsidRPr="00FD5E80">
        <w:rPr>
          <w:rFonts w:cstheme="minorHAnsi"/>
          <w:sz w:val="24"/>
          <w:szCs w:val="24"/>
        </w:rPr>
        <w:t xml:space="preserve"> </w:t>
      </w:r>
      <w:r w:rsidR="006C6671">
        <w:rPr>
          <w:rFonts w:cstheme="minorHAnsi"/>
          <w:sz w:val="24"/>
          <w:szCs w:val="24"/>
        </w:rPr>
        <w:t xml:space="preserve">Вашего запроса </w:t>
      </w:r>
      <w:r w:rsidRPr="00FD5E80">
        <w:rPr>
          <w:rFonts w:cstheme="minorHAnsi"/>
          <w:sz w:val="24"/>
          <w:szCs w:val="24"/>
        </w:rPr>
        <w:t>JSON</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UTF-8</w:t>
      </w:r>
      <w:r w:rsidR="006C6671">
        <w:rPr>
          <w:rFonts w:cstheme="minorHAnsi"/>
          <w:b/>
          <w:bCs/>
          <w:sz w:val="24"/>
          <w:szCs w:val="24"/>
        </w:rPr>
        <w:t xml:space="preserve"> </w:t>
      </w:r>
      <w:r w:rsidRPr="00FD5E80">
        <w:rPr>
          <w:rFonts w:cstheme="minorHAnsi"/>
          <w:sz w:val="24"/>
          <w:szCs w:val="24"/>
        </w:rPr>
        <w:t xml:space="preserve">в </w:t>
      </w:r>
      <w:r w:rsidR="006C6671">
        <w:rPr>
          <w:rFonts w:cstheme="minorHAnsi"/>
          <w:sz w:val="24"/>
          <w:szCs w:val="24"/>
        </w:rPr>
        <w:t xml:space="preserve">бинарный пакет данных вида </w:t>
      </w:r>
      <w:proofErr w:type="spellStart"/>
      <w:r w:rsidRPr="00FD5E80">
        <w:rPr>
          <w:rFonts w:cstheme="minorHAnsi"/>
          <w:sz w:val="24"/>
          <w:szCs w:val="24"/>
        </w:rPr>
        <w:t>Tag</w:t>
      </w:r>
      <w:r w:rsidR="006D199A">
        <w:rPr>
          <w:rFonts w:cstheme="minorHAnsi"/>
          <w:sz w:val="24"/>
          <w:szCs w:val="24"/>
        </w:rPr>
        <w:noBreakHyphen/>
      </w:r>
      <w:r w:rsidRPr="00FD5E80">
        <w:rPr>
          <w:rFonts w:cstheme="minorHAnsi"/>
          <w:sz w:val="24"/>
          <w:szCs w:val="24"/>
        </w:rPr>
        <w:t>Length</w:t>
      </w:r>
      <w:r w:rsidR="006D199A">
        <w:rPr>
          <w:rFonts w:cstheme="minorHAnsi"/>
          <w:sz w:val="24"/>
          <w:szCs w:val="24"/>
        </w:rPr>
        <w:noBreakHyphen/>
      </w:r>
      <w:r w:rsidRPr="00FD5E80">
        <w:rPr>
          <w:rFonts w:cstheme="minorHAnsi"/>
          <w:sz w:val="24"/>
          <w:szCs w:val="24"/>
        </w:rPr>
        <w:t>Value</w:t>
      </w:r>
      <w:proofErr w:type="spellEnd"/>
      <w:r w:rsidRPr="00FD5E80">
        <w:rPr>
          <w:rFonts w:cstheme="minorHAnsi"/>
          <w:sz w:val="24"/>
          <w:szCs w:val="24"/>
        </w:rPr>
        <w:t xml:space="preserve"> (TLV)</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CP866.</w:t>
      </w:r>
      <w:r w:rsidR="006C6671">
        <w:rPr>
          <w:rFonts w:cstheme="minorHAnsi"/>
          <w:sz w:val="24"/>
          <w:szCs w:val="24"/>
        </w:rPr>
        <w:t xml:space="preserve"> Так как в кодировке </w:t>
      </w:r>
      <w:r w:rsidR="006C6671" w:rsidRPr="00FD5E80">
        <w:rPr>
          <w:rFonts w:cstheme="minorHAnsi"/>
          <w:b/>
          <w:bCs/>
          <w:sz w:val="24"/>
          <w:szCs w:val="24"/>
        </w:rPr>
        <w:t>CP866</w:t>
      </w:r>
      <w:r w:rsidR="006C6671">
        <w:rPr>
          <w:rFonts w:cstheme="minorHAnsi"/>
          <w:sz w:val="24"/>
          <w:szCs w:val="24"/>
        </w:rPr>
        <w:t xml:space="preserve"> меньшее количество символов, чем в </w:t>
      </w:r>
      <w:r w:rsidR="006C6671" w:rsidRPr="00FD5E80">
        <w:rPr>
          <w:rFonts w:cstheme="minorHAnsi"/>
          <w:b/>
          <w:bCs/>
          <w:sz w:val="24"/>
          <w:szCs w:val="24"/>
        </w:rPr>
        <w:t>UTF-8</w:t>
      </w:r>
      <w:r w:rsidRPr="00FD5E80">
        <w:rPr>
          <w:rFonts w:cstheme="minorHAnsi"/>
          <w:sz w:val="24"/>
          <w:szCs w:val="24"/>
        </w:rPr>
        <w:t xml:space="preserve">, </w:t>
      </w:r>
      <w:r w:rsidR="006C6671">
        <w:rPr>
          <w:rFonts w:cstheme="minorHAnsi"/>
          <w:sz w:val="24"/>
          <w:szCs w:val="24"/>
        </w:rPr>
        <w:t xml:space="preserve">все </w:t>
      </w:r>
      <w:r w:rsidR="006C6671">
        <w:rPr>
          <w:rFonts w:cstheme="minorHAnsi"/>
          <w:sz w:val="24"/>
          <w:szCs w:val="24"/>
        </w:rPr>
        <w:lastRenderedPageBreak/>
        <w:t xml:space="preserve">«неподдерживаемые» для </w:t>
      </w:r>
      <w:r w:rsidR="006C6671" w:rsidRPr="00A01269">
        <w:rPr>
          <w:rFonts w:cstheme="minorHAnsi"/>
          <w:b/>
          <w:bCs/>
          <w:sz w:val="24"/>
          <w:szCs w:val="24"/>
          <w:lang w:val="en-US"/>
        </w:rPr>
        <w:t>CP</w:t>
      </w:r>
      <w:r w:rsidR="006C6671" w:rsidRPr="00A01269">
        <w:rPr>
          <w:rFonts w:cstheme="minorHAnsi"/>
          <w:b/>
          <w:bCs/>
          <w:sz w:val="24"/>
          <w:szCs w:val="24"/>
        </w:rPr>
        <w:t>866</w:t>
      </w:r>
      <w:r w:rsidR="006C6671" w:rsidRPr="006C6671">
        <w:rPr>
          <w:rFonts w:cstheme="minorHAnsi"/>
          <w:sz w:val="24"/>
          <w:szCs w:val="24"/>
        </w:rPr>
        <w:t xml:space="preserve"> </w:t>
      </w:r>
      <w:r w:rsidR="006C6671">
        <w:rPr>
          <w:rFonts w:cstheme="minorHAnsi"/>
          <w:sz w:val="24"/>
          <w:szCs w:val="24"/>
        </w:rPr>
        <w:t xml:space="preserve">символы – игнорируются. </w:t>
      </w:r>
      <w:r w:rsidRPr="00FD5E80">
        <w:rPr>
          <w:rFonts w:cstheme="minorHAnsi"/>
          <w:sz w:val="24"/>
          <w:szCs w:val="24"/>
        </w:rPr>
        <w:t>Если система получит «неподдерживаемый» символ</w:t>
      </w:r>
      <w:r w:rsidR="006D199A" w:rsidRPr="006D199A">
        <w:rPr>
          <w:rFonts w:cstheme="minorHAnsi"/>
          <w:sz w:val="24"/>
          <w:szCs w:val="24"/>
        </w:rPr>
        <w:t xml:space="preserve"> </w:t>
      </w:r>
      <w:r w:rsidRPr="006D199A">
        <w:rPr>
          <w:rFonts w:cstheme="minorHAnsi"/>
          <w:sz w:val="24"/>
          <w:szCs w:val="24"/>
        </w:rPr>
        <w:t xml:space="preserve">в </w:t>
      </w:r>
      <w:r w:rsidRPr="00FD5E80">
        <w:rPr>
          <w:rFonts w:cstheme="minorHAnsi"/>
          <w:b/>
          <w:bCs/>
          <w:sz w:val="24"/>
          <w:szCs w:val="24"/>
        </w:rPr>
        <w:t>CP866</w:t>
      </w:r>
      <w:r w:rsidR="006D199A" w:rsidRPr="006D199A">
        <w:rPr>
          <w:rFonts w:cstheme="minorHAnsi"/>
          <w:sz w:val="24"/>
          <w:szCs w:val="24"/>
        </w:rPr>
        <w:t xml:space="preserve">, </w:t>
      </w:r>
      <w:r w:rsidR="0045129B">
        <w:rPr>
          <w:rFonts w:cstheme="minorHAnsi"/>
          <w:sz w:val="24"/>
          <w:szCs w:val="24"/>
        </w:rPr>
        <w:t>то он</w:t>
      </w:r>
      <w:r w:rsidRPr="00FD5E80">
        <w:rPr>
          <w:rFonts w:cstheme="minorHAnsi"/>
          <w:sz w:val="24"/>
          <w:szCs w:val="24"/>
        </w:rPr>
        <w:t xml:space="preserve"> </w:t>
      </w:r>
      <w:r w:rsidR="00BB3802">
        <w:rPr>
          <w:rFonts w:cstheme="minorHAnsi"/>
          <w:sz w:val="24"/>
          <w:szCs w:val="24"/>
        </w:rPr>
        <w:t>в чек не попадёт</w:t>
      </w:r>
      <w:r w:rsidRPr="00FD5E80">
        <w:rPr>
          <w:rFonts w:cstheme="minorHAnsi"/>
          <w:sz w:val="24"/>
          <w:szCs w:val="24"/>
        </w:rPr>
        <w:t xml:space="preserve"> (например, в </w:t>
      </w:r>
      <w:r w:rsidR="00BB3802">
        <w:rPr>
          <w:rFonts w:cstheme="minorHAnsi"/>
          <w:sz w:val="24"/>
          <w:szCs w:val="24"/>
        </w:rPr>
        <w:t xml:space="preserve">кодировке </w:t>
      </w:r>
      <w:r w:rsidRPr="00FD5E80">
        <w:rPr>
          <w:rFonts w:cstheme="minorHAnsi"/>
          <w:b/>
          <w:bCs/>
          <w:sz w:val="24"/>
          <w:szCs w:val="24"/>
        </w:rPr>
        <w:t>CP866</w:t>
      </w:r>
      <w:r w:rsidR="006D199A" w:rsidRPr="006D199A">
        <w:rPr>
          <w:rFonts w:cstheme="minorHAnsi"/>
          <w:b/>
          <w:bCs/>
          <w:sz w:val="24"/>
          <w:szCs w:val="24"/>
        </w:rPr>
        <w:t xml:space="preserve"> </w:t>
      </w:r>
      <w:r w:rsidRPr="00FD5E80">
        <w:rPr>
          <w:rFonts w:cstheme="minorHAnsi"/>
          <w:sz w:val="24"/>
          <w:szCs w:val="24"/>
        </w:rPr>
        <w:t>не</w:t>
      </w:r>
      <w:r w:rsidR="0045129B">
        <w:rPr>
          <w:rFonts w:cstheme="minorHAnsi"/>
          <w:sz w:val="24"/>
          <w:szCs w:val="24"/>
        </w:rPr>
        <w:t xml:space="preserve">т угловых кавычек </w:t>
      </w:r>
      <w:proofErr w:type="gramStart"/>
      <w:r w:rsidR="00EC2F21">
        <w:rPr>
          <w:rFonts w:cstheme="minorHAnsi"/>
          <w:sz w:val="24"/>
          <w:szCs w:val="24"/>
        </w:rPr>
        <w:t>‘«</w:t>
      </w:r>
      <w:proofErr w:type="gramEnd"/>
      <w:r w:rsidR="00E06620">
        <w:rPr>
          <w:rFonts w:cstheme="minorHAnsi"/>
          <w:sz w:val="24"/>
          <w:szCs w:val="24"/>
        </w:rPr>
        <w:t xml:space="preserve">’ </w:t>
      </w:r>
      <w:r w:rsidR="00EC2F21">
        <w:rPr>
          <w:rFonts w:cstheme="minorHAnsi"/>
          <w:sz w:val="24"/>
          <w:szCs w:val="24"/>
        </w:rPr>
        <w:t>и</w:t>
      </w:r>
      <w:r w:rsidR="00EC2F21" w:rsidRPr="00E06620">
        <w:rPr>
          <w:rFonts w:cstheme="minorHAnsi"/>
          <w:sz w:val="24"/>
          <w:szCs w:val="24"/>
        </w:rPr>
        <w:t xml:space="preserve"> ‘»’</w:t>
      </w:r>
      <w:r w:rsidR="0045129B">
        <w:rPr>
          <w:rFonts w:cstheme="minorHAnsi"/>
          <w:sz w:val="24"/>
          <w:szCs w:val="24"/>
        </w:rPr>
        <w:t xml:space="preserve">, </w:t>
      </w:r>
      <w:r w:rsidR="00BB3802">
        <w:rPr>
          <w:rFonts w:cstheme="minorHAnsi"/>
          <w:sz w:val="24"/>
          <w:szCs w:val="24"/>
        </w:rPr>
        <w:t>поэтому строк</w:t>
      </w:r>
      <w:r w:rsidR="0045129B">
        <w:rPr>
          <w:rFonts w:cstheme="minorHAnsi"/>
          <w:sz w:val="24"/>
          <w:szCs w:val="24"/>
        </w:rPr>
        <w:t xml:space="preserve">а </w:t>
      </w:r>
      <w:r w:rsidR="00BB3802">
        <w:rPr>
          <w:rFonts w:cstheme="minorHAnsi"/>
          <w:sz w:val="24"/>
          <w:szCs w:val="24"/>
        </w:rPr>
        <w:t xml:space="preserve">с угловыми скобками, например, </w:t>
      </w:r>
      <w:r w:rsidR="00BB3802" w:rsidRPr="00E06620">
        <w:rPr>
          <w:rFonts w:cstheme="minorHAnsi"/>
          <w:sz w:val="24"/>
          <w:szCs w:val="24"/>
        </w:rPr>
        <w:t>’</w:t>
      </w:r>
      <w:r w:rsidR="00BB3802">
        <w:rPr>
          <w:rFonts w:cstheme="minorHAnsi"/>
          <w:sz w:val="24"/>
          <w:szCs w:val="24"/>
        </w:rPr>
        <w:t>С</w:t>
      </w:r>
      <w:r w:rsidRPr="00FD5E80">
        <w:rPr>
          <w:rFonts w:cstheme="minorHAnsi"/>
          <w:sz w:val="24"/>
          <w:szCs w:val="24"/>
        </w:rPr>
        <w:t>ок</w:t>
      </w:r>
      <w:r w:rsidR="00BB3802">
        <w:rPr>
          <w:rFonts w:cstheme="minorHAnsi"/>
          <w:sz w:val="24"/>
          <w:szCs w:val="24"/>
        </w:rPr>
        <w:t> </w:t>
      </w:r>
      <w:r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 xml:space="preserve"> </w:t>
      </w:r>
      <w:r w:rsidR="00BB3802">
        <w:rPr>
          <w:rFonts w:cstheme="minorHAnsi"/>
          <w:sz w:val="24"/>
          <w:szCs w:val="24"/>
        </w:rPr>
        <w:t xml:space="preserve">будет заменена на строку без угловых скобок </w:t>
      </w:r>
      <w:r w:rsidR="00BB3802" w:rsidRPr="00E06620">
        <w:rPr>
          <w:rFonts w:cstheme="minorHAnsi"/>
          <w:sz w:val="24"/>
          <w:szCs w:val="24"/>
        </w:rPr>
        <w:t>’</w:t>
      </w:r>
      <w:r w:rsidR="00BB3802">
        <w:rPr>
          <w:rFonts w:cstheme="minorHAnsi"/>
          <w:sz w:val="24"/>
          <w:szCs w:val="24"/>
        </w:rPr>
        <w:t>С</w:t>
      </w:r>
      <w:r w:rsidR="00BB3802" w:rsidRPr="00FD5E80">
        <w:rPr>
          <w:rFonts w:cstheme="minorHAnsi"/>
          <w:sz w:val="24"/>
          <w:szCs w:val="24"/>
        </w:rPr>
        <w:t>ок</w:t>
      </w:r>
      <w:r w:rsidR="00BB3802">
        <w:rPr>
          <w:rFonts w:cstheme="minorHAnsi"/>
          <w:sz w:val="24"/>
          <w:szCs w:val="24"/>
        </w:rPr>
        <w:t> </w:t>
      </w:r>
      <w:r w:rsidR="00BB3802"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ККТ </w:t>
      </w:r>
      <w:r w:rsidR="00281F66" w:rsidRPr="00FD5E80">
        <w:rPr>
          <w:rFonts w:cstheme="minorHAnsi"/>
          <w:sz w:val="24"/>
          <w:szCs w:val="24"/>
        </w:rPr>
        <w:t>выполняе</w:t>
      </w:r>
      <w:r>
        <w:rPr>
          <w:rFonts w:cstheme="minorHAnsi"/>
          <w:sz w:val="24"/>
          <w:szCs w:val="24"/>
        </w:rPr>
        <w:t xml:space="preserve">т </w:t>
      </w:r>
      <w:r w:rsidR="00A50E05">
        <w:rPr>
          <w:rFonts w:cstheme="minorHAnsi"/>
          <w:sz w:val="24"/>
          <w:szCs w:val="24"/>
        </w:rPr>
        <w:t xml:space="preserve">«умеренный» </w:t>
      </w:r>
      <w:r>
        <w:rPr>
          <w:rFonts w:cstheme="minorHAnsi"/>
          <w:sz w:val="24"/>
          <w:szCs w:val="24"/>
        </w:rPr>
        <w:t>формат</w:t>
      </w:r>
      <w:r w:rsidR="00A50E05">
        <w:rPr>
          <w:rFonts w:cstheme="minorHAnsi"/>
          <w:sz w:val="24"/>
          <w:szCs w:val="24"/>
        </w:rPr>
        <w:t>но</w:t>
      </w:r>
      <w:r>
        <w:rPr>
          <w:rFonts w:cstheme="minorHAnsi"/>
          <w:sz w:val="24"/>
          <w:szCs w:val="24"/>
        </w:rPr>
        <w:t>-логическ</w:t>
      </w:r>
      <w:r w:rsidR="00A50E05">
        <w:rPr>
          <w:rFonts w:cstheme="minorHAnsi"/>
          <w:sz w:val="24"/>
          <w:szCs w:val="24"/>
        </w:rPr>
        <w:t xml:space="preserve">ий </w:t>
      </w:r>
      <w:r w:rsidR="00281F66" w:rsidRPr="00FD5E80">
        <w:rPr>
          <w:rFonts w:cstheme="minorHAnsi"/>
          <w:sz w:val="24"/>
          <w:szCs w:val="24"/>
        </w:rPr>
        <w:t>контрол</w:t>
      </w:r>
      <w:r w:rsidR="00A50E05">
        <w:rPr>
          <w:rFonts w:cstheme="minorHAnsi"/>
          <w:sz w:val="24"/>
          <w:szCs w:val="24"/>
        </w:rPr>
        <w:t>ь</w:t>
      </w:r>
      <w:r>
        <w:rPr>
          <w:rFonts w:cstheme="minorHAnsi"/>
          <w:sz w:val="24"/>
          <w:szCs w:val="24"/>
        </w:rPr>
        <w:t xml:space="preserve"> данных</w:t>
      </w:r>
      <w:r w:rsidR="00A50E05">
        <w:rPr>
          <w:rFonts w:cstheme="minorHAnsi"/>
          <w:sz w:val="24"/>
          <w:szCs w:val="24"/>
        </w:rPr>
        <w:t>, т.е. нарушения</w:t>
      </w:r>
      <w:r w:rsidR="006D199A">
        <w:rPr>
          <w:rFonts w:cstheme="minorHAnsi"/>
          <w:sz w:val="24"/>
          <w:szCs w:val="24"/>
        </w:rPr>
        <w:t xml:space="preserve"> формата</w:t>
      </w:r>
      <w:r w:rsidR="00A50E05">
        <w:rPr>
          <w:rFonts w:cstheme="minorHAnsi"/>
          <w:sz w:val="24"/>
          <w:szCs w:val="24"/>
        </w:rPr>
        <w:t>, которые «запрещает» фискальный накопитель и ОФД – контролируются и запреща</w:t>
      </w:r>
      <w:r w:rsidR="00AE6B96">
        <w:rPr>
          <w:rFonts w:cstheme="minorHAnsi"/>
          <w:sz w:val="24"/>
          <w:szCs w:val="24"/>
        </w:rPr>
        <w:t>ю</w:t>
      </w:r>
      <w:r w:rsidR="00A50E05">
        <w:rPr>
          <w:rFonts w:cstheme="minorHAnsi"/>
          <w:sz w:val="24"/>
          <w:szCs w:val="24"/>
        </w:rPr>
        <w:t>тся сервисом (во</w:t>
      </w:r>
      <w:r w:rsidR="00AE6B96">
        <w:rPr>
          <w:rFonts w:cstheme="minorHAnsi"/>
          <w:sz w:val="24"/>
          <w:szCs w:val="24"/>
        </w:rPr>
        <w:t xml:space="preserve">звращается ошибка). Однако, нарушения ФФД, которые «пропускают» и ФН и </w:t>
      </w:r>
      <w:proofErr w:type="gramStart"/>
      <w:r w:rsidR="00AE6B96">
        <w:rPr>
          <w:rFonts w:cstheme="minorHAnsi"/>
          <w:sz w:val="24"/>
          <w:szCs w:val="24"/>
        </w:rPr>
        <w:t>ОФД</w:t>
      </w:r>
      <w:proofErr w:type="gramEnd"/>
      <w:r w:rsidR="00AE6B96">
        <w:rPr>
          <w:rFonts w:cstheme="minorHAnsi"/>
          <w:sz w:val="24"/>
          <w:szCs w:val="24"/>
        </w:rPr>
        <w:t xml:space="preserve"> и ФНС – сервис </w:t>
      </w:r>
      <w:r w:rsidR="004431D0">
        <w:rPr>
          <w:rFonts w:cstheme="minorHAnsi"/>
          <w:sz w:val="24"/>
          <w:szCs w:val="24"/>
        </w:rPr>
        <w:t xml:space="preserve">Оранж Дата </w:t>
      </w:r>
      <w:r w:rsidR="00AE6B96">
        <w:rPr>
          <w:rFonts w:cstheme="minorHAnsi"/>
          <w:sz w:val="24"/>
          <w:szCs w:val="24"/>
        </w:rPr>
        <w:t>также «разрешает»</w:t>
      </w:r>
      <w:r>
        <w:rPr>
          <w:rFonts w:cstheme="minorHAnsi"/>
          <w:sz w:val="24"/>
          <w:szCs w:val="24"/>
        </w:rPr>
        <w:t>.</w:t>
      </w:r>
      <w:r w:rsidR="00BA7AB0">
        <w:rPr>
          <w:rFonts w:cstheme="minorHAnsi"/>
          <w:sz w:val="24"/>
          <w:szCs w:val="24"/>
        </w:rPr>
        <w:t xml:space="preserve"> </w:t>
      </w:r>
      <w:r>
        <w:rPr>
          <w:rFonts w:cstheme="minorHAnsi"/>
          <w:sz w:val="24"/>
          <w:szCs w:val="24"/>
        </w:rPr>
        <w:t>Например, согласно ФФД</w:t>
      </w:r>
      <w:r w:rsidR="00281F66" w:rsidRPr="00FD5E80">
        <w:rPr>
          <w:rFonts w:cstheme="minorHAnsi"/>
          <w:sz w:val="24"/>
          <w:szCs w:val="24"/>
        </w:rPr>
        <w:t>, тег 1008 (номер телефо</w:t>
      </w:r>
      <w:r w:rsidR="00E06620">
        <w:rPr>
          <w:rFonts w:cstheme="minorHAnsi"/>
          <w:sz w:val="24"/>
          <w:szCs w:val="24"/>
        </w:rPr>
        <w:t>на клиента или электронная почты</w:t>
      </w:r>
      <w:r w:rsidR="00281F66" w:rsidRPr="00FD5E80">
        <w:rPr>
          <w:rFonts w:cstheme="minorHAnsi"/>
          <w:sz w:val="24"/>
          <w:szCs w:val="24"/>
        </w:rPr>
        <w:t xml:space="preserve"> клиента) имеет формат </w:t>
      </w:r>
      <w:r w:rsidR="00415F3B">
        <w:rPr>
          <w:rFonts w:cstheme="minorHAnsi"/>
          <w:sz w:val="24"/>
          <w:szCs w:val="24"/>
        </w:rPr>
        <w:t>+{N} или</w:t>
      </w:r>
      <w:r w:rsidR="00415F3B" w:rsidRPr="00415F3B">
        <w:rPr>
          <w:rFonts w:cstheme="minorHAnsi"/>
          <w:sz w:val="24"/>
          <w:szCs w:val="24"/>
        </w:rPr>
        <w:t xml:space="preserve"> {X}@{X},</w:t>
      </w:r>
      <w:r w:rsidR="003D6F22">
        <w:rPr>
          <w:rFonts w:cstheme="minorHAnsi"/>
          <w:sz w:val="24"/>
          <w:szCs w:val="24"/>
        </w:rPr>
        <w:t xml:space="preserve"> но </w:t>
      </w:r>
      <w:r w:rsidR="00AE6B96">
        <w:rPr>
          <w:rFonts w:cstheme="minorHAnsi"/>
          <w:sz w:val="24"/>
          <w:szCs w:val="24"/>
        </w:rPr>
        <w:t xml:space="preserve">ФНС и ОФД разрешают передавать </w:t>
      </w:r>
      <w:r w:rsidR="00281F66" w:rsidRPr="00FD5E80">
        <w:rPr>
          <w:rFonts w:cstheme="minorHAnsi"/>
          <w:sz w:val="24"/>
          <w:szCs w:val="24"/>
        </w:rPr>
        <w:t>любую строку длиной от 1 до 64 символов.</w:t>
      </w:r>
      <w:r w:rsidR="006D199A">
        <w:rPr>
          <w:rFonts w:cstheme="minorHAnsi"/>
          <w:sz w:val="24"/>
          <w:szCs w:val="24"/>
        </w:rPr>
        <w:t xml:space="preserve"> </w:t>
      </w:r>
      <w:r w:rsidR="00281F66" w:rsidRPr="00FD5E80">
        <w:rPr>
          <w:rFonts w:cstheme="minorHAnsi"/>
          <w:sz w:val="24"/>
          <w:szCs w:val="24"/>
        </w:rPr>
        <w:t xml:space="preserve">Нет смысла проводить более строгий контроль, чем </w:t>
      </w:r>
      <w:r w:rsidR="003D6F22">
        <w:rPr>
          <w:rFonts w:cstheme="minorHAnsi"/>
          <w:sz w:val="24"/>
          <w:szCs w:val="24"/>
        </w:rPr>
        <w:t>ФНС</w:t>
      </w:r>
      <w:r w:rsidR="00281F66" w:rsidRPr="00FD5E80">
        <w:rPr>
          <w:rFonts w:cstheme="minorHAnsi"/>
          <w:sz w:val="24"/>
          <w:szCs w:val="24"/>
        </w:rPr>
        <w:t>.</w:t>
      </w:r>
      <w:r w:rsidR="006D199A">
        <w:rPr>
          <w:rFonts w:cstheme="minorHAnsi"/>
          <w:sz w:val="24"/>
          <w:szCs w:val="24"/>
        </w:rPr>
        <w:t xml:space="preserve"> Однако, мы рекомендуем соблюдать требования форматов в полном объёме. </w:t>
      </w:r>
      <w:r w:rsidR="00281F66" w:rsidRPr="00FD5E80">
        <w:rPr>
          <w:rFonts w:cstheme="minorHAnsi"/>
          <w:sz w:val="24"/>
          <w:szCs w:val="24"/>
        </w:rPr>
        <w:t>Рекомендуе</w:t>
      </w:r>
      <w:r>
        <w:rPr>
          <w:rFonts w:cstheme="minorHAnsi"/>
          <w:sz w:val="24"/>
          <w:szCs w:val="24"/>
        </w:rPr>
        <w:t xml:space="preserve">тся ознакомиться с форматами </w:t>
      </w:r>
      <w:r w:rsidR="00405C3F">
        <w:rPr>
          <w:rFonts w:cstheme="minorHAnsi"/>
          <w:sz w:val="24"/>
          <w:szCs w:val="24"/>
        </w:rPr>
        <w:t>ФФД</w:t>
      </w:r>
      <w:r w:rsidR="006D199A">
        <w:rPr>
          <w:rFonts w:cstheme="minorHAnsi"/>
          <w:sz w:val="24"/>
          <w:szCs w:val="24"/>
        </w:rPr>
        <w:t xml:space="preserve"> на сайте </w:t>
      </w:r>
      <w:r w:rsidR="00457EAB">
        <w:rPr>
          <w:rFonts w:cstheme="minorHAnsi"/>
          <w:sz w:val="24"/>
          <w:szCs w:val="24"/>
        </w:rPr>
        <w:t xml:space="preserve">ФНС по адресу </w:t>
      </w:r>
      <w:hyperlink r:id="rId25"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Пожалуйста, позаботьтесь о правильной обработке ошибок сетевого соединения</w:t>
      </w:r>
      <w:r w:rsidR="00405C3F" w:rsidRPr="00405C3F">
        <w:t xml:space="preserve"> </w:t>
      </w:r>
      <w:r w:rsidR="00EC2F21" w:rsidRPr="00405C3F">
        <w:rPr>
          <w:rFonts w:cstheme="minorHAnsi"/>
          <w:sz w:val="24"/>
          <w:szCs w:val="24"/>
        </w:rPr>
        <w:t>если</w:t>
      </w:r>
      <w:r w:rsidR="00405C3F" w:rsidRPr="00405C3F">
        <w:rPr>
          <w:rFonts w:cstheme="minorHAns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sidR="00AE6B96">
        <w:rPr>
          <w:rFonts w:cstheme="minorHAnsi"/>
          <w:sz w:val="24"/>
          <w:szCs w:val="24"/>
        </w:rPr>
        <w:t xml:space="preserve">примера </w:t>
      </w:r>
      <w:r w:rsidR="00405C3F" w:rsidRPr="00405C3F">
        <w:rPr>
          <w:rFonts w:cstheme="minorHAnsi"/>
          <w:sz w:val="24"/>
          <w:szCs w:val="24"/>
        </w:rPr>
        <w:t>и могут отличаться в зависимости от конкретной ситуации).</w:t>
      </w:r>
    </w:p>
    <w:p w14:paraId="4AE496F0" w14:textId="77777777" w:rsidR="00281F66" w:rsidRPr="003B6B91" w:rsidRDefault="00281F66" w:rsidP="0073313C">
      <w:pPr>
        <w:pStyle w:val="2"/>
        <w:jc w:val="both"/>
        <w:rPr>
          <w:sz w:val="26"/>
          <w:szCs w:val="26"/>
        </w:rPr>
      </w:pPr>
      <w:bookmarkStart w:id="30" w:name="_Hlk59038187"/>
      <w:bookmarkStart w:id="31" w:name="_Toc59045185"/>
      <w:bookmarkStart w:id="32" w:name="_Ref59044092"/>
      <w:bookmarkStart w:id="33" w:name="_Toc63432906"/>
      <w:bookmarkStart w:id="34" w:name="_Toc80026468"/>
      <w:bookmarkEnd w:id="30"/>
      <w:bookmarkEnd w:id="31"/>
      <w:r w:rsidRPr="003B6B91">
        <w:rPr>
          <w:sz w:val="26"/>
          <w:szCs w:val="26"/>
        </w:rPr>
        <w:t>1.3. Запрос с примером подписи</w:t>
      </w:r>
      <w:bookmarkEnd w:id="32"/>
      <w:bookmarkEnd w:id="33"/>
      <w:bookmarkEnd w:id="34"/>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POST </w:t>
      </w:r>
      <w:r w:rsidRPr="00EE49C2">
        <w:rPr>
          <w:rFonts w:ascii="Courier New" w:eastAsia="Times New Roman" w:hAnsi="Courier New" w:cs="Courier New"/>
          <w:color w:val="DFDFBF"/>
          <w:sz w:val="24"/>
          <w:szCs w:val="24"/>
          <w:lang w:eastAsia="ru-RU"/>
        </w:rPr>
        <w:t>/</w:t>
      </w:r>
      <w:proofErr w:type="spellStart"/>
      <w:r w:rsidRPr="00457EAB">
        <w:rPr>
          <w:rFonts w:ascii="Courier New" w:eastAsia="Times New Roman" w:hAnsi="Courier New" w:cs="Courier New"/>
          <w:color w:val="DFDFBF"/>
          <w:sz w:val="24"/>
          <w:szCs w:val="24"/>
          <w:lang w:val="en-US" w:eastAsia="ru-RU"/>
        </w:rPr>
        <w:t>api</w:t>
      </w:r>
      <w:proofErr w:type="spellEnd"/>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v</w:t>
      </w:r>
      <w:r w:rsidRPr="00EE49C2">
        <w:rPr>
          <w:rFonts w:ascii="Courier New" w:eastAsia="Times New Roman" w:hAnsi="Courier New" w:cs="Courier New"/>
          <w:color w:val="DFDFBF"/>
          <w:sz w:val="24"/>
          <w:szCs w:val="24"/>
          <w:lang w:eastAsia="ru-RU"/>
        </w:rPr>
        <w:t>2/</w:t>
      </w:r>
      <w:r w:rsidRPr="00457EAB">
        <w:rPr>
          <w:rFonts w:ascii="Courier New" w:eastAsia="Times New Roman" w:hAnsi="Courier New" w:cs="Courier New"/>
          <w:color w:val="DFDFBF"/>
          <w:sz w:val="24"/>
          <w:szCs w:val="24"/>
          <w:lang w:val="en-US" w:eastAsia="ru-RU"/>
        </w:rPr>
        <w:t>documents</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 HTTP</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Connection:</w:t>
      </w:r>
      <w:r w:rsidRPr="00457EAB">
        <w:rPr>
          <w:rFonts w:ascii="Courier New" w:eastAsia="Times New Roman" w:hAnsi="Courier New" w:cs="Courier New"/>
          <w:color w:val="DFDFBF"/>
          <w:sz w:val="24"/>
          <w:szCs w:val="24"/>
          <w:lang w:val="en-US" w:eastAsia="ru-RU"/>
        </w:rPr>
        <w:t> 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Content-Type: </w:t>
      </w:r>
      <w:r w:rsidRPr="00457EAB">
        <w:rPr>
          <w:rFonts w:ascii="Courier New" w:eastAsia="Times New Roman" w:hAnsi="Courier New" w:cs="Courier New"/>
          <w:color w:val="DFDFBF"/>
          <w:sz w:val="24"/>
          <w:szCs w:val="24"/>
          <w:lang w:val="en-US" w:eastAsia="ru-RU"/>
        </w:rPr>
        <w:t>application/json;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Accept:</w:t>
      </w:r>
      <w:r w:rsidRPr="00457EAB">
        <w:rPr>
          <w:rFonts w:ascii="Courier New" w:eastAsia="Times New Roman" w:hAnsi="Courier New" w:cs="Courier New"/>
          <w:color w:val="DFDFBF"/>
          <w:sz w:val="24"/>
          <w:szCs w:val="24"/>
          <w:lang w:val="en-US" w:eastAsia="ru-RU"/>
        </w:rPr>
        <w:t> */*</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Host:</w:t>
      </w:r>
      <w:r w:rsidRPr="00457EAB">
        <w:rPr>
          <w:rFonts w:ascii="Courier New" w:eastAsia="Times New Roman" w:hAnsi="Courier New" w:cs="Courier New"/>
          <w:color w:val="DFDFBF"/>
          <w:sz w:val="24"/>
          <w:szCs w:val="24"/>
          <w:lang w:val="en-US" w:eastAsia="ru-RU"/>
        </w:rPr>
        <w:t> apip.orangedata.ru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Content-Length:</w:t>
      </w:r>
      <w:r w:rsidRPr="00457EAB">
        <w:rPr>
          <w:rFonts w:ascii="Courier New" w:eastAsia="Times New Roman" w:hAnsi="Courier New" w:cs="Courier New"/>
          <w:color w:val="DFDFBF"/>
          <w:sz w:val="24"/>
          <w:szCs w:val="24"/>
          <w:lang w:val="en-US" w:eastAsia="ru-RU"/>
        </w:rPr>
        <w:t> 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X-Signature:</w:t>
      </w:r>
      <w:r w:rsidRPr="00457EAB">
        <w:rPr>
          <w:rFonts w:ascii="Courier New" w:eastAsia="Times New Roman" w:hAnsi="Courier New" w:cs="Courier New"/>
          <w:color w:val="DFDFBF"/>
          <w:sz w:val="24"/>
          <w:szCs w:val="24"/>
          <w:lang w:val="en-US" w:eastAsia="ru-RU"/>
        </w:rPr>
        <w:t> Ql1ZoZfYQo9NAgJQXUsBKQHQjqkICmn9b2jCfUyUDQYExMRtfhciGEs35dUFisVWiveeWF9dgBkzbJtNgEyQoNR</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XE+37ZMmEjS/SizRVpeAIKfpAx8GseQnv3ssw2NtvAELMduAgsz3hC8mIrOt//CPmQABd8X21NqfzZY4zVZgOTu/q2fNXBlv+Uyv</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J5amwzMkh7aX5g0RQDBAQ7UovscpQY41t43rdYZ6UVVv/OHEfExs7vEZmi7c3tdUJVf98Bli3oh5RfMnsb1/m2kZBqhxC0zThCKd</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yGlmFNM+tAlVqbKHDkulZRgwarwXbL17y/xbPeLlQZLzIU2esYTMulg==</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"id":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"inn":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"group":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"key":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"content":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"positions":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xml:space="preserve">      {</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w:t>
      </w:r>
      <w:proofErr w:type="spellStart"/>
      <w:r w:rsidRPr="00457EAB">
        <w:rPr>
          <w:rFonts w:ascii="Courier New" w:eastAsia="Times New Roman" w:hAnsi="Courier New" w:cs="Courier New"/>
          <w:color w:val="DFDFBF"/>
          <w:sz w:val="24"/>
          <w:szCs w:val="24"/>
          <w:lang w:val="en-US" w:eastAsia="ru-RU"/>
        </w:rPr>
        <w:t>Самовывоз</w:t>
      </w:r>
      <w:proofErr w:type="spellEnd"/>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w:t>
      </w:r>
      <w:proofErr w:type="spellStart"/>
      <w:r w:rsidRPr="00457EAB">
        <w:rPr>
          <w:rFonts w:ascii="Courier New" w:eastAsia="Times New Roman" w:hAnsi="Courier New" w:cs="Courier New"/>
          <w:color w:val="DFDFBF"/>
          <w:sz w:val="24"/>
          <w:szCs w:val="24"/>
          <w:lang w:val="en-US" w:eastAsia="ru-RU"/>
        </w:rPr>
        <w:t>Доставка</w:t>
      </w:r>
      <w:proofErr w:type="spellEnd"/>
      <w:r w:rsidRPr="00457EAB">
        <w:rPr>
          <w:rFonts w:ascii="Courier New" w:eastAsia="Times New Roman" w:hAnsi="Courier New" w:cs="Courier New"/>
          <w:color w:val="DFDFBF"/>
          <w:sz w:val="24"/>
          <w:szCs w:val="24"/>
          <w:lang w:val="en-US" w:eastAsia="ru-RU"/>
        </w:rPr>
        <w:t>",</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checkClose</w:t>
      </w:r>
      <w:proofErr w:type="spellEnd"/>
      <w:r w:rsidRPr="00457EAB">
        <w:rPr>
          <w:rFonts w:ascii="Courier New" w:eastAsia="Times New Roman" w:hAnsi="Courier New" w:cs="Courier New"/>
          <w:color w:val="DFDFBF"/>
          <w:sz w:val="24"/>
          <w:szCs w:val="24"/>
          <w:lang w:val="en-US" w:eastAsia="ru-RU"/>
        </w:rPr>
        <w:t>":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"amount":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taxationSystem</w:t>
      </w:r>
      <w:proofErr w:type="spellEnd"/>
      <w:r w:rsidRPr="00457EAB">
        <w:rPr>
          <w:rFonts w:ascii="Courier New" w:eastAsia="Times New Roman" w:hAnsi="Courier New" w:cs="Courier New"/>
          <w:color w:val="DFDFBF"/>
          <w:sz w:val="24"/>
          <w:szCs w:val="24"/>
          <w:lang w:val="en-US" w:eastAsia="ru-RU"/>
        </w:rPr>
        <w:t>":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customerContact</w:t>
      </w:r>
      <w:proofErr w:type="spellEnd"/>
      <w:r w:rsidRPr="00457EAB">
        <w:rPr>
          <w:rFonts w:ascii="Courier New" w:eastAsia="Times New Roman" w:hAnsi="Courier New" w:cs="Courier New"/>
          <w:color w:val="DFDFBF"/>
          <w:sz w:val="24"/>
          <w:szCs w:val="24"/>
          <w:lang w:val="en-US" w:eastAsia="ru-RU"/>
        </w:rPr>
        <w:t>":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0XdE3lh2OeE9/OF0BtLwiYPDKsVTxIekbNf7l/DREy+YbUOxQLceeHXrvbYLiGWecP0a7CqHGj9ZNY1oJThK3AwrSd4yHa9Wnx/GaZUNtWud1BaP9g3sVX+sRV9xtnI96dw==</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  &lt;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AQAB</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3WSb72a1erb6jcLkyZA2Y21VNIipGz+ta1RP+iacs3xnktFsxgTYgqWyt6SWZ2rStp0u4vb/IAHyKhgJPNTUSi2u0G44MosRxMC/FWTF8zdyrDF4BjPBM4j84nAmE/FQYv5F8ldDkakc96zEPiTk5Fka3MpeN8mMk6/OA59JdF0=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1IRVid5SsDrOwJQAEKkdT436Xeb0sVWe9AcU8JyaCEEMj0NpzownNbIrebPofMYdDHikopQpr2XqxZYDbb7AneoHkhEV26TfpPVbN4wBJFXih3lAP2n5hqhgqHGp5Wq2Lu7jUS376Ruw3bhwW+MiWpXv1xhMTZ8AtDfnZFFNvOM=</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Fo5KiNCJCtCbpFfH4XVM5UJdXPXTbNBHBdlYMJ9AddTl5Ijrt50ExgLFu4oMPMsYXryS61LI2WT5XCqIvmbcnhYbambgWLOKYuZUUYSr2kS67So5FUCunWaGhTdx2bRLQVqwm6kiXDPDnMRAViiCHXWqk/VsrXheVymhLqNK440=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mowSWMzhfV+G8+2tjnAt7KjnpSvEzyHhEr4DsGdybQZBR/4/j4nFCfukOkFnlTXN8j/aGpF9Lx0C+uX5YfoUYcLL9qGOL8lbCu+TgnXCbtY2gybeXj+HqzI3+MeQMlLEYqU/ks3KIOAOY2+55ljrpszbOqVk+B3luSnekMm/qtk=</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aP5e5F1j6s82Pm7dCpH3mRZWnfZIKqoNQIq2BO8vA9/WrdFI2C27uNhxCp2ZDMulRdBZcoeHcwJjnyDzg4I4gBZ2nSKkVdlN1REoTjLBBdlHi8XkiXzxvpItc2wjNC2AKHaJqj/dnh3bbTAQD1iUAxPmmLJYYkhfZ2i1IrTVxZE=</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Генерация подписи в </w:t>
      </w:r>
      <w:r w:rsidRPr="00FD5E80">
        <w:rPr>
          <w:rFonts w:cstheme="minorHAnsi"/>
          <w:sz w:val="24"/>
          <w:szCs w:val="24"/>
          <w:lang w:val="en-US"/>
        </w:rPr>
        <w:t>php</w:t>
      </w:r>
      <w:r w:rsidRPr="00FD5E80">
        <w:rPr>
          <w:rFonts w:cstheme="minorHAnsi"/>
          <w:sz w:val="24"/>
          <w:szCs w:val="24"/>
        </w:rPr>
        <w:t xml:space="preserve"> с</w:t>
      </w:r>
      <w:r w:rsidRPr="00FD5E80">
        <w:rPr>
          <w:rFonts w:cstheme="minorHAnsi"/>
          <w:sz w:val="24"/>
          <w:szCs w:val="24"/>
          <w:lang w:val="en-US"/>
        </w:rPr>
        <w:t> </w:t>
      </w:r>
      <w:bookmarkStart w:id="35" w:name="OLE_LINK72"/>
      <w:bookmarkStart w:id="36" w:name="OLE_LINK73"/>
      <w:bookmarkEnd w:id="35"/>
      <w:bookmarkEnd w:id="36"/>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https</w:t>
      </w:r>
      <w:r w:rsidRPr="00FD5E80">
        <w:rPr>
          <w:rStyle w:val="a5"/>
          <w:rFonts w:cstheme="minorHAnsi"/>
          <w:sz w:val="24"/>
          <w:szCs w:val="24"/>
        </w:rPr>
        <w:t>://</w:t>
      </w:r>
      <w:proofErr w:type="spellStart"/>
      <w:r w:rsidRPr="00FD5E80">
        <w:rPr>
          <w:rStyle w:val="a5"/>
          <w:rFonts w:cstheme="minorHAnsi"/>
          <w:sz w:val="24"/>
          <w:szCs w:val="24"/>
          <w:lang w:val="en-US"/>
        </w:rPr>
        <w:t>github</w:t>
      </w:r>
      <w:proofErr w:type="spellEnd"/>
      <w:r w:rsidRPr="00FD5E80">
        <w:rPr>
          <w:rStyle w:val="a5"/>
          <w:rFonts w:cstheme="minorHAnsi"/>
          <w:sz w:val="24"/>
          <w:szCs w:val="24"/>
        </w:rPr>
        <w:t>.</w:t>
      </w:r>
      <w:r w:rsidRPr="00FD5E80">
        <w:rPr>
          <w:rStyle w:val="a5"/>
          <w:rFonts w:cstheme="minorHAnsi"/>
          <w:sz w:val="24"/>
          <w:szCs w:val="24"/>
          <w:lang w:val="en-US"/>
        </w:rPr>
        <w:t>com</w:t>
      </w:r>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7"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7"/>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base64_encode($</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8" w:name="OLE_LINK33"/>
      <w:bookmarkStart w:id="39" w:name="OLE_LINK32"/>
      <w:bookmarkStart w:id="40" w:name="OLE_LINK31"/>
      <w:bookmarkEnd w:id="38"/>
      <w:bookmarkEnd w:id="39"/>
      <w:bookmarkEnd w:id="40"/>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подписи в </w:t>
      </w:r>
      <w:proofErr w:type="spellStart"/>
      <w:r w:rsidRPr="00FD5E80">
        <w:rPr>
          <w:rFonts w:cstheme="minorHAnsi"/>
          <w:sz w:val="24"/>
          <w:szCs w:val="24"/>
        </w:rPr>
        <w:t>php</w:t>
      </w:r>
      <w:proofErr w:type="spellEnd"/>
      <w:r w:rsidRPr="00FD5E80">
        <w:rPr>
          <w:rFonts w:cstheme="minorHAnsi"/>
          <w:sz w:val="24"/>
          <w:szCs w:val="24"/>
        </w:rPr>
        <w:t xml:space="preserve"> с помощью </w:t>
      </w:r>
      <w:proofErr w:type="spellStart"/>
      <w:r w:rsidRPr="00FD5E80">
        <w:rPr>
          <w:rFonts w:cstheme="minorHAnsi"/>
          <w:sz w:val="24"/>
          <w:szCs w:val="24"/>
        </w:rPr>
        <w:t>openssl</w:t>
      </w:r>
      <w:proofErr w:type="spellEnd"/>
      <w:r w:rsidRPr="00FD5E80">
        <w:rPr>
          <w:rFonts w:cstheme="minorHAnsi"/>
          <w:sz w:val="24"/>
          <w:szCs w:val="24"/>
        </w:rPr>
        <w:t>.</w:t>
      </w:r>
      <w:r w:rsidR="00457EAB" w:rsidRPr="00457EAB">
        <w:rPr>
          <w:rFonts w:cstheme="minorHAnsi"/>
          <w:sz w:val="24"/>
          <w:szCs w:val="24"/>
        </w:rPr>
        <w:t xml:space="preserve"> </w:t>
      </w:r>
      <w:r w:rsidRPr="00FD5E80">
        <w:rPr>
          <w:rFonts w:cstheme="minorHAnsi"/>
          <w:sz w:val="24"/>
          <w:szCs w:val="24"/>
        </w:rPr>
        <w:t xml:space="preserve">Для этого метода необходим ключ </w:t>
      </w:r>
      <w:r w:rsidR="00457EAB">
        <w:rPr>
          <w:rFonts w:cstheme="minorHAnsi"/>
          <w:sz w:val="24"/>
          <w:szCs w:val="24"/>
        </w:rPr>
        <w:t xml:space="preserve">в формате </w:t>
      </w:r>
      <w:r w:rsidRPr="00FD5E80">
        <w:rPr>
          <w:rFonts w:cstheme="minorHAnsi"/>
          <w:sz w:val="24"/>
          <w:szCs w:val="24"/>
        </w:rPr>
        <w:t>PEM.</w:t>
      </w:r>
      <w:r w:rsidR="00457EAB" w:rsidRPr="00457EAB">
        <w:rPr>
          <w:rFonts w:cstheme="minorHAnsi"/>
          <w:sz w:val="24"/>
          <w:szCs w:val="24"/>
        </w:rPr>
        <w:t xml:space="preserve"> </w:t>
      </w:r>
      <w:r w:rsidRPr="00FD5E80">
        <w:rPr>
          <w:rFonts w:cstheme="minorHAnsi"/>
          <w:sz w:val="24"/>
          <w:szCs w:val="24"/>
        </w:rPr>
        <w:t xml:space="preserve">Вы можете преобразовать </w:t>
      </w:r>
      <w:proofErr w:type="spellStart"/>
      <w:r w:rsidRPr="00FD5E80">
        <w:rPr>
          <w:rFonts w:cstheme="minorHAnsi"/>
          <w:sz w:val="24"/>
          <w:szCs w:val="24"/>
        </w:rPr>
        <w:t>xml</w:t>
      </w:r>
      <w:proofErr w:type="spellEnd"/>
      <w:r w:rsidRPr="00FD5E80">
        <w:rPr>
          <w:rFonts w:cstheme="minorHAnsi"/>
          <w:sz w:val="24"/>
          <w:szCs w:val="24"/>
        </w:rPr>
        <w:t xml:space="preserve"> в PEM с помощью </w:t>
      </w:r>
      <w:r w:rsidR="00457EAB">
        <w:rPr>
          <w:rFonts w:cstheme="minorHAnsi"/>
          <w:sz w:val="24"/>
          <w:szCs w:val="24"/>
        </w:rPr>
        <w:t xml:space="preserve">данного конвертера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    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KEYDATA</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sha256 + Pkcs1 </w:t>
      </w:r>
      <w:r w:rsidR="007921C4">
        <w:fldChar w:fldCharType="begin"/>
      </w:r>
      <w:r w:rsidR="007921C4" w:rsidRPr="00F90331">
        <w:rPr>
          <w:lang w:val="en-US"/>
          <w:rPrChange w:id="41" w:author="Шило Николай" w:date="2023-12-12T19:37:00Z">
            <w:rPr/>
          </w:rPrChange>
        </w:rPr>
        <w:instrText xml:space="preserve"> HYPERLINK "https://tools.ietf.org/html/rfc3447" \l "page-43" </w:instrText>
      </w:r>
      <w:r w:rsidR="007921C4">
        <w:fldChar w:fldCharType="separate"/>
      </w:r>
      <w:r w:rsidRPr="00457EAB">
        <w:rPr>
          <w:rFonts w:ascii="Courier New" w:eastAsia="Times New Roman" w:hAnsi="Courier New" w:cstheme="minorHAnsi"/>
          <w:color w:val="0563C1" w:themeColor="hyperlink"/>
          <w:sz w:val="24"/>
          <w:szCs w:val="24"/>
          <w:u w:val="single"/>
          <w:lang w:val="en-US" w:eastAsia="ru-RU"/>
        </w:rPr>
        <w:t>https://tools.ietf.org/html/rfc3447#page-43</w:t>
      </w:r>
      <w:r w:rsidR="007921C4">
        <w:rPr>
          <w:rFonts w:ascii="Courier New" w:eastAsia="Times New Roman" w:hAnsi="Courier New" w:cstheme="minorHAnsi"/>
          <w:color w:val="0563C1" w:themeColor="hyperlink"/>
          <w:sz w:val="24"/>
          <w:szCs w:val="24"/>
          <w:u w:val="single"/>
          <w:lang w:val="en-US" w:eastAsia="ru-RU"/>
        </w:rPr>
        <w:fldChar w:fldCharType="end"/>
      </w:r>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$data = </w:t>
      </w:r>
      <w:proofErr w:type="gramStart"/>
      <w:r w:rsidRPr="00457EAB">
        <w:rPr>
          <w:rFonts w:ascii="Courier New" w:eastAsia="Times New Roman" w:hAnsi="Courier New" w:cstheme="minorHAnsi"/>
          <w:color w:val="DFDFBF"/>
          <w:sz w:val="24"/>
          <w:szCs w:val="24"/>
          <w:lang w:val="en-US" w:eastAsia="ru-RU"/>
        </w:rPr>
        <w:t>pack(</w:t>
      </w:r>
      <w:proofErr w:type="gramEnd"/>
      <w:r w:rsidRPr="00457EAB">
        <w:rPr>
          <w:rFonts w:ascii="Courier New" w:eastAsia="Times New Roman" w:hAnsi="Courier New" w:cstheme="minorHAnsi"/>
          <w:color w:val="DFAF8F"/>
          <w:sz w:val="24"/>
          <w:szCs w:val="24"/>
          <w:lang w:val="en-US" w:eastAsia="ru-RU"/>
        </w:rPr>
        <w:t>‘H*’</w:t>
      </w: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DFAF8F"/>
          <w:sz w:val="24"/>
          <w:szCs w:val="24"/>
          <w:lang w:val="en-US" w:eastAsia="ru-RU"/>
        </w:rPr>
        <w:t>‘3031300d060960864801650304020105000420’</w:t>
      </w:r>
      <w:r w:rsidRPr="00457EAB">
        <w:rPr>
          <w:rFonts w:ascii="Courier New" w:eastAsia="Times New Roman" w:hAnsi="Courier New" w:cstheme="minorHAnsi"/>
          <w:color w:val="DFDFBF"/>
          <w:sz w:val="24"/>
          <w:szCs w:val="24"/>
          <w:lang w:val="en-US" w:eastAsia="ru-RU"/>
        </w:rPr>
        <w:t>) . </w:t>
      </w:r>
      <w:proofErr w:type="gramStart"/>
      <w:r w:rsidRPr="00457EAB">
        <w:rPr>
          <w:rFonts w:ascii="Courier New" w:eastAsia="Times New Roman" w:hAnsi="Courier New" w:cstheme="minorHAnsi"/>
          <w:color w:val="DFDFBF"/>
          <w:sz w:val="24"/>
          <w:szCs w:val="24"/>
          <w:lang w:val="en-US" w:eastAsia="ru-RU"/>
        </w:rPr>
        <w:t>hash(</w:t>
      </w:r>
      <w:proofErr w:type="gramEnd"/>
      <w:r w:rsidRPr="00457EAB">
        <w:rPr>
          <w:rFonts w:ascii="Courier New" w:eastAsia="Times New Roman" w:hAnsi="Courier New" w:cstheme="minorHAnsi"/>
          <w:color w:val="DFAF8F"/>
          <w:sz w:val="24"/>
          <w:szCs w:val="24"/>
          <w:lang w:val="en-US" w:eastAsia="ru-RU"/>
        </w:rPr>
        <w:t>‘sha256’</w:t>
      </w:r>
      <w:r w:rsidRPr="00457EAB">
        <w:rPr>
          <w:rFonts w:ascii="Courier New" w:eastAsia="Times New Roman" w:hAnsi="Courier New" w:cstheme="minorHAnsi"/>
          <w:color w:val="DFDFBF"/>
          <w:sz w:val="24"/>
          <w:szCs w:val="24"/>
          <w:lang w:val="en-US" w:eastAsia="ru-RU"/>
        </w:rPr>
        <w:t>, $data, </w:t>
      </w:r>
      <w:r w:rsidRPr="00457EAB">
        <w:rPr>
          <w:rFonts w:ascii="Courier New" w:eastAsia="Times New Roman" w:hAnsi="Courier New" w:cstheme="minorHAnsi"/>
          <w:color w:val="EFC986"/>
          <w:sz w:val="24"/>
          <w:szCs w:val="24"/>
          <w:lang w:val="en-US" w:eastAsia="ru-RU"/>
        </w:rPr>
        <w:t>true</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gramStart"/>
      <w:r w:rsidRPr="00457EAB">
        <w:rPr>
          <w:rFonts w:ascii="Courier New" w:eastAsia="Times New Roman" w:hAnsi="Courier New" w:cstheme="minorHAnsi"/>
          <w:color w:val="DFDFBF"/>
          <w:sz w:val="24"/>
          <w:szCs w:val="24"/>
          <w:lang w:val="en-US" w:eastAsia="ru-RU"/>
        </w:rPr>
        <w:t>pk  =</w:t>
      </w:r>
      <w:proofErr w:type="gramEnd"/>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openssl_private_</w:t>
      </w:r>
      <w:proofErr w:type="gramStart"/>
      <w:r w:rsidRPr="00457EAB">
        <w:rPr>
          <w:rFonts w:ascii="Courier New" w:eastAsia="Times New Roman" w:hAnsi="Courier New" w:cstheme="minorHAnsi"/>
          <w:color w:val="DFDFBF"/>
          <w:sz w:val="24"/>
          <w:szCs w:val="24"/>
          <w:lang w:val="en-US" w:eastAsia="ru-RU"/>
        </w:rPr>
        <w:t>encrypt</w:t>
      </w:r>
      <w:proofErr w:type="spellEnd"/>
      <w:r w:rsidRPr="00457EAB">
        <w:rPr>
          <w:rFonts w:ascii="Courier New" w:eastAsia="Times New Roman" w:hAnsi="Courier New" w:cstheme="minorHAnsi"/>
          <w:color w:val="DFDFBF"/>
          <w:sz w:val="24"/>
          <w:szCs w:val="24"/>
          <w:lang w:val="en-US" w:eastAsia="ru-RU"/>
        </w:rPr>
        <w:t>(</w:t>
      </w:r>
      <w:proofErr w:type="gramEnd"/>
      <w:r w:rsidRPr="00457EAB">
        <w:rPr>
          <w:rFonts w:ascii="Courier New" w:eastAsia="Times New Roman" w:hAnsi="Courier New" w:cstheme="minorHAnsi"/>
          <w:color w:val="DFDFBF"/>
          <w:sz w:val="24"/>
          <w:szCs w:val="24"/>
          <w:lang w:val="en-US" w:eastAsia="ru-RU"/>
        </w:rPr>
        <w:t>$data, $res, $pk);</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return</w:t>
      </w:r>
      <w:r w:rsidRPr="00457EAB">
        <w:rPr>
          <w:rFonts w:ascii="Courier New" w:eastAsia="Times New Roman" w:hAnsi="Courier New" w:cstheme="minorHAnsi"/>
          <w:color w:val="DFDFBF"/>
          <w:sz w:val="24"/>
          <w:szCs w:val="24"/>
          <w:lang w:val="en-US" w:eastAsia="ru-RU"/>
        </w:rPr>
        <w:t> 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Сообщение</w:t>
      </w:r>
      <w:r w:rsidRPr="00FD5E80">
        <w:rPr>
          <w:rFonts w:cstheme="minorHAnsi"/>
          <w:sz w:val="24"/>
          <w:szCs w:val="24"/>
          <w:lang w:val="en-US"/>
        </w:rPr>
        <w:t xml:space="preserve"> </w:t>
      </w:r>
      <w:r w:rsidRPr="00FD5E80">
        <w:rPr>
          <w:rFonts w:cstheme="minorHAnsi"/>
          <w:sz w:val="24"/>
          <w:szCs w:val="24"/>
        </w:rPr>
        <w:t>данных</w:t>
      </w:r>
      <w:r w:rsidRPr="00FD5E80">
        <w:rPr>
          <w:rFonts w:cstheme="minorHAnsi"/>
          <w:sz w:val="24"/>
          <w:szCs w:val="24"/>
          <w:lang w:val="en-US"/>
        </w:rPr>
        <w:t xml:space="preserve"> </w:t>
      </w:r>
      <w:r w:rsidRPr="00FD5E80">
        <w:rPr>
          <w:rFonts w:cstheme="minorHAnsi"/>
          <w:sz w:val="24"/>
          <w:szCs w:val="24"/>
        </w:rPr>
        <w:t>в</w:t>
      </w:r>
      <w:r w:rsidRPr="00FD5E80">
        <w:rPr>
          <w:rFonts w:cstheme="minorHAnsi"/>
          <w:sz w:val="24"/>
          <w:szCs w:val="24"/>
          <w:lang w:val="en-US"/>
        </w:rPr>
        <w:t xml:space="preserve"> php:</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sign =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computeSignature(</w:t>
      </w:r>
      <w:proofErr w:type="gramEnd"/>
      <w:r w:rsidRPr="00457EAB">
        <w:rPr>
          <w:rFonts w:ascii="Courier New" w:eastAsia="Times New Roman" w:hAnsi="Courier New" w:cs="Courier New"/>
          <w:color w:val="DFDFBF"/>
          <w:sz w:val="24"/>
          <w:szCs w:val="24"/>
          <w:lang w:val="en-US" w:eastAsia="ru-RU"/>
        </w:rPr>
        <w:t>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‘Accept: application/json’</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‘Content-Type: application/json’</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‘X-Signature: </w:t>
      </w:r>
      <w:proofErr w:type="gramStart"/>
      <w:r w:rsidRPr="00457EAB">
        <w:rPr>
          <w:rFonts w:ascii="Courier New" w:eastAsia="Times New Roman" w:hAnsi="Courier New" w:cs="Courier New"/>
          <w:color w:val="DFAF8F"/>
          <w:sz w:val="24"/>
          <w:szCs w:val="24"/>
          <w:lang w:val="en-US" w:eastAsia="ru-RU"/>
        </w:rPr>
        <w:t>‘</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CURLOPT_HEADER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CURLOPT_SSL_VERIFYPEER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crt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CURLOPT_SSLKEY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key</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CURLOPT_SSLCERTPASSWD =&gt; </w:t>
      </w:r>
      <w:r w:rsidRPr="00457EAB">
        <w:rPr>
          <w:rFonts w:ascii="Courier New" w:eastAsia="Times New Roman" w:hAnsi="Courier New" w:cs="Courier New"/>
          <w:color w:val="DFAF8F"/>
          <w:sz w:val="24"/>
          <w:szCs w:val="24"/>
          <w:lang w:val="en-US" w:eastAsia="ru-RU"/>
        </w:rPr>
        <w:t>‘1234’</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‘https://apip.orangedata.ru:2443/</w:t>
      </w:r>
      <w:proofErr w:type="spellStart"/>
      <w:r w:rsidRPr="00457EAB">
        <w:rPr>
          <w:rFonts w:ascii="Courier New" w:eastAsia="Times New Roman" w:hAnsi="Courier New" w:cs="Courier New"/>
          <w:color w:val="DFAF8F"/>
          <w:sz w:val="24"/>
          <w:szCs w:val="24"/>
          <w:lang w:val="en-US" w:eastAsia="ru-RU"/>
        </w:rPr>
        <w:t>api</w:t>
      </w:r>
      <w:proofErr w:type="spellEnd"/>
      <w:r w:rsidRPr="00457EAB">
        <w:rPr>
          <w:rFonts w:ascii="Courier New" w:eastAsia="Times New Roman" w:hAnsi="Courier New" w:cs="Courier New"/>
          <w:color w:val="DFAF8F"/>
          <w:sz w:val="24"/>
          <w:szCs w:val="24"/>
          <w:lang w:val="en-US" w:eastAsia="ru-RU"/>
        </w:rPr>
        <w:t>/v2/documents/’</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w:t>
      </w:r>
      <w:proofErr w:type="gramStart"/>
      <w:r w:rsidRPr="00457EAB">
        <w:rPr>
          <w:rFonts w:ascii="Courier New" w:eastAsia="Times New Roman" w:hAnsi="Courier New" w:cs="Courier New"/>
          <w:color w:val="DFDFBF"/>
          <w:sz w:val="24"/>
          <w:szCs w:val="24"/>
          <w:lang w:val="en-US" w:eastAsia="ru-RU"/>
        </w:rPr>
        <w:t>encode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$data, JSON_UNESCAPED_UNICODE));</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Генерация подписей в </w:t>
      </w:r>
      <w:r w:rsidRPr="00FD5E80">
        <w:rPr>
          <w:rFonts w:cstheme="minorHAnsi"/>
          <w:sz w:val="24"/>
          <w:szCs w:val="24"/>
          <w:lang w:val="en-US"/>
        </w:rPr>
        <w:t>C</w:t>
      </w:r>
      <w:r w:rsidRPr="00FD5E80">
        <w:rPr>
          <w:rFonts w:cstheme="minorHAnsi"/>
          <w:sz w:val="24"/>
          <w:szCs w:val="24"/>
        </w:rPr>
        <w:t xml:space="preserve"># </w:t>
      </w:r>
      <w:r w:rsidR="00281F66" w:rsidRPr="00FD5E80">
        <w:rPr>
          <w:rFonts w:cstheme="minorHAnsi"/>
          <w:sz w:val="24"/>
          <w:szCs w:val="24"/>
        </w:rPr>
        <w:t>с использованием стандартной библиотеки класса .</w:t>
      </w:r>
      <w:proofErr w:type="spellStart"/>
      <w:r w:rsidR="00281F66" w:rsidRPr="00FD5E80">
        <w:rPr>
          <w:rFonts w:cstheme="minorHAnsi"/>
          <w:sz w:val="24"/>
          <w:szCs w:val="24"/>
        </w:rPr>
        <w:t>net</w:t>
      </w:r>
      <w:proofErr w:type="spellEnd"/>
      <w:r w:rsidR="00281F66" w:rsidRPr="00FD5E80">
        <w:rPr>
          <w:rFonts w:cstheme="minorHAnsi"/>
          <w:sz w:val="24"/>
          <w:szCs w:val="24"/>
        </w:rPr>
        <w:t xml:space="preserve"> </w:t>
      </w:r>
      <w:proofErr w:type="spellStart"/>
      <w:r w:rsidR="00281F66" w:rsidRPr="00FD5E80">
        <w:rPr>
          <w:rFonts w:cstheme="minorHAnsi"/>
          <w:sz w:val="24"/>
          <w:szCs w:val="24"/>
        </w:rPr>
        <w:t>core</w:t>
      </w:r>
      <w:proofErr w:type="spellEnd"/>
      <w:r w:rsidR="00281F66" w:rsidRPr="00FD5E80">
        <w:rPr>
          <w:rFonts w:cstheme="minorHAnsi"/>
          <w:sz w:val="24"/>
          <w:szCs w:val="24"/>
        </w:rPr>
        <w:t>:</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proofErr w:type="gramStart"/>
      <w:r w:rsidR="00BE780D" w:rsidRPr="00457EAB">
        <w:rPr>
          <w:color w:val="DFDFBF"/>
          <w:sz w:val="24"/>
          <w:szCs w:val="24"/>
          <w:lang w:val="en-US"/>
        </w:rPr>
        <w:t>ComputeSignature</w:t>
      </w:r>
      <w:proofErr w:type="spellEnd"/>
      <w:r w:rsidR="00BE780D" w:rsidRPr="00457EAB">
        <w:rPr>
          <w:color w:val="DFDFBF"/>
          <w:sz w:val="24"/>
          <w:szCs w:val="24"/>
          <w:lang w:val="en-US"/>
        </w:rPr>
        <w:t>(</w:t>
      </w:r>
      <w:proofErr w:type="gramEnd"/>
      <w:r w:rsidR="00BE780D" w:rsidRPr="00457EAB">
        <w:rPr>
          <w:color w:val="EFC986"/>
          <w:sz w:val="24"/>
          <w:szCs w:val="24"/>
          <w:lang w:val="en-US"/>
        </w:rPr>
        <w:t>string</w:t>
      </w:r>
      <w:r w:rsidR="00BE780D" w:rsidRPr="00457EAB">
        <w:rPr>
          <w:color w:val="DFDFBF"/>
          <w:sz w:val="24"/>
          <w:szCs w:val="24"/>
          <w:lang w:val="en-US"/>
        </w:rPr>
        <w:t> 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w:t>
      </w:r>
      <w:proofErr w:type="gramStart"/>
      <w:r w:rsidRPr="00457EAB">
        <w:rPr>
          <w:rFonts w:ascii="Courier New" w:eastAsia="Times New Roman" w:hAnsi="Courier New" w:cs="Courier New"/>
          <w:color w:val="DFDFBF"/>
          <w:sz w:val="24"/>
          <w:szCs w:val="24"/>
          <w:lang w:val="en-US" w:eastAsia="ru-RU"/>
        </w:rPr>
        <w:t>8.GetBytes</w:t>
      </w:r>
      <w:proofErr w:type="gramEnd"/>
      <w:r w:rsidRPr="00457EAB">
        <w:rPr>
          <w:rFonts w:ascii="Courier New" w:eastAsia="Times New Roman" w:hAnsi="Courier New" w:cs="Courier New"/>
          <w:color w:val="DFDFBF"/>
          <w:sz w:val="24"/>
          <w:szCs w:val="24"/>
          <w:lang w:val="en-US" w:eastAsia="ru-RU"/>
        </w:rPr>
        <w:t>(document);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proofErr w:type="spell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.Create</w:t>
      </w:r>
      <w:proofErr w:type="spellEnd"/>
      <w:r w:rsidRPr="00457EAB">
        <w:rPr>
          <w:rFonts w:ascii="Courier New" w:eastAsia="Times New Roman" w:hAnsi="Courier New" w:cs="Courier New"/>
          <w:color w:val="DFDFBF"/>
          <w:sz w:val="24"/>
          <w:szCs w:val="24"/>
          <w:lang w:val="en-US" w:eastAsia="ru-RU"/>
        </w:rPr>
        <w:t>())</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w:t>
      </w:r>
      <w:proofErr w:type="gramStart"/>
      <w:r w:rsidRPr="00457EAB">
        <w:rPr>
          <w:rFonts w:ascii="Courier New" w:eastAsia="Times New Roman" w:hAnsi="Courier New" w:cs="Courier New"/>
          <w:color w:val="DFDFBF"/>
          <w:sz w:val="24"/>
          <w:szCs w:val="24"/>
          <w:lang w:val="en-US" w:eastAsia="ru-RU"/>
        </w:rPr>
        <w:t>String(</w:t>
      </w:r>
      <w:proofErr w:type="gramEnd"/>
      <w:r w:rsidRPr="00457EAB">
        <w:rPr>
          <w:rFonts w:ascii="Courier New" w:eastAsia="Times New Roman" w:hAnsi="Courier New" w:cs="Courier New"/>
          <w:color w:val="DFDFBF"/>
          <w:sz w:val="24"/>
          <w:szCs w:val="24"/>
          <w:lang w:val="en-US" w:eastAsia="ru-RU"/>
        </w:rPr>
        <w:t>rsa.SignData(data, </w:t>
      </w:r>
      <w:r w:rsidRPr="00457EAB">
        <w:rPr>
          <w:rFonts w:ascii="Courier New" w:eastAsia="Times New Roman" w:hAnsi="Courier New" w:cs="Courier New"/>
          <w:color w:val="8ACCCF"/>
          <w:sz w:val="24"/>
          <w:szCs w:val="24"/>
          <w:lang w:val="en-US" w:eastAsia="ru-RU"/>
        </w:rPr>
        <w:t>HashAlgorithmName</w:t>
      </w:r>
      <w:r w:rsidRPr="00457EAB">
        <w:rPr>
          <w:rFonts w:ascii="Courier New" w:eastAsia="Times New Roman" w:hAnsi="Courier New" w:cs="Courier New"/>
          <w:color w:val="DFDFBF"/>
          <w:sz w:val="24"/>
          <w:szCs w:val="24"/>
          <w:lang w:val="en-US" w:eastAsia="ru-RU"/>
        </w:rPr>
        <w:t>.SHA256, </w:t>
      </w:r>
      <w:r w:rsidRPr="00457EAB">
        <w:rPr>
          <w:rFonts w:ascii="Courier New" w:eastAsia="Times New Roman" w:hAnsi="Courier New" w:cs="Courier New"/>
          <w:color w:val="8ACCCF"/>
          <w:sz w:val="24"/>
          <w:szCs w:val="24"/>
          <w:lang w:val="en-US" w:eastAsia="ru-RU"/>
        </w:rPr>
        <w:t>RSASignaturePadding</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подписей </w:t>
      </w:r>
      <w:proofErr w:type="gramStart"/>
      <w:r w:rsidR="00BE780D" w:rsidRPr="00FD5E80">
        <w:rPr>
          <w:rFonts w:cstheme="minorHAnsi"/>
          <w:sz w:val="24"/>
          <w:szCs w:val="24"/>
        </w:rPr>
        <w:t>C#  с</w:t>
      </w:r>
      <w:proofErr w:type="gramEnd"/>
      <w:r w:rsidRPr="00FD5E80">
        <w:rPr>
          <w:rFonts w:cstheme="minorHAnsi"/>
          <w:sz w:val="24"/>
          <w:szCs w:val="24"/>
        </w:rPr>
        <w:t xml:space="preserve"> использованием стандартной библиотеки класса .</w:t>
      </w:r>
      <w:proofErr w:type="spellStart"/>
      <w:r w:rsidRPr="00FD5E80">
        <w:rPr>
          <w:rFonts w:cstheme="minorHAnsi"/>
          <w:sz w:val="24"/>
          <w:szCs w:val="24"/>
        </w:rPr>
        <w:t>net</w:t>
      </w:r>
      <w:proofErr w:type="spellEnd"/>
      <w:r w:rsidRPr="00FD5E80">
        <w:rPr>
          <w:rFonts w:cstheme="minorHAnsi"/>
          <w:sz w:val="24"/>
          <w:szCs w:val="24"/>
        </w:rPr>
        <w:t>, полной:</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proofErr w:type="gramStart"/>
      <w:r w:rsidRPr="00457EAB">
        <w:rPr>
          <w:color w:val="DFDFBF"/>
          <w:sz w:val="24"/>
          <w:szCs w:val="24"/>
          <w:lang w:val="en-US"/>
        </w:rPr>
        <w:t>ComputeSignature</w:t>
      </w:r>
      <w:proofErr w:type="spellEnd"/>
      <w:r w:rsidRPr="00457EAB">
        <w:rPr>
          <w:color w:val="DFDFBF"/>
          <w:sz w:val="24"/>
          <w:szCs w:val="24"/>
          <w:lang w:val="en-US"/>
        </w:rPr>
        <w:t>(</w:t>
      </w:r>
      <w:proofErr w:type="gramEnd"/>
      <w:r w:rsidRPr="00457EAB">
        <w:rPr>
          <w:color w:val="EFC986"/>
          <w:sz w:val="24"/>
          <w:szCs w:val="24"/>
          <w:lang w:val="en-US"/>
        </w:rPr>
        <w:t>string</w:t>
      </w:r>
      <w:r w:rsidRPr="00457EAB">
        <w:rPr>
          <w:color w:val="DFDFBF"/>
          <w:sz w:val="24"/>
          <w:szCs w:val="24"/>
          <w:lang w:val="en-US"/>
        </w:rPr>
        <w:t> 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w:t>
      </w:r>
      <w:proofErr w:type="gramStart"/>
      <w:r w:rsidRPr="00457EAB">
        <w:rPr>
          <w:rFonts w:ascii="Courier New" w:eastAsia="Times New Roman" w:hAnsi="Courier New" w:cs="Courier New"/>
          <w:color w:val="DFDFBF"/>
          <w:sz w:val="24"/>
          <w:szCs w:val="24"/>
          <w:lang w:val="en-US" w:eastAsia="ru-RU"/>
        </w:rPr>
        <w:t>8.GetBytes</w:t>
      </w:r>
      <w:proofErr w:type="gramEnd"/>
      <w:r w:rsidRPr="00457EAB">
        <w:rPr>
          <w:rFonts w:ascii="Courier New" w:eastAsia="Times New Roman" w:hAnsi="Courier New" w:cs="Courier New"/>
          <w:color w:val="DFDFBF"/>
          <w:sz w:val="24"/>
          <w:szCs w:val="24"/>
          <w:lang w:val="en-US" w:eastAsia="ru-RU"/>
        </w:rPr>
        <w:t>(document);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w:t>
      </w:r>
      <w:proofErr w:type="gramStart"/>
      <w:r w:rsidRPr="00457EAB">
        <w:rPr>
          <w:rFonts w:ascii="Courier New" w:eastAsia="Times New Roman" w:hAnsi="Courier New" w:cs="Courier New"/>
          <w:color w:val="DFDFBF"/>
          <w:sz w:val="24"/>
          <w:szCs w:val="24"/>
          <w:lang w:val="en-US" w:eastAsia="ru-RU"/>
        </w:rPr>
        <w:t>String(</w:t>
      </w:r>
      <w:proofErr w:type="gramEnd"/>
      <w:r w:rsidRPr="00457EAB">
        <w:rPr>
          <w:rFonts w:ascii="Courier New" w:eastAsia="Times New Roman" w:hAnsi="Courier New" w:cs="Courier New"/>
          <w:color w:val="DFDFBF"/>
          <w:sz w:val="24"/>
          <w:szCs w:val="24"/>
          <w:lang w:val="en-US" w:eastAsia="ru-RU"/>
        </w:rPr>
        <w:t>rsa.SignData(data, </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42" w:name="_Toc59045186"/>
      <w:bookmarkStart w:id="43" w:name="_Toc63432907"/>
      <w:bookmarkStart w:id="44" w:name="_Toc80026469"/>
      <w:r w:rsidRPr="00F111B9">
        <w:rPr>
          <w:sz w:val="26"/>
          <w:szCs w:val="26"/>
        </w:rPr>
        <w:t xml:space="preserve">1.4. Тестирование API с применением </w:t>
      </w:r>
      <w:proofErr w:type="spellStart"/>
      <w:r w:rsidRPr="00F111B9">
        <w:rPr>
          <w:sz w:val="26"/>
          <w:szCs w:val="26"/>
        </w:rPr>
        <w:t>Postman</w:t>
      </w:r>
      <w:proofErr w:type="spellEnd"/>
      <w:r w:rsidRPr="00F111B9">
        <w:rPr>
          <w:sz w:val="26"/>
          <w:szCs w:val="26"/>
        </w:rPr>
        <w:t xml:space="preserve"> и </w:t>
      </w:r>
      <w:proofErr w:type="spellStart"/>
      <w:r w:rsidRPr="00F111B9">
        <w:rPr>
          <w:sz w:val="26"/>
          <w:szCs w:val="26"/>
        </w:rPr>
        <w:t>Signature</w:t>
      </w:r>
      <w:proofErr w:type="spellEnd"/>
      <w:r w:rsidRPr="00F111B9">
        <w:rPr>
          <w:sz w:val="26"/>
          <w:szCs w:val="26"/>
        </w:rPr>
        <w:t xml:space="preserve"> </w:t>
      </w:r>
      <w:proofErr w:type="spellStart"/>
      <w:r w:rsidRPr="00F111B9">
        <w:rPr>
          <w:sz w:val="26"/>
          <w:szCs w:val="26"/>
        </w:rPr>
        <w:t>Generator</w:t>
      </w:r>
      <w:proofErr w:type="spellEnd"/>
      <w:r w:rsidRPr="00F111B9">
        <w:rPr>
          <w:sz w:val="26"/>
          <w:szCs w:val="26"/>
        </w:rPr>
        <w:t>.</w:t>
      </w:r>
      <w:bookmarkEnd w:id="42"/>
      <w:bookmarkEnd w:id="43"/>
      <w:bookmarkEnd w:id="44"/>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Вы можете протестировать API OrangeData с помощью приложения </w:t>
      </w:r>
      <w:proofErr w:type="spellStart"/>
      <w:r w:rsidRPr="00FD5E80">
        <w:rPr>
          <w:rFonts w:cstheme="minorHAnsi"/>
          <w:sz w:val="24"/>
          <w:szCs w:val="24"/>
        </w:rPr>
        <w:t>Postman</w:t>
      </w:r>
      <w:proofErr w:type="spellEnd"/>
      <w:r w:rsidRPr="00FD5E80">
        <w:rPr>
          <w:rFonts w:cstheme="minorHAnsi"/>
          <w:sz w:val="24"/>
          <w:szCs w:val="24"/>
        </w:rPr>
        <w:t>.</w:t>
      </w:r>
      <w:r w:rsidR="00457EAB">
        <w:rPr>
          <w:rFonts w:cstheme="minorHAnsi"/>
          <w:sz w:val="24"/>
          <w:szCs w:val="24"/>
        </w:rPr>
        <w:t xml:space="preserve"> </w:t>
      </w:r>
      <w:r w:rsidRPr="00FD5E80">
        <w:rPr>
          <w:rFonts w:cstheme="minorHAnsi"/>
          <w:sz w:val="24"/>
          <w:szCs w:val="24"/>
        </w:rPr>
        <w:t xml:space="preserve">Подписание тела запроса может быть выполнено приложением </w:t>
      </w:r>
      <w:proofErr w:type="spellStart"/>
      <w:r w:rsidRPr="008C77B7">
        <w:rPr>
          <w:rFonts w:cstheme="minorHAnsi"/>
          <w:b/>
          <w:bCs/>
          <w:sz w:val="24"/>
          <w:szCs w:val="24"/>
        </w:rPr>
        <w:t>SignatureGenerator</w:t>
      </w:r>
      <w:proofErr w:type="spellEnd"/>
      <w:r w:rsidR="00457EAB">
        <w:rPr>
          <w:rFonts w:cstheme="minorHAnsi"/>
          <w:sz w:val="24"/>
          <w:szCs w:val="24"/>
        </w:rPr>
        <w:t xml:space="preserve">, которое опубликовано в ГИТ по адресу </w:t>
      </w:r>
      <w:hyperlink r:id="rId27"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5" w:name="_Toc59045187"/>
      <w:bookmarkStart w:id="46" w:name="_Toc63432908"/>
      <w:bookmarkStart w:id="47" w:name="_Toc80026470"/>
      <w:r w:rsidRPr="00BE2C3A">
        <w:rPr>
          <w:sz w:val="32"/>
          <w:szCs w:val="32"/>
        </w:rPr>
        <w:lastRenderedPageBreak/>
        <w:t>2. Запросы</w:t>
      </w:r>
      <w:bookmarkStart w:id="48" w:name="OLE_LINK89"/>
      <w:bookmarkStart w:id="49" w:name="OLE_LINK39"/>
      <w:bookmarkStart w:id="50" w:name="OLE_LINK38"/>
      <w:bookmarkStart w:id="51" w:name="_Toc59045188"/>
      <w:bookmarkStart w:id="52" w:name="_Toc507539850"/>
      <w:bookmarkEnd w:id="45"/>
      <w:bookmarkEnd w:id="46"/>
      <w:bookmarkEnd w:id="47"/>
      <w:bookmarkEnd w:id="48"/>
      <w:bookmarkEnd w:id="49"/>
      <w:bookmarkEnd w:id="50"/>
      <w:bookmarkEnd w:id="51"/>
    </w:p>
    <w:p w14:paraId="6626018F" w14:textId="5562A5BF" w:rsidR="00281F66" w:rsidRPr="00BA3AA5" w:rsidRDefault="00281F66" w:rsidP="00E47841">
      <w:pPr>
        <w:pStyle w:val="2"/>
        <w:rPr>
          <w:sz w:val="32"/>
          <w:szCs w:val="32"/>
        </w:rPr>
      </w:pPr>
      <w:bookmarkStart w:id="53" w:name="_Toc63432909"/>
      <w:bookmarkStart w:id="54" w:name="_Toc80026471"/>
      <w:r w:rsidRPr="00BE2C3A">
        <w:t>2.1 Создание</w:t>
      </w:r>
      <w:r w:rsidR="006A25F1">
        <w:t xml:space="preserve"> </w:t>
      </w:r>
      <w:bookmarkEnd w:id="52"/>
      <w:r w:rsidR="006A25F1">
        <w:t>чека</w:t>
      </w:r>
      <w:bookmarkEnd w:id="53"/>
      <w:bookmarkEnd w:id="54"/>
    </w:p>
    <w:p w14:paraId="5B16B772" w14:textId="52FE61E8" w:rsidR="00281F66" w:rsidRPr="00FD5E80" w:rsidRDefault="00421F63" w:rsidP="0073313C">
      <w:pPr>
        <w:spacing w:line="240" w:lineRule="auto"/>
        <w:jc w:val="both"/>
        <w:rPr>
          <w:rFonts w:cstheme="minorHAnsi"/>
          <w:sz w:val="24"/>
          <w:szCs w:val="24"/>
        </w:rPr>
      </w:pPr>
      <w:bookmarkStart w:id="55" w:name="OLE_LINK274"/>
      <w:bookmarkEnd w:id="55"/>
      <w:r>
        <w:rPr>
          <w:rFonts w:cstheme="minorHAnsi"/>
          <w:sz w:val="24"/>
          <w:szCs w:val="24"/>
        </w:rPr>
        <w:t>Генерация чеков</w:t>
      </w:r>
      <w:r w:rsidR="00281F66" w:rsidRPr="00FD5E80">
        <w:rPr>
          <w:rFonts w:cstheme="minorHAns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Приложение клиента (</w:t>
            </w:r>
            <w:r w:rsidR="00171C75">
              <w:rPr>
                <w:rFonts w:cstheme="minorHAnsi"/>
                <w:sz w:val="24"/>
                <w:szCs w:val="24"/>
              </w:rPr>
              <w:t>интернет-магазин</w:t>
            </w:r>
            <w:r w:rsidRPr="00FD5E80">
              <w:rPr>
                <w:rFonts w:cstheme="minorHAnsi"/>
                <w:sz w:val="24"/>
                <w:szCs w:val="24"/>
              </w:rPr>
              <w:t>) отправляет</w:t>
            </w:r>
            <w:r w:rsidR="00171C75">
              <w:rPr>
                <w:rFonts w:cstheme="minorHAnsi"/>
                <w:sz w:val="24"/>
                <w:szCs w:val="24"/>
              </w:rPr>
              <w:t xml:space="preserve"> </w:t>
            </w:r>
            <w:r w:rsidRPr="00FD5E80">
              <w:rPr>
                <w:rFonts w:cstheme="minorHAnsi"/>
                <w:sz w:val="24"/>
                <w:szCs w:val="24"/>
              </w:rPr>
              <w:t xml:space="preserve">асинхронный запрос на </w:t>
            </w:r>
            <w:r w:rsidR="007C7D99">
              <w:rPr>
                <w:rFonts w:cstheme="minorHAnsi"/>
                <w:sz w:val="24"/>
                <w:szCs w:val="24"/>
              </w:rPr>
              <w:t>формирование фискального документа</w:t>
            </w:r>
            <w:r w:rsidRPr="00FD5E80">
              <w:rPr>
                <w:rFonts w:cstheme="minorHAnsi"/>
                <w:sz w:val="24"/>
                <w:szCs w:val="24"/>
              </w:rPr>
              <w:t>.</w:t>
            </w:r>
            <w:r w:rsidR="00171C75">
              <w:rPr>
                <w:rFonts w:cstheme="minorHAnsi"/>
                <w:sz w:val="24"/>
                <w:szCs w:val="24"/>
              </w:rPr>
              <w:t xml:space="preserve"> </w:t>
            </w:r>
            <w:r w:rsidRPr="00FD5E80">
              <w:rPr>
                <w:rFonts w:cstheme="minorHAnsi"/>
                <w:sz w:val="24"/>
                <w:szCs w:val="24"/>
              </w:rPr>
              <w:t xml:space="preserve">Сервер </w:t>
            </w:r>
            <w:r w:rsidR="007C7D99">
              <w:rPr>
                <w:rFonts w:cstheme="minorHAnsi"/>
                <w:sz w:val="24"/>
                <w:szCs w:val="24"/>
              </w:rPr>
              <w:t xml:space="preserve">сохраняет </w:t>
            </w:r>
            <w:r w:rsidRPr="00FD5E80">
              <w:rPr>
                <w:rFonts w:cstheme="minorHAnsi"/>
                <w:sz w:val="24"/>
                <w:szCs w:val="24"/>
              </w:rPr>
              <w:t>данные запроса в очеред</w:t>
            </w:r>
            <w:r w:rsidR="007C7D99">
              <w:rPr>
                <w:rFonts w:cstheme="minorHAnsi"/>
                <w:sz w:val="24"/>
                <w:szCs w:val="24"/>
              </w:rPr>
              <w:t>ь</w:t>
            </w:r>
            <w:r w:rsidRPr="00FD5E80">
              <w:rPr>
                <w:rFonts w:cstheme="minorHAnsi"/>
                <w:sz w:val="24"/>
                <w:szCs w:val="24"/>
              </w:rPr>
              <w:t xml:space="preserve"> обработки.</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Сервер </w:t>
            </w:r>
            <w:r w:rsidR="007C7D99">
              <w:rPr>
                <w:rFonts w:cstheme="minorHAnsi"/>
                <w:sz w:val="24"/>
                <w:szCs w:val="24"/>
              </w:rPr>
              <w:t xml:space="preserve">извлекает </w:t>
            </w:r>
            <w:r w:rsidRPr="00FD5E80">
              <w:rPr>
                <w:rFonts w:cstheme="minorHAnsi"/>
                <w:sz w:val="24"/>
                <w:szCs w:val="24"/>
              </w:rPr>
              <w:t>запросы из очереди обработки один за другим</w:t>
            </w:r>
            <w:r w:rsidR="007C7D99">
              <w:rPr>
                <w:rFonts w:cstheme="minorHAnsi"/>
                <w:sz w:val="24"/>
                <w:szCs w:val="24"/>
              </w:rPr>
              <w:t xml:space="preserve"> и передаёт на первую освободившуюся кассу для «пробивки» фискального документа</w:t>
            </w:r>
            <w:r w:rsidRPr="00FD5E80">
              <w:rPr>
                <w:rFonts w:cstheme="minorHAnsi"/>
                <w:sz w:val="24"/>
                <w:szCs w:val="24"/>
              </w:rPr>
              <w:t>.</w:t>
            </w:r>
            <w:r w:rsidR="007C7D99">
              <w:rPr>
                <w:rFonts w:cstheme="minorHAnsi"/>
                <w:sz w:val="24"/>
                <w:szCs w:val="24"/>
              </w:rPr>
              <w:t xml:space="preserve"> После того как касса вернёт результат работы, информация сохраняется </w:t>
            </w:r>
            <w:r w:rsidRPr="00FD5E80">
              <w:rPr>
                <w:rFonts w:cstheme="minorHAnsi"/>
                <w:sz w:val="24"/>
                <w:szCs w:val="24"/>
              </w:rPr>
              <w:t>в базе данных.</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Этап</w:t>
            </w:r>
            <w:r w:rsidR="00BA7AB0">
              <w:rPr>
                <w:rFonts w:cstheme="minorHAnsi"/>
                <w:b/>
                <w:bCs/>
                <w:sz w:val="24"/>
                <w:szCs w:val="24"/>
              </w:rPr>
              <w:t xml:space="preserve"> </w:t>
            </w:r>
            <w:r w:rsidR="00281F66" w:rsidRPr="00FD5E80">
              <w:rPr>
                <w:rFonts w:cstheme="minorHAnsi"/>
                <w:b/>
                <w:bCs/>
                <w:sz w:val="24"/>
                <w:szCs w:val="24"/>
              </w:rPr>
              <w:t>3</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Приложение клиента </w:t>
            </w:r>
            <w:r w:rsidR="007C7D99" w:rsidRPr="00FD5E80">
              <w:rPr>
                <w:rFonts w:cstheme="minorHAnsi"/>
                <w:sz w:val="24"/>
                <w:szCs w:val="24"/>
              </w:rPr>
              <w:t>(</w:t>
            </w:r>
            <w:r w:rsidR="007C7D99">
              <w:rPr>
                <w:rFonts w:cstheme="minorHAnsi"/>
                <w:sz w:val="24"/>
                <w:szCs w:val="24"/>
              </w:rPr>
              <w:t>интернет-магазин</w:t>
            </w:r>
            <w:r w:rsidR="007C7D99" w:rsidRPr="00FD5E80">
              <w:rPr>
                <w:rFonts w:cstheme="minorHAnsi"/>
                <w:sz w:val="24"/>
                <w:szCs w:val="24"/>
              </w:rPr>
              <w:t>)</w:t>
            </w:r>
            <w:r w:rsidR="007C7D99">
              <w:rPr>
                <w:rFonts w:cstheme="minorHAnsi"/>
                <w:sz w:val="24"/>
                <w:szCs w:val="24"/>
              </w:rPr>
              <w:t xml:space="preserve"> </w:t>
            </w:r>
            <w:r w:rsidRPr="00FD5E80">
              <w:rPr>
                <w:rFonts w:cstheme="minorHAnsi"/>
                <w:sz w:val="24"/>
                <w:szCs w:val="24"/>
              </w:rPr>
              <w:t xml:space="preserve">запрашивает статус </w:t>
            </w:r>
            <w:r w:rsidR="007C7D99">
              <w:rPr>
                <w:rFonts w:cstheme="minorHAnsi"/>
                <w:sz w:val="24"/>
                <w:szCs w:val="24"/>
              </w:rPr>
              <w:t>фискального документа и набор фискальных параметров (фискальный номер, фискальный признак и проч.)</w:t>
            </w:r>
            <w:r w:rsidRPr="00FD5E80">
              <w:rPr>
                <w:rFonts w:cstheme="minorHAnsi"/>
                <w:sz w:val="24"/>
                <w:szCs w:val="24"/>
              </w:rPr>
              <w:t>.</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Каждый асинхронный запрос содержит "</w:t>
      </w:r>
      <w:r w:rsidR="007C7D99">
        <w:rPr>
          <w:rFonts w:cstheme="minorHAnsi"/>
          <w:sz w:val="24"/>
          <w:szCs w:val="24"/>
        </w:rPr>
        <w:t>пользовательский</w:t>
      </w:r>
      <w:r w:rsidRPr="00FD5E80">
        <w:rPr>
          <w:rFonts w:cstheme="minorHAnsi"/>
          <w:sz w:val="24"/>
          <w:szCs w:val="24"/>
        </w:rPr>
        <w:t>" идентификатор документа.</w:t>
      </w:r>
      <w:r w:rsidR="007C7D99">
        <w:rPr>
          <w:rFonts w:cstheme="minorHAnsi"/>
          <w:sz w:val="24"/>
          <w:szCs w:val="24"/>
        </w:rPr>
        <w:t xml:space="preserve"> </w:t>
      </w:r>
      <w:r w:rsidR="00A95CAE" w:rsidRPr="00A95CAE">
        <w:rPr>
          <w:rFonts w:cstheme="minorHAnsi"/>
          <w:sz w:val="24"/>
          <w:szCs w:val="24"/>
        </w:rPr>
        <w:t xml:space="preserve">Это поле должно быть уникальным в </w:t>
      </w:r>
      <w:r w:rsidR="00A95CAE">
        <w:rPr>
          <w:rFonts w:cstheme="minorHAnsi"/>
          <w:sz w:val="24"/>
          <w:szCs w:val="24"/>
        </w:rPr>
        <w:t xml:space="preserve">рамках </w:t>
      </w:r>
      <w:r w:rsidR="00A95CAE" w:rsidRPr="00A95CAE">
        <w:rPr>
          <w:rFonts w:cstheme="minorHAnsi"/>
          <w:sz w:val="24"/>
          <w:szCs w:val="24"/>
        </w:rPr>
        <w:t>организации.</w:t>
      </w:r>
      <w:r w:rsidR="007C7D99">
        <w:rPr>
          <w:rFonts w:cstheme="minorHAnsi"/>
          <w:sz w:val="24"/>
          <w:szCs w:val="24"/>
        </w:rPr>
        <w:t xml:space="preserve"> </w:t>
      </w:r>
      <w:r w:rsidRPr="00FD5E80">
        <w:rPr>
          <w:rFonts w:cstheme="minorHAnsi"/>
          <w:sz w:val="24"/>
          <w:szCs w:val="24"/>
        </w:rPr>
        <w:t>Поле идентификатора используется для мониторинга состояния запросов на этапе 3 (см. раздел 2.2.).</w:t>
      </w:r>
    </w:p>
    <w:p w14:paraId="35485819" w14:textId="29C4167F" w:rsidR="007C7D99" w:rsidRDefault="00524063" w:rsidP="0073313C">
      <w:pPr>
        <w:spacing w:line="240" w:lineRule="auto"/>
        <w:jc w:val="both"/>
        <w:rPr>
          <w:rFonts w:cstheme="minorHAnsi"/>
          <w:sz w:val="24"/>
          <w:szCs w:val="24"/>
        </w:rPr>
      </w:pPr>
      <w:r w:rsidRPr="006A25F1">
        <w:rPr>
          <w:rFonts w:cstheme="minorHAnsi"/>
          <w:sz w:val="24"/>
          <w:szCs w:val="24"/>
        </w:rPr>
        <w:t xml:space="preserve">Клиент может зарегистрировать любое количество </w:t>
      </w:r>
      <w:r w:rsidR="007C7D99" w:rsidRPr="006A25F1">
        <w:rPr>
          <w:rFonts w:cstheme="minorHAnsi"/>
          <w:sz w:val="24"/>
          <w:szCs w:val="24"/>
        </w:rPr>
        <w:t xml:space="preserve">касс через личный кабинет </w:t>
      </w:r>
      <w:r w:rsidR="008C77B7" w:rsidRPr="00AD0654">
        <w:rPr>
          <w:rFonts w:cstheme="minorHAnsi"/>
          <w:sz w:val="24"/>
          <w:szCs w:val="24"/>
        </w:rPr>
        <w:t>Orange Data</w:t>
      </w:r>
      <w:r w:rsidR="007C7D99" w:rsidRPr="006A25F1">
        <w:rPr>
          <w:rFonts w:cstheme="minorHAnsi"/>
          <w:sz w:val="24"/>
          <w:szCs w:val="24"/>
        </w:rPr>
        <w:t xml:space="preserve">. </w:t>
      </w:r>
      <w:r w:rsidRPr="006A25F1">
        <w:rPr>
          <w:rFonts w:cstheme="minorHAnsi"/>
          <w:sz w:val="24"/>
          <w:szCs w:val="24"/>
        </w:rPr>
        <w:t>Количество устройств определяет количество чеков, которые клиент может генерировать каждую секунду. Максимальная производительность одно</w:t>
      </w:r>
      <w:r w:rsidR="004F67AE" w:rsidRPr="006A25F1">
        <w:rPr>
          <w:rFonts w:cstheme="minorHAnsi"/>
          <w:sz w:val="24"/>
          <w:szCs w:val="24"/>
        </w:rPr>
        <w:t>й</w:t>
      </w:r>
      <w:r w:rsidRPr="006A25F1">
        <w:rPr>
          <w:rFonts w:cstheme="minorHAnsi"/>
          <w:sz w:val="24"/>
          <w:szCs w:val="24"/>
        </w:rPr>
        <w:t xml:space="preserve"> кассы - один чек в секунду. Если компании нужно больше чеков в секунду - требуется больше касс.</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Все кассы</w:t>
      </w:r>
      <w:r w:rsidRPr="00FD5E80">
        <w:rPr>
          <w:rFonts w:cstheme="minorHAnsi"/>
          <w:sz w:val="24"/>
          <w:szCs w:val="24"/>
        </w:rPr>
        <w:t xml:space="preserve"> каждой </w:t>
      </w:r>
      <w:r>
        <w:rPr>
          <w:rFonts w:cstheme="minorHAnsi"/>
          <w:sz w:val="24"/>
          <w:szCs w:val="24"/>
        </w:rPr>
        <w:t xml:space="preserve">организации </w:t>
      </w:r>
      <w:r w:rsidRPr="00FD5E80">
        <w:rPr>
          <w:rFonts w:cstheme="minorHAnsi"/>
          <w:sz w:val="24"/>
          <w:szCs w:val="24"/>
        </w:rPr>
        <w:t>объединены в группы.</w:t>
      </w:r>
      <w:r>
        <w:rPr>
          <w:rFonts w:cstheme="minorHAnsi"/>
          <w:sz w:val="24"/>
          <w:szCs w:val="24"/>
        </w:rPr>
        <w:t xml:space="preserve"> </w:t>
      </w:r>
      <w:r w:rsidR="00780C1B">
        <w:rPr>
          <w:rFonts w:cstheme="minorHAnsi"/>
          <w:sz w:val="24"/>
          <w:szCs w:val="24"/>
        </w:rPr>
        <w:t>Каждая к</w:t>
      </w:r>
      <w:r>
        <w:rPr>
          <w:rFonts w:cstheme="minorHAnsi"/>
          <w:sz w:val="24"/>
          <w:szCs w:val="24"/>
        </w:rPr>
        <w:t xml:space="preserve">асса может быть привязана к одной группе. </w:t>
      </w:r>
      <w:r w:rsidRPr="00FD5E80">
        <w:rPr>
          <w:rFonts w:cstheme="minorHAnsi"/>
          <w:sz w:val="24"/>
          <w:szCs w:val="24"/>
        </w:rPr>
        <w:t xml:space="preserve">Группы позволяют клиентам </w:t>
      </w:r>
      <w:r>
        <w:rPr>
          <w:rFonts w:cstheme="minorHAnsi"/>
          <w:sz w:val="24"/>
          <w:szCs w:val="24"/>
        </w:rPr>
        <w:t>в запросах указывать</w:t>
      </w:r>
      <w:r w:rsidR="002D2376">
        <w:rPr>
          <w:rFonts w:cstheme="minorHAnsi"/>
          <w:sz w:val="24"/>
          <w:szCs w:val="24"/>
        </w:rPr>
        <w:t>, что необходимо «пробить чек» на определённых кассах</w:t>
      </w:r>
      <w:r w:rsidRPr="00FD5E80">
        <w:rPr>
          <w:rFonts w:cstheme="minorHAnsi"/>
          <w:sz w:val="24"/>
          <w:szCs w:val="24"/>
        </w:rPr>
        <w:t>: если первоначальный запрос содержит название группы</w:t>
      </w:r>
      <w:r>
        <w:rPr>
          <w:rFonts w:cstheme="minorHAnsi"/>
          <w:sz w:val="24"/>
          <w:szCs w:val="24"/>
        </w:rPr>
        <w:t>,</w:t>
      </w:r>
      <w:r w:rsidRPr="00FD5E80">
        <w:rPr>
          <w:rFonts w:cstheme="minorHAnsi"/>
          <w:sz w:val="24"/>
          <w:szCs w:val="24"/>
        </w:rPr>
        <w:t xml:space="preserve"> устройства из указанной группы будут использоваться для </w:t>
      </w:r>
      <w:r w:rsidR="002D2376">
        <w:rPr>
          <w:rFonts w:cstheme="minorHAnsi"/>
          <w:sz w:val="24"/>
          <w:szCs w:val="24"/>
        </w:rPr>
        <w:t>формирования чека</w:t>
      </w:r>
      <w:r w:rsidRPr="00FD5E80">
        <w:rPr>
          <w:rFonts w:cstheme="minorHAnsi"/>
          <w:sz w:val="24"/>
          <w:szCs w:val="24"/>
        </w:rPr>
        <w:t>.</w:t>
      </w:r>
      <w:r w:rsidRPr="006A25F1">
        <w:rPr>
          <w:rFonts w:cstheme="minorHAnsi"/>
          <w:sz w:val="24"/>
          <w:szCs w:val="24"/>
        </w:rPr>
        <w:t xml:space="preserve"> </w:t>
      </w:r>
      <w:r w:rsidRPr="00FD5E80">
        <w:rPr>
          <w:rFonts w:cstheme="minorHAnsi"/>
          <w:sz w:val="24"/>
          <w:szCs w:val="24"/>
        </w:rPr>
        <w:t xml:space="preserve">Если группа не указана или NULL </w:t>
      </w:r>
      <w:r w:rsidR="002D2376">
        <w:rPr>
          <w:rFonts w:cstheme="minorHAnsi"/>
          <w:sz w:val="24"/>
          <w:szCs w:val="24"/>
        </w:rPr>
        <w:t>–</w:t>
      </w:r>
      <w:r w:rsidRPr="00FD5E80">
        <w:rPr>
          <w:rFonts w:cstheme="minorHAnsi"/>
          <w:sz w:val="24"/>
          <w:szCs w:val="24"/>
        </w:rPr>
        <w:t xml:space="preserve"> </w:t>
      </w:r>
      <w:r w:rsidR="002D2376">
        <w:rPr>
          <w:rFonts w:cstheme="minorHAnsi"/>
          <w:sz w:val="24"/>
          <w:szCs w:val="24"/>
        </w:rPr>
        <w:t xml:space="preserve">для генерации чека будет использоваться </w:t>
      </w:r>
      <w:r w:rsidRPr="00FD5E80">
        <w:rPr>
          <w:rFonts w:cstheme="minorHAnsi"/>
          <w:sz w:val="24"/>
          <w:szCs w:val="24"/>
        </w:rPr>
        <w:t>группа по умолчанию.</w:t>
      </w:r>
      <w:r>
        <w:rPr>
          <w:rFonts w:cstheme="minorHAnsi"/>
          <w:sz w:val="24"/>
          <w:szCs w:val="24"/>
        </w:rPr>
        <w:t xml:space="preserve"> </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В зависимости от типа Личного Кабинета, наименование группы по умолчанию может отличаться</w:t>
      </w:r>
      <w:r w:rsidRPr="002D2376">
        <w:rPr>
          <w:rFonts w:cstheme="minorHAnsi"/>
          <w:sz w:val="24"/>
          <w:szCs w:val="24"/>
        </w:rPr>
        <w:t>:</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Тип личного кабинета</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Наименование группы по умолчанию</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 xml:space="preserve">Наименование группы для ФФД 1.2 </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Стандартный</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56794317" w:rsidR="00E15B84" w:rsidRPr="00E15B84" w:rsidRDefault="00E15B84" w:rsidP="008C77B7">
            <w:pPr>
              <w:jc w:val="both"/>
              <w:rPr>
                <w:rFonts w:cstheme="minorHAnsi"/>
                <w:sz w:val="24"/>
                <w:szCs w:val="24"/>
              </w:rPr>
            </w:pPr>
            <w:r>
              <w:rPr>
                <w:rFonts w:cstheme="minorHAnsi"/>
                <w:sz w:val="24"/>
                <w:szCs w:val="24"/>
                <w:lang w:val="en-US"/>
              </w:rPr>
              <w:t>Main</w:t>
            </w:r>
            <w:r>
              <w:rPr>
                <w:rFonts w:cstheme="minorHAnsi"/>
                <w:sz w:val="24"/>
                <w:szCs w:val="24"/>
              </w:rPr>
              <w:t>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Вендинговый</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861C09A" w:rsidR="00E15B84" w:rsidRPr="00E15B84" w:rsidRDefault="00E15B84" w:rsidP="008C77B7">
            <w:pPr>
              <w:jc w:val="both"/>
              <w:rPr>
                <w:rFonts w:cstheme="minorHAnsi"/>
                <w:sz w:val="24"/>
                <w:szCs w:val="24"/>
              </w:rPr>
            </w:pPr>
            <w:r>
              <w:rPr>
                <w:rFonts w:cstheme="minorHAnsi"/>
                <w:sz w:val="24"/>
                <w:szCs w:val="24"/>
                <w:lang w:val="en-US"/>
              </w:rPr>
              <w:t>Vend</w:t>
            </w:r>
            <w:r>
              <w:rPr>
                <w:rFonts w:cstheme="minorHAnsi"/>
                <w:sz w:val="24"/>
                <w:szCs w:val="24"/>
              </w:rPr>
              <w:t>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Транспортный</w:t>
            </w:r>
          </w:p>
        </w:tc>
        <w:tc>
          <w:tcPr>
            <w:tcW w:w="3829" w:type="dxa"/>
          </w:tcPr>
          <w:p w14:paraId="31697880" w14:textId="0AF19E0A" w:rsidR="00E15B84" w:rsidRPr="001F26AE" w:rsidRDefault="00E15B84" w:rsidP="008C77B7">
            <w:pPr>
              <w:jc w:val="both"/>
              <w:rPr>
                <w:rFonts w:cstheme="minorHAnsi"/>
                <w:sz w:val="24"/>
                <w:szCs w:val="24"/>
                <w:lang w:val="en-US"/>
              </w:rPr>
            </w:pPr>
            <w:proofErr w:type="spellStart"/>
            <w:r>
              <w:rPr>
                <w:rFonts w:cstheme="minorHAnsi"/>
                <w:sz w:val="24"/>
                <w:szCs w:val="24"/>
                <w:lang w:val="en-US"/>
              </w:rPr>
              <w:t>Transp</w:t>
            </w:r>
            <w:proofErr w:type="spellEnd"/>
            <w:r>
              <w:rPr>
                <w:rFonts w:cstheme="minorHAnsi"/>
                <w:sz w:val="24"/>
                <w:szCs w:val="24"/>
              </w:rPr>
              <w:t xml:space="preserve"> или </w:t>
            </w:r>
            <w:r>
              <w:rPr>
                <w:rFonts w:cstheme="minorHAnsi"/>
                <w:sz w:val="24"/>
                <w:szCs w:val="24"/>
                <w:lang w:val="en-US"/>
              </w:rPr>
              <w:t>Courier*</w:t>
            </w:r>
          </w:p>
        </w:tc>
        <w:tc>
          <w:tcPr>
            <w:tcW w:w="3148" w:type="dxa"/>
          </w:tcPr>
          <w:p w14:paraId="3E40F11A" w14:textId="09DFA342" w:rsidR="00E15B84" w:rsidRPr="00E15B84" w:rsidRDefault="00E15B84" w:rsidP="008C77B7">
            <w:pPr>
              <w:jc w:val="both"/>
              <w:rPr>
                <w:rFonts w:cstheme="minorHAnsi"/>
                <w:sz w:val="24"/>
                <w:szCs w:val="24"/>
              </w:rPr>
            </w:pPr>
            <w:proofErr w:type="spellStart"/>
            <w:r>
              <w:rPr>
                <w:rFonts w:cstheme="minorHAnsi"/>
                <w:sz w:val="24"/>
                <w:szCs w:val="24"/>
                <w:lang w:val="en-US"/>
              </w:rPr>
              <w:t>Transp</w:t>
            </w:r>
            <w:proofErr w:type="spellEnd"/>
            <w:r>
              <w:rPr>
                <w:rFonts w:cstheme="minorHAnsi"/>
                <w:sz w:val="24"/>
                <w:szCs w:val="24"/>
              </w:rPr>
              <w:t xml:space="preserve">_2 или </w:t>
            </w:r>
            <w:r>
              <w:rPr>
                <w:rFonts w:cstheme="minorHAnsi"/>
                <w:sz w:val="24"/>
                <w:szCs w:val="24"/>
                <w:lang w:val="en-US"/>
              </w:rPr>
              <w:t>Courier</w:t>
            </w:r>
            <w:r>
              <w:rPr>
                <w:rFonts w:cstheme="minorHAnsi"/>
                <w:sz w:val="24"/>
                <w:szCs w:val="24"/>
              </w:rPr>
              <w:t>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Группа будет зависеть от того, какие настройки будут выбраны по время фискализации кассы в Личном Кабинете </w:t>
      </w:r>
      <w:r w:rsidR="00CA3D3C" w:rsidRPr="00AD0654">
        <w:rPr>
          <w:rFonts w:cstheme="minorHAnsi"/>
          <w:sz w:val="24"/>
          <w:szCs w:val="24"/>
        </w:rPr>
        <w:t>Orange</w:t>
      </w:r>
      <w:r w:rsidR="00CA3D3C">
        <w:rPr>
          <w:rFonts w:cstheme="minorHAnsi"/>
          <w:sz w:val="24"/>
          <w:szCs w:val="24"/>
        </w:rPr>
        <w:t xml:space="preserve"> </w:t>
      </w:r>
      <w:r w:rsidR="00CA3D3C" w:rsidRPr="00AD0654">
        <w:rPr>
          <w:rFonts w:cstheme="minorHAnsi"/>
          <w:sz w:val="24"/>
          <w:szCs w:val="24"/>
        </w:rPr>
        <w:t>Data</w:t>
      </w:r>
      <w:r w:rsidR="00CA3D3C">
        <w:rPr>
          <w:rFonts w:cstheme="minorHAnsi"/>
          <w:sz w:val="24"/>
          <w:szCs w:val="24"/>
        </w:rPr>
        <w:t xml:space="preserve">. </w:t>
      </w:r>
      <w:r w:rsidR="00CA3D3C">
        <w:rPr>
          <w:rFonts w:cstheme="minorHAnsi"/>
          <w:sz w:val="24"/>
          <w:szCs w:val="24"/>
        </w:rPr>
        <w:br/>
      </w:r>
      <w:r w:rsidR="00CA3D3C">
        <w:rPr>
          <w:rFonts w:cstheme="minorHAnsi"/>
          <w:sz w:val="24"/>
          <w:szCs w:val="24"/>
        </w:rPr>
        <w:lastRenderedPageBreak/>
        <w:t xml:space="preserve">Автоматические устройства – Группа </w:t>
      </w:r>
      <w:proofErr w:type="spellStart"/>
      <w:r w:rsidR="00CA3D3C">
        <w:rPr>
          <w:rFonts w:cstheme="minorHAnsi"/>
          <w:sz w:val="24"/>
          <w:szCs w:val="24"/>
          <w:lang w:val="en-US"/>
        </w:rPr>
        <w:t>Transp</w:t>
      </w:r>
      <w:proofErr w:type="spellEnd"/>
      <w:r w:rsidR="00CA3D3C">
        <w:rPr>
          <w:rFonts w:cstheme="minorHAnsi"/>
          <w:sz w:val="24"/>
          <w:szCs w:val="24"/>
        </w:rPr>
        <w:br/>
        <w:t xml:space="preserve">Ручные платежные терминалы – Группа </w:t>
      </w:r>
      <w:r w:rsidR="00CA3D3C">
        <w:rPr>
          <w:rFonts w:cstheme="minorHAnsi"/>
          <w:sz w:val="24"/>
          <w:szCs w:val="24"/>
          <w:lang w:val="en-US"/>
        </w:rPr>
        <w:t>Courier</w:t>
      </w:r>
    </w:p>
    <w:p w14:paraId="5EB4F2A6" w14:textId="470F79C7" w:rsidR="002D2376" w:rsidRDefault="00780C1B" w:rsidP="00E15B84">
      <w:pPr>
        <w:spacing w:line="240" w:lineRule="auto"/>
        <w:rPr>
          <w:rFonts w:cstheme="minorHAnsi"/>
          <w:sz w:val="24"/>
          <w:szCs w:val="24"/>
        </w:rPr>
      </w:pPr>
      <w:r>
        <w:rPr>
          <w:rFonts w:cstheme="minorHAnsi"/>
          <w:sz w:val="24"/>
          <w:szCs w:val="24"/>
        </w:rPr>
        <w:t>Актуальные для Вашей организации наименования групп Вы можете уточнить в Вашем личном кабинете, также Вы можете создавать и переименовывать группы.</w:t>
      </w:r>
    </w:p>
    <w:p w14:paraId="37BF9465" w14:textId="29FFC410" w:rsidR="00E15B84" w:rsidRDefault="00E15B84" w:rsidP="00E15B84">
      <w:pPr>
        <w:spacing w:line="240" w:lineRule="auto"/>
        <w:rPr>
          <w:rFonts w:cstheme="minorHAnsi"/>
          <w:sz w:val="24"/>
          <w:szCs w:val="24"/>
        </w:rPr>
      </w:pPr>
      <w:r>
        <w:rPr>
          <w:rFonts w:cstheme="minorHAnsi"/>
          <w:sz w:val="24"/>
          <w:szCs w:val="24"/>
        </w:rPr>
        <w:t>Д</w:t>
      </w:r>
      <w:r w:rsidRPr="00E15B84">
        <w:rPr>
          <w:rFonts w:cstheme="minorHAnsi"/>
          <w:sz w:val="24"/>
          <w:szCs w:val="24"/>
        </w:rPr>
        <w:t xml:space="preserve">ополнение в наименование "_2" будет говорить о том, что группа работает только с кассами </w:t>
      </w:r>
      <w:proofErr w:type="spellStart"/>
      <w:r w:rsidRPr="00E15B84">
        <w:rPr>
          <w:rFonts w:cstheme="minorHAnsi"/>
          <w:sz w:val="24"/>
          <w:szCs w:val="24"/>
        </w:rPr>
        <w:t>фискализированными</w:t>
      </w:r>
      <w:proofErr w:type="spellEnd"/>
      <w:r w:rsidRPr="00E15B84">
        <w:rPr>
          <w:rFonts w:cstheme="minorHAnsi"/>
          <w:sz w:val="24"/>
          <w:szCs w:val="24"/>
        </w:rPr>
        <w:t xml:space="preserve"> под работу с ФФД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Если у Вас группы с иным наименованием, нужно будет обращаться по указанным почтам (api@orangedata.ru или help@orangedata.ru) для изменения наименования групп.</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По умолчанию система обеспечивает равномерную нагрузку на кассы </w:t>
      </w:r>
      <w:r w:rsidRPr="00FD5E80">
        <w:rPr>
          <w:rFonts w:cstheme="minorHAnsi"/>
          <w:sz w:val="24"/>
          <w:szCs w:val="24"/>
        </w:rPr>
        <w:t>и выбирает "пер</w:t>
      </w:r>
      <w:r>
        <w:rPr>
          <w:rFonts w:cstheme="minorHAnsi"/>
          <w:sz w:val="24"/>
          <w:szCs w:val="24"/>
        </w:rPr>
        <w:t>вое свободно</w:t>
      </w:r>
      <w:r w:rsidRPr="00FD5E80">
        <w:rPr>
          <w:rFonts w:cstheme="minorHAnsi"/>
          <w:sz w:val="24"/>
          <w:szCs w:val="24"/>
        </w:rPr>
        <w:t xml:space="preserve">е" </w:t>
      </w:r>
      <w:bookmarkStart w:id="56" w:name="OLE_LINK76"/>
      <w:bookmarkStart w:id="57" w:name="OLE_LINK75"/>
      <w:bookmarkStart w:id="58" w:name="OLE_LINK74"/>
      <w:bookmarkStart w:id="59" w:name="OLE_LINK13"/>
      <w:bookmarkStart w:id="60" w:name="OLE_LINK12"/>
      <w:bookmarkStart w:id="61" w:name="OLE_LINK11"/>
      <w:bookmarkStart w:id="62" w:name="OLE_LINK10"/>
      <w:bookmarkStart w:id="63" w:name="OLE_LINK9"/>
      <w:bookmarkStart w:id="64" w:name="OLE_LINK8"/>
      <w:bookmarkStart w:id="65" w:name="OLE_LINK7"/>
      <w:bookmarkStart w:id="66" w:name="OLE_LINK6"/>
      <w:bookmarkStart w:id="67" w:name="OLE_LINK5"/>
      <w:bookmarkStart w:id="68" w:name="OLE_LINK110"/>
      <w:bookmarkEnd w:id="56"/>
      <w:bookmarkEnd w:id="57"/>
      <w:bookmarkEnd w:id="58"/>
      <w:bookmarkEnd w:id="59"/>
      <w:bookmarkEnd w:id="60"/>
      <w:bookmarkEnd w:id="61"/>
      <w:bookmarkEnd w:id="62"/>
      <w:bookmarkEnd w:id="63"/>
      <w:bookmarkEnd w:id="64"/>
      <w:bookmarkEnd w:id="65"/>
      <w:bookmarkEnd w:id="66"/>
      <w:bookmarkEnd w:id="67"/>
      <w:bookmarkEnd w:id="68"/>
      <w:r w:rsidRPr="001C6E56">
        <w:rPr>
          <w:rFonts w:cstheme="minorHAnsi"/>
          <w:sz w:val="24"/>
          <w:szCs w:val="24"/>
        </w:rPr>
        <w:t xml:space="preserve">совпадающее устройство (с правильным </w:t>
      </w:r>
      <w:r>
        <w:rPr>
          <w:rFonts w:cstheme="minorHAnsi"/>
          <w:sz w:val="24"/>
          <w:szCs w:val="24"/>
        </w:rPr>
        <w:t>ИНН</w:t>
      </w:r>
      <w:r w:rsidRPr="001C6E56">
        <w:rPr>
          <w:rFonts w:cstheme="minorHAnsi"/>
          <w:sz w:val="24"/>
          <w:szCs w:val="24"/>
        </w:rPr>
        <w:t xml:space="preserve"> и соответствующей </w:t>
      </w:r>
      <w:r>
        <w:rPr>
          <w:rFonts w:cstheme="minorHAnsi"/>
          <w:sz w:val="24"/>
          <w:szCs w:val="24"/>
        </w:rPr>
        <w:t>группой) для генерации чеков</w:t>
      </w:r>
      <w:r w:rsidRPr="001C6E56">
        <w:rPr>
          <w:rFonts w:cstheme="minorHAnsi"/>
          <w:sz w:val="24"/>
          <w:szCs w:val="24"/>
        </w:rPr>
        <w:t>.</w:t>
      </w:r>
      <w:r>
        <w:rPr>
          <w:rFonts w:cstheme="minorHAnsi"/>
          <w:sz w:val="24"/>
          <w:szCs w:val="24"/>
        </w:rPr>
        <w:t xml:space="preserve"> Данную логику можно изменить </w:t>
      </w:r>
      <w:r w:rsidR="00045304">
        <w:rPr>
          <w:rFonts w:cstheme="minorHAnsi"/>
          <w:sz w:val="24"/>
          <w:szCs w:val="24"/>
        </w:rPr>
        <w:t>в настройках.</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Сервис Orange</w:t>
      </w:r>
      <w:r w:rsidR="008C77B7">
        <w:rPr>
          <w:rFonts w:cstheme="minorHAnsi"/>
          <w:sz w:val="24"/>
          <w:szCs w:val="24"/>
        </w:rPr>
        <w:t xml:space="preserve"> </w:t>
      </w:r>
      <w:r w:rsidRPr="00AD0654">
        <w:rPr>
          <w:rFonts w:cstheme="minorHAnsi"/>
          <w:sz w:val="24"/>
          <w:szCs w:val="24"/>
        </w:rPr>
        <w:t xml:space="preserve">Data хранит </w:t>
      </w:r>
      <w:r w:rsidR="0013155D">
        <w:rPr>
          <w:rFonts w:cstheme="minorHAnsi"/>
          <w:sz w:val="24"/>
          <w:szCs w:val="24"/>
        </w:rPr>
        <w:t xml:space="preserve">запросы на формирование чеков не более </w:t>
      </w:r>
      <w:r w:rsidRPr="00AD0654">
        <w:rPr>
          <w:rFonts w:cstheme="minorHAnsi"/>
          <w:sz w:val="24"/>
          <w:szCs w:val="24"/>
        </w:rPr>
        <w:t xml:space="preserve">30 дней. </w:t>
      </w:r>
      <w:r w:rsidR="00C877AC">
        <w:rPr>
          <w:rFonts w:cstheme="minorHAnsi"/>
          <w:sz w:val="24"/>
          <w:szCs w:val="24"/>
        </w:rPr>
        <w:t>Д</w:t>
      </w:r>
      <w:r w:rsidR="0013155D">
        <w:rPr>
          <w:rFonts w:cstheme="minorHAnsi"/>
          <w:sz w:val="24"/>
          <w:szCs w:val="24"/>
        </w:rPr>
        <w:t>лительное «</w:t>
      </w:r>
      <w:r w:rsidR="0013155D" w:rsidRPr="00C877AC">
        <w:rPr>
          <w:rFonts w:cstheme="minorHAnsi"/>
          <w:i/>
          <w:iCs/>
          <w:sz w:val="24"/>
          <w:szCs w:val="24"/>
        </w:rPr>
        <w:t>хранение запросов в очереди</w:t>
      </w:r>
      <w:r w:rsidR="0013155D">
        <w:rPr>
          <w:rFonts w:cstheme="minorHAnsi"/>
          <w:sz w:val="24"/>
          <w:szCs w:val="24"/>
        </w:rPr>
        <w:t xml:space="preserve">» может возникнуть, например, если клиент указал группу касс в параметрах запроса </w:t>
      </w:r>
      <w:r w:rsidR="0013155D" w:rsidRPr="0013155D">
        <w:rPr>
          <w:rFonts w:cstheme="minorHAnsi"/>
          <w:sz w:val="24"/>
          <w:szCs w:val="24"/>
        </w:rPr>
        <w:t>(</w:t>
      </w:r>
      <w:r w:rsidR="0013155D">
        <w:rPr>
          <w:rFonts w:cstheme="minorHAnsi"/>
          <w:sz w:val="24"/>
          <w:szCs w:val="24"/>
        </w:rPr>
        <w:t xml:space="preserve">параметр </w:t>
      </w:r>
      <w:r w:rsidR="0013155D" w:rsidRPr="0013155D">
        <w:rPr>
          <w:rFonts w:cstheme="minorHAnsi"/>
          <w:b/>
          <w:bCs/>
          <w:sz w:val="24"/>
          <w:szCs w:val="24"/>
          <w:lang w:val="en-US"/>
        </w:rPr>
        <w:t>group</w:t>
      </w:r>
      <w:r w:rsidR="0013155D" w:rsidRPr="0013155D">
        <w:rPr>
          <w:rFonts w:cstheme="minorHAnsi"/>
          <w:sz w:val="24"/>
          <w:szCs w:val="24"/>
        </w:rPr>
        <w:t>)</w:t>
      </w:r>
      <w:r w:rsidR="0013155D">
        <w:rPr>
          <w:rFonts w:cstheme="minorHAnsi"/>
          <w:sz w:val="24"/>
          <w:szCs w:val="24"/>
        </w:rPr>
        <w:t>, но к этой группе в личном кабинете не «привязано» ни одной кассы, либо</w:t>
      </w:r>
      <w:r w:rsidR="00C877AC">
        <w:rPr>
          <w:rFonts w:cstheme="minorHAnsi"/>
          <w:sz w:val="24"/>
          <w:szCs w:val="24"/>
        </w:rPr>
        <w:t xml:space="preserve"> если у клиента всего одна касса и она «встала» из-за блокировки со стороны фискального накопителя или по другим причинам</w:t>
      </w:r>
      <w:r w:rsidRPr="00AD0654">
        <w:rPr>
          <w:rFonts w:cstheme="minorHAnsi"/>
          <w:sz w:val="24"/>
          <w:szCs w:val="24"/>
        </w:rPr>
        <w:t>.</w:t>
      </w:r>
      <w:r w:rsidR="00C877AC">
        <w:rPr>
          <w:rFonts w:cstheme="minorHAnsi"/>
          <w:sz w:val="24"/>
          <w:szCs w:val="24"/>
        </w:rPr>
        <w:t xml:space="preserve"> Если запрос «</w:t>
      </w:r>
      <w:r w:rsidR="00C877AC" w:rsidRPr="00C877AC">
        <w:rPr>
          <w:rFonts w:cstheme="minorHAnsi"/>
          <w:i/>
          <w:iCs/>
          <w:sz w:val="24"/>
          <w:szCs w:val="24"/>
        </w:rPr>
        <w:t>пролежал в очереди</w:t>
      </w:r>
      <w:r w:rsidR="00C877AC">
        <w:rPr>
          <w:rFonts w:cstheme="minorHAnsi"/>
          <w:sz w:val="24"/>
          <w:szCs w:val="24"/>
        </w:rPr>
        <w:t xml:space="preserve">» </w:t>
      </w:r>
      <w:r w:rsidR="006A25F1">
        <w:rPr>
          <w:rFonts w:cstheme="minorHAnsi"/>
          <w:sz w:val="24"/>
          <w:szCs w:val="24"/>
        </w:rPr>
        <w:t xml:space="preserve">более </w:t>
      </w:r>
      <w:r w:rsidR="00C877AC">
        <w:rPr>
          <w:rFonts w:cstheme="minorHAnsi"/>
          <w:sz w:val="24"/>
          <w:szCs w:val="24"/>
        </w:rPr>
        <w:t>30 календарных дней, он не будет выполнен</w:t>
      </w:r>
      <w:r w:rsidR="00C877AC" w:rsidRPr="00C877AC">
        <w:rPr>
          <w:rFonts w:cstheme="minorHAnsi"/>
          <w:sz w:val="24"/>
          <w:szCs w:val="24"/>
        </w:rPr>
        <w:t>.</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После «</w:t>
      </w:r>
      <w:r w:rsidRPr="0094400F">
        <w:rPr>
          <w:rFonts w:cstheme="minorHAnsi"/>
          <w:i/>
          <w:iCs/>
          <w:sz w:val="24"/>
          <w:szCs w:val="24"/>
        </w:rPr>
        <w:t>пробивки чека</w:t>
      </w:r>
      <w:r>
        <w:rPr>
          <w:rFonts w:cstheme="minorHAnsi"/>
          <w:sz w:val="24"/>
          <w:szCs w:val="24"/>
        </w:rPr>
        <w:t>» результат транзакции хранится в базе ещё 3 месяца. Через 3 месяца данные из базы данных перемещаются в архив.</w:t>
      </w:r>
    </w:p>
    <w:p w14:paraId="3DBBC6D5" w14:textId="77777777" w:rsidR="00171765" w:rsidRPr="00C16811" w:rsidRDefault="00171765" w:rsidP="00171765">
      <w:pPr>
        <w:rPr>
          <w:rFonts w:cs="Arial"/>
        </w:rPr>
      </w:pPr>
      <w:bookmarkStart w:id="69" w:name="OLE_LINK4"/>
    </w:p>
    <w:p w14:paraId="67C7A415" w14:textId="13FDFB48" w:rsidR="00171765" w:rsidRPr="00EE49C2" w:rsidRDefault="00171765" w:rsidP="00171765">
      <w:pPr>
        <w:rPr>
          <w:rFonts w:cs="Arial"/>
          <w:b/>
        </w:rPr>
      </w:pPr>
      <w:r>
        <w:rPr>
          <w:rFonts w:cs="Arial"/>
        </w:rPr>
        <w:t>З</w:t>
      </w:r>
      <w:r w:rsidRPr="00C16811">
        <w:rPr>
          <w:rFonts w:cs="Arial"/>
        </w:rPr>
        <w:t>апрос</w:t>
      </w:r>
      <w:r w:rsidRPr="00EE49C2">
        <w:rPr>
          <w:rFonts w:cs="Arial"/>
        </w:rPr>
        <w:t>:</w:t>
      </w:r>
      <w:bookmarkStart w:id="70" w:name="OLE_LINK108"/>
      <w:bookmarkStart w:id="71"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w:t>
      </w:r>
      <w:proofErr w:type="spellStart"/>
      <w:r w:rsidRPr="004D311A">
        <w:rPr>
          <w:rFonts w:cs="Arial"/>
          <w:b/>
          <w:lang w:val="en-US"/>
        </w:rPr>
        <w:t>api</w:t>
      </w:r>
      <w:proofErr w:type="spellEnd"/>
      <w:r w:rsidRPr="00EE49C2">
        <w:rPr>
          <w:rFonts w:cs="Arial"/>
          <w:b/>
        </w:rPr>
        <w:t>/</w:t>
      </w:r>
      <w:r w:rsidRPr="004D311A">
        <w:rPr>
          <w:rFonts w:cs="Arial"/>
          <w:b/>
          <w:lang w:val="en-US"/>
        </w:rPr>
        <w:t>v</w:t>
      </w:r>
      <w:r w:rsidRPr="00EE49C2">
        <w:rPr>
          <w:rFonts w:cs="Arial"/>
          <w:b/>
        </w:rPr>
        <w:t>2/</w:t>
      </w:r>
      <w:r>
        <w:rPr>
          <w:rFonts w:cs="Arial"/>
          <w:b/>
          <w:lang w:val="en-US"/>
        </w:rPr>
        <w:t>documents</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72" w:name="OLE_LINK86"/>
      <w:bookmarkStart w:id="73" w:name="OLE_LINK87"/>
      <w:bookmarkStart w:id="74" w:name="OLE_LINK88"/>
      <w:bookmarkStart w:id="75" w:name="_Toc507539851"/>
      <w:bookmarkStart w:id="76" w:name="_Toc27489456"/>
      <w:bookmarkStart w:id="77" w:name="_Toc63432910"/>
      <w:bookmarkStart w:id="78" w:name="_Toc80026472"/>
      <w:bookmarkStart w:id="79" w:name="OLE_LINK192"/>
      <w:bookmarkStart w:id="80" w:name="OLE_LINK222"/>
      <w:bookmarkEnd w:id="70"/>
      <w:bookmarkEnd w:id="71"/>
      <w:r>
        <w:t>2.1.1 Тело запроса</w:t>
      </w:r>
      <w:bookmarkEnd w:id="72"/>
      <w:bookmarkEnd w:id="73"/>
      <w:bookmarkEnd w:id="74"/>
      <w:bookmarkEnd w:id="75"/>
      <w:bookmarkEnd w:id="76"/>
      <w:bookmarkEnd w:id="77"/>
      <w:bookmarkEnd w:id="78"/>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81" w:name="OLE_LINK121"/>
            <w:bookmarkStart w:id="82" w:name="OLE_LINK191"/>
            <w:bookmarkStart w:id="83" w:name="OLE_LINK223"/>
            <w:bookmarkEnd w:id="79"/>
            <w:bookmarkEnd w:id="80"/>
            <w:r>
              <w:rPr>
                <w:rFonts w:cs="Arial"/>
                <w:lang w:val="en-US"/>
              </w:rPr>
              <w:t>id</w:t>
            </w:r>
          </w:p>
        </w:tc>
        <w:tc>
          <w:tcPr>
            <w:tcW w:w="4353" w:type="dxa"/>
          </w:tcPr>
          <w:p w14:paraId="3B9216C0" w14:textId="77777777" w:rsidR="003062C9" w:rsidRPr="00DF451F" w:rsidRDefault="003062C9" w:rsidP="00171765">
            <w:pPr>
              <w:rPr>
                <w:rFonts w:cs="Arial"/>
              </w:rPr>
            </w:pPr>
            <w:bookmarkStart w:id="84" w:name="OLE_LINK40"/>
            <w:bookmarkStart w:id="85" w:name="OLE_LINK41"/>
            <w:bookmarkStart w:id="86" w:name="OLE_LINK42"/>
            <w:bookmarkStart w:id="87" w:name="OLE_LINK95"/>
            <w:bookmarkStart w:id="88" w:name="OLE_LINK257"/>
            <w:bookmarkStart w:id="89" w:name="OLE_LINK258"/>
            <w:r>
              <w:rPr>
                <w:rFonts w:cs="Arial"/>
              </w:rPr>
              <w:t>Идентификатор документа</w:t>
            </w:r>
            <w:bookmarkEnd w:id="84"/>
            <w:bookmarkEnd w:id="85"/>
            <w:bookmarkEnd w:id="86"/>
            <w:bookmarkEnd w:id="87"/>
            <w:bookmarkEnd w:id="88"/>
            <w:bookmarkEnd w:id="89"/>
          </w:p>
        </w:tc>
        <w:tc>
          <w:tcPr>
            <w:tcW w:w="2333" w:type="dxa"/>
          </w:tcPr>
          <w:p w14:paraId="6E7F9EA3" w14:textId="26616244" w:rsidR="003062C9" w:rsidRDefault="003062C9" w:rsidP="003062C9">
            <w:pPr>
              <w:rPr>
                <w:rFonts w:cs="Arial"/>
              </w:rPr>
            </w:pPr>
            <w:r>
              <w:rPr>
                <w:rFonts w:cs="Arial"/>
              </w:rPr>
              <w:t xml:space="preserve">Строка от 1 до </w:t>
            </w:r>
            <w:r w:rsidRPr="0000532B">
              <w:rPr>
                <w:rFonts w:cs="Arial"/>
              </w:rPr>
              <w:t>64</w:t>
            </w:r>
            <w:r>
              <w:rPr>
                <w:rFonts w:cs="Arial"/>
              </w:rPr>
              <w:t xml:space="preserve"> символов. </w:t>
            </w:r>
          </w:p>
        </w:tc>
        <w:tc>
          <w:tcPr>
            <w:tcW w:w="1879" w:type="dxa"/>
          </w:tcPr>
          <w:p w14:paraId="00812AFA" w14:textId="5DC33F54" w:rsidR="003062C9" w:rsidRDefault="003062C9" w:rsidP="00171765">
            <w:pPr>
              <w:rPr>
                <w:rFonts w:cs="Arial"/>
              </w:rPr>
            </w:pPr>
            <w:r>
              <w:rPr>
                <w:rFonts w:cs="Arial"/>
              </w:rPr>
              <w:t>Параметр обязательный.</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90" w:name="OLE_LINK59"/>
            <w:bookmarkStart w:id="91" w:name="OLE_LINK60"/>
            <w:bookmarkStart w:id="92" w:name="OLE_LINK64"/>
            <w:bookmarkStart w:id="93" w:name="OLE_LINK259"/>
            <w:bookmarkStart w:id="94" w:name="OLE_LINK260"/>
            <w:r>
              <w:rPr>
                <w:rFonts w:cs="Arial"/>
              </w:rPr>
              <w:t>ИНН организации, для которой пробивается чек</w:t>
            </w:r>
            <w:bookmarkEnd w:id="90"/>
            <w:bookmarkEnd w:id="91"/>
            <w:bookmarkEnd w:id="92"/>
            <w:bookmarkEnd w:id="93"/>
            <w:bookmarkEnd w:id="94"/>
          </w:p>
        </w:tc>
        <w:tc>
          <w:tcPr>
            <w:tcW w:w="2333" w:type="dxa"/>
          </w:tcPr>
          <w:p w14:paraId="32177F24" w14:textId="663A6EEA" w:rsidR="003062C9" w:rsidRDefault="003062C9" w:rsidP="003062C9">
            <w:pPr>
              <w:rPr>
                <w:rFonts w:cs="Arial"/>
              </w:rPr>
            </w:pPr>
            <w:r>
              <w:rPr>
                <w:rFonts w:cs="Arial"/>
              </w:rPr>
              <w:t>Строка</w:t>
            </w:r>
            <w:r w:rsidRPr="0000532B">
              <w:rPr>
                <w:rFonts w:cs="Arial"/>
              </w:rPr>
              <w:t xml:space="preserve"> 10 </w:t>
            </w:r>
            <w:r>
              <w:rPr>
                <w:rFonts w:cs="Arial"/>
              </w:rPr>
              <w:t xml:space="preserve">или 12 символов. </w:t>
            </w:r>
          </w:p>
        </w:tc>
        <w:tc>
          <w:tcPr>
            <w:tcW w:w="1879" w:type="dxa"/>
          </w:tcPr>
          <w:p w14:paraId="049DA0EF" w14:textId="27864CBB" w:rsidR="003062C9" w:rsidRDefault="003062C9" w:rsidP="00171765">
            <w:pPr>
              <w:rPr>
                <w:rFonts w:cs="Arial"/>
              </w:rPr>
            </w:pPr>
            <w:r>
              <w:rPr>
                <w:rFonts w:cs="Arial"/>
              </w:rPr>
              <w:t>Параметр обязательный.</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5" w:name="OLE_LINK261"/>
            <w:bookmarkStart w:id="96" w:name="OLE_LINK262"/>
            <w:r>
              <w:rPr>
                <w:rFonts w:cs="Arial"/>
              </w:rPr>
              <w:t>Группа устройств, с помощью которых будет пробит чек</w:t>
            </w:r>
            <w:bookmarkEnd w:id="95"/>
            <w:bookmarkEnd w:id="96"/>
          </w:p>
        </w:tc>
        <w:tc>
          <w:tcPr>
            <w:tcW w:w="2333" w:type="dxa"/>
          </w:tcPr>
          <w:p w14:paraId="00D7D990" w14:textId="77777777" w:rsidR="003062C9" w:rsidRPr="00E41E42" w:rsidRDefault="003062C9" w:rsidP="00171765">
            <w:pPr>
              <w:rPr>
                <w:rFonts w:cs="Arial"/>
              </w:rPr>
            </w:pPr>
            <w:r>
              <w:rPr>
                <w:rFonts w:cs="Arial"/>
              </w:rPr>
              <w:t xml:space="preserve">Строка от 1 до 32 символов или </w:t>
            </w:r>
            <w:r>
              <w:rPr>
                <w:rFonts w:cs="Arial"/>
                <w:lang w:val="en-US"/>
              </w:rPr>
              <w:t>null</w:t>
            </w:r>
          </w:p>
        </w:tc>
        <w:tc>
          <w:tcPr>
            <w:tcW w:w="1879" w:type="dxa"/>
          </w:tcPr>
          <w:p w14:paraId="0FDC5C82" w14:textId="16CA0888" w:rsidR="003062C9" w:rsidRDefault="003062C9" w:rsidP="00171765">
            <w:pPr>
              <w:rPr>
                <w:rFonts w:cs="Arial"/>
              </w:rPr>
            </w:pPr>
            <w:r>
              <w:rPr>
                <w:rFonts w:cs="Arial"/>
              </w:rPr>
              <w:t>Параметр обязательный</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7" w:name="OLE_LINK265"/>
            <w:bookmarkStart w:id="98" w:name="OLE_LINK266"/>
            <w:bookmarkStart w:id="99" w:name="OLE_LINK272"/>
            <w:r>
              <w:rPr>
                <w:rFonts w:cs="Arial"/>
              </w:rPr>
              <w:t>Содержимое документа</w:t>
            </w:r>
            <w:bookmarkEnd w:id="97"/>
            <w:bookmarkEnd w:id="98"/>
            <w:bookmarkEnd w:id="99"/>
          </w:p>
        </w:tc>
        <w:tc>
          <w:tcPr>
            <w:tcW w:w="2333" w:type="dxa"/>
          </w:tcPr>
          <w:p w14:paraId="2BC27B06" w14:textId="77777777" w:rsidR="003062C9" w:rsidRPr="00525F22" w:rsidRDefault="003062C9" w:rsidP="00171765">
            <w:pPr>
              <w:rPr>
                <w:rFonts w:cs="Arial"/>
              </w:rPr>
            </w:pPr>
            <w:bookmarkStart w:id="100" w:name="OLE_LINK130"/>
            <w:bookmarkStart w:id="101" w:name="OLE_LINK132"/>
            <w:bookmarkStart w:id="102" w:name="OLE_LINK148"/>
            <w:r>
              <w:rPr>
                <w:rFonts w:cs="Arial"/>
              </w:rPr>
              <w:t>Структура п.</w:t>
            </w:r>
            <w:bookmarkStart w:id="103" w:name="OLE_LINK122"/>
            <w:bookmarkStart w:id="104" w:name="OLE_LINK123"/>
            <w:bookmarkStart w:id="105" w:name="OLE_LINK124"/>
            <w:r>
              <w:rPr>
                <w:rFonts w:cs="Arial"/>
              </w:rPr>
              <w:t>2.1.1.1</w:t>
            </w:r>
            <w:bookmarkEnd w:id="100"/>
            <w:bookmarkEnd w:id="101"/>
            <w:bookmarkEnd w:id="102"/>
            <w:bookmarkEnd w:id="103"/>
            <w:bookmarkEnd w:id="104"/>
            <w:bookmarkEnd w:id="105"/>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6" w:name="_Hlk491897393"/>
            <w:r>
              <w:rPr>
                <w:rFonts w:cs="Arial"/>
                <w:lang w:val="en-US"/>
              </w:rPr>
              <w:t>key</w:t>
            </w:r>
          </w:p>
        </w:tc>
        <w:tc>
          <w:tcPr>
            <w:tcW w:w="4353" w:type="dxa"/>
          </w:tcPr>
          <w:p w14:paraId="512D70FF" w14:textId="453C8C0E" w:rsidR="003062C9" w:rsidRPr="00BB096F" w:rsidRDefault="003062C9" w:rsidP="00171765">
            <w:pPr>
              <w:rPr>
                <w:rFonts w:cs="Arial"/>
              </w:rPr>
            </w:pPr>
            <w:bookmarkStart w:id="107" w:name="OLE_LINK263"/>
            <w:bookmarkStart w:id="108" w:name="OLE_LINK264"/>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bookmarkEnd w:id="107"/>
            <w:bookmarkEnd w:id="108"/>
            <w:r w:rsidRPr="009D1FE4">
              <w:rPr>
                <w:rFonts w:cs="Arial"/>
              </w:rPr>
              <w:t xml:space="preserve">Для </w:t>
            </w:r>
            <w:r>
              <w:rPr>
                <w:rFonts w:cs="Arial"/>
              </w:rPr>
              <w:lastRenderedPageBreak/>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333" w:type="dxa"/>
          </w:tcPr>
          <w:p w14:paraId="5754B589" w14:textId="76CD5AE9" w:rsidR="003062C9" w:rsidRPr="00115D23" w:rsidRDefault="003062C9" w:rsidP="003062C9">
            <w:pPr>
              <w:rPr>
                <w:rFonts w:cs="Arial"/>
              </w:rPr>
            </w:pPr>
            <w:r>
              <w:rPr>
                <w:rFonts w:cs="Arial"/>
              </w:rPr>
              <w:lastRenderedPageBreak/>
              <w:t xml:space="preserve">Строка от 1 до 32 символов. </w:t>
            </w:r>
          </w:p>
        </w:tc>
        <w:tc>
          <w:tcPr>
            <w:tcW w:w="1879" w:type="dxa"/>
          </w:tcPr>
          <w:p w14:paraId="24484A72" w14:textId="495C58F4" w:rsidR="003062C9" w:rsidRDefault="003062C9" w:rsidP="00171765">
            <w:pPr>
              <w:rPr>
                <w:rFonts w:cs="Arial"/>
              </w:rPr>
            </w:pPr>
            <w:r>
              <w:rPr>
                <w:rFonts w:cs="Arial"/>
              </w:rPr>
              <w:t>Параметр обязательный.</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proofErr w:type="spellStart"/>
            <w:r>
              <w:rPr>
                <w:rFonts w:cs="Arial"/>
                <w:lang w:val="en-US"/>
              </w:rPr>
              <w:t>callbackUrl</w:t>
            </w:r>
            <w:proofErr w:type="spellEnd"/>
          </w:p>
        </w:tc>
        <w:tc>
          <w:tcPr>
            <w:tcW w:w="4353" w:type="dxa"/>
          </w:tcPr>
          <w:p w14:paraId="3C3C9061" w14:textId="77777777" w:rsidR="003062C9" w:rsidRPr="009D7C38" w:rsidRDefault="003062C9"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333" w:type="dxa"/>
          </w:tcPr>
          <w:p w14:paraId="7A7BB46C" w14:textId="77777777" w:rsidR="003062C9" w:rsidRDefault="003062C9" w:rsidP="00171765">
            <w:pPr>
              <w:rPr>
                <w:rFonts w:cs="Arial"/>
              </w:rPr>
            </w:pPr>
            <w:r>
              <w:rPr>
                <w:rFonts w:cs="Arial"/>
              </w:rPr>
              <w:t xml:space="preserve">Строка от 1 до 1024 символов или </w:t>
            </w:r>
            <w:r>
              <w:rPr>
                <w:rFonts w:cs="Arial"/>
                <w:lang w:val="en-US"/>
              </w:rPr>
              <w:t>null</w:t>
            </w:r>
          </w:p>
        </w:tc>
        <w:tc>
          <w:tcPr>
            <w:tcW w:w="1879" w:type="dxa"/>
          </w:tcPr>
          <w:p w14:paraId="74706357" w14:textId="5676F40A" w:rsidR="007B2DC5" w:rsidRDefault="003062C9" w:rsidP="00171765">
            <w:pPr>
              <w:rPr>
                <w:rFonts w:cs="Arial"/>
              </w:rPr>
            </w:pPr>
            <w:r>
              <w:rPr>
                <w:rFonts w:cs="Arial"/>
              </w:rPr>
              <w:t>Параметр не обязательный</w:t>
            </w:r>
          </w:p>
        </w:tc>
      </w:tr>
      <w:tr w:rsidR="007B2DC5" w:rsidRPr="008F4F86" w14:paraId="17DD838C" w14:textId="77777777" w:rsidTr="003062C9">
        <w:tc>
          <w:tcPr>
            <w:tcW w:w="2197" w:type="dxa"/>
          </w:tcPr>
          <w:p w14:paraId="7A030637" w14:textId="77777777" w:rsidR="007B2DC5" w:rsidRDefault="007B2DC5" w:rsidP="007B2DC5">
            <w:pPr>
              <w:rPr>
                <w:rFonts w:cs="Arial"/>
                <w:lang w:val="en-US"/>
              </w:rPr>
            </w:pPr>
            <w:proofErr w:type="spellStart"/>
            <w:r w:rsidRPr="00F12065">
              <w:rPr>
                <w:rFonts w:cs="Arial"/>
                <w:lang w:val="en-US"/>
              </w:rPr>
              <w:t>callbackApiKey</w:t>
            </w:r>
            <w:proofErr w:type="spellEnd"/>
          </w:p>
          <w:p w14:paraId="7E0392E3" w14:textId="77A1172D" w:rsidR="007B2DC5" w:rsidRDefault="007B2DC5" w:rsidP="007B2DC5">
            <w:pPr>
              <w:rPr>
                <w:rFonts w:cs="Arial"/>
                <w:lang w:val="en-US"/>
              </w:rPr>
            </w:pPr>
          </w:p>
        </w:tc>
        <w:tc>
          <w:tcPr>
            <w:tcW w:w="4353" w:type="dxa"/>
          </w:tcPr>
          <w:p w14:paraId="6A271B7A" w14:textId="094C8224"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333" w:type="dxa"/>
          </w:tcPr>
          <w:p w14:paraId="795611D3" w14:textId="4F9D4B9B"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1879" w:type="dxa"/>
          </w:tcPr>
          <w:p w14:paraId="75F6CB2D" w14:textId="79D332DE" w:rsidR="007B2DC5" w:rsidRDefault="007B2DC5" w:rsidP="007B2DC5">
            <w:pPr>
              <w:rPr>
                <w:rFonts w:cs="Arial"/>
              </w:rPr>
            </w:pPr>
            <w:r>
              <w:rPr>
                <w:rFonts w:cs="Arial"/>
              </w:rPr>
              <w:t>Параметр не обязательный</w:t>
            </w:r>
          </w:p>
        </w:tc>
      </w:tr>
      <w:tr w:rsidR="007B2DC5" w:rsidRPr="008F4F86" w14:paraId="053A440F" w14:textId="169FEAEE" w:rsidTr="003062C9">
        <w:tc>
          <w:tcPr>
            <w:tcW w:w="2197" w:type="dxa"/>
          </w:tcPr>
          <w:p w14:paraId="3F5E1786" w14:textId="241A22C9" w:rsidR="007B2DC5" w:rsidRDefault="007B2DC5" w:rsidP="007B2DC5">
            <w:pPr>
              <w:rPr>
                <w:rFonts w:cs="Arial"/>
                <w:lang w:val="en-US"/>
              </w:rPr>
            </w:pPr>
            <w:r>
              <w:rPr>
                <w:rFonts w:cs="Arial"/>
                <w:lang w:val="en-US"/>
              </w:rPr>
              <w:t>meta</w:t>
            </w:r>
          </w:p>
        </w:tc>
        <w:tc>
          <w:tcPr>
            <w:tcW w:w="4353" w:type="dxa"/>
          </w:tcPr>
          <w:p w14:paraId="17B956B5" w14:textId="19B5357D" w:rsidR="007B2DC5" w:rsidRDefault="007B2DC5" w:rsidP="007B2DC5">
            <w:pPr>
              <w:rPr>
                <w:rFonts w:cs="Arial"/>
                <w:lang w:val="en-US"/>
              </w:rPr>
            </w:pPr>
            <w:bookmarkStart w:id="109" w:name="OLE_LINK209"/>
            <w:bookmarkStart w:id="110" w:name="OLE_LINK210"/>
            <w:r>
              <w:rPr>
                <w:rFonts w:cs="Arial"/>
              </w:rPr>
              <w:t>Метаданные запроса</w:t>
            </w:r>
            <w:bookmarkEnd w:id="109"/>
            <w:bookmarkEnd w:id="110"/>
          </w:p>
        </w:tc>
        <w:tc>
          <w:tcPr>
            <w:tcW w:w="2333" w:type="dxa"/>
          </w:tcPr>
          <w:p w14:paraId="3C402E3A" w14:textId="57D1C64A" w:rsidR="007B2DC5" w:rsidRDefault="007B2DC5" w:rsidP="007B2DC5">
            <w:pPr>
              <w:rPr>
                <w:rFonts w:cs="Arial"/>
              </w:rPr>
            </w:pPr>
            <w:r>
              <w:rPr>
                <w:rFonts w:cs="Arial"/>
              </w:rPr>
              <w:t xml:space="preserve">Строка от 1 до 128 символов или </w:t>
            </w:r>
            <w:r>
              <w:rPr>
                <w:rFonts w:cs="Arial"/>
                <w:lang w:val="en-US"/>
              </w:rPr>
              <w:t>null</w:t>
            </w:r>
          </w:p>
        </w:tc>
        <w:tc>
          <w:tcPr>
            <w:tcW w:w="1879" w:type="dxa"/>
          </w:tcPr>
          <w:p w14:paraId="10047CB6" w14:textId="59DADDC3" w:rsidR="007B2DC5" w:rsidRDefault="007B2DC5" w:rsidP="007B2DC5">
            <w:pPr>
              <w:rPr>
                <w:rFonts w:cs="Arial"/>
              </w:rPr>
            </w:pPr>
            <w:r>
              <w:rPr>
                <w:rFonts w:cs="Arial"/>
              </w:rPr>
              <w:t>Параметр не обязательный</w:t>
            </w:r>
          </w:p>
        </w:tc>
      </w:tr>
      <w:tr w:rsidR="007B2DC5" w:rsidRPr="008F4F86" w14:paraId="52DF8AB9" w14:textId="17311A33" w:rsidTr="003062C9">
        <w:tc>
          <w:tcPr>
            <w:tcW w:w="2197" w:type="dxa"/>
          </w:tcPr>
          <w:p w14:paraId="339F1D3E" w14:textId="051D684C" w:rsidR="007B2DC5" w:rsidRDefault="007B2DC5" w:rsidP="007B2DC5">
            <w:pPr>
              <w:rPr>
                <w:rFonts w:cs="Arial"/>
                <w:lang w:val="en-US"/>
              </w:rPr>
            </w:pPr>
            <w:bookmarkStart w:id="111" w:name="OLE_LINK555"/>
            <w:bookmarkStart w:id="112" w:name="OLE_LINK556"/>
            <w:proofErr w:type="spellStart"/>
            <w:r>
              <w:rPr>
                <w:rFonts w:cs="Arial"/>
                <w:lang w:val="en-US"/>
              </w:rPr>
              <w:t>ignoreItemCodeCheck</w:t>
            </w:r>
            <w:bookmarkEnd w:id="111"/>
            <w:bookmarkEnd w:id="112"/>
            <w:proofErr w:type="spellEnd"/>
          </w:p>
        </w:tc>
        <w:tc>
          <w:tcPr>
            <w:tcW w:w="4353" w:type="dxa"/>
          </w:tcPr>
          <w:p w14:paraId="30B3273B" w14:textId="77777777" w:rsidR="007B2DC5" w:rsidRDefault="007B2DC5" w:rsidP="007B2DC5">
            <w:pPr>
              <w:rPr>
                <w:rFonts w:cs="Arial"/>
              </w:rPr>
            </w:pPr>
            <w:bookmarkStart w:id="113" w:name="OLE_LINK558"/>
            <w:bookmarkStart w:id="114" w:name="OLE_LINK557"/>
            <w:r>
              <w:rPr>
                <w:rFonts w:cs="Arial"/>
              </w:rPr>
              <w:t>Флаг указывающий стоит ли игнорировать проверку КМ.</w:t>
            </w:r>
          </w:p>
          <w:bookmarkEnd w:id="113"/>
          <w:p w14:paraId="2820AECE" w14:textId="08DEE7C9" w:rsidR="007B2DC5" w:rsidRDefault="007B2DC5" w:rsidP="007B2DC5">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7A3199A7" w14:textId="696C7CAD" w:rsidR="007B2DC5" w:rsidRPr="00DE7DD0" w:rsidRDefault="007B2DC5" w:rsidP="007B2DC5">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bookmarkEnd w:id="114"/>
            <w:proofErr w:type="spellEnd"/>
          </w:p>
        </w:tc>
        <w:tc>
          <w:tcPr>
            <w:tcW w:w="2333" w:type="dxa"/>
          </w:tcPr>
          <w:p w14:paraId="3220CF6A" w14:textId="70DE1F57" w:rsidR="007B2DC5" w:rsidRDefault="007B2DC5" w:rsidP="007B2DC5">
            <w:pPr>
              <w:rPr>
                <w:rFonts w:cs="Arial"/>
              </w:rPr>
            </w:pPr>
            <w:proofErr w:type="spellStart"/>
            <w:r>
              <w:rPr>
                <w:rFonts w:cs="Arial"/>
              </w:rPr>
              <w:t>Булевое</w:t>
            </w:r>
            <w:proofErr w:type="spellEnd"/>
            <w:r>
              <w:rPr>
                <w:rFonts w:cs="Arial"/>
              </w:rPr>
              <w:t xml:space="preserve"> значение, </w:t>
            </w:r>
          </w:p>
          <w:p w14:paraId="5BE09C78" w14:textId="71FD5537" w:rsidR="007B2DC5" w:rsidRPr="00397593" w:rsidRDefault="007B2DC5" w:rsidP="007B2DC5">
            <w:pPr>
              <w:rPr>
                <w:rFonts w:cs="Arial"/>
              </w:rPr>
            </w:pPr>
            <w:r>
              <w:rPr>
                <w:rFonts w:cs="Arial"/>
              </w:rPr>
              <w:t xml:space="preserve">Значение по умолчанию </w:t>
            </w:r>
            <w:r>
              <w:rPr>
                <w:rFonts w:cs="Arial"/>
                <w:lang w:val="en-US"/>
              </w:rPr>
              <w:t>false</w:t>
            </w:r>
            <w:r w:rsidRPr="00397593">
              <w:rPr>
                <w:rFonts w:cs="Arial"/>
              </w:rPr>
              <w:t>.</w:t>
            </w:r>
          </w:p>
        </w:tc>
        <w:tc>
          <w:tcPr>
            <w:tcW w:w="1879" w:type="dxa"/>
          </w:tcPr>
          <w:p w14:paraId="51C6E653" w14:textId="4CC9B2D3" w:rsidR="007B2DC5" w:rsidRDefault="007B2DC5" w:rsidP="007B2DC5">
            <w:pPr>
              <w:rPr>
                <w:rFonts w:cs="Arial"/>
              </w:rPr>
            </w:pPr>
            <w:r>
              <w:rPr>
                <w:rFonts w:cs="Arial"/>
              </w:rPr>
              <w:t>необязательное поле.</w:t>
            </w:r>
          </w:p>
        </w:tc>
      </w:tr>
      <w:bookmarkEnd w:id="81"/>
      <w:bookmarkEnd w:id="82"/>
      <w:bookmarkEnd w:id="83"/>
      <w:bookmarkEnd w:id="106"/>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5" w:name="_Toc507539852"/>
      <w:bookmarkStart w:id="116" w:name="_Toc27489457"/>
      <w:bookmarkStart w:id="117" w:name="_Toc80026473"/>
      <w:bookmarkStart w:id="118" w:name="OLE_LINK125"/>
      <w:r>
        <w:rPr>
          <w:rFonts w:cs="Arial"/>
        </w:rPr>
        <w:t>2.1.1.1</w:t>
      </w:r>
      <w:r>
        <w:t xml:space="preserve"> Содержимое документа</w:t>
      </w:r>
      <w:bookmarkEnd w:id="115"/>
      <w:bookmarkEnd w:id="116"/>
      <w:bookmarkEnd w:id="117"/>
    </w:p>
    <w:tbl>
      <w:tblPr>
        <w:tblStyle w:val="ab"/>
        <w:tblW w:w="12611" w:type="dxa"/>
        <w:tblLayout w:type="fixed"/>
        <w:tblLook w:val="04A0" w:firstRow="1" w:lastRow="0" w:firstColumn="1" w:lastColumn="0" w:noHBand="0" w:noVBand="1"/>
      </w:tblPr>
      <w:tblGrid>
        <w:gridCol w:w="4106"/>
        <w:gridCol w:w="2693"/>
        <w:gridCol w:w="1701"/>
        <w:gridCol w:w="851"/>
        <w:gridCol w:w="709"/>
        <w:gridCol w:w="2551"/>
      </w:tblGrid>
      <w:tr w:rsidR="00C37DB9" w:rsidRPr="008F4F86" w14:paraId="6A5BE42C" w14:textId="0FF1EB42" w:rsidTr="00C37DB9">
        <w:tc>
          <w:tcPr>
            <w:tcW w:w="4106" w:type="dxa"/>
          </w:tcPr>
          <w:p w14:paraId="242A31DC" w14:textId="47AD9CA4" w:rsidR="0001100B" w:rsidRPr="00627F02" w:rsidRDefault="0001100B" w:rsidP="00627F02">
            <w:pPr>
              <w:jc w:val="center"/>
              <w:rPr>
                <w:rFonts w:cs="Arial"/>
                <w:b/>
                <w:bCs/>
              </w:rPr>
            </w:pPr>
            <w:r w:rsidRPr="00627F02">
              <w:rPr>
                <w:rFonts w:cs="Arial"/>
                <w:b/>
                <w:bCs/>
              </w:rPr>
              <w:t>Атрибут</w:t>
            </w:r>
          </w:p>
        </w:tc>
        <w:tc>
          <w:tcPr>
            <w:tcW w:w="2693" w:type="dxa"/>
          </w:tcPr>
          <w:p w14:paraId="01C7879D" w14:textId="54F342FB" w:rsidR="0001100B" w:rsidRPr="00627F02" w:rsidRDefault="0001100B" w:rsidP="00627F02">
            <w:pPr>
              <w:jc w:val="center"/>
              <w:rPr>
                <w:rFonts w:cs="Arial"/>
                <w:b/>
                <w:bCs/>
              </w:rPr>
            </w:pPr>
            <w:r w:rsidRPr="00627F02">
              <w:rPr>
                <w:rFonts w:cs="Arial"/>
                <w:b/>
                <w:bCs/>
              </w:rPr>
              <w:t>Описание</w:t>
            </w:r>
          </w:p>
        </w:tc>
        <w:tc>
          <w:tcPr>
            <w:tcW w:w="1701" w:type="dxa"/>
          </w:tcPr>
          <w:p w14:paraId="5EAA3879" w14:textId="78576EE8" w:rsidR="0001100B" w:rsidRPr="00627F02" w:rsidRDefault="0001100B" w:rsidP="00627F02">
            <w:pPr>
              <w:jc w:val="center"/>
              <w:rPr>
                <w:rFonts w:cs="Arial"/>
                <w:b/>
                <w:bCs/>
              </w:rPr>
            </w:pPr>
            <w:r w:rsidRPr="00627F02">
              <w:rPr>
                <w:rFonts w:cs="Arial"/>
                <w:b/>
                <w:bCs/>
              </w:rPr>
              <w:t>Комментарий</w:t>
            </w:r>
          </w:p>
        </w:tc>
        <w:tc>
          <w:tcPr>
            <w:tcW w:w="851" w:type="dxa"/>
          </w:tcPr>
          <w:p w14:paraId="43455AC4" w14:textId="0EC4ED73" w:rsidR="0001100B" w:rsidRPr="00627F02" w:rsidRDefault="0001100B" w:rsidP="00627F02">
            <w:pPr>
              <w:jc w:val="center"/>
              <w:rPr>
                <w:rFonts w:cs="Arial"/>
                <w:b/>
                <w:bCs/>
              </w:rPr>
            </w:pPr>
            <w:r w:rsidRPr="00627F02">
              <w:rPr>
                <w:rFonts w:cs="Arial"/>
                <w:b/>
                <w:bCs/>
              </w:rPr>
              <w:t>ФФД 1.05</w:t>
            </w:r>
          </w:p>
        </w:tc>
        <w:tc>
          <w:tcPr>
            <w:tcW w:w="709" w:type="dxa"/>
          </w:tcPr>
          <w:p w14:paraId="56B7F5C1" w14:textId="4DBE3B6E" w:rsidR="0001100B" w:rsidRPr="00627F02" w:rsidRDefault="0001100B" w:rsidP="00627F02">
            <w:pPr>
              <w:jc w:val="center"/>
              <w:rPr>
                <w:rFonts w:cs="Arial"/>
                <w:b/>
                <w:bCs/>
              </w:rPr>
            </w:pPr>
            <w:r w:rsidRPr="00627F02">
              <w:rPr>
                <w:rFonts w:cs="Arial"/>
                <w:b/>
                <w:bCs/>
              </w:rPr>
              <w:t>ФФД 1.2</w:t>
            </w:r>
          </w:p>
        </w:tc>
        <w:tc>
          <w:tcPr>
            <w:tcW w:w="2551" w:type="dxa"/>
          </w:tcPr>
          <w:p w14:paraId="4EDAFBC6" w14:textId="7C1945F2" w:rsidR="0001100B" w:rsidRPr="00627F02" w:rsidRDefault="0001100B" w:rsidP="00627F02">
            <w:pPr>
              <w:jc w:val="center"/>
              <w:rPr>
                <w:rFonts w:cs="Arial"/>
                <w:b/>
                <w:bCs/>
              </w:rPr>
            </w:pPr>
            <w:r>
              <w:rPr>
                <w:rFonts w:cs="Arial"/>
                <w:b/>
                <w:bCs/>
              </w:rPr>
              <w:t>Обязательность</w:t>
            </w:r>
          </w:p>
        </w:tc>
      </w:tr>
      <w:tr w:rsidR="00C37DB9" w:rsidRPr="008F4F86" w14:paraId="424E25C1" w14:textId="41F9A8A1" w:rsidTr="00C37DB9">
        <w:tc>
          <w:tcPr>
            <w:tcW w:w="4106" w:type="dxa"/>
          </w:tcPr>
          <w:p w14:paraId="2830928A" w14:textId="7B75CD60" w:rsidR="0001100B" w:rsidRPr="00DD04DD" w:rsidRDefault="0001100B" w:rsidP="00171765">
            <w:pPr>
              <w:rPr>
                <w:rFonts w:cs="Arial"/>
                <w:lang w:val="en-US"/>
              </w:rPr>
            </w:pPr>
            <w:proofErr w:type="spellStart"/>
            <w:r>
              <w:rPr>
                <w:rFonts w:cs="Arial"/>
                <w:lang w:val="en-US"/>
              </w:rPr>
              <w:t>ffdVersion</w:t>
            </w:r>
            <w:proofErr w:type="spellEnd"/>
          </w:p>
        </w:tc>
        <w:tc>
          <w:tcPr>
            <w:tcW w:w="2693" w:type="dxa"/>
          </w:tcPr>
          <w:p w14:paraId="2437EFFD" w14:textId="77777777" w:rsidR="0001100B" w:rsidRDefault="0001100B" w:rsidP="00DD04DD">
            <w:pPr>
              <w:rPr>
                <w:rFonts w:cs="Arial"/>
              </w:rPr>
            </w:pPr>
            <w:bookmarkStart w:id="119" w:name="OLE_LINK537"/>
            <w:r>
              <w:rPr>
                <w:rFonts w:cs="Arial"/>
              </w:rPr>
              <w:t xml:space="preserve">Номер версии ФФД, </w:t>
            </w:r>
            <w:r w:rsidRPr="00DD04DD">
              <w:rPr>
                <w:rFonts w:cs="Arial"/>
              </w:rPr>
              <w:t>1209</w:t>
            </w:r>
          </w:p>
          <w:p w14:paraId="0E839068" w14:textId="1713EBC6" w:rsidR="0001100B" w:rsidRPr="00CE43A2" w:rsidRDefault="0001100B" w:rsidP="00DD04DD">
            <w:pPr>
              <w:rPr>
                <w:rFonts w:cs="Arial"/>
              </w:rPr>
            </w:pPr>
            <w:r>
              <w:rPr>
                <w:rFonts w:cs="Arial"/>
              </w:rPr>
              <w:t>2 – ФФД 1.05, значение по умолчанию</w:t>
            </w:r>
          </w:p>
          <w:p w14:paraId="643DC627" w14:textId="3A6130A8" w:rsidR="0001100B" w:rsidRPr="00DD04DD" w:rsidRDefault="0001100B" w:rsidP="00DD04DD">
            <w:pPr>
              <w:rPr>
                <w:rFonts w:cs="Arial"/>
              </w:rPr>
            </w:pPr>
            <w:r>
              <w:rPr>
                <w:rFonts w:cs="Arial"/>
              </w:rPr>
              <w:t>4 – ФФД 1.2</w:t>
            </w:r>
            <w:bookmarkEnd w:id="119"/>
          </w:p>
        </w:tc>
        <w:tc>
          <w:tcPr>
            <w:tcW w:w="1701" w:type="dxa"/>
          </w:tcPr>
          <w:p w14:paraId="30E7A914" w14:textId="7BF1F3FA" w:rsidR="0001100B" w:rsidRPr="00A47D55" w:rsidRDefault="0001100B" w:rsidP="009C4FDB">
            <w:pPr>
              <w:rPr>
                <w:rFonts w:cs="Arial"/>
              </w:rPr>
            </w:pPr>
            <w:r>
              <w:rPr>
                <w:rFonts w:cs="Arial"/>
              </w:rPr>
              <w:t>Число</w:t>
            </w:r>
            <w:r w:rsidR="009C4FDB">
              <w:rPr>
                <w:rFonts w:cs="Arial"/>
              </w:rPr>
              <w:t>.</w:t>
            </w:r>
          </w:p>
        </w:tc>
        <w:tc>
          <w:tcPr>
            <w:tcW w:w="851" w:type="dxa"/>
          </w:tcPr>
          <w:p w14:paraId="4BB87980" w14:textId="28CD5885" w:rsidR="0001100B" w:rsidRPr="00627F02" w:rsidRDefault="0001100B" w:rsidP="00DD04DD">
            <w:pPr>
              <w:rPr>
                <w:rFonts w:cs="Arial"/>
              </w:rPr>
            </w:pPr>
            <w:r>
              <w:rPr>
                <w:rFonts w:cs="Arial"/>
              </w:rPr>
              <w:t>Да</w:t>
            </w:r>
          </w:p>
        </w:tc>
        <w:tc>
          <w:tcPr>
            <w:tcW w:w="709" w:type="dxa"/>
          </w:tcPr>
          <w:p w14:paraId="5B9E67E8" w14:textId="1D1D2461" w:rsidR="0001100B" w:rsidRDefault="0001100B" w:rsidP="00DD04DD">
            <w:pPr>
              <w:rPr>
                <w:rFonts w:cs="Arial"/>
              </w:rPr>
            </w:pPr>
            <w:r>
              <w:rPr>
                <w:rFonts w:cs="Arial"/>
              </w:rPr>
              <w:t>Да</w:t>
            </w:r>
          </w:p>
        </w:tc>
        <w:tc>
          <w:tcPr>
            <w:tcW w:w="2551" w:type="dxa"/>
          </w:tcPr>
          <w:p w14:paraId="21C71031" w14:textId="4051A347" w:rsidR="0001100B" w:rsidRDefault="003062C9" w:rsidP="00DD04DD">
            <w:pPr>
              <w:rPr>
                <w:rFonts w:cs="Arial"/>
              </w:rPr>
            </w:pPr>
            <w:r>
              <w:rPr>
                <w:rFonts w:cs="Arial"/>
              </w:rPr>
              <w:t xml:space="preserve">Не обязательно для ФФД 1.05 </w:t>
            </w:r>
            <w:r>
              <w:rPr>
                <w:rFonts w:cs="Arial"/>
              </w:rPr>
              <w:br/>
            </w:r>
            <w:r>
              <w:rPr>
                <w:rFonts w:cs="Arial"/>
              </w:rPr>
              <w:br/>
              <w:t>Обязательно для ФФД 1.2</w:t>
            </w:r>
          </w:p>
        </w:tc>
      </w:tr>
      <w:tr w:rsidR="00C37DB9" w:rsidRPr="008F4F86" w14:paraId="6DAD2651" w14:textId="6CC4EA43" w:rsidTr="00C37DB9">
        <w:tc>
          <w:tcPr>
            <w:tcW w:w="4106" w:type="dxa"/>
          </w:tcPr>
          <w:p w14:paraId="05E904D1" w14:textId="031CB0FC" w:rsidR="0001100B" w:rsidRDefault="0001100B" w:rsidP="00703E22">
            <w:pPr>
              <w:rPr>
                <w:rFonts w:cs="Arial"/>
                <w:lang w:val="en-US"/>
              </w:rPr>
            </w:pPr>
            <w:r>
              <w:rPr>
                <w:rFonts w:cs="Arial"/>
                <w:lang w:val="en-US"/>
              </w:rPr>
              <w:t>type</w:t>
            </w:r>
          </w:p>
        </w:tc>
        <w:tc>
          <w:tcPr>
            <w:tcW w:w="2693" w:type="dxa"/>
          </w:tcPr>
          <w:p w14:paraId="7EBE6958" w14:textId="77777777" w:rsidR="0001100B" w:rsidRDefault="0001100B" w:rsidP="00703E22">
            <w:pPr>
              <w:rPr>
                <w:rFonts w:cs="Arial"/>
              </w:rPr>
            </w:pPr>
            <w:bookmarkStart w:id="120" w:name="OLE_LINK277"/>
            <w:bookmarkStart w:id="121" w:name="OLE_LINK282"/>
            <w:bookmarkStart w:id="122" w:name="OLE_LINK283"/>
            <w:r>
              <w:rPr>
                <w:rFonts w:cs="Arial"/>
              </w:rPr>
              <w:t>Признак расчета, 1054:</w:t>
            </w:r>
          </w:p>
          <w:p w14:paraId="69DC3ED8" w14:textId="77777777" w:rsidR="0001100B" w:rsidRDefault="0001100B" w:rsidP="00703E22">
            <w:pPr>
              <w:pStyle w:val="ac"/>
              <w:numPr>
                <w:ilvl w:val="0"/>
                <w:numId w:val="1"/>
              </w:numPr>
              <w:rPr>
                <w:rFonts w:cs="Arial"/>
              </w:rPr>
            </w:pPr>
            <w:r>
              <w:rPr>
                <w:rFonts w:cs="Arial"/>
              </w:rPr>
              <w:t>Приход</w:t>
            </w:r>
          </w:p>
          <w:p w14:paraId="4163C833" w14:textId="77777777" w:rsidR="0001100B" w:rsidRDefault="0001100B" w:rsidP="00703E22">
            <w:pPr>
              <w:pStyle w:val="ac"/>
              <w:numPr>
                <w:ilvl w:val="0"/>
                <w:numId w:val="1"/>
              </w:numPr>
              <w:rPr>
                <w:rFonts w:cs="Arial"/>
              </w:rPr>
            </w:pPr>
            <w:r>
              <w:rPr>
                <w:rFonts w:cs="Arial"/>
              </w:rPr>
              <w:t>Возврат прихода</w:t>
            </w:r>
          </w:p>
          <w:p w14:paraId="40F13F67" w14:textId="77777777" w:rsidR="0001100B" w:rsidRDefault="0001100B" w:rsidP="00703E22">
            <w:pPr>
              <w:pStyle w:val="ac"/>
              <w:numPr>
                <w:ilvl w:val="0"/>
                <w:numId w:val="1"/>
              </w:numPr>
              <w:rPr>
                <w:rFonts w:cs="Arial"/>
              </w:rPr>
            </w:pPr>
            <w:r>
              <w:rPr>
                <w:rFonts w:cs="Arial"/>
              </w:rPr>
              <w:t>Расход</w:t>
            </w:r>
          </w:p>
          <w:p w14:paraId="576A80D1" w14:textId="4F0654D5" w:rsidR="0001100B" w:rsidRDefault="0001100B" w:rsidP="00703E22">
            <w:pPr>
              <w:pStyle w:val="ac"/>
              <w:numPr>
                <w:ilvl w:val="0"/>
                <w:numId w:val="1"/>
              </w:numPr>
              <w:rPr>
                <w:rFonts w:cs="Arial"/>
              </w:rPr>
            </w:pPr>
            <w:r>
              <w:rPr>
                <w:rFonts w:cs="Arial"/>
              </w:rPr>
              <w:t>Возврат расхода</w:t>
            </w:r>
            <w:bookmarkEnd w:id="120"/>
            <w:bookmarkEnd w:id="121"/>
            <w:bookmarkEnd w:id="122"/>
          </w:p>
        </w:tc>
        <w:tc>
          <w:tcPr>
            <w:tcW w:w="1701" w:type="dxa"/>
          </w:tcPr>
          <w:p w14:paraId="2BDCC94A" w14:textId="0C29AEF7" w:rsidR="0001100B" w:rsidRDefault="0001100B" w:rsidP="009C4FDB">
            <w:pPr>
              <w:rPr>
                <w:rFonts w:cs="Arial"/>
              </w:rPr>
            </w:pPr>
            <w:r>
              <w:rPr>
                <w:rFonts w:cs="Arial"/>
              </w:rPr>
              <w:t xml:space="preserve">Число. </w:t>
            </w:r>
          </w:p>
        </w:tc>
        <w:tc>
          <w:tcPr>
            <w:tcW w:w="851" w:type="dxa"/>
          </w:tcPr>
          <w:p w14:paraId="5022DCEB" w14:textId="68A382E6" w:rsidR="0001100B" w:rsidRDefault="0001100B" w:rsidP="00703E22">
            <w:pPr>
              <w:rPr>
                <w:rFonts w:cs="Arial"/>
              </w:rPr>
            </w:pPr>
            <w:r>
              <w:rPr>
                <w:rFonts w:cs="Arial"/>
              </w:rPr>
              <w:t>Да</w:t>
            </w:r>
          </w:p>
        </w:tc>
        <w:tc>
          <w:tcPr>
            <w:tcW w:w="709" w:type="dxa"/>
          </w:tcPr>
          <w:p w14:paraId="648216AF" w14:textId="63E1A7CA" w:rsidR="0001100B" w:rsidRDefault="0001100B" w:rsidP="00703E22">
            <w:pPr>
              <w:rPr>
                <w:rFonts w:cs="Arial"/>
              </w:rPr>
            </w:pPr>
            <w:r>
              <w:rPr>
                <w:rFonts w:cs="Arial"/>
              </w:rPr>
              <w:t>Да</w:t>
            </w:r>
          </w:p>
        </w:tc>
        <w:tc>
          <w:tcPr>
            <w:tcW w:w="2551" w:type="dxa"/>
          </w:tcPr>
          <w:p w14:paraId="595BEA99" w14:textId="20F55195" w:rsidR="0001100B" w:rsidRDefault="003062C9" w:rsidP="00703E22">
            <w:pPr>
              <w:rPr>
                <w:rFonts w:cs="Arial"/>
              </w:rPr>
            </w:pPr>
            <w:r>
              <w:rPr>
                <w:rFonts w:cs="Arial"/>
              </w:rPr>
              <w:t>ФФД 1.05 – да</w:t>
            </w:r>
            <w:r>
              <w:rPr>
                <w:rFonts w:cs="Arial"/>
              </w:rPr>
              <w:br/>
              <w:t>ФФД 1.2 - да</w:t>
            </w:r>
          </w:p>
        </w:tc>
      </w:tr>
      <w:tr w:rsidR="00C37DB9" w:rsidRPr="008F4F86" w14:paraId="2BE074D2" w14:textId="3643DCE7" w:rsidTr="00C37DB9">
        <w:tc>
          <w:tcPr>
            <w:tcW w:w="4106" w:type="dxa"/>
          </w:tcPr>
          <w:p w14:paraId="4B0B2D83" w14:textId="77777777" w:rsidR="0001100B" w:rsidRPr="0000532B" w:rsidRDefault="0001100B" w:rsidP="00703E22">
            <w:pPr>
              <w:rPr>
                <w:rFonts w:cs="Arial"/>
              </w:rPr>
            </w:pPr>
            <w:r>
              <w:rPr>
                <w:rFonts w:cs="Arial"/>
                <w:lang w:val="en-US"/>
              </w:rPr>
              <w:lastRenderedPageBreak/>
              <w:t>p</w:t>
            </w:r>
            <w:proofErr w:type="spellStart"/>
            <w:r w:rsidRPr="00B2081D">
              <w:rPr>
                <w:rFonts w:cs="Arial"/>
              </w:rPr>
              <w:t>ositions</w:t>
            </w:r>
            <w:proofErr w:type="spellEnd"/>
          </w:p>
        </w:tc>
        <w:tc>
          <w:tcPr>
            <w:tcW w:w="2693" w:type="dxa"/>
          </w:tcPr>
          <w:p w14:paraId="06DDD09D" w14:textId="77777777" w:rsidR="0001100B" w:rsidRPr="00B2081D" w:rsidRDefault="0001100B" w:rsidP="00703E22">
            <w:pPr>
              <w:rPr>
                <w:rFonts w:cs="Arial"/>
              </w:rPr>
            </w:pPr>
            <w:bookmarkStart w:id="123" w:name="OLE_LINK284"/>
            <w:bookmarkStart w:id="124" w:name="OLE_LINK289"/>
            <w:bookmarkStart w:id="125" w:name="OLE_LINK290"/>
            <w:bookmarkStart w:id="126" w:name="OLE_LINK344"/>
            <w:bookmarkStart w:id="127" w:name="OLE_LINK345"/>
            <w:r>
              <w:rPr>
                <w:rFonts w:cs="Arial"/>
              </w:rPr>
              <w:t xml:space="preserve">Список </w:t>
            </w:r>
            <w:r w:rsidRPr="00C427A1">
              <w:t>предмет</w:t>
            </w:r>
            <w:r>
              <w:t>ов</w:t>
            </w:r>
            <w:r w:rsidRPr="00C427A1">
              <w:t xml:space="preserve"> расчета</w:t>
            </w:r>
            <w:r>
              <w:t>, 1059</w:t>
            </w:r>
            <w:bookmarkEnd w:id="123"/>
            <w:bookmarkEnd w:id="124"/>
            <w:bookmarkEnd w:id="125"/>
            <w:bookmarkEnd w:id="126"/>
            <w:bookmarkEnd w:id="127"/>
          </w:p>
        </w:tc>
        <w:tc>
          <w:tcPr>
            <w:tcW w:w="1701" w:type="dxa"/>
          </w:tcPr>
          <w:p w14:paraId="0698B83B" w14:textId="77777777" w:rsidR="0001100B" w:rsidRPr="0027461C" w:rsidRDefault="0001100B" w:rsidP="00703E22">
            <w:pPr>
              <w:rPr>
                <w:rFonts w:cs="Arial"/>
              </w:rPr>
            </w:pPr>
            <w:r>
              <w:rPr>
                <w:rFonts w:cs="Arial"/>
              </w:rPr>
              <w:t>Массив структур п.2.1.1.2</w:t>
            </w:r>
            <w:r w:rsidRPr="00B20708">
              <w:rPr>
                <w:rFonts w:cs="Arial"/>
              </w:rPr>
              <w:t xml:space="preserve"> </w:t>
            </w:r>
          </w:p>
        </w:tc>
        <w:tc>
          <w:tcPr>
            <w:tcW w:w="851" w:type="dxa"/>
          </w:tcPr>
          <w:p w14:paraId="23B11D6D" w14:textId="112EAE80" w:rsidR="0001100B" w:rsidRDefault="0001100B" w:rsidP="00703E22">
            <w:pPr>
              <w:rPr>
                <w:rFonts w:cs="Arial"/>
              </w:rPr>
            </w:pPr>
            <w:r>
              <w:rPr>
                <w:rFonts w:cs="Arial"/>
              </w:rPr>
              <w:t>Да</w:t>
            </w:r>
          </w:p>
        </w:tc>
        <w:tc>
          <w:tcPr>
            <w:tcW w:w="709" w:type="dxa"/>
          </w:tcPr>
          <w:p w14:paraId="47A61726" w14:textId="30386AAD" w:rsidR="0001100B" w:rsidRDefault="0001100B" w:rsidP="00703E22">
            <w:pPr>
              <w:rPr>
                <w:rFonts w:cs="Arial"/>
              </w:rPr>
            </w:pPr>
            <w:r>
              <w:rPr>
                <w:rFonts w:cs="Arial"/>
              </w:rPr>
              <w:t>Да</w:t>
            </w:r>
          </w:p>
        </w:tc>
        <w:tc>
          <w:tcPr>
            <w:tcW w:w="2551" w:type="dxa"/>
          </w:tcPr>
          <w:p w14:paraId="647E6448" w14:textId="77777777" w:rsidR="0001100B" w:rsidRDefault="0001100B" w:rsidP="00703E22">
            <w:pPr>
              <w:rPr>
                <w:rFonts w:cs="Arial"/>
              </w:rPr>
            </w:pPr>
          </w:p>
        </w:tc>
      </w:tr>
      <w:tr w:rsidR="00C37DB9" w:rsidRPr="008F4F86" w14:paraId="1419DF1D" w14:textId="5FD9FA3E" w:rsidTr="00C37DB9">
        <w:tc>
          <w:tcPr>
            <w:tcW w:w="4106" w:type="dxa"/>
          </w:tcPr>
          <w:p w14:paraId="5CEE5768" w14:textId="77777777" w:rsidR="0001100B" w:rsidRPr="00B2081D" w:rsidRDefault="0001100B" w:rsidP="00703E22">
            <w:pPr>
              <w:rPr>
                <w:rFonts w:cs="Arial"/>
              </w:rPr>
            </w:pPr>
            <w:r>
              <w:rPr>
                <w:rFonts w:cs="Arial"/>
                <w:lang w:val="en-US"/>
              </w:rPr>
              <w:t>c</w:t>
            </w:r>
            <w:proofErr w:type="spellStart"/>
            <w:r w:rsidRPr="00B2081D">
              <w:rPr>
                <w:rFonts w:cs="Arial"/>
              </w:rPr>
              <w:t>heckClose</w:t>
            </w:r>
            <w:proofErr w:type="spellEnd"/>
          </w:p>
        </w:tc>
        <w:tc>
          <w:tcPr>
            <w:tcW w:w="2693" w:type="dxa"/>
          </w:tcPr>
          <w:p w14:paraId="3E9C16AF" w14:textId="77777777" w:rsidR="0001100B" w:rsidRDefault="0001100B" w:rsidP="00703E22">
            <w:pPr>
              <w:rPr>
                <w:rFonts w:cs="Arial"/>
              </w:rPr>
            </w:pPr>
            <w:bookmarkStart w:id="128" w:name="OLE_LINK291"/>
            <w:bookmarkStart w:id="129" w:name="OLE_LINK292"/>
            <w:bookmarkStart w:id="130" w:name="OLE_LINK293"/>
            <w:r>
              <w:rPr>
                <w:rFonts w:cs="Arial"/>
              </w:rPr>
              <w:t>Параметры закрытия чека</w:t>
            </w:r>
            <w:bookmarkEnd w:id="128"/>
            <w:bookmarkEnd w:id="129"/>
            <w:bookmarkEnd w:id="130"/>
          </w:p>
        </w:tc>
        <w:tc>
          <w:tcPr>
            <w:tcW w:w="1701" w:type="dxa"/>
          </w:tcPr>
          <w:p w14:paraId="051F129E" w14:textId="77777777" w:rsidR="0001100B" w:rsidRDefault="0001100B" w:rsidP="00703E22">
            <w:pPr>
              <w:rPr>
                <w:rFonts w:cs="Arial"/>
              </w:rPr>
            </w:pPr>
            <w:r>
              <w:rPr>
                <w:rFonts w:cs="Arial"/>
              </w:rPr>
              <w:t>Структура п.2.1.1.3</w:t>
            </w:r>
          </w:p>
        </w:tc>
        <w:tc>
          <w:tcPr>
            <w:tcW w:w="851" w:type="dxa"/>
          </w:tcPr>
          <w:p w14:paraId="311FA0EB" w14:textId="46E92AEF" w:rsidR="0001100B" w:rsidRDefault="0001100B" w:rsidP="00703E22">
            <w:pPr>
              <w:rPr>
                <w:rFonts w:cs="Arial"/>
              </w:rPr>
            </w:pPr>
            <w:r>
              <w:rPr>
                <w:rFonts w:cs="Arial"/>
              </w:rPr>
              <w:t>Да</w:t>
            </w:r>
          </w:p>
        </w:tc>
        <w:tc>
          <w:tcPr>
            <w:tcW w:w="709" w:type="dxa"/>
          </w:tcPr>
          <w:p w14:paraId="3AFB38B5" w14:textId="7F612E02" w:rsidR="0001100B" w:rsidRDefault="0001100B" w:rsidP="00703E22">
            <w:pPr>
              <w:rPr>
                <w:rFonts w:cs="Arial"/>
              </w:rPr>
            </w:pPr>
            <w:r>
              <w:rPr>
                <w:rFonts w:cs="Arial"/>
              </w:rPr>
              <w:t>Да</w:t>
            </w:r>
          </w:p>
        </w:tc>
        <w:tc>
          <w:tcPr>
            <w:tcW w:w="2551" w:type="dxa"/>
          </w:tcPr>
          <w:p w14:paraId="4861FF6E" w14:textId="77777777" w:rsidR="0001100B" w:rsidRDefault="0001100B" w:rsidP="00703E22">
            <w:pPr>
              <w:rPr>
                <w:rFonts w:cs="Arial"/>
              </w:rPr>
            </w:pPr>
          </w:p>
        </w:tc>
      </w:tr>
      <w:tr w:rsidR="00C37DB9" w:rsidRPr="008F4F86" w14:paraId="32591AA4" w14:textId="7290EFCE" w:rsidTr="00C37DB9">
        <w:tc>
          <w:tcPr>
            <w:tcW w:w="4106" w:type="dxa"/>
          </w:tcPr>
          <w:p w14:paraId="3F91195A" w14:textId="77777777" w:rsidR="0001100B" w:rsidRPr="00B2081D" w:rsidRDefault="0001100B" w:rsidP="00703E22">
            <w:pPr>
              <w:rPr>
                <w:rFonts w:cs="Arial"/>
              </w:rPr>
            </w:pPr>
            <w:bookmarkStart w:id="131" w:name="_Hlk507543943"/>
            <w:r>
              <w:rPr>
                <w:rFonts w:cs="Arial"/>
                <w:lang w:val="en-US"/>
              </w:rPr>
              <w:t>c</w:t>
            </w:r>
            <w:proofErr w:type="spellStart"/>
            <w:r w:rsidRPr="004311A3">
              <w:rPr>
                <w:rFonts w:cs="Arial"/>
              </w:rPr>
              <w:t>ustomerContact</w:t>
            </w:r>
            <w:proofErr w:type="spellEnd"/>
          </w:p>
        </w:tc>
        <w:tc>
          <w:tcPr>
            <w:tcW w:w="2693" w:type="dxa"/>
          </w:tcPr>
          <w:p w14:paraId="3C8665EA" w14:textId="77777777" w:rsidR="0001100B" w:rsidRPr="004311A3" w:rsidRDefault="0001100B" w:rsidP="00703E22">
            <w:pPr>
              <w:rPr>
                <w:rFonts w:cs="Arial"/>
              </w:rPr>
            </w:pPr>
            <w:bookmarkStart w:id="132" w:name="OLE_LINK306"/>
            <w:r>
              <w:t>Т</w:t>
            </w:r>
            <w:r w:rsidRPr="00C427A1">
              <w:t>елефон или электронный адрес покупателя</w:t>
            </w:r>
            <w:r>
              <w:t>, 1008</w:t>
            </w:r>
            <w:bookmarkEnd w:id="132"/>
          </w:p>
        </w:tc>
        <w:tc>
          <w:tcPr>
            <w:tcW w:w="1701" w:type="dxa"/>
          </w:tcPr>
          <w:p w14:paraId="0B00A225" w14:textId="0DAF9294" w:rsidR="0001100B" w:rsidRPr="00542312" w:rsidRDefault="0001100B" w:rsidP="009C4FDB">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+{Ц} или {С}@{C}</w:t>
            </w:r>
            <w:r w:rsidR="00542312">
              <w:t>, {</w:t>
            </w:r>
            <w:r w:rsidR="00542312">
              <w:rPr>
                <w:lang w:val="en-US"/>
              </w:rPr>
              <w:t>none</w:t>
            </w:r>
            <w:r w:rsidR="00542312">
              <w:t>}</w:t>
            </w:r>
            <w:r w:rsidR="00542312" w:rsidRPr="00542312">
              <w:t>.</w:t>
            </w:r>
          </w:p>
        </w:tc>
        <w:tc>
          <w:tcPr>
            <w:tcW w:w="851" w:type="dxa"/>
          </w:tcPr>
          <w:p w14:paraId="67118CCA" w14:textId="7A20E2C5" w:rsidR="0001100B" w:rsidRDefault="0001100B" w:rsidP="00703E22">
            <w:pPr>
              <w:rPr>
                <w:rFonts w:cs="Arial"/>
              </w:rPr>
            </w:pPr>
            <w:r>
              <w:rPr>
                <w:rFonts w:cs="Arial"/>
              </w:rPr>
              <w:t>Да</w:t>
            </w:r>
          </w:p>
        </w:tc>
        <w:tc>
          <w:tcPr>
            <w:tcW w:w="709" w:type="dxa"/>
          </w:tcPr>
          <w:p w14:paraId="7891D63D" w14:textId="4E2F07A6" w:rsidR="0001100B" w:rsidRDefault="0001100B" w:rsidP="00703E22">
            <w:pPr>
              <w:rPr>
                <w:rFonts w:cs="Arial"/>
              </w:rPr>
            </w:pPr>
            <w:r>
              <w:rPr>
                <w:rFonts w:cs="Arial"/>
              </w:rPr>
              <w:t>Да</w:t>
            </w:r>
          </w:p>
        </w:tc>
        <w:tc>
          <w:tcPr>
            <w:tcW w:w="2551" w:type="dxa"/>
          </w:tcPr>
          <w:p w14:paraId="1E5CDA57" w14:textId="10324549" w:rsidR="0001100B" w:rsidRDefault="009C4FDB" w:rsidP="00703E22">
            <w:pPr>
              <w:rPr>
                <w:rFonts w:cs="Arial"/>
              </w:rPr>
            </w:pPr>
            <w:r>
              <w:rPr>
                <w:rFonts w:cs="Arial"/>
              </w:rPr>
              <w:t>ФФД 1.05 – да</w:t>
            </w:r>
          </w:p>
          <w:p w14:paraId="3D4CB1AA" w14:textId="3254F6A6" w:rsidR="009C4FDB" w:rsidRDefault="009C4FDB" w:rsidP="00703E22">
            <w:pPr>
              <w:rPr>
                <w:rFonts w:cs="Arial"/>
              </w:rPr>
            </w:pPr>
            <w:r>
              <w:rPr>
                <w:rFonts w:cs="Arial"/>
              </w:rPr>
              <w:t>ФФД 1.2 - да</w:t>
            </w:r>
          </w:p>
        </w:tc>
      </w:tr>
      <w:tr w:rsidR="00C37DB9" w:rsidRPr="008F4F86" w14:paraId="1AC6271B" w14:textId="42489C1A" w:rsidTr="00C37DB9">
        <w:tc>
          <w:tcPr>
            <w:tcW w:w="4106" w:type="dxa"/>
          </w:tcPr>
          <w:p w14:paraId="1F5FDE12" w14:textId="77B58901" w:rsidR="0001100B" w:rsidRPr="0000532B" w:rsidRDefault="0001100B" w:rsidP="00703E22">
            <w:pPr>
              <w:rPr>
                <w:rFonts w:cs="Arial"/>
              </w:rPr>
            </w:pPr>
            <w:bookmarkStart w:id="133" w:name="OLE_LINK294"/>
            <w:bookmarkStart w:id="134" w:name="OLE_LINK295"/>
            <w:bookmarkEnd w:id="131"/>
            <w:proofErr w:type="spellStart"/>
            <w:r>
              <w:rPr>
                <w:rFonts w:cs="Arial"/>
                <w:lang w:val="en-US"/>
              </w:rPr>
              <w:t>a</w:t>
            </w:r>
            <w:r w:rsidRPr="00AE6B24">
              <w:rPr>
                <w:rFonts w:cs="Arial"/>
                <w:lang w:val="en-US"/>
              </w:rPr>
              <w:t>gentType</w:t>
            </w:r>
            <w:bookmarkEnd w:id="133"/>
            <w:bookmarkEnd w:id="134"/>
            <w:proofErr w:type="spellEnd"/>
          </w:p>
        </w:tc>
        <w:tc>
          <w:tcPr>
            <w:tcW w:w="2693" w:type="dxa"/>
          </w:tcPr>
          <w:p w14:paraId="3BD71FDF" w14:textId="77777777" w:rsidR="0001100B" w:rsidRDefault="0001100B" w:rsidP="00703E22">
            <w:bookmarkStart w:id="135" w:name="OLE_LINK307"/>
            <w:bookmarkStart w:id="136" w:name="OLE_LINK308"/>
            <w:bookmarkStart w:id="137" w:name="OLE_LINK309"/>
            <w:r>
              <w:t>П</w:t>
            </w:r>
            <w:r w:rsidRPr="00AE6B24">
              <w:t>ризнак агента</w:t>
            </w:r>
            <w:r>
              <w:t xml:space="preserve">, </w:t>
            </w:r>
            <w:r w:rsidRPr="00AE6B24">
              <w:t>1057</w:t>
            </w:r>
            <w:bookmarkStart w:id="138" w:name="OLE_LINK415"/>
            <w:bookmarkStart w:id="139" w:name="OLE_LINK416"/>
            <w:bookmarkStart w:id="140" w:name="OLE_LINK417"/>
            <w:bookmarkStart w:id="141" w:name="OLE_LINK414"/>
            <w:r>
              <w:t xml:space="preserve">. </w:t>
            </w:r>
            <w:r w:rsidRPr="00055D64">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46EE84DA" w14:textId="04DF10E8" w:rsidR="0001100B" w:rsidRDefault="0001100B" w:rsidP="00703E22">
            <w:r>
              <w:t xml:space="preserve">0 (1) – </w:t>
            </w:r>
            <w:r w:rsidRPr="00C427A1">
              <w:t>банковски</w:t>
            </w:r>
            <w:r>
              <w:t>й</w:t>
            </w:r>
            <w:r w:rsidRPr="00C427A1">
              <w:t xml:space="preserve"> платежны</w:t>
            </w:r>
            <w:r>
              <w:t>й агент</w:t>
            </w:r>
          </w:p>
          <w:p w14:paraId="476B8D0A" w14:textId="15AF806E" w:rsidR="0001100B" w:rsidRDefault="0001100B" w:rsidP="00703E22">
            <w:r>
              <w:t xml:space="preserve">1 (2) – </w:t>
            </w:r>
            <w:r w:rsidRPr="00C427A1">
              <w:t>банковски</w:t>
            </w:r>
            <w:r>
              <w:t>й</w:t>
            </w:r>
            <w:r w:rsidRPr="00C427A1">
              <w:t xml:space="preserve"> платежны</w:t>
            </w:r>
            <w:r>
              <w:t>й субагент</w:t>
            </w:r>
          </w:p>
          <w:p w14:paraId="040E9D6A" w14:textId="742E0F9A" w:rsidR="0001100B" w:rsidRDefault="0001100B" w:rsidP="00703E22">
            <w:r>
              <w:t xml:space="preserve">2 (4) – </w:t>
            </w:r>
            <w:r w:rsidRPr="00C427A1">
              <w:t>платежны</w:t>
            </w:r>
            <w:r>
              <w:t>й</w:t>
            </w:r>
            <w:r w:rsidRPr="00C427A1">
              <w:t xml:space="preserve"> агент</w:t>
            </w:r>
          </w:p>
          <w:p w14:paraId="3FB9AABF" w14:textId="4D51A585" w:rsidR="0001100B" w:rsidRDefault="0001100B" w:rsidP="00703E22">
            <w:r>
              <w:t xml:space="preserve">3 (8) – </w:t>
            </w:r>
            <w:r w:rsidRPr="00C427A1">
              <w:t>платежн</w:t>
            </w:r>
            <w:r>
              <w:t>ый субагент</w:t>
            </w:r>
          </w:p>
          <w:p w14:paraId="50D846EA" w14:textId="6F72DDF1" w:rsidR="0001100B" w:rsidRDefault="0001100B" w:rsidP="00703E22">
            <w:r>
              <w:t xml:space="preserve">4 (16) – </w:t>
            </w:r>
            <w:r w:rsidRPr="00C427A1">
              <w:t>поверенны</w:t>
            </w:r>
            <w:r>
              <w:t>й</w:t>
            </w:r>
          </w:p>
          <w:p w14:paraId="14255D92" w14:textId="7F125F67" w:rsidR="0001100B" w:rsidRDefault="0001100B" w:rsidP="00703E22">
            <w:r>
              <w:t xml:space="preserve">5 (32) – </w:t>
            </w:r>
            <w:r w:rsidRPr="00C427A1">
              <w:t>комиссионер</w:t>
            </w:r>
          </w:p>
          <w:p w14:paraId="7883665A" w14:textId="1C972E0B" w:rsidR="0001100B" w:rsidRDefault="0001100B" w:rsidP="00703E22">
            <w:pPr>
              <w:tabs>
                <w:tab w:val="center" w:pos="2467"/>
              </w:tabs>
            </w:pPr>
            <w:r>
              <w:t xml:space="preserve">6 (64) – иной </w:t>
            </w:r>
            <w:r w:rsidRPr="00C427A1">
              <w:t>агент</w:t>
            </w:r>
          </w:p>
          <w:bookmarkEnd w:id="138"/>
          <w:bookmarkEnd w:id="139"/>
          <w:bookmarkEnd w:id="140"/>
          <w:p w14:paraId="63FA935D" w14:textId="77777777" w:rsidR="0001100B" w:rsidRPr="00EA41AF" w:rsidRDefault="0001100B" w:rsidP="00703E22">
            <w:pPr>
              <w:tabs>
                <w:tab w:val="center" w:pos="2467"/>
              </w:tabs>
              <w:rPr>
                <w:i/>
              </w:rPr>
            </w:pPr>
            <w:r w:rsidRPr="00EA41AF">
              <w:rPr>
                <w:i/>
              </w:rPr>
              <w:t xml:space="preserve">Кассовый чек (БСО) может содержать реквизиты «признак агента» (тег 1057), только если отчет о регистрации и (или) текущий отчет о перерегистрации содержит реквизит «признак агента» (тег 1057), имеющий значение, идентичное </w:t>
            </w:r>
            <w:r w:rsidRPr="00EA41AF">
              <w:rPr>
                <w:i/>
              </w:rPr>
              <w:lastRenderedPageBreak/>
              <w:t>значению реквизита «признак агента» (тег 1057) кассового чека.</w:t>
            </w:r>
            <w:bookmarkEnd w:id="135"/>
            <w:bookmarkEnd w:id="136"/>
            <w:bookmarkEnd w:id="137"/>
            <w:bookmarkEnd w:id="141"/>
          </w:p>
        </w:tc>
        <w:tc>
          <w:tcPr>
            <w:tcW w:w="1701" w:type="dxa"/>
          </w:tcPr>
          <w:p w14:paraId="1EF43C9D" w14:textId="77777777" w:rsidR="0001100B" w:rsidRPr="006A64D3" w:rsidRDefault="0001100B" w:rsidP="00703E22">
            <w:pPr>
              <w:rPr>
                <w:rFonts w:cs="Arial"/>
              </w:rPr>
            </w:pPr>
            <w:bookmarkStart w:id="142" w:name="OLE_LINK296"/>
            <w:bookmarkStart w:id="143" w:name="OLE_LINK297"/>
            <w:bookmarkStart w:id="144" w:name="OLE_LINK298"/>
            <w:r>
              <w:rPr>
                <w:rFonts w:cs="Arial"/>
              </w:rPr>
              <w:lastRenderedPageBreak/>
              <w:t>Число от 1 до 127</w:t>
            </w:r>
            <w:r w:rsidRPr="006A64D3">
              <w:rPr>
                <w:rFonts w:cs="Arial"/>
              </w:rPr>
              <w:t xml:space="preserve">, </w:t>
            </w:r>
            <w:r>
              <w:rPr>
                <w:rFonts w:cs="Arial"/>
              </w:rPr>
              <w:t>необязательное поле</w:t>
            </w:r>
            <w:bookmarkEnd w:id="142"/>
            <w:bookmarkEnd w:id="143"/>
            <w:bookmarkEnd w:id="144"/>
          </w:p>
        </w:tc>
        <w:tc>
          <w:tcPr>
            <w:tcW w:w="851" w:type="dxa"/>
          </w:tcPr>
          <w:p w14:paraId="3964DE60" w14:textId="5AA89880" w:rsidR="0001100B" w:rsidRDefault="0001100B" w:rsidP="00703E22">
            <w:pPr>
              <w:rPr>
                <w:rFonts w:cs="Arial"/>
              </w:rPr>
            </w:pPr>
            <w:r>
              <w:rPr>
                <w:rFonts w:cs="Arial"/>
              </w:rPr>
              <w:t>Да</w:t>
            </w:r>
          </w:p>
        </w:tc>
        <w:tc>
          <w:tcPr>
            <w:tcW w:w="709" w:type="dxa"/>
          </w:tcPr>
          <w:p w14:paraId="3AEE7C41" w14:textId="55E0CAF4" w:rsidR="0001100B" w:rsidRDefault="0001100B" w:rsidP="00703E22">
            <w:pPr>
              <w:rPr>
                <w:rFonts w:cs="Arial"/>
              </w:rPr>
            </w:pPr>
            <w:r>
              <w:rPr>
                <w:rFonts w:cs="Arial"/>
              </w:rPr>
              <w:t>Нет</w:t>
            </w:r>
          </w:p>
        </w:tc>
        <w:tc>
          <w:tcPr>
            <w:tcW w:w="2551" w:type="dxa"/>
          </w:tcPr>
          <w:p w14:paraId="43BBFC83" w14:textId="7B777C5B" w:rsidR="0001100B" w:rsidRDefault="009C4FDB" w:rsidP="00703E22">
            <w:pPr>
              <w:rPr>
                <w:rFonts w:cs="Arial"/>
              </w:rPr>
            </w:pPr>
            <w:r>
              <w:rPr>
                <w:rFonts w:cs="Arial"/>
              </w:rPr>
              <w:t>ФФД 1.05 – нет</w:t>
            </w:r>
          </w:p>
          <w:p w14:paraId="76996703" w14:textId="6472870E" w:rsidR="009C4FDB" w:rsidRDefault="009C4FDB" w:rsidP="00703E22">
            <w:pPr>
              <w:rPr>
                <w:rFonts w:cs="Arial"/>
              </w:rPr>
            </w:pPr>
            <w:r>
              <w:rPr>
                <w:rFonts w:cs="Arial"/>
              </w:rPr>
              <w:t xml:space="preserve">ФФД 1.2 - нет </w:t>
            </w:r>
          </w:p>
        </w:tc>
      </w:tr>
      <w:tr w:rsidR="00C37DB9" w:rsidRPr="008F4F86" w14:paraId="45CC4A29" w14:textId="7611C88F" w:rsidTr="00C37DB9">
        <w:tc>
          <w:tcPr>
            <w:tcW w:w="4106" w:type="dxa"/>
          </w:tcPr>
          <w:p w14:paraId="3ED70901" w14:textId="1DD2F9A5" w:rsidR="0001100B" w:rsidRPr="00AE6B24" w:rsidRDefault="0001100B" w:rsidP="00703E22">
            <w:pPr>
              <w:rPr>
                <w:rFonts w:cs="Arial"/>
              </w:rPr>
            </w:pPr>
            <w:bookmarkStart w:id="145" w:name="_Hlk515533381"/>
            <w:r>
              <w:rPr>
                <w:lang w:val="en-US"/>
              </w:rPr>
              <w:t>p</w:t>
            </w:r>
            <w:proofErr w:type="spellStart"/>
            <w:r w:rsidRPr="00EA41AF">
              <w:t>aymentTransferOperatorPhoneNumbers</w:t>
            </w:r>
            <w:proofErr w:type="spellEnd"/>
          </w:p>
        </w:tc>
        <w:tc>
          <w:tcPr>
            <w:tcW w:w="2693" w:type="dxa"/>
          </w:tcPr>
          <w:p w14:paraId="5A814F2B" w14:textId="77777777" w:rsidR="0001100B" w:rsidRPr="008B35C0" w:rsidRDefault="0001100B" w:rsidP="00703E22">
            <w:bookmarkStart w:id="146" w:name="OLE_LINK310"/>
            <w:bookmarkStart w:id="147" w:name="OLE_LINK311"/>
            <w:r>
              <w:t>Т</w:t>
            </w:r>
            <w:r w:rsidRPr="004E1AAD">
              <w:t xml:space="preserve">елефон </w:t>
            </w:r>
            <w:r>
              <w:t>оператора перевода, 1075</w:t>
            </w:r>
            <w:bookmarkEnd w:id="146"/>
            <w:bookmarkEnd w:id="147"/>
          </w:p>
        </w:tc>
        <w:tc>
          <w:tcPr>
            <w:tcW w:w="1701" w:type="dxa"/>
          </w:tcPr>
          <w:p w14:paraId="2DC6FC5D" w14:textId="766D487A"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26C8B247" w14:textId="10EF46F0" w:rsidR="0001100B" w:rsidRDefault="0001100B" w:rsidP="00703E22">
            <w:pPr>
              <w:rPr>
                <w:rFonts w:cs="Arial"/>
              </w:rPr>
            </w:pPr>
            <w:r>
              <w:rPr>
                <w:rFonts w:cs="Arial"/>
              </w:rPr>
              <w:t>Да</w:t>
            </w:r>
          </w:p>
        </w:tc>
        <w:tc>
          <w:tcPr>
            <w:tcW w:w="709" w:type="dxa"/>
          </w:tcPr>
          <w:p w14:paraId="26E49230" w14:textId="0FF22171" w:rsidR="0001100B" w:rsidRDefault="0001100B" w:rsidP="00703E22">
            <w:pPr>
              <w:rPr>
                <w:rFonts w:cs="Arial"/>
              </w:rPr>
            </w:pPr>
            <w:r>
              <w:rPr>
                <w:rFonts w:cs="Arial"/>
              </w:rPr>
              <w:t>Нет</w:t>
            </w:r>
          </w:p>
        </w:tc>
        <w:tc>
          <w:tcPr>
            <w:tcW w:w="2551" w:type="dxa"/>
          </w:tcPr>
          <w:p w14:paraId="749FBBF4" w14:textId="77777777" w:rsidR="00C37DB9" w:rsidRDefault="00C37DB9" w:rsidP="00C37DB9">
            <w:pPr>
              <w:rPr>
                <w:rFonts w:cs="Arial"/>
              </w:rPr>
            </w:pPr>
            <w:r>
              <w:rPr>
                <w:rFonts w:cs="Arial"/>
              </w:rPr>
              <w:t>ФФД 1.05 – нет</w:t>
            </w:r>
          </w:p>
          <w:p w14:paraId="23481A80" w14:textId="2EFA8072" w:rsidR="0001100B" w:rsidRDefault="00C37DB9" w:rsidP="00C37DB9">
            <w:pPr>
              <w:rPr>
                <w:rFonts w:cs="Arial"/>
              </w:rPr>
            </w:pPr>
            <w:r>
              <w:rPr>
                <w:rFonts w:cs="Arial"/>
              </w:rPr>
              <w:t>ФФД 1.2 - нет</w:t>
            </w:r>
          </w:p>
        </w:tc>
      </w:tr>
      <w:tr w:rsidR="00C37DB9" w:rsidRPr="008F4F86" w14:paraId="6078DEDD" w14:textId="202D606B" w:rsidTr="00C37DB9">
        <w:tc>
          <w:tcPr>
            <w:tcW w:w="4106" w:type="dxa"/>
          </w:tcPr>
          <w:p w14:paraId="4945E095" w14:textId="77777777" w:rsidR="0001100B" w:rsidRPr="00AE6B24" w:rsidRDefault="0001100B" w:rsidP="00703E22">
            <w:pPr>
              <w:rPr>
                <w:rFonts w:cs="Arial"/>
              </w:rPr>
            </w:pPr>
            <w:r>
              <w:rPr>
                <w:lang w:val="en-US"/>
              </w:rPr>
              <w:t>p</w:t>
            </w:r>
            <w:proofErr w:type="spellStart"/>
            <w:r w:rsidRPr="00EA41AF">
              <w:t>aymentAgentOperation</w:t>
            </w:r>
            <w:proofErr w:type="spellEnd"/>
          </w:p>
        </w:tc>
        <w:tc>
          <w:tcPr>
            <w:tcW w:w="2693" w:type="dxa"/>
          </w:tcPr>
          <w:p w14:paraId="18C59E3B" w14:textId="77777777" w:rsidR="0001100B" w:rsidRPr="008B35C0" w:rsidRDefault="0001100B" w:rsidP="00703E22">
            <w:pPr>
              <w:rPr>
                <w:lang w:val="en-US"/>
              </w:rPr>
            </w:pPr>
            <w:bookmarkStart w:id="148" w:name="OLE_LINK312"/>
            <w:bookmarkStart w:id="149" w:name="OLE_LINK313"/>
            <w:bookmarkStart w:id="150" w:name="OLE_LINK314"/>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bookmarkEnd w:id="148"/>
            <w:bookmarkEnd w:id="149"/>
            <w:bookmarkEnd w:id="150"/>
          </w:p>
        </w:tc>
        <w:tc>
          <w:tcPr>
            <w:tcW w:w="1701" w:type="dxa"/>
          </w:tcPr>
          <w:p w14:paraId="7053F8B3" w14:textId="3ECB0951" w:rsidR="0001100B" w:rsidRDefault="0001100B" w:rsidP="00C37DB9">
            <w:pPr>
              <w:rPr>
                <w:rFonts w:cs="Arial"/>
              </w:rPr>
            </w:pPr>
            <w:r>
              <w:rPr>
                <w:rFonts w:cs="Arial"/>
              </w:rPr>
              <w:t>Строка длиной от 1 до 24 символов</w:t>
            </w:r>
            <w:r w:rsidR="00C37DB9">
              <w:rPr>
                <w:rFonts w:cs="Arial"/>
              </w:rPr>
              <w:t>.</w:t>
            </w:r>
          </w:p>
        </w:tc>
        <w:tc>
          <w:tcPr>
            <w:tcW w:w="851" w:type="dxa"/>
          </w:tcPr>
          <w:p w14:paraId="5A6D5837" w14:textId="46810FE6" w:rsidR="0001100B" w:rsidRDefault="0001100B" w:rsidP="00703E22">
            <w:pPr>
              <w:rPr>
                <w:rFonts w:cs="Arial"/>
              </w:rPr>
            </w:pPr>
            <w:r>
              <w:rPr>
                <w:rFonts w:cs="Arial"/>
              </w:rPr>
              <w:t>Да</w:t>
            </w:r>
          </w:p>
        </w:tc>
        <w:tc>
          <w:tcPr>
            <w:tcW w:w="709" w:type="dxa"/>
          </w:tcPr>
          <w:p w14:paraId="1D26314F" w14:textId="0F84B0BF" w:rsidR="0001100B" w:rsidRDefault="0001100B" w:rsidP="00703E22">
            <w:pPr>
              <w:rPr>
                <w:rFonts w:cs="Arial"/>
              </w:rPr>
            </w:pPr>
            <w:r>
              <w:rPr>
                <w:rFonts w:cs="Arial"/>
              </w:rPr>
              <w:t>Нет</w:t>
            </w:r>
          </w:p>
        </w:tc>
        <w:tc>
          <w:tcPr>
            <w:tcW w:w="2551" w:type="dxa"/>
          </w:tcPr>
          <w:p w14:paraId="598279AA" w14:textId="77777777" w:rsidR="00C37DB9" w:rsidRDefault="00C37DB9" w:rsidP="00C37DB9">
            <w:pPr>
              <w:rPr>
                <w:rFonts w:cs="Arial"/>
              </w:rPr>
            </w:pPr>
            <w:r>
              <w:rPr>
                <w:rFonts w:cs="Arial"/>
              </w:rPr>
              <w:t>ФФД 1.05 – нет</w:t>
            </w:r>
          </w:p>
          <w:p w14:paraId="07D89A07" w14:textId="7D8246A5" w:rsidR="0001100B" w:rsidRDefault="00C37DB9" w:rsidP="00C37DB9">
            <w:pPr>
              <w:rPr>
                <w:rFonts w:cs="Arial"/>
              </w:rPr>
            </w:pPr>
            <w:r>
              <w:rPr>
                <w:rFonts w:cs="Arial"/>
              </w:rPr>
              <w:t>ФФД 1.2 - нет</w:t>
            </w:r>
          </w:p>
        </w:tc>
      </w:tr>
      <w:tr w:rsidR="00C37DB9" w:rsidRPr="008F4F86" w14:paraId="577EE776" w14:textId="1B99B804" w:rsidTr="00C37DB9">
        <w:tc>
          <w:tcPr>
            <w:tcW w:w="4106" w:type="dxa"/>
          </w:tcPr>
          <w:p w14:paraId="180ABD99" w14:textId="77777777" w:rsidR="0001100B" w:rsidRPr="00EA41AF" w:rsidRDefault="0001100B" w:rsidP="00703E22">
            <w:r>
              <w:rPr>
                <w:lang w:val="en-US"/>
              </w:rPr>
              <w:t>p</w:t>
            </w:r>
            <w:proofErr w:type="spellStart"/>
            <w:r w:rsidRPr="00EA41AF">
              <w:t>aymentAgentPhoneNumbers</w:t>
            </w:r>
            <w:proofErr w:type="spellEnd"/>
          </w:p>
        </w:tc>
        <w:tc>
          <w:tcPr>
            <w:tcW w:w="2693" w:type="dxa"/>
          </w:tcPr>
          <w:p w14:paraId="6F184CFA" w14:textId="77777777" w:rsidR="0001100B" w:rsidRDefault="0001100B" w:rsidP="00703E22">
            <w:bookmarkStart w:id="151" w:name="OLE_LINK315"/>
            <w:bookmarkStart w:id="152" w:name="OLE_LINK316"/>
            <w:bookmarkStart w:id="153" w:name="OLE_LINK317"/>
            <w:r>
              <w:t>Т</w:t>
            </w:r>
            <w:r w:rsidRPr="000E7E7C">
              <w:t>елефон платежного агента</w:t>
            </w:r>
            <w:r>
              <w:t xml:space="preserve">, </w:t>
            </w:r>
            <w:r w:rsidRPr="000E7E7C">
              <w:t>1073</w:t>
            </w:r>
            <w:bookmarkEnd w:id="151"/>
            <w:bookmarkEnd w:id="152"/>
            <w:bookmarkEnd w:id="153"/>
          </w:p>
        </w:tc>
        <w:tc>
          <w:tcPr>
            <w:tcW w:w="1701" w:type="dxa"/>
          </w:tcPr>
          <w:p w14:paraId="124E0E15" w14:textId="14FD2E0E"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761A310F" w14:textId="604BB28F" w:rsidR="0001100B" w:rsidRDefault="0001100B" w:rsidP="00703E22">
            <w:pPr>
              <w:rPr>
                <w:rFonts w:cs="Arial"/>
              </w:rPr>
            </w:pPr>
            <w:r>
              <w:rPr>
                <w:rFonts w:cs="Arial"/>
              </w:rPr>
              <w:t>Да</w:t>
            </w:r>
          </w:p>
        </w:tc>
        <w:tc>
          <w:tcPr>
            <w:tcW w:w="709" w:type="dxa"/>
          </w:tcPr>
          <w:p w14:paraId="409C91BA" w14:textId="0B9AF7CD" w:rsidR="0001100B" w:rsidRDefault="0001100B" w:rsidP="00703E22">
            <w:pPr>
              <w:rPr>
                <w:rFonts w:cs="Arial"/>
              </w:rPr>
            </w:pPr>
            <w:r>
              <w:rPr>
                <w:rFonts w:cs="Arial"/>
              </w:rPr>
              <w:t>Нет</w:t>
            </w:r>
          </w:p>
        </w:tc>
        <w:tc>
          <w:tcPr>
            <w:tcW w:w="2551" w:type="dxa"/>
          </w:tcPr>
          <w:p w14:paraId="0E314304" w14:textId="77777777" w:rsidR="00C37DB9" w:rsidRDefault="00C37DB9" w:rsidP="00C37DB9">
            <w:pPr>
              <w:rPr>
                <w:rFonts w:cs="Arial"/>
              </w:rPr>
            </w:pPr>
            <w:r>
              <w:rPr>
                <w:rFonts w:cs="Arial"/>
              </w:rPr>
              <w:t>ФФД 1.05 – нет</w:t>
            </w:r>
          </w:p>
          <w:p w14:paraId="73353124" w14:textId="12E4BB16" w:rsidR="0001100B" w:rsidRDefault="00C37DB9" w:rsidP="00C37DB9">
            <w:pPr>
              <w:rPr>
                <w:rFonts w:cs="Arial"/>
              </w:rPr>
            </w:pPr>
            <w:r>
              <w:rPr>
                <w:rFonts w:cs="Arial"/>
              </w:rPr>
              <w:t>ФФД 1.2 - нет</w:t>
            </w:r>
          </w:p>
        </w:tc>
      </w:tr>
      <w:tr w:rsidR="00C37DB9" w:rsidRPr="008F4F86" w14:paraId="75F3911A" w14:textId="5AAB1B0D" w:rsidTr="00C37DB9">
        <w:tc>
          <w:tcPr>
            <w:tcW w:w="4106" w:type="dxa"/>
          </w:tcPr>
          <w:p w14:paraId="3A827DAC" w14:textId="77777777" w:rsidR="0001100B" w:rsidRPr="00EA41AF" w:rsidRDefault="0001100B" w:rsidP="00703E22">
            <w:r>
              <w:rPr>
                <w:lang w:val="en-US"/>
              </w:rPr>
              <w:t>p</w:t>
            </w:r>
            <w:proofErr w:type="spellStart"/>
            <w:r w:rsidRPr="00EA41AF">
              <w:t>aymentOperatorPhoneNumbers</w:t>
            </w:r>
            <w:proofErr w:type="spellEnd"/>
          </w:p>
        </w:tc>
        <w:tc>
          <w:tcPr>
            <w:tcW w:w="2693" w:type="dxa"/>
          </w:tcPr>
          <w:p w14:paraId="3B1C073A" w14:textId="77777777" w:rsidR="0001100B" w:rsidRDefault="0001100B" w:rsidP="00703E22">
            <w:bookmarkStart w:id="154" w:name="OLE_LINK318"/>
            <w:bookmarkStart w:id="155" w:name="OLE_LINK319"/>
            <w:bookmarkStart w:id="156" w:name="OLE_LINK320"/>
            <w:r>
              <w:t>Т</w:t>
            </w:r>
            <w:r w:rsidRPr="0080191E">
              <w:t>елефон оператора по приему платежей</w:t>
            </w:r>
            <w:r>
              <w:t xml:space="preserve">, </w:t>
            </w:r>
            <w:r w:rsidRPr="0080191E">
              <w:t>1074</w:t>
            </w:r>
            <w:bookmarkEnd w:id="154"/>
            <w:bookmarkEnd w:id="155"/>
            <w:bookmarkEnd w:id="156"/>
          </w:p>
        </w:tc>
        <w:tc>
          <w:tcPr>
            <w:tcW w:w="1701" w:type="dxa"/>
          </w:tcPr>
          <w:p w14:paraId="3D4E0A72" w14:textId="317579E8"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53626D6E" w14:textId="530E0724" w:rsidR="0001100B" w:rsidRDefault="0001100B" w:rsidP="00703E22">
            <w:pPr>
              <w:rPr>
                <w:rFonts w:cs="Arial"/>
              </w:rPr>
            </w:pPr>
            <w:r>
              <w:rPr>
                <w:rFonts w:cs="Arial"/>
              </w:rPr>
              <w:t>Да</w:t>
            </w:r>
          </w:p>
        </w:tc>
        <w:tc>
          <w:tcPr>
            <w:tcW w:w="709" w:type="dxa"/>
          </w:tcPr>
          <w:p w14:paraId="07A5E14F" w14:textId="37BCAF16" w:rsidR="0001100B" w:rsidRDefault="0001100B" w:rsidP="00703E22">
            <w:pPr>
              <w:rPr>
                <w:rFonts w:cs="Arial"/>
              </w:rPr>
            </w:pPr>
            <w:r>
              <w:rPr>
                <w:rFonts w:cs="Arial"/>
              </w:rPr>
              <w:t>Нет</w:t>
            </w:r>
          </w:p>
        </w:tc>
        <w:tc>
          <w:tcPr>
            <w:tcW w:w="2551" w:type="dxa"/>
          </w:tcPr>
          <w:p w14:paraId="4FDC9AC3" w14:textId="77777777" w:rsidR="00C37DB9" w:rsidRDefault="00C37DB9" w:rsidP="00C37DB9">
            <w:pPr>
              <w:rPr>
                <w:rFonts w:cs="Arial"/>
              </w:rPr>
            </w:pPr>
            <w:r>
              <w:rPr>
                <w:rFonts w:cs="Arial"/>
              </w:rPr>
              <w:t>ФФД 1.05 – нет</w:t>
            </w:r>
          </w:p>
          <w:p w14:paraId="7139ADFE" w14:textId="5D2A1636" w:rsidR="0001100B" w:rsidRDefault="00C37DB9" w:rsidP="00C37DB9">
            <w:pPr>
              <w:rPr>
                <w:rFonts w:cs="Arial"/>
              </w:rPr>
            </w:pPr>
            <w:r>
              <w:rPr>
                <w:rFonts w:cs="Arial"/>
              </w:rPr>
              <w:t>ФФД 1.2 - нет</w:t>
            </w:r>
          </w:p>
        </w:tc>
      </w:tr>
      <w:tr w:rsidR="00C37DB9" w:rsidRPr="008F4F86" w14:paraId="3EFD5D07" w14:textId="4CD4D52B" w:rsidTr="00C37DB9">
        <w:tc>
          <w:tcPr>
            <w:tcW w:w="4106" w:type="dxa"/>
          </w:tcPr>
          <w:p w14:paraId="1C127C8C" w14:textId="77777777" w:rsidR="0001100B" w:rsidRPr="00EA41AF" w:rsidRDefault="0001100B" w:rsidP="00703E22">
            <w:r>
              <w:rPr>
                <w:lang w:val="en-US"/>
              </w:rPr>
              <w:t>p</w:t>
            </w:r>
            <w:proofErr w:type="spellStart"/>
            <w:r w:rsidRPr="00EA41AF">
              <w:t>aymentOperatorName</w:t>
            </w:r>
            <w:proofErr w:type="spellEnd"/>
          </w:p>
        </w:tc>
        <w:tc>
          <w:tcPr>
            <w:tcW w:w="2693" w:type="dxa"/>
          </w:tcPr>
          <w:p w14:paraId="0C40C222" w14:textId="77777777" w:rsidR="0001100B" w:rsidRDefault="0001100B" w:rsidP="00703E22">
            <w:bookmarkStart w:id="157" w:name="OLE_LINK321"/>
            <w:bookmarkStart w:id="158" w:name="OLE_LINK322"/>
            <w:r>
              <w:t>Н</w:t>
            </w:r>
            <w:r w:rsidRPr="000B1B66">
              <w:t>аименование оператора перевода</w:t>
            </w:r>
            <w:r>
              <w:t xml:space="preserve">, </w:t>
            </w:r>
            <w:r w:rsidRPr="000B1B66">
              <w:t>1026</w:t>
            </w:r>
            <w:bookmarkEnd w:id="157"/>
            <w:bookmarkEnd w:id="158"/>
          </w:p>
        </w:tc>
        <w:tc>
          <w:tcPr>
            <w:tcW w:w="1701" w:type="dxa"/>
          </w:tcPr>
          <w:p w14:paraId="2B643977" w14:textId="026F3A34" w:rsidR="0001100B" w:rsidRDefault="0001100B" w:rsidP="00C37DB9">
            <w:pPr>
              <w:rPr>
                <w:rFonts w:cs="Arial"/>
              </w:rPr>
            </w:pPr>
            <w:r>
              <w:rPr>
                <w:rFonts w:cs="Arial"/>
              </w:rPr>
              <w:t>Строка длиной от 1 до 64 символов</w:t>
            </w:r>
          </w:p>
        </w:tc>
        <w:tc>
          <w:tcPr>
            <w:tcW w:w="851" w:type="dxa"/>
          </w:tcPr>
          <w:p w14:paraId="475147B4" w14:textId="5C34DF32" w:rsidR="0001100B" w:rsidRDefault="0001100B" w:rsidP="00703E22">
            <w:pPr>
              <w:rPr>
                <w:rFonts w:cs="Arial"/>
              </w:rPr>
            </w:pPr>
            <w:r>
              <w:rPr>
                <w:rFonts w:cs="Arial"/>
              </w:rPr>
              <w:t>Да</w:t>
            </w:r>
          </w:p>
        </w:tc>
        <w:tc>
          <w:tcPr>
            <w:tcW w:w="709" w:type="dxa"/>
          </w:tcPr>
          <w:p w14:paraId="6EA37D37" w14:textId="110F582D" w:rsidR="0001100B" w:rsidRDefault="0001100B" w:rsidP="00703E22">
            <w:pPr>
              <w:rPr>
                <w:rFonts w:cs="Arial"/>
              </w:rPr>
            </w:pPr>
            <w:r>
              <w:rPr>
                <w:rFonts w:cs="Arial"/>
              </w:rPr>
              <w:t>Нет</w:t>
            </w:r>
          </w:p>
        </w:tc>
        <w:tc>
          <w:tcPr>
            <w:tcW w:w="2551" w:type="dxa"/>
          </w:tcPr>
          <w:p w14:paraId="02D29273" w14:textId="77777777" w:rsidR="00C37DB9" w:rsidRDefault="00C37DB9" w:rsidP="00C37DB9">
            <w:pPr>
              <w:rPr>
                <w:rFonts w:cs="Arial"/>
              </w:rPr>
            </w:pPr>
            <w:r>
              <w:rPr>
                <w:rFonts w:cs="Arial"/>
              </w:rPr>
              <w:t>ФФД 1.05 – нет</w:t>
            </w:r>
          </w:p>
          <w:p w14:paraId="1C02C20B" w14:textId="6348FF18" w:rsidR="0001100B" w:rsidRDefault="00C37DB9" w:rsidP="00C37DB9">
            <w:pPr>
              <w:rPr>
                <w:rFonts w:cs="Arial"/>
              </w:rPr>
            </w:pPr>
            <w:r>
              <w:rPr>
                <w:rFonts w:cs="Arial"/>
              </w:rPr>
              <w:t>ФФД 1.2 - нет</w:t>
            </w:r>
          </w:p>
        </w:tc>
      </w:tr>
      <w:tr w:rsidR="00C37DB9" w:rsidRPr="008F4F86" w14:paraId="4CA72AB5" w14:textId="30DAD74B" w:rsidTr="00C37DB9">
        <w:tc>
          <w:tcPr>
            <w:tcW w:w="4106" w:type="dxa"/>
          </w:tcPr>
          <w:p w14:paraId="18E6A45F" w14:textId="77777777" w:rsidR="0001100B" w:rsidRPr="00EA41AF" w:rsidRDefault="0001100B" w:rsidP="00703E22">
            <w:r>
              <w:rPr>
                <w:lang w:val="en-US"/>
              </w:rPr>
              <w:t>p</w:t>
            </w:r>
            <w:proofErr w:type="spellStart"/>
            <w:r w:rsidRPr="00EA41AF">
              <w:t>aymentOperatorAddress</w:t>
            </w:r>
            <w:proofErr w:type="spellEnd"/>
          </w:p>
        </w:tc>
        <w:tc>
          <w:tcPr>
            <w:tcW w:w="2693" w:type="dxa"/>
          </w:tcPr>
          <w:p w14:paraId="633C8748" w14:textId="77777777" w:rsidR="0001100B" w:rsidRDefault="0001100B" w:rsidP="00703E22">
            <w:bookmarkStart w:id="159" w:name="OLE_LINK323"/>
            <w:bookmarkStart w:id="160" w:name="OLE_LINK324"/>
            <w:bookmarkStart w:id="161" w:name="OLE_LINK325"/>
            <w:r>
              <w:t xml:space="preserve">Адрес оператора перевода, </w:t>
            </w:r>
            <w:r w:rsidRPr="00CB6556">
              <w:t>1005</w:t>
            </w:r>
            <w:bookmarkEnd w:id="159"/>
            <w:bookmarkEnd w:id="160"/>
            <w:bookmarkEnd w:id="161"/>
          </w:p>
        </w:tc>
        <w:tc>
          <w:tcPr>
            <w:tcW w:w="1701" w:type="dxa"/>
          </w:tcPr>
          <w:p w14:paraId="241ECCE5" w14:textId="1C999DCD" w:rsidR="0001100B" w:rsidRDefault="0001100B" w:rsidP="00C37DB9">
            <w:pPr>
              <w:rPr>
                <w:rFonts w:cs="Arial"/>
              </w:rPr>
            </w:pPr>
            <w:r>
              <w:rPr>
                <w:rFonts w:cs="Arial"/>
              </w:rPr>
              <w:t>Строка длиной от 1 до 243 символов</w:t>
            </w:r>
            <w:r w:rsidR="00C37DB9">
              <w:rPr>
                <w:rFonts w:cs="Arial"/>
              </w:rPr>
              <w:t>.</w:t>
            </w:r>
          </w:p>
        </w:tc>
        <w:tc>
          <w:tcPr>
            <w:tcW w:w="851" w:type="dxa"/>
          </w:tcPr>
          <w:p w14:paraId="594C5AEE" w14:textId="73636950" w:rsidR="0001100B" w:rsidRDefault="0001100B" w:rsidP="00703E22">
            <w:pPr>
              <w:rPr>
                <w:rFonts w:cs="Arial"/>
              </w:rPr>
            </w:pPr>
            <w:r>
              <w:rPr>
                <w:rFonts w:cs="Arial"/>
              </w:rPr>
              <w:t>Да</w:t>
            </w:r>
          </w:p>
        </w:tc>
        <w:tc>
          <w:tcPr>
            <w:tcW w:w="709" w:type="dxa"/>
          </w:tcPr>
          <w:p w14:paraId="6C948B1C" w14:textId="409196B5" w:rsidR="0001100B" w:rsidRDefault="0001100B" w:rsidP="00703E22">
            <w:pPr>
              <w:rPr>
                <w:rFonts w:cs="Arial"/>
              </w:rPr>
            </w:pPr>
            <w:r>
              <w:rPr>
                <w:rFonts w:cs="Arial"/>
              </w:rPr>
              <w:t>Нет</w:t>
            </w:r>
          </w:p>
        </w:tc>
        <w:tc>
          <w:tcPr>
            <w:tcW w:w="2551" w:type="dxa"/>
          </w:tcPr>
          <w:p w14:paraId="00189863" w14:textId="77777777" w:rsidR="00C37DB9" w:rsidRDefault="00C37DB9" w:rsidP="00C37DB9">
            <w:pPr>
              <w:rPr>
                <w:rFonts w:cs="Arial"/>
              </w:rPr>
            </w:pPr>
            <w:r>
              <w:rPr>
                <w:rFonts w:cs="Arial"/>
              </w:rPr>
              <w:t>ФФД 1.05 – нет</w:t>
            </w:r>
          </w:p>
          <w:p w14:paraId="56823408" w14:textId="4A9AC9FC" w:rsidR="0001100B" w:rsidRDefault="00C37DB9" w:rsidP="00C37DB9">
            <w:pPr>
              <w:rPr>
                <w:rFonts w:cs="Arial"/>
              </w:rPr>
            </w:pPr>
            <w:r>
              <w:rPr>
                <w:rFonts w:cs="Arial"/>
              </w:rPr>
              <w:t>ФФД 1.2 - нет</w:t>
            </w:r>
          </w:p>
        </w:tc>
      </w:tr>
      <w:tr w:rsidR="00C37DB9" w:rsidRPr="008F4F86" w14:paraId="5DFB82BF" w14:textId="5C13044D" w:rsidTr="00C37DB9">
        <w:tc>
          <w:tcPr>
            <w:tcW w:w="4106" w:type="dxa"/>
          </w:tcPr>
          <w:p w14:paraId="441E4077" w14:textId="77777777" w:rsidR="0001100B" w:rsidRPr="00EA41AF" w:rsidRDefault="0001100B" w:rsidP="00703E22">
            <w:r>
              <w:rPr>
                <w:lang w:val="en-US"/>
              </w:rPr>
              <w:t>p</w:t>
            </w:r>
            <w:proofErr w:type="spellStart"/>
            <w:r w:rsidRPr="00EA41AF">
              <w:t>aymentOperatorINN</w:t>
            </w:r>
            <w:proofErr w:type="spellEnd"/>
          </w:p>
        </w:tc>
        <w:tc>
          <w:tcPr>
            <w:tcW w:w="2693" w:type="dxa"/>
          </w:tcPr>
          <w:p w14:paraId="579BDF7C" w14:textId="77777777" w:rsidR="0001100B" w:rsidRDefault="0001100B" w:rsidP="00703E22">
            <w:bookmarkStart w:id="162" w:name="OLE_LINK326"/>
            <w:bookmarkStart w:id="163" w:name="OLE_LINK327"/>
            <w:bookmarkStart w:id="164" w:name="OLE_LINK328"/>
            <w:r w:rsidRPr="00A8468B">
              <w:t>ИНН оператора перевода</w:t>
            </w:r>
            <w:r>
              <w:t xml:space="preserve">, </w:t>
            </w:r>
            <w:r w:rsidRPr="00A8468B">
              <w:t>1016</w:t>
            </w:r>
            <w:bookmarkEnd w:id="162"/>
            <w:bookmarkEnd w:id="163"/>
            <w:bookmarkEnd w:id="164"/>
          </w:p>
        </w:tc>
        <w:tc>
          <w:tcPr>
            <w:tcW w:w="1701" w:type="dxa"/>
          </w:tcPr>
          <w:p w14:paraId="11D9721D" w14:textId="7E0A073E" w:rsidR="0001100B" w:rsidRDefault="0001100B" w:rsidP="00C37DB9">
            <w:pPr>
              <w:rPr>
                <w:rFonts w:cs="Arial"/>
              </w:rPr>
            </w:pPr>
            <w:bookmarkStart w:id="165" w:name="OLE_LINK193"/>
            <w:bookmarkStart w:id="166" w:name="OLE_LINK194"/>
            <w:bookmarkStart w:id="167" w:name="OLE_LINK93"/>
            <w:bookmarkStart w:id="168" w:name="OLE_LINK94"/>
            <w:bookmarkStart w:id="169" w:name="OLE_LINK91"/>
            <w:bookmarkStart w:id="170" w:name="OLE_LINK92"/>
            <w:r>
              <w:rPr>
                <w:rFonts w:cs="Arial"/>
              </w:rPr>
              <w:t xml:space="preserve">Строка длиной от 10 до 12 символов, формат </w:t>
            </w:r>
            <w:r w:rsidRPr="00B26474">
              <w:rPr>
                <w:rFonts w:cs="Arial"/>
              </w:rPr>
              <w:t>ЦЦЦЦЦЦЦЦЦЦ</w:t>
            </w:r>
            <w:bookmarkEnd w:id="165"/>
            <w:bookmarkEnd w:id="166"/>
            <w:bookmarkEnd w:id="167"/>
            <w:bookmarkEnd w:id="168"/>
            <w:bookmarkEnd w:id="169"/>
            <w:bookmarkEnd w:id="170"/>
            <w:r w:rsidR="00C37DB9">
              <w:rPr>
                <w:rFonts w:cs="Arial"/>
              </w:rPr>
              <w:t>.</w:t>
            </w:r>
          </w:p>
        </w:tc>
        <w:tc>
          <w:tcPr>
            <w:tcW w:w="851" w:type="dxa"/>
          </w:tcPr>
          <w:p w14:paraId="50F9F68A" w14:textId="47CC0E55" w:rsidR="0001100B" w:rsidRDefault="0001100B" w:rsidP="00703E22">
            <w:pPr>
              <w:rPr>
                <w:rFonts w:cs="Arial"/>
              </w:rPr>
            </w:pPr>
            <w:r>
              <w:rPr>
                <w:rFonts w:cs="Arial"/>
              </w:rPr>
              <w:t>Да</w:t>
            </w:r>
          </w:p>
        </w:tc>
        <w:tc>
          <w:tcPr>
            <w:tcW w:w="709" w:type="dxa"/>
          </w:tcPr>
          <w:p w14:paraId="1912DABB" w14:textId="2771DAF3" w:rsidR="0001100B" w:rsidRDefault="0001100B" w:rsidP="00703E22">
            <w:pPr>
              <w:rPr>
                <w:rFonts w:cs="Arial"/>
              </w:rPr>
            </w:pPr>
            <w:r>
              <w:rPr>
                <w:rFonts w:cs="Arial"/>
              </w:rPr>
              <w:t>Нет</w:t>
            </w:r>
          </w:p>
        </w:tc>
        <w:tc>
          <w:tcPr>
            <w:tcW w:w="2551" w:type="dxa"/>
          </w:tcPr>
          <w:p w14:paraId="4C4785F5" w14:textId="77777777" w:rsidR="00C37DB9" w:rsidRDefault="00C37DB9" w:rsidP="00C37DB9">
            <w:pPr>
              <w:rPr>
                <w:rFonts w:cs="Arial"/>
              </w:rPr>
            </w:pPr>
            <w:r>
              <w:rPr>
                <w:rFonts w:cs="Arial"/>
              </w:rPr>
              <w:t>ФФД 1.05 – нет</w:t>
            </w:r>
          </w:p>
          <w:p w14:paraId="6098DF4E" w14:textId="6EEAE297" w:rsidR="0001100B" w:rsidRDefault="00C37DB9" w:rsidP="00C37DB9">
            <w:pPr>
              <w:rPr>
                <w:rFonts w:cs="Arial"/>
              </w:rPr>
            </w:pPr>
            <w:r>
              <w:rPr>
                <w:rFonts w:cs="Arial"/>
              </w:rPr>
              <w:t>ФФД 1.2 - нет</w:t>
            </w:r>
          </w:p>
        </w:tc>
      </w:tr>
      <w:tr w:rsidR="00C37DB9" w:rsidRPr="008F4F86" w14:paraId="77C9E0E0" w14:textId="63BB8B4D" w:rsidTr="00C37DB9">
        <w:tc>
          <w:tcPr>
            <w:tcW w:w="4106" w:type="dxa"/>
          </w:tcPr>
          <w:p w14:paraId="14D3CCC7" w14:textId="77777777" w:rsidR="0001100B" w:rsidRPr="00EA41AF" w:rsidRDefault="0001100B" w:rsidP="00703E22">
            <w:bookmarkStart w:id="171" w:name="_Hlk507536332"/>
            <w:bookmarkEnd w:id="145"/>
            <w:r>
              <w:rPr>
                <w:lang w:val="en-US"/>
              </w:rPr>
              <w:t>s</w:t>
            </w:r>
            <w:proofErr w:type="spellStart"/>
            <w:r w:rsidRPr="00EA41AF">
              <w:t>upplierPhoneNumbers</w:t>
            </w:r>
            <w:proofErr w:type="spellEnd"/>
          </w:p>
        </w:tc>
        <w:tc>
          <w:tcPr>
            <w:tcW w:w="2693" w:type="dxa"/>
          </w:tcPr>
          <w:p w14:paraId="1C63BDA5" w14:textId="77777777" w:rsidR="0001100B" w:rsidRDefault="0001100B" w:rsidP="00703E22">
            <w:bookmarkStart w:id="172" w:name="OLE_LINK329"/>
            <w:bookmarkStart w:id="173" w:name="OLE_LINK330"/>
            <w:bookmarkStart w:id="174" w:name="OLE_LINK331"/>
            <w:r>
              <w:t>Т</w:t>
            </w:r>
            <w:r w:rsidRPr="004E1AAD">
              <w:t>елефон поставщика</w:t>
            </w:r>
            <w:r>
              <w:t xml:space="preserve">, </w:t>
            </w:r>
            <w:r w:rsidRPr="004E1AAD">
              <w:t>1171</w:t>
            </w:r>
            <w:bookmarkEnd w:id="172"/>
            <w:bookmarkEnd w:id="173"/>
            <w:bookmarkEnd w:id="174"/>
          </w:p>
        </w:tc>
        <w:tc>
          <w:tcPr>
            <w:tcW w:w="1701" w:type="dxa"/>
          </w:tcPr>
          <w:p w14:paraId="396F2421" w14:textId="4DD7EFFB"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1BA5F7F9" w14:textId="7A4EBED9" w:rsidR="0001100B" w:rsidRDefault="0001100B" w:rsidP="00703E22">
            <w:pPr>
              <w:rPr>
                <w:rFonts w:cs="Arial"/>
              </w:rPr>
            </w:pPr>
            <w:r>
              <w:rPr>
                <w:rFonts w:cs="Arial"/>
              </w:rPr>
              <w:t>Да</w:t>
            </w:r>
          </w:p>
        </w:tc>
        <w:tc>
          <w:tcPr>
            <w:tcW w:w="709" w:type="dxa"/>
          </w:tcPr>
          <w:p w14:paraId="49475CD6" w14:textId="74840A0C" w:rsidR="0001100B" w:rsidRDefault="0001100B" w:rsidP="00703E22">
            <w:pPr>
              <w:rPr>
                <w:rFonts w:cs="Arial"/>
              </w:rPr>
            </w:pPr>
            <w:r>
              <w:rPr>
                <w:rFonts w:cs="Arial"/>
              </w:rPr>
              <w:t>Нет</w:t>
            </w:r>
          </w:p>
        </w:tc>
        <w:tc>
          <w:tcPr>
            <w:tcW w:w="2551" w:type="dxa"/>
          </w:tcPr>
          <w:p w14:paraId="09F73997" w14:textId="77777777" w:rsidR="00C37DB9" w:rsidRDefault="00C37DB9" w:rsidP="00C37DB9">
            <w:pPr>
              <w:rPr>
                <w:rFonts w:cs="Arial"/>
              </w:rPr>
            </w:pPr>
            <w:r>
              <w:rPr>
                <w:rFonts w:cs="Arial"/>
              </w:rPr>
              <w:t>ФФД 1.05 – нет</w:t>
            </w:r>
          </w:p>
          <w:p w14:paraId="2CDBEC41" w14:textId="6C69050F" w:rsidR="0001100B" w:rsidRDefault="00C37DB9" w:rsidP="00C37DB9">
            <w:pPr>
              <w:rPr>
                <w:rFonts w:cs="Arial"/>
              </w:rPr>
            </w:pPr>
            <w:r>
              <w:rPr>
                <w:rFonts w:cs="Arial"/>
              </w:rPr>
              <w:t>ФФД 1.2 - нет</w:t>
            </w:r>
          </w:p>
        </w:tc>
      </w:tr>
      <w:bookmarkEnd w:id="171"/>
      <w:tr w:rsidR="00C37DB9" w:rsidRPr="008F4F86" w14:paraId="467E1DF1" w14:textId="0C0346F1" w:rsidTr="00C37DB9">
        <w:tc>
          <w:tcPr>
            <w:tcW w:w="4106" w:type="dxa"/>
          </w:tcPr>
          <w:p w14:paraId="16C4D7E1" w14:textId="77777777" w:rsidR="0001100B" w:rsidRDefault="0001100B" w:rsidP="00703E22">
            <w:pPr>
              <w:rPr>
                <w:lang w:val="en-US"/>
              </w:rPr>
            </w:pPr>
            <w:proofErr w:type="spellStart"/>
            <w:r>
              <w:rPr>
                <w:lang w:val="en-US"/>
              </w:rPr>
              <w:t>a</w:t>
            </w:r>
            <w:r w:rsidRPr="007B0FC3">
              <w:rPr>
                <w:lang w:val="en-US"/>
              </w:rPr>
              <w:t>dditionalUserAttribute</w:t>
            </w:r>
            <w:proofErr w:type="spellEnd"/>
          </w:p>
        </w:tc>
        <w:tc>
          <w:tcPr>
            <w:tcW w:w="2693" w:type="dxa"/>
          </w:tcPr>
          <w:p w14:paraId="189A98CD" w14:textId="77777777" w:rsidR="0001100B" w:rsidRDefault="0001100B" w:rsidP="00703E22">
            <w:bookmarkStart w:id="175" w:name="OLE_LINK299"/>
            <w:bookmarkStart w:id="176" w:name="OLE_LINK300"/>
            <w:bookmarkStart w:id="177" w:name="OLE_LINK301"/>
            <w:bookmarkStart w:id="178" w:name="OLE_LINK332"/>
            <w:bookmarkStart w:id="179" w:name="OLE_LINK333"/>
            <w:r>
              <w:t>Д</w:t>
            </w:r>
            <w:r w:rsidRPr="00C427A1">
              <w:t>ополнительный реквизит пользователя</w:t>
            </w:r>
            <w:r>
              <w:t>, 1084</w:t>
            </w:r>
            <w:bookmarkEnd w:id="175"/>
            <w:bookmarkEnd w:id="176"/>
            <w:bookmarkEnd w:id="177"/>
            <w:bookmarkEnd w:id="178"/>
            <w:bookmarkEnd w:id="179"/>
          </w:p>
        </w:tc>
        <w:tc>
          <w:tcPr>
            <w:tcW w:w="1701" w:type="dxa"/>
          </w:tcPr>
          <w:p w14:paraId="7DE49D93" w14:textId="6F54D72D" w:rsidR="0001100B" w:rsidRPr="007B0FC3" w:rsidRDefault="0001100B" w:rsidP="00C37DB9">
            <w:pPr>
              <w:rPr>
                <w:rFonts w:cs="Arial"/>
                <w:lang w:val="en-US"/>
              </w:rPr>
            </w:pPr>
            <w:bookmarkStart w:id="180" w:name="OLE_LINK212"/>
            <w:bookmarkStart w:id="181" w:name="OLE_LINK213"/>
            <w:bookmarkStart w:id="182" w:name="OLE_LINK214"/>
            <w:r>
              <w:rPr>
                <w:rFonts w:cs="Arial"/>
              </w:rPr>
              <w:t>Структура п.2.1.1.</w:t>
            </w:r>
            <w:r>
              <w:rPr>
                <w:rFonts w:cs="Arial"/>
                <w:lang w:val="en-US"/>
              </w:rPr>
              <w:t>5</w:t>
            </w:r>
            <w:bookmarkEnd w:id="180"/>
            <w:bookmarkEnd w:id="181"/>
            <w:bookmarkEnd w:id="182"/>
          </w:p>
        </w:tc>
        <w:tc>
          <w:tcPr>
            <w:tcW w:w="851" w:type="dxa"/>
          </w:tcPr>
          <w:p w14:paraId="70F00C0B" w14:textId="39FC8138" w:rsidR="0001100B" w:rsidRDefault="0001100B" w:rsidP="00703E22">
            <w:pPr>
              <w:rPr>
                <w:rFonts w:cs="Arial"/>
              </w:rPr>
            </w:pPr>
            <w:r>
              <w:rPr>
                <w:rFonts w:cs="Arial"/>
              </w:rPr>
              <w:t>Да</w:t>
            </w:r>
          </w:p>
        </w:tc>
        <w:tc>
          <w:tcPr>
            <w:tcW w:w="709" w:type="dxa"/>
          </w:tcPr>
          <w:p w14:paraId="021017E2" w14:textId="14D10BAE" w:rsidR="0001100B" w:rsidRDefault="0001100B" w:rsidP="00703E22">
            <w:pPr>
              <w:rPr>
                <w:rFonts w:cs="Arial"/>
              </w:rPr>
            </w:pPr>
            <w:r>
              <w:rPr>
                <w:rFonts w:cs="Arial"/>
              </w:rPr>
              <w:t>Да</w:t>
            </w:r>
          </w:p>
        </w:tc>
        <w:tc>
          <w:tcPr>
            <w:tcW w:w="2551" w:type="dxa"/>
          </w:tcPr>
          <w:p w14:paraId="701E588E" w14:textId="77777777" w:rsidR="00C37DB9" w:rsidRDefault="00C37DB9" w:rsidP="00C37DB9">
            <w:pPr>
              <w:rPr>
                <w:rFonts w:cs="Arial"/>
              </w:rPr>
            </w:pPr>
            <w:r>
              <w:rPr>
                <w:rFonts w:cs="Arial"/>
              </w:rPr>
              <w:t>ФФД 1.05 – нет</w:t>
            </w:r>
          </w:p>
          <w:p w14:paraId="74C55068" w14:textId="573840C3" w:rsidR="0001100B" w:rsidRDefault="00C37DB9" w:rsidP="00C37DB9">
            <w:pPr>
              <w:rPr>
                <w:rFonts w:cs="Arial"/>
              </w:rPr>
            </w:pPr>
            <w:r>
              <w:rPr>
                <w:rFonts w:cs="Arial"/>
              </w:rPr>
              <w:t>ФФД 1.2 - нет</w:t>
            </w:r>
          </w:p>
        </w:tc>
      </w:tr>
      <w:tr w:rsidR="00C37DB9" w:rsidRPr="008F4F86" w14:paraId="6DF04A1F" w14:textId="50AAA336" w:rsidTr="00C37DB9">
        <w:tc>
          <w:tcPr>
            <w:tcW w:w="4106" w:type="dxa"/>
          </w:tcPr>
          <w:p w14:paraId="6F4F8508" w14:textId="77777777" w:rsidR="0001100B" w:rsidRPr="005D1A78" w:rsidRDefault="0001100B" w:rsidP="00703E22">
            <w:pPr>
              <w:rPr>
                <w:rFonts w:cs="Arial"/>
                <w:lang w:val="en-US"/>
              </w:rPr>
            </w:pPr>
            <w:proofErr w:type="spellStart"/>
            <w:r>
              <w:rPr>
                <w:rFonts w:cs="Arial"/>
                <w:lang w:val="en-US"/>
              </w:rPr>
              <w:lastRenderedPageBreak/>
              <w:t>additionalAttribute</w:t>
            </w:r>
            <w:proofErr w:type="spellEnd"/>
          </w:p>
        </w:tc>
        <w:tc>
          <w:tcPr>
            <w:tcW w:w="2693" w:type="dxa"/>
          </w:tcPr>
          <w:p w14:paraId="58AF85FB" w14:textId="77777777" w:rsidR="0001100B" w:rsidRPr="00AE2C26" w:rsidRDefault="0001100B" w:rsidP="00703E22">
            <w:pPr>
              <w:overflowPunct w:val="0"/>
              <w:autoSpaceDE w:val="0"/>
              <w:autoSpaceDN w:val="0"/>
              <w:adjustRightInd w:val="0"/>
              <w:textAlignment w:val="baseline"/>
            </w:pPr>
            <w:r>
              <w:t>Д</w:t>
            </w:r>
            <w:r w:rsidRPr="00C427A1">
              <w:t xml:space="preserve">ополнительный реквизит </w:t>
            </w:r>
            <w:proofErr w:type="gramStart"/>
            <w:r>
              <w:t>чека(</w:t>
            </w:r>
            <w:proofErr w:type="gramEnd"/>
            <w:r>
              <w:t>БСО)</w:t>
            </w:r>
            <w:r>
              <w:rPr>
                <w:lang w:val="en-US"/>
              </w:rPr>
              <w:t>, 119</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Строка от 1 до 16 символов.</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Да</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Да</w:t>
            </w:r>
          </w:p>
        </w:tc>
        <w:tc>
          <w:tcPr>
            <w:tcW w:w="2551" w:type="dxa"/>
          </w:tcPr>
          <w:p w14:paraId="24CFD535" w14:textId="77777777" w:rsidR="00C37DB9" w:rsidRDefault="00C37DB9" w:rsidP="00C37DB9">
            <w:pPr>
              <w:rPr>
                <w:rFonts w:cs="Arial"/>
              </w:rPr>
            </w:pPr>
            <w:r>
              <w:rPr>
                <w:rFonts w:cs="Arial"/>
              </w:rPr>
              <w:t>ФФД 1.05 – нет</w:t>
            </w:r>
          </w:p>
          <w:p w14:paraId="3D442B27" w14:textId="54330F78" w:rsidR="0001100B" w:rsidRDefault="00C37DB9" w:rsidP="00C37DB9">
            <w:pPr>
              <w:overflowPunct w:val="0"/>
              <w:autoSpaceDE w:val="0"/>
              <w:autoSpaceDN w:val="0"/>
              <w:adjustRightInd w:val="0"/>
              <w:textAlignment w:val="baseline"/>
              <w:rPr>
                <w:rFonts w:cs="Arial"/>
              </w:rPr>
            </w:pPr>
            <w:r>
              <w:rPr>
                <w:rFonts w:cs="Arial"/>
              </w:rPr>
              <w:t>ФФД 1.2 - нет</w:t>
            </w:r>
          </w:p>
        </w:tc>
      </w:tr>
      <w:tr w:rsidR="00C37DB9" w:rsidRPr="008F4F86" w14:paraId="5626DCBB" w14:textId="7B385D84" w:rsidTr="00C37DB9">
        <w:tc>
          <w:tcPr>
            <w:tcW w:w="4106" w:type="dxa"/>
          </w:tcPr>
          <w:p w14:paraId="36588538" w14:textId="7DAD6743" w:rsidR="0001100B" w:rsidRDefault="0001100B" w:rsidP="00703E22">
            <w:pPr>
              <w:rPr>
                <w:lang w:val="en-US"/>
              </w:rPr>
            </w:pPr>
            <w:bookmarkStart w:id="183" w:name="OLE_LINK96"/>
            <w:bookmarkStart w:id="184" w:name="OLE_LINK97"/>
            <w:proofErr w:type="spellStart"/>
            <w:r>
              <w:rPr>
                <w:lang w:val="en-US"/>
              </w:rPr>
              <w:t>automatNumber</w:t>
            </w:r>
            <w:bookmarkEnd w:id="183"/>
            <w:bookmarkEnd w:id="184"/>
            <w:proofErr w:type="spellEnd"/>
          </w:p>
        </w:tc>
        <w:tc>
          <w:tcPr>
            <w:tcW w:w="2693" w:type="dxa"/>
          </w:tcPr>
          <w:p w14:paraId="7CFB75DB" w14:textId="77777777" w:rsidR="0001100B" w:rsidRDefault="0001100B" w:rsidP="00703E22">
            <w:bookmarkStart w:id="185" w:name="OLE_LINK180"/>
            <w:bookmarkStart w:id="186" w:name="OLE_LINK181"/>
            <w:r>
              <w:t xml:space="preserve">Номер автомата, </w:t>
            </w:r>
            <w:r w:rsidRPr="00C427A1">
              <w:t>1036</w:t>
            </w:r>
            <w:bookmarkEnd w:id="185"/>
            <w:bookmarkEnd w:id="186"/>
          </w:p>
        </w:tc>
        <w:tc>
          <w:tcPr>
            <w:tcW w:w="1701" w:type="dxa"/>
          </w:tcPr>
          <w:p w14:paraId="55E53B75" w14:textId="77777777" w:rsidR="0001100B" w:rsidRPr="001B2CA7" w:rsidRDefault="0001100B" w:rsidP="00703E22">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851" w:type="dxa"/>
          </w:tcPr>
          <w:p w14:paraId="260C2593" w14:textId="4A722C43" w:rsidR="0001100B" w:rsidRDefault="0001100B" w:rsidP="00703E22">
            <w:pPr>
              <w:rPr>
                <w:rFonts w:cs="Arial"/>
              </w:rPr>
            </w:pPr>
            <w:r>
              <w:rPr>
                <w:rFonts w:cs="Arial"/>
              </w:rPr>
              <w:t>Да</w:t>
            </w:r>
          </w:p>
        </w:tc>
        <w:tc>
          <w:tcPr>
            <w:tcW w:w="709" w:type="dxa"/>
          </w:tcPr>
          <w:p w14:paraId="6CF3F6C9" w14:textId="69FB4B27" w:rsidR="0001100B" w:rsidRDefault="0001100B" w:rsidP="00703E22">
            <w:pPr>
              <w:rPr>
                <w:rFonts w:cs="Arial"/>
              </w:rPr>
            </w:pPr>
            <w:r>
              <w:rPr>
                <w:rFonts w:cs="Arial"/>
              </w:rPr>
              <w:t>Да</w:t>
            </w:r>
          </w:p>
        </w:tc>
        <w:tc>
          <w:tcPr>
            <w:tcW w:w="2551" w:type="dxa"/>
          </w:tcPr>
          <w:p w14:paraId="7111F6F6" w14:textId="67CD6847" w:rsidR="00C37DB9" w:rsidRDefault="00C37DB9" w:rsidP="00C37DB9">
            <w:pPr>
              <w:rPr>
                <w:rFonts w:cs="Arial"/>
              </w:rPr>
            </w:pPr>
            <w:r>
              <w:rPr>
                <w:rFonts w:cs="Arial"/>
              </w:rPr>
              <w:t xml:space="preserve">ФФД 1.05 – да </w:t>
            </w:r>
            <w:r w:rsidRPr="00C37DB9">
              <w:rPr>
                <w:rFonts w:cs="Arial"/>
              </w:rPr>
              <w:t>для вендинга и транспорта.</w:t>
            </w:r>
            <w:r>
              <w:rPr>
                <w:rFonts w:cs="Arial"/>
              </w:rPr>
              <w:br/>
            </w:r>
          </w:p>
          <w:p w14:paraId="3C6895CD" w14:textId="4A3B8A10" w:rsidR="0001100B" w:rsidRDefault="00C37DB9" w:rsidP="00C37DB9">
            <w:pPr>
              <w:rPr>
                <w:rFonts w:cs="Arial"/>
              </w:rPr>
            </w:pPr>
            <w:r>
              <w:rPr>
                <w:rFonts w:cs="Arial"/>
              </w:rPr>
              <w:t xml:space="preserve">ФФД 1.2 – да </w:t>
            </w:r>
            <w:r w:rsidRPr="00C37DB9">
              <w:rPr>
                <w:rFonts w:cs="Arial"/>
              </w:rPr>
              <w:t>для вендинга и транспорта.</w:t>
            </w:r>
          </w:p>
        </w:tc>
      </w:tr>
      <w:tr w:rsidR="00C37DB9" w:rsidRPr="008F4F86" w14:paraId="1ABF7FA2" w14:textId="1347B543" w:rsidTr="00C37DB9">
        <w:tc>
          <w:tcPr>
            <w:tcW w:w="4106" w:type="dxa"/>
          </w:tcPr>
          <w:p w14:paraId="2BEEDAFC" w14:textId="08751F71" w:rsidR="0001100B" w:rsidRPr="001B2CA7" w:rsidRDefault="0001100B" w:rsidP="00703E22">
            <w:bookmarkStart w:id="187" w:name="OLE_LINK182"/>
            <w:bookmarkStart w:id="188" w:name="OLE_LINK185"/>
            <w:proofErr w:type="spellStart"/>
            <w:r>
              <w:rPr>
                <w:lang w:val="en-US"/>
              </w:rPr>
              <w:t>settlementAddress</w:t>
            </w:r>
            <w:bookmarkEnd w:id="187"/>
            <w:bookmarkEnd w:id="188"/>
            <w:proofErr w:type="spellEnd"/>
          </w:p>
        </w:tc>
        <w:tc>
          <w:tcPr>
            <w:tcW w:w="2693" w:type="dxa"/>
          </w:tcPr>
          <w:p w14:paraId="0553C25A" w14:textId="77777777" w:rsidR="0001100B" w:rsidRDefault="0001100B" w:rsidP="00703E22">
            <w:bookmarkStart w:id="189" w:name="OLE_LINK187"/>
            <w:bookmarkStart w:id="190" w:name="OLE_LINK188"/>
            <w:r>
              <w:t>А</w:t>
            </w:r>
            <w:r w:rsidRPr="00C427A1">
              <w:t>дрес расчетов</w:t>
            </w:r>
            <w:r>
              <w:t>, 1009</w:t>
            </w:r>
            <w:bookmarkEnd w:id="189"/>
            <w:bookmarkEnd w:id="190"/>
          </w:p>
        </w:tc>
        <w:tc>
          <w:tcPr>
            <w:tcW w:w="1701" w:type="dxa"/>
          </w:tcPr>
          <w:p w14:paraId="7953B123" w14:textId="3E65BB33" w:rsidR="0001100B" w:rsidRDefault="0001100B" w:rsidP="00055D64">
            <w:pPr>
              <w:rPr>
                <w:rFonts w:cs="Arial"/>
              </w:rPr>
            </w:pPr>
            <w:bookmarkStart w:id="191" w:name="OLE_LINK189"/>
            <w:bookmarkStart w:id="192" w:name="OLE_LINK211"/>
            <w:bookmarkStart w:id="193" w:name="OLE_LINK217"/>
            <w:r>
              <w:rPr>
                <w:rFonts w:cs="Arial"/>
              </w:rPr>
              <w:t>Строка длиной от 1 до 243 символов, обязательное поле, если группа имеет признак передачи данных автомата, в противном случае не должно передаваться</w:t>
            </w:r>
            <w:bookmarkEnd w:id="191"/>
            <w:bookmarkEnd w:id="192"/>
            <w:bookmarkEnd w:id="193"/>
            <w:r>
              <w:rPr>
                <w:rFonts w:cs="Arial"/>
              </w:rPr>
              <w:t xml:space="preserve">. </w:t>
            </w:r>
            <w:r>
              <w:rPr>
                <w:rFonts w:cs="Arial"/>
                <w:b/>
              </w:rPr>
              <w:t>Д</w:t>
            </w:r>
            <w:r w:rsidRPr="009D5B7E">
              <w:rPr>
                <w:rFonts w:cs="Arial"/>
                <w:b/>
              </w:rPr>
              <w:t>ля вендинга</w:t>
            </w:r>
            <w:r>
              <w:rPr>
                <w:rFonts w:cs="Arial"/>
                <w:b/>
              </w:rPr>
              <w:t xml:space="preserve">, транспорта и курьеров. </w:t>
            </w:r>
          </w:p>
        </w:tc>
        <w:tc>
          <w:tcPr>
            <w:tcW w:w="851" w:type="dxa"/>
          </w:tcPr>
          <w:p w14:paraId="15A30A77" w14:textId="1918F037" w:rsidR="0001100B" w:rsidRDefault="0001100B" w:rsidP="00703E22">
            <w:pPr>
              <w:rPr>
                <w:rFonts w:cs="Arial"/>
              </w:rPr>
            </w:pPr>
            <w:r>
              <w:rPr>
                <w:rFonts w:cs="Arial"/>
              </w:rPr>
              <w:t>Да</w:t>
            </w:r>
          </w:p>
        </w:tc>
        <w:tc>
          <w:tcPr>
            <w:tcW w:w="709" w:type="dxa"/>
          </w:tcPr>
          <w:p w14:paraId="101121A6" w14:textId="687EFA85" w:rsidR="0001100B" w:rsidRDefault="0001100B" w:rsidP="00703E22">
            <w:pPr>
              <w:rPr>
                <w:rFonts w:cs="Arial"/>
              </w:rPr>
            </w:pPr>
            <w:r>
              <w:rPr>
                <w:rFonts w:cs="Arial"/>
              </w:rPr>
              <w:t>Да</w:t>
            </w:r>
          </w:p>
        </w:tc>
        <w:tc>
          <w:tcPr>
            <w:tcW w:w="2551" w:type="dxa"/>
          </w:tcPr>
          <w:p w14:paraId="7D684926" w14:textId="2C47D8EA" w:rsidR="00E11C0E" w:rsidRDefault="00E11C0E" w:rsidP="00E11C0E">
            <w:pPr>
              <w:rPr>
                <w:rFonts w:cs="Arial"/>
              </w:rPr>
            </w:pPr>
            <w:r>
              <w:rPr>
                <w:rFonts w:cs="Arial"/>
              </w:rPr>
              <w:t xml:space="preserve">ФФД 1.05 – да </w:t>
            </w:r>
            <w:r w:rsidRPr="00C37DB9">
              <w:rPr>
                <w:rFonts w:cs="Arial"/>
              </w:rPr>
              <w:t>для вендинга</w:t>
            </w:r>
            <w:r>
              <w:rPr>
                <w:rFonts w:cs="Arial"/>
              </w:rPr>
              <w:t>, транспорта, курьеров.</w:t>
            </w:r>
            <w:r>
              <w:rPr>
                <w:rFonts w:cs="Arial"/>
              </w:rPr>
              <w:br/>
            </w:r>
          </w:p>
          <w:p w14:paraId="4101925F" w14:textId="47DA290A" w:rsidR="0001100B" w:rsidRDefault="00E11C0E" w:rsidP="00E11C0E">
            <w:pPr>
              <w:rPr>
                <w:rFonts w:cs="Arial"/>
              </w:rPr>
            </w:pPr>
            <w:r>
              <w:rPr>
                <w:rFonts w:cs="Arial"/>
              </w:rPr>
              <w:t>ФФД 1.2 – да для вендинга, транспорта, курьеров.</w:t>
            </w:r>
          </w:p>
        </w:tc>
      </w:tr>
      <w:tr w:rsidR="00C37DB9" w:rsidRPr="008F4F86" w14:paraId="47236E3E" w14:textId="745927D7" w:rsidTr="00C37DB9">
        <w:tc>
          <w:tcPr>
            <w:tcW w:w="4106" w:type="dxa"/>
          </w:tcPr>
          <w:p w14:paraId="3F901D54" w14:textId="35E29FCF" w:rsidR="0001100B" w:rsidRPr="00055D64" w:rsidRDefault="0001100B" w:rsidP="00703E22">
            <w:bookmarkStart w:id="194" w:name="OLE_LINK218"/>
            <w:bookmarkStart w:id="195" w:name="OLE_LINK219"/>
            <w:bookmarkStart w:id="196" w:name="OLE_LINK220"/>
            <w:proofErr w:type="spellStart"/>
            <w:r>
              <w:rPr>
                <w:lang w:val="en-US"/>
              </w:rPr>
              <w:t>settlementPlace</w:t>
            </w:r>
            <w:bookmarkEnd w:id="194"/>
            <w:bookmarkEnd w:id="195"/>
            <w:bookmarkEnd w:id="196"/>
            <w:proofErr w:type="spellEnd"/>
          </w:p>
        </w:tc>
        <w:tc>
          <w:tcPr>
            <w:tcW w:w="2693" w:type="dxa"/>
          </w:tcPr>
          <w:p w14:paraId="16C1F131" w14:textId="77777777" w:rsidR="0001100B" w:rsidRDefault="0001100B" w:rsidP="00703E22">
            <w:bookmarkStart w:id="197" w:name="OLE_LINK221"/>
            <w:bookmarkStart w:id="198" w:name="OLE_LINK224"/>
            <w:r>
              <w:t>Место расчетов, 1187</w:t>
            </w:r>
            <w:bookmarkEnd w:id="197"/>
            <w:bookmarkEnd w:id="198"/>
          </w:p>
        </w:tc>
        <w:tc>
          <w:tcPr>
            <w:tcW w:w="1701" w:type="dxa"/>
          </w:tcPr>
          <w:p w14:paraId="294E97D4" w14:textId="6E5BFA32" w:rsidR="0001100B" w:rsidRPr="009D5B7E" w:rsidRDefault="0001100B" w:rsidP="00703E22">
            <w:pPr>
              <w:rPr>
                <w:rFonts w:cs="Arial"/>
              </w:rPr>
            </w:pPr>
            <w:r>
              <w:rPr>
                <w:rFonts w:cs="Arial"/>
              </w:rPr>
              <w:t xml:space="preserve">Строка длиной от 1 до 243 </w:t>
            </w:r>
            <w:r>
              <w:rPr>
                <w:rFonts w:cs="Arial"/>
              </w:rPr>
              <w:lastRenderedPageBreak/>
              <w:t xml:space="preserve">символов, обязательное поле, если группа имеет признак передачи данных автомата, в противном случае не должно передаваться. </w:t>
            </w:r>
            <w:r>
              <w:rPr>
                <w:rFonts w:cs="Arial"/>
              </w:rPr>
              <w:br/>
            </w:r>
            <w:r>
              <w:rPr>
                <w:rFonts w:cs="Arial"/>
                <w:b/>
              </w:rPr>
              <w:t>Д</w:t>
            </w:r>
            <w:r w:rsidRPr="009D5B7E">
              <w:rPr>
                <w:rFonts w:cs="Arial"/>
                <w:b/>
              </w:rPr>
              <w:t>ля вендинга</w:t>
            </w:r>
            <w:r>
              <w:rPr>
                <w:rFonts w:cs="Arial"/>
                <w:b/>
              </w:rPr>
              <w:t xml:space="preserve">, транспорта и курьеров. </w:t>
            </w:r>
          </w:p>
        </w:tc>
        <w:tc>
          <w:tcPr>
            <w:tcW w:w="851" w:type="dxa"/>
          </w:tcPr>
          <w:p w14:paraId="51E4F01E" w14:textId="6CC43AB4" w:rsidR="0001100B" w:rsidRDefault="0001100B" w:rsidP="00703E22">
            <w:pPr>
              <w:rPr>
                <w:rFonts w:cs="Arial"/>
              </w:rPr>
            </w:pPr>
            <w:r>
              <w:rPr>
                <w:rFonts w:cs="Arial"/>
              </w:rPr>
              <w:lastRenderedPageBreak/>
              <w:t>Да</w:t>
            </w:r>
          </w:p>
        </w:tc>
        <w:tc>
          <w:tcPr>
            <w:tcW w:w="709" w:type="dxa"/>
          </w:tcPr>
          <w:p w14:paraId="70D45366" w14:textId="6A5DBAF9" w:rsidR="0001100B" w:rsidRDefault="0001100B" w:rsidP="00703E22">
            <w:pPr>
              <w:rPr>
                <w:rFonts w:cs="Arial"/>
              </w:rPr>
            </w:pPr>
            <w:r>
              <w:rPr>
                <w:rFonts w:cs="Arial"/>
              </w:rPr>
              <w:t>Да</w:t>
            </w:r>
          </w:p>
        </w:tc>
        <w:tc>
          <w:tcPr>
            <w:tcW w:w="2551" w:type="dxa"/>
          </w:tcPr>
          <w:p w14:paraId="48E366F3" w14:textId="77777777" w:rsidR="00E11C0E" w:rsidRDefault="00E11C0E" w:rsidP="00E11C0E">
            <w:pPr>
              <w:rPr>
                <w:rFonts w:cs="Arial"/>
              </w:rPr>
            </w:pPr>
            <w:r>
              <w:rPr>
                <w:rFonts w:cs="Arial"/>
              </w:rPr>
              <w:t xml:space="preserve">ФФД 1.05 – да </w:t>
            </w:r>
            <w:r w:rsidRPr="00C37DB9">
              <w:rPr>
                <w:rFonts w:cs="Arial"/>
              </w:rPr>
              <w:t>для вендинга</w:t>
            </w:r>
            <w:r>
              <w:rPr>
                <w:rFonts w:cs="Arial"/>
              </w:rPr>
              <w:t xml:space="preserve">, транспорта, </w:t>
            </w:r>
            <w:r>
              <w:rPr>
                <w:rFonts w:cs="Arial"/>
              </w:rPr>
              <w:lastRenderedPageBreak/>
              <w:t>курьеров.</w:t>
            </w:r>
            <w:r>
              <w:rPr>
                <w:rFonts w:cs="Arial"/>
              </w:rPr>
              <w:br/>
            </w:r>
          </w:p>
          <w:p w14:paraId="1B5A6170" w14:textId="56F158B5" w:rsidR="0001100B" w:rsidRDefault="00E11C0E" w:rsidP="00E11C0E">
            <w:pPr>
              <w:rPr>
                <w:rFonts w:cs="Arial"/>
              </w:rPr>
            </w:pPr>
            <w:r>
              <w:rPr>
                <w:rFonts w:cs="Arial"/>
              </w:rPr>
              <w:t>ФФД 1.2 – да для вендинга, транспорта, курьеров.</w:t>
            </w:r>
          </w:p>
        </w:tc>
      </w:tr>
      <w:tr w:rsidR="00C37DB9" w:rsidRPr="008F4F86" w14:paraId="27CF814C" w14:textId="7558C2C0" w:rsidTr="00C37DB9">
        <w:tc>
          <w:tcPr>
            <w:tcW w:w="4106" w:type="dxa"/>
          </w:tcPr>
          <w:p w14:paraId="35490C47" w14:textId="77777777" w:rsidR="0001100B" w:rsidRPr="009D5B7E" w:rsidRDefault="0001100B" w:rsidP="00703E22">
            <w:bookmarkStart w:id="199" w:name="_Hlk521064112"/>
            <w:r>
              <w:rPr>
                <w:lang w:val="en-US"/>
              </w:rPr>
              <w:lastRenderedPageBreak/>
              <w:t>c</w:t>
            </w:r>
            <w:r w:rsidRPr="00D24FD0">
              <w:rPr>
                <w:lang w:val="en-US"/>
              </w:rPr>
              <w:t>ustomer</w:t>
            </w:r>
          </w:p>
        </w:tc>
        <w:tc>
          <w:tcPr>
            <w:tcW w:w="2693" w:type="dxa"/>
          </w:tcPr>
          <w:p w14:paraId="4E68CBC5" w14:textId="77777777" w:rsidR="0001100B" w:rsidRPr="00966FB4" w:rsidRDefault="0001100B" w:rsidP="00703E22">
            <w:r>
              <w:t>Покупатель (клиент)</w:t>
            </w:r>
            <w:r w:rsidRPr="009D5B7E">
              <w:t xml:space="preserve">, </w:t>
            </w:r>
            <w:r>
              <w:t>1227</w:t>
            </w:r>
          </w:p>
        </w:tc>
        <w:tc>
          <w:tcPr>
            <w:tcW w:w="1701" w:type="dxa"/>
          </w:tcPr>
          <w:p w14:paraId="255E2573" w14:textId="4775B780" w:rsidR="0001100B" w:rsidRDefault="00E11C0E" w:rsidP="00E11C0E">
            <w:pPr>
              <w:rPr>
                <w:rFonts w:cs="Arial"/>
              </w:rPr>
            </w:pPr>
            <w:r>
              <w:rPr>
                <w:rFonts w:cs="Arial"/>
              </w:rPr>
              <w:t>Строка от 1 до 243 символов.</w:t>
            </w:r>
          </w:p>
        </w:tc>
        <w:tc>
          <w:tcPr>
            <w:tcW w:w="851" w:type="dxa"/>
          </w:tcPr>
          <w:p w14:paraId="6945007D" w14:textId="3F0D0B98" w:rsidR="0001100B" w:rsidRDefault="0001100B" w:rsidP="00703E22">
            <w:pPr>
              <w:rPr>
                <w:rFonts w:cs="Arial"/>
              </w:rPr>
            </w:pPr>
            <w:r>
              <w:rPr>
                <w:rFonts w:cs="Arial"/>
              </w:rPr>
              <w:t>Да</w:t>
            </w:r>
          </w:p>
        </w:tc>
        <w:tc>
          <w:tcPr>
            <w:tcW w:w="709" w:type="dxa"/>
          </w:tcPr>
          <w:p w14:paraId="6A357C7C" w14:textId="1DF9B732" w:rsidR="0001100B" w:rsidRDefault="0001100B" w:rsidP="00703E22">
            <w:pPr>
              <w:rPr>
                <w:rFonts w:cs="Arial"/>
              </w:rPr>
            </w:pPr>
            <w:r>
              <w:rPr>
                <w:rFonts w:cs="Arial"/>
              </w:rPr>
              <w:t>Нет</w:t>
            </w:r>
          </w:p>
        </w:tc>
        <w:tc>
          <w:tcPr>
            <w:tcW w:w="2551" w:type="dxa"/>
          </w:tcPr>
          <w:p w14:paraId="1D6C73AA" w14:textId="77777777" w:rsidR="00E11C0E" w:rsidRDefault="00E11C0E" w:rsidP="00E11C0E">
            <w:pPr>
              <w:rPr>
                <w:rFonts w:cs="Arial"/>
              </w:rPr>
            </w:pPr>
            <w:r>
              <w:rPr>
                <w:rFonts w:cs="Arial"/>
              </w:rPr>
              <w:t>ФФД 1.05 – нет</w:t>
            </w:r>
          </w:p>
          <w:p w14:paraId="69344160" w14:textId="649E028B" w:rsidR="0001100B" w:rsidRDefault="00E11C0E" w:rsidP="00E11C0E">
            <w:pPr>
              <w:rPr>
                <w:rFonts w:cs="Arial"/>
              </w:rPr>
            </w:pPr>
            <w:r>
              <w:rPr>
                <w:rFonts w:cs="Arial"/>
              </w:rPr>
              <w:t>ФФД 1.2 - нет</w:t>
            </w:r>
          </w:p>
        </w:tc>
      </w:tr>
      <w:tr w:rsidR="00C37DB9" w:rsidRPr="008F4F86" w14:paraId="3C0F0C7E" w14:textId="14BCE302" w:rsidTr="00C37DB9">
        <w:tc>
          <w:tcPr>
            <w:tcW w:w="4106" w:type="dxa"/>
          </w:tcPr>
          <w:p w14:paraId="5EA01640" w14:textId="77777777" w:rsidR="0001100B" w:rsidRPr="009D5B7E" w:rsidRDefault="0001100B" w:rsidP="00703E22">
            <w:bookmarkStart w:id="200" w:name="_Hlk521062820"/>
            <w:bookmarkEnd w:id="199"/>
            <w:proofErr w:type="spellStart"/>
            <w:r>
              <w:rPr>
                <w:lang w:val="en-US"/>
              </w:rPr>
              <w:t>c</w:t>
            </w:r>
            <w:r w:rsidRPr="00D24FD0">
              <w:rPr>
                <w:lang w:val="en-US"/>
              </w:rPr>
              <w:t>ustomerINN</w:t>
            </w:r>
            <w:proofErr w:type="spellEnd"/>
          </w:p>
        </w:tc>
        <w:tc>
          <w:tcPr>
            <w:tcW w:w="2693" w:type="dxa"/>
          </w:tcPr>
          <w:p w14:paraId="3E8286B1" w14:textId="77777777" w:rsidR="0001100B" w:rsidRPr="00D24FD0" w:rsidRDefault="0001100B" w:rsidP="00703E22">
            <w:pPr>
              <w:rPr>
                <w:lang w:val="en-US"/>
              </w:rPr>
            </w:pPr>
            <w:r>
              <w:t>ИНН покупателя (клиента)</w:t>
            </w:r>
            <w:r w:rsidRPr="009D5B7E">
              <w:t>, 12</w:t>
            </w:r>
            <w:r>
              <w:rPr>
                <w:lang w:val="en-US"/>
              </w:rPr>
              <w:t>28</w:t>
            </w:r>
          </w:p>
        </w:tc>
        <w:tc>
          <w:tcPr>
            <w:tcW w:w="1701" w:type="dxa"/>
          </w:tcPr>
          <w:p w14:paraId="30760E4A" w14:textId="67333F9E" w:rsidR="0001100B" w:rsidRDefault="0001100B" w:rsidP="00E11C0E">
            <w:pPr>
              <w:rPr>
                <w:rFonts w:cs="Arial"/>
              </w:rPr>
            </w:pPr>
            <w:r>
              <w:rPr>
                <w:rFonts w:cs="Arial"/>
              </w:rPr>
              <w:t xml:space="preserve">Строка длиной от 10 до 12 символов, формат </w:t>
            </w:r>
            <w:r w:rsidRPr="00B26474">
              <w:rPr>
                <w:rFonts w:cs="Arial"/>
              </w:rPr>
              <w:t>ЦЦЦЦЦЦЦЦЦЦ</w:t>
            </w:r>
            <w:r w:rsidR="00E11C0E">
              <w:rPr>
                <w:rFonts w:cs="Arial"/>
              </w:rPr>
              <w:t>.</w:t>
            </w:r>
          </w:p>
        </w:tc>
        <w:tc>
          <w:tcPr>
            <w:tcW w:w="851" w:type="dxa"/>
          </w:tcPr>
          <w:p w14:paraId="4124C408" w14:textId="728297F6" w:rsidR="0001100B" w:rsidRDefault="0001100B" w:rsidP="00703E22">
            <w:pPr>
              <w:rPr>
                <w:rFonts w:cs="Arial"/>
              </w:rPr>
            </w:pPr>
            <w:r>
              <w:rPr>
                <w:rFonts w:cs="Arial"/>
              </w:rPr>
              <w:t>Да</w:t>
            </w:r>
          </w:p>
        </w:tc>
        <w:tc>
          <w:tcPr>
            <w:tcW w:w="709" w:type="dxa"/>
          </w:tcPr>
          <w:p w14:paraId="04E84319" w14:textId="050D2D97" w:rsidR="0001100B" w:rsidRDefault="0001100B" w:rsidP="00703E22">
            <w:pPr>
              <w:rPr>
                <w:rFonts w:cs="Arial"/>
              </w:rPr>
            </w:pPr>
            <w:r>
              <w:rPr>
                <w:rFonts w:cs="Arial"/>
              </w:rPr>
              <w:t>Нет</w:t>
            </w:r>
          </w:p>
        </w:tc>
        <w:tc>
          <w:tcPr>
            <w:tcW w:w="2551" w:type="dxa"/>
          </w:tcPr>
          <w:p w14:paraId="13F5BEA5" w14:textId="77777777" w:rsidR="00E11C0E" w:rsidRDefault="00E11C0E" w:rsidP="00E11C0E">
            <w:pPr>
              <w:rPr>
                <w:rFonts w:cs="Arial"/>
              </w:rPr>
            </w:pPr>
            <w:r>
              <w:rPr>
                <w:rFonts w:cs="Arial"/>
              </w:rPr>
              <w:t>ФФД 1.05 – нет</w:t>
            </w:r>
          </w:p>
          <w:p w14:paraId="2D5D831E" w14:textId="559F718B" w:rsidR="0001100B" w:rsidRDefault="00E11C0E" w:rsidP="00E11C0E">
            <w:pPr>
              <w:rPr>
                <w:rFonts w:cs="Arial"/>
              </w:rPr>
            </w:pPr>
            <w:r>
              <w:rPr>
                <w:rFonts w:cs="Arial"/>
              </w:rPr>
              <w:t>ФФД 1.2 - нет</w:t>
            </w:r>
          </w:p>
        </w:tc>
      </w:tr>
      <w:tr w:rsidR="00C37DB9" w:rsidRPr="008F4F86" w14:paraId="24D92107" w14:textId="777BE2FF" w:rsidTr="00C37DB9">
        <w:tc>
          <w:tcPr>
            <w:tcW w:w="4106" w:type="dxa"/>
          </w:tcPr>
          <w:p w14:paraId="64CB9853" w14:textId="27DF4798" w:rsidR="0001100B" w:rsidRDefault="0001100B" w:rsidP="00E15B84">
            <w:pPr>
              <w:rPr>
                <w:lang w:val="en-US"/>
              </w:rPr>
            </w:pPr>
            <w:proofErr w:type="spellStart"/>
            <w:r>
              <w:rPr>
                <w:lang w:val="en-US"/>
              </w:rPr>
              <w:t>c</w:t>
            </w:r>
            <w:r w:rsidRPr="00627F02">
              <w:rPr>
                <w:lang w:val="en-US"/>
              </w:rPr>
              <w:t>ustomerInfo</w:t>
            </w:r>
            <w:proofErr w:type="spellEnd"/>
          </w:p>
        </w:tc>
        <w:tc>
          <w:tcPr>
            <w:tcW w:w="2693" w:type="dxa"/>
          </w:tcPr>
          <w:p w14:paraId="719FA0A2" w14:textId="3BCA48EB" w:rsidR="0001100B" w:rsidRDefault="0001100B" w:rsidP="00E15B84">
            <w:r w:rsidRPr="00627F02">
              <w:t>Сведения о покупателе (клиенте), 1256</w:t>
            </w:r>
          </w:p>
        </w:tc>
        <w:tc>
          <w:tcPr>
            <w:tcW w:w="1701" w:type="dxa"/>
          </w:tcPr>
          <w:p w14:paraId="13E26A0E" w14:textId="04D531C7" w:rsidR="0001100B" w:rsidRDefault="00E11C0E" w:rsidP="00E11C0E">
            <w:pPr>
              <w:rPr>
                <w:rFonts w:cs="Arial"/>
              </w:rPr>
            </w:pPr>
            <w:r>
              <w:rPr>
                <w:rFonts w:cs="Arial"/>
              </w:rPr>
              <w:t>Структура п.2.1.1.8.</w:t>
            </w:r>
          </w:p>
        </w:tc>
        <w:tc>
          <w:tcPr>
            <w:tcW w:w="851" w:type="dxa"/>
          </w:tcPr>
          <w:p w14:paraId="700B50A8" w14:textId="1CBB78EF" w:rsidR="0001100B" w:rsidRDefault="0001100B" w:rsidP="00E15B84">
            <w:pPr>
              <w:rPr>
                <w:rFonts w:cs="Arial"/>
              </w:rPr>
            </w:pPr>
            <w:r>
              <w:rPr>
                <w:rFonts w:cs="Arial"/>
              </w:rPr>
              <w:t>Нет</w:t>
            </w:r>
          </w:p>
        </w:tc>
        <w:tc>
          <w:tcPr>
            <w:tcW w:w="709" w:type="dxa"/>
          </w:tcPr>
          <w:p w14:paraId="7D22385C" w14:textId="5F1B20CB" w:rsidR="0001100B" w:rsidRDefault="0001100B" w:rsidP="00E15B84">
            <w:pPr>
              <w:rPr>
                <w:rFonts w:cs="Arial"/>
              </w:rPr>
            </w:pPr>
            <w:r>
              <w:rPr>
                <w:rFonts w:cs="Arial"/>
              </w:rPr>
              <w:t>Да</w:t>
            </w:r>
          </w:p>
        </w:tc>
        <w:tc>
          <w:tcPr>
            <w:tcW w:w="2551" w:type="dxa"/>
          </w:tcPr>
          <w:p w14:paraId="341C8DD4" w14:textId="77777777" w:rsidR="00E11C0E" w:rsidRDefault="00E11C0E" w:rsidP="00E11C0E">
            <w:pPr>
              <w:rPr>
                <w:rFonts w:cs="Arial"/>
              </w:rPr>
            </w:pPr>
            <w:r>
              <w:rPr>
                <w:rFonts w:cs="Arial"/>
              </w:rPr>
              <w:t>ФФД 1.05 – нет</w:t>
            </w:r>
          </w:p>
          <w:p w14:paraId="66C04D51" w14:textId="4679DA67" w:rsidR="0001100B" w:rsidRDefault="00E11C0E" w:rsidP="00E11C0E">
            <w:pPr>
              <w:rPr>
                <w:rFonts w:cs="Arial"/>
              </w:rPr>
            </w:pPr>
            <w:r>
              <w:rPr>
                <w:rFonts w:cs="Arial"/>
              </w:rPr>
              <w:t>ФФД 1.2 - нет</w:t>
            </w:r>
          </w:p>
        </w:tc>
      </w:tr>
      <w:tr w:rsidR="00C37DB9" w:rsidRPr="008F4F86" w14:paraId="3E4E0225" w14:textId="7A62FFDA" w:rsidTr="00C37DB9">
        <w:tc>
          <w:tcPr>
            <w:tcW w:w="4106" w:type="dxa"/>
          </w:tcPr>
          <w:p w14:paraId="285F0EEC" w14:textId="77777777" w:rsidR="0001100B" w:rsidRPr="009D5B7E" w:rsidRDefault="0001100B" w:rsidP="00E15B84">
            <w:r>
              <w:rPr>
                <w:lang w:val="en-US"/>
              </w:rPr>
              <w:t>cashier</w:t>
            </w:r>
          </w:p>
        </w:tc>
        <w:tc>
          <w:tcPr>
            <w:tcW w:w="2693" w:type="dxa"/>
          </w:tcPr>
          <w:p w14:paraId="61CC42B5" w14:textId="77777777" w:rsidR="0001100B" w:rsidRPr="00966FB4" w:rsidRDefault="0001100B" w:rsidP="00E15B84">
            <w:bookmarkStart w:id="201" w:name="OLE_LINK419"/>
            <w:r>
              <w:t>Кассир</w:t>
            </w:r>
            <w:r w:rsidRPr="009D5B7E">
              <w:t xml:space="preserve">, </w:t>
            </w:r>
            <w:r w:rsidRPr="00C427A1">
              <w:t>1021</w:t>
            </w:r>
            <w:bookmarkEnd w:id="201"/>
          </w:p>
        </w:tc>
        <w:tc>
          <w:tcPr>
            <w:tcW w:w="1701" w:type="dxa"/>
          </w:tcPr>
          <w:p w14:paraId="742804D3" w14:textId="70C0E736" w:rsidR="0001100B" w:rsidRDefault="0001100B" w:rsidP="00E11C0E">
            <w:pPr>
              <w:rPr>
                <w:rFonts w:cs="Arial"/>
              </w:rPr>
            </w:pPr>
            <w:r>
              <w:rPr>
                <w:rFonts w:cs="Arial"/>
              </w:rPr>
              <w:t xml:space="preserve">Строка от 1 до 64 символов, </w:t>
            </w:r>
            <w:r w:rsidR="00E11C0E">
              <w:rPr>
                <w:rFonts w:cs="Arial"/>
              </w:rPr>
              <w:t xml:space="preserve">обязательное поле, если группа имеет признак передачи курьерских параметров, в противном случае не должно передаваться. </w:t>
            </w:r>
            <w:r>
              <w:rPr>
                <w:rFonts w:cs="Arial"/>
                <w:b/>
              </w:rPr>
              <w:lastRenderedPageBreak/>
              <w:t>Обязательное д</w:t>
            </w:r>
            <w:r w:rsidRPr="00055D64">
              <w:rPr>
                <w:rFonts w:cs="Arial"/>
                <w:b/>
              </w:rPr>
              <w:t xml:space="preserve">ля </w:t>
            </w:r>
            <w:r>
              <w:rPr>
                <w:rFonts w:cs="Arial"/>
                <w:b/>
              </w:rPr>
              <w:t>к</w:t>
            </w:r>
            <w:r w:rsidRPr="00055D64">
              <w:rPr>
                <w:rFonts w:cs="Arial"/>
                <w:b/>
              </w:rPr>
              <w:t>урьеров</w:t>
            </w:r>
          </w:p>
        </w:tc>
        <w:tc>
          <w:tcPr>
            <w:tcW w:w="851" w:type="dxa"/>
          </w:tcPr>
          <w:p w14:paraId="08D1F144" w14:textId="170CBF17" w:rsidR="0001100B" w:rsidRDefault="0001100B" w:rsidP="00E15B84">
            <w:pPr>
              <w:rPr>
                <w:rFonts w:cs="Arial"/>
              </w:rPr>
            </w:pPr>
            <w:r>
              <w:rPr>
                <w:rFonts w:cs="Arial"/>
              </w:rPr>
              <w:lastRenderedPageBreak/>
              <w:t>Да</w:t>
            </w:r>
          </w:p>
        </w:tc>
        <w:tc>
          <w:tcPr>
            <w:tcW w:w="709" w:type="dxa"/>
          </w:tcPr>
          <w:p w14:paraId="30B331F1" w14:textId="659AA769" w:rsidR="0001100B" w:rsidRDefault="0001100B" w:rsidP="00E15B84">
            <w:pPr>
              <w:rPr>
                <w:rFonts w:cs="Arial"/>
              </w:rPr>
            </w:pPr>
            <w:r>
              <w:rPr>
                <w:rFonts w:cs="Arial"/>
              </w:rPr>
              <w:t>Да</w:t>
            </w:r>
          </w:p>
        </w:tc>
        <w:tc>
          <w:tcPr>
            <w:tcW w:w="2551" w:type="dxa"/>
          </w:tcPr>
          <w:p w14:paraId="342085C0" w14:textId="2FBFD538" w:rsidR="00E11C0E" w:rsidRDefault="00E11C0E" w:rsidP="00E11C0E">
            <w:pPr>
              <w:rPr>
                <w:rFonts w:cs="Arial"/>
              </w:rPr>
            </w:pPr>
            <w:r>
              <w:rPr>
                <w:rFonts w:cs="Arial"/>
              </w:rPr>
              <w:t>ФФД 1.05 – да для курьеров.</w:t>
            </w:r>
            <w:r>
              <w:rPr>
                <w:rFonts w:cs="Arial"/>
              </w:rPr>
              <w:br/>
            </w:r>
          </w:p>
          <w:p w14:paraId="42FE4FD2" w14:textId="6D638E19" w:rsidR="0001100B" w:rsidRDefault="00E11C0E" w:rsidP="00E11C0E">
            <w:pPr>
              <w:rPr>
                <w:rFonts w:cs="Arial"/>
              </w:rPr>
            </w:pPr>
            <w:r>
              <w:rPr>
                <w:rFonts w:cs="Arial"/>
              </w:rPr>
              <w:t>ФФД 1.2 – да для курьеров.</w:t>
            </w:r>
          </w:p>
        </w:tc>
      </w:tr>
      <w:tr w:rsidR="00C37DB9" w:rsidRPr="008F4F86" w14:paraId="726C3534" w14:textId="31490E6C" w:rsidTr="00C37DB9">
        <w:tc>
          <w:tcPr>
            <w:tcW w:w="4106" w:type="dxa"/>
          </w:tcPr>
          <w:p w14:paraId="51B52A12" w14:textId="77777777" w:rsidR="0001100B" w:rsidRPr="009D5B7E" w:rsidRDefault="0001100B" w:rsidP="00E15B84">
            <w:proofErr w:type="spellStart"/>
            <w:r>
              <w:rPr>
                <w:lang w:val="en-US"/>
              </w:rPr>
              <w:t>cashier</w:t>
            </w:r>
            <w:r w:rsidRPr="00D24FD0">
              <w:rPr>
                <w:lang w:val="en-US"/>
              </w:rPr>
              <w:t>INN</w:t>
            </w:r>
            <w:proofErr w:type="spellEnd"/>
          </w:p>
        </w:tc>
        <w:tc>
          <w:tcPr>
            <w:tcW w:w="2693" w:type="dxa"/>
          </w:tcPr>
          <w:p w14:paraId="2E1BCC35" w14:textId="77777777" w:rsidR="0001100B" w:rsidRPr="00892177" w:rsidRDefault="0001100B" w:rsidP="00E15B84">
            <w:bookmarkStart w:id="202" w:name="OLE_LINK439"/>
            <w:r>
              <w:t>ИНН кассира</w:t>
            </w:r>
            <w:r w:rsidRPr="009D5B7E">
              <w:t>, 1</w:t>
            </w:r>
            <w:r>
              <w:t>203</w:t>
            </w:r>
            <w:bookmarkEnd w:id="202"/>
          </w:p>
        </w:tc>
        <w:tc>
          <w:tcPr>
            <w:tcW w:w="1701" w:type="dxa"/>
          </w:tcPr>
          <w:p w14:paraId="7B75D4A8" w14:textId="669240AE" w:rsidR="0001100B" w:rsidRDefault="0001100B" w:rsidP="00E11C0E">
            <w:pPr>
              <w:rPr>
                <w:rFonts w:cs="Arial"/>
              </w:rPr>
            </w:pPr>
            <w:r>
              <w:rPr>
                <w:rFonts w:cs="Arial"/>
              </w:rPr>
              <w:t xml:space="preserve">Строка длиной 12 символов, формат </w:t>
            </w:r>
            <w:r w:rsidRPr="00B26474">
              <w:rPr>
                <w:rFonts w:cs="Arial"/>
              </w:rPr>
              <w:t>ЦЦЦЦЦЦЦЦЦЦ</w:t>
            </w:r>
            <w:r>
              <w:rPr>
                <w:rFonts w:cs="Arial"/>
              </w:rPr>
              <w:t>ЦЦ</w:t>
            </w:r>
            <w:r w:rsidR="00E11C0E">
              <w:rPr>
                <w:rFonts w:cs="Arial"/>
              </w:rPr>
              <w:t>.</w:t>
            </w:r>
          </w:p>
        </w:tc>
        <w:tc>
          <w:tcPr>
            <w:tcW w:w="851" w:type="dxa"/>
          </w:tcPr>
          <w:p w14:paraId="117BB4D8" w14:textId="5F0B9F9C" w:rsidR="0001100B" w:rsidRDefault="0001100B" w:rsidP="00E15B84">
            <w:pPr>
              <w:rPr>
                <w:rFonts w:cs="Arial"/>
              </w:rPr>
            </w:pPr>
            <w:r>
              <w:rPr>
                <w:rFonts w:cs="Arial"/>
              </w:rPr>
              <w:t>Да</w:t>
            </w:r>
          </w:p>
        </w:tc>
        <w:tc>
          <w:tcPr>
            <w:tcW w:w="709" w:type="dxa"/>
          </w:tcPr>
          <w:p w14:paraId="57BB9E82" w14:textId="791551C4" w:rsidR="0001100B" w:rsidRDefault="0001100B" w:rsidP="00E15B84">
            <w:pPr>
              <w:rPr>
                <w:rFonts w:cs="Arial"/>
              </w:rPr>
            </w:pPr>
            <w:r>
              <w:rPr>
                <w:rFonts w:cs="Arial"/>
              </w:rPr>
              <w:t>Да</w:t>
            </w:r>
          </w:p>
        </w:tc>
        <w:tc>
          <w:tcPr>
            <w:tcW w:w="2551" w:type="dxa"/>
          </w:tcPr>
          <w:p w14:paraId="5E6230B8" w14:textId="77777777" w:rsidR="00E11C0E" w:rsidRDefault="00E11C0E" w:rsidP="00E11C0E">
            <w:pPr>
              <w:rPr>
                <w:rFonts w:cs="Arial"/>
              </w:rPr>
            </w:pPr>
            <w:r>
              <w:rPr>
                <w:rFonts w:cs="Arial"/>
              </w:rPr>
              <w:t>ФФД 1.05 – нет</w:t>
            </w:r>
          </w:p>
          <w:p w14:paraId="5ABB049F" w14:textId="77F3E140" w:rsidR="0001100B" w:rsidRDefault="00E11C0E" w:rsidP="00E11C0E">
            <w:pPr>
              <w:rPr>
                <w:rFonts w:cs="Arial"/>
              </w:rPr>
            </w:pPr>
            <w:r>
              <w:rPr>
                <w:rFonts w:cs="Arial"/>
              </w:rPr>
              <w:t>ФФД 1.2 - нет</w:t>
            </w:r>
          </w:p>
        </w:tc>
      </w:tr>
      <w:tr w:rsidR="00C37DB9" w:rsidRPr="008F4F86" w14:paraId="458AA521" w14:textId="53AD3B3A" w:rsidTr="00C37DB9">
        <w:tc>
          <w:tcPr>
            <w:tcW w:w="4106" w:type="dxa"/>
          </w:tcPr>
          <w:p w14:paraId="3C41F59D" w14:textId="77777777" w:rsidR="0001100B" w:rsidRPr="00892177" w:rsidRDefault="0001100B" w:rsidP="00E15B84">
            <w:proofErr w:type="spellStart"/>
            <w:r>
              <w:rPr>
                <w:lang w:val="en-US"/>
              </w:rPr>
              <w:t>senderEmail</w:t>
            </w:r>
            <w:proofErr w:type="spellEnd"/>
          </w:p>
        </w:tc>
        <w:tc>
          <w:tcPr>
            <w:tcW w:w="2693" w:type="dxa"/>
          </w:tcPr>
          <w:p w14:paraId="49786D43" w14:textId="77777777" w:rsidR="0001100B" w:rsidRDefault="0001100B" w:rsidP="00E15B84">
            <w:bookmarkStart w:id="203" w:name="OLE_LINK440"/>
            <w:r>
              <w:t>А</w:t>
            </w:r>
            <w:r w:rsidRPr="00C427A1">
              <w:t>дрес электронной почты отправителя чека</w:t>
            </w:r>
            <w:r>
              <w:t xml:space="preserve">, </w:t>
            </w:r>
            <w:r w:rsidRPr="00C427A1">
              <w:t>1117</w:t>
            </w:r>
            <w:bookmarkEnd w:id="203"/>
          </w:p>
        </w:tc>
        <w:tc>
          <w:tcPr>
            <w:tcW w:w="1701" w:type="dxa"/>
          </w:tcPr>
          <w:p w14:paraId="2C048C64" w14:textId="48EEBF03" w:rsidR="0001100B" w:rsidRPr="00013EAB" w:rsidRDefault="00542312" w:rsidP="00E11C0E">
            <w:pPr>
              <w:rPr>
                <w:rFonts w:cs="Arial"/>
              </w:rPr>
            </w:pPr>
            <w:r w:rsidRPr="00542312">
              <w:rPr>
                <w:rFonts w:cs="Arial"/>
              </w:rPr>
              <w:t>Строка от 1 до 64 символов, формат +{Ц} или {С}@{C}, {</w:t>
            </w:r>
            <w:proofErr w:type="spellStart"/>
            <w:r w:rsidRPr="00542312">
              <w:rPr>
                <w:rFonts w:cs="Arial"/>
              </w:rPr>
              <w:t>none</w:t>
            </w:r>
            <w:proofErr w:type="spellEnd"/>
            <w:r w:rsidRPr="00542312">
              <w:rPr>
                <w:rFonts w:cs="Arial"/>
              </w:rPr>
              <w:t>}.</w:t>
            </w:r>
          </w:p>
        </w:tc>
        <w:tc>
          <w:tcPr>
            <w:tcW w:w="851" w:type="dxa"/>
          </w:tcPr>
          <w:p w14:paraId="07EEF600" w14:textId="5BF6FDBC" w:rsidR="0001100B" w:rsidRDefault="0001100B" w:rsidP="00E15B84">
            <w:pPr>
              <w:rPr>
                <w:rFonts w:cs="Arial"/>
              </w:rPr>
            </w:pPr>
            <w:r>
              <w:rPr>
                <w:rFonts w:cs="Arial"/>
              </w:rPr>
              <w:t>Да</w:t>
            </w:r>
          </w:p>
        </w:tc>
        <w:tc>
          <w:tcPr>
            <w:tcW w:w="709" w:type="dxa"/>
          </w:tcPr>
          <w:p w14:paraId="0AE2A708" w14:textId="41EEB840" w:rsidR="0001100B" w:rsidRDefault="0001100B" w:rsidP="00E15B84">
            <w:pPr>
              <w:rPr>
                <w:rFonts w:cs="Arial"/>
              </w:rPr>
            </w:pPr>
            <w:r>
              <w:rPr>
                <w:rFonts w:cs="Arial"/>
              </w:rPr>
              <w:t>Да</w:t>
            </w:r>
          </w:p>
        </w:tc>
        <w:tc>
          <w:tcPr>
            <w:tcW w:w="2551" w:type="dxa"/>
          </w:tcPr>
          <w:p w14:paraId="13C83F43" w14:textId="77777777" w:rsidR="00E11C0E" w:rsidRDefault="00E11C0E" w:rsidP="00E11C0E">
            <w:pPr>
              <w:rPr>
                <w:rFonts w:cs="Arial"/>
              </w:rPr>
            </w:pPr>
            <w:r>
              <w:rPr>
                <w:rFonts w:cs="Arial"/>
              </w:rPr>
              <w:t>ФФД 1.05 – нет</w:t>
            </w:r>
          </w:p>
          <w:p w14:paraId="37C5F663" w14:textId="042F9DF9" w:rsidR="0001100B" w:rsidRDefault="00E11C0E" w:rsidP="00E11C0E">
            <w:pPr>
              <w:rPr>
                <w:rFonts w:cs="Arial"/>
              </w:rPr>
            </w:pPr>
            <w:r>
              <w:rPr>
                <w:rFonts w:cs="Arial"/>
              </w:rPr>
              <w:t>ФФД 1.2 - нет</w:t>
            </w:r>
          </w:p>
        </w:tc>
      </w:tr>
      <w:tr w:rsidR="00C37DB9" w:rsidRPr="008F4F86" w14:paraId="7369A11A" w14:textId="408A1765" w:rsidTr="00C37DB9">
        <w:tc>
          <w:tcPr>
            <w:tcW w:w="4106" w:type="dxa"/>
          </w:tcPr>
          <w:p w14:paraId="72EDC3CB" w14:textId="77777777" w:rsidR="0001100B" w:rsidRDefault="0001100B" w:rsidP="00E15B84">
            <w:pPr>
              <w:rPr>
                <w:lang w:val="en-US"/>
              </w:rPr>
            </w:pPr>
            <w:proofErr w:type="spellStart"/>
            <w:r>
              <w:rPr>
                <w:lang w:val="en-US"/>
              </w:rPr>
              <w:t>totalSum</w:t>
            </w:r>
            <w:proofErr w:type="spellEnd"/>
          </w:p>
        </w:tc>
        <w:tc>
          <w:tcPr>
            <w:tcW w:w="2693" w:type="dxa"/>
          </w:tcPr>
          <w:p w14:paraId="267D36A9" w14:textId="77777777" w:rsidR="0001100B" w:rsidRDefault="0001100B" w:rsidP="00E15B84">
            <w:r>
              <w:t>С</w:t>
            </w:r>
            <w:r w:rsidRPr="00C427A1">
              <w:t>умма расчета, указанного в чеке (БСО)</w:t>
            </w:r>
            <w:r>
              <w:t xml:space="preserve">, </w:t>
            </w:r>
            <w:r w:rsidRPr="00C427A1">
              <w:t>1020</w:t>
            </w:r>
            <w:r>
              <w:t>.</w:t>
            </w:r>
          </w:p>
          <w:p w14:paraId="2CA6CB3C" w14:textId="77777777" w:rsidR="0001100B" w:rsidRDefault="0001100B" w:rsidP="00E15B84"/>
          <w:p w14:paraId="15CF8E79" w14:textId="77777777" w:rsidR="0001100B" w:rsidRDefault="0001100B" w:rsidP="00E15B84">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1128C6E" w14:textId="2D70FBE0" w:rsidR="0001100B" w:rsidRDefault="0001100B" w:rsidP="00E15B84">
            <w:pPr>
              <w:rPr>
                <w:rFonts w:cs="Arial"/>
              </w:rPr>
            </w:pPr>
            <w:r>
              <w:rPr>
                <w:rFonts w:cs="Arial"/>
              </w:rPr>
              <w:t>Да</w:t>
            </w:r>
          </w:p>
        </w:tc>
        <w:tc>
          <w:tcPr>
            <w:tcW w:w="709" w:type="dxa"/>
          </w:tcPr>
          <w:p w14:paraId="7A6F440E" w14:textId="7E1F4663" w:rsidR="0001100B" w:rsidRDefault="0001100B" w:rsidP="00E15B84">
            <w:pPr>
              <w:rPr>
                <w:rFonts w:cs="Arial"/>
              </w:rPr>
            </w:pPr>
            <w:r>
              <w:rPr>
                <w:rFonts w:cs="Arial"/>
              </w:rPr>
              <w:t>Да</w:t>
            </w:r>
          </w:p>
        </w:tc>
        <w:tc>
          <w:tcPr>
            <w:tcW w:w="2551" w:type="dxa"/>
          </w:tcPr>
          <w:p w14:paraId="7B6F661F" w14:textId="77777777" w:rsidR="00E11C0E" w:rsidRDefault="00E11C0E" w:rsidP="00E11C0E">
            <w:pPr>
              <w:rPr>
                <w:rFonts w:cs="Arial"/>
              </w:rPr>
            </w:pPr>
            <w:r>
              <w:rPr>
                <w:rFonts w:cs="Arial"/>
              </w:rPr>
              <w:t>ФФД 1.05 – нет</w:t>
            </w:r>
          </w:p>
          <w:p w14:paraId="0CB058F5" w14:textId="7BADBFF9" w:rsidR="0001100B" w:rsidRDefault="00E11C0E" w:rsidP="00E11C0E">
            <w:pPr>
              <w:rPr>
                <w:rFonts w:cs="Arial"/>
              </w:rPr>
            </w:pPr>
            <w:r>
              <w:rPr>
                <w:rFonts w:cs="Arial"/>
              </w:rPr>
              <w:t>ФФД 1.2 - нет</w:t>
            </w:r>
          </w:p>
        </w:tc>
      </w:tr>
      <w:tr w:rsidR="00C37DB9" w:rsidRPr="008F4F86" w14:paraId="0F969A73" w14:textId="64516B9E" w:rsidTr="00C37DB9">
        <w:tc>
          <w:tcPr>
            <w:tcW w:w="4106" w:type="dxa"/>
          </w:tcPr>
          <w:p w14:paraId="36565D54" w14:textId="77777777" w:rsidR="0001100B" w:rsidRPr="002E4B51" w:rsidRDefault="0001100B" w:rsidP="00E15B84">
            <w:pPr>
              <w:rPr>
                <w:lang w:val="en-US"/>
              </w:rPr>
            </w:pPr>
            <w:r>
              <w:rPr>
                <w:lang w:val="en-US"/>
              </w:rPr>
              <w:lastRenderedPageBreak/>
              <w:t>vat1Sum</w:t>
            </w:r>
          </w:p>
        </w:tc>
        <w:tc>
          <w:tcPr>
            <w:tcW w:w="2693" w:type="dxa"/>
          </w:tcPr>
          <w:p w14:paraId="2A473529" w14:textId="77777777" w:rsidR="0001100B" w:rsidRDefault="0001100B" w:rsidP="00E15B84">
            <w:r>
              <w:t>С</w:t>
            </w:r>
            <w:r w:rsidRPr="00C427A1">
              <w:t xml:space="preserve">умма НДС чека по ставке </w:t>
            </w:r>
            <w:r>
              <w:t>20</w:t>
            </w:r>
            <w:r w:rsidRPr="00C427A1">
              <w:t>%</w:t>
            </w:r>
            <w:r>
              <w:t>, 1102</w:t>
            </w:r>
          </w:p>
        </w:tc>
        <w:tc>
          <w:tcPr>
            <w:tcW w:w="1701" w:type="dxa"/>
          </w:tcPr>
          <w:p w14:paraId="08CF30FA" w14:textId="08219A70" w:rsidR="0001100B" w:rsidRDefault="0001100B" w:rsidP="00E11C0E">
            <w:pPr>
              <w:rPr>
                <w:rFonts w:cs="Arial"/>
              </w:rPr>
            </w:pPr>
            <w:r>
              <w:rPr>
                <w:rFonts w:cs="Arial"/>
              </w:rPr>
              <w:t>Десятичное число с точно</w:t>
            </w:r>
            <w:r w:rsidR="00E11C0E">
              <w:rPr>
                <w:rFonts w:cs="Arial"/>
              </w:rPr>
              <w:t>стью до 2 символов после точки.</w:t>
            </w:r>
          </w:p>
        </w:tc>
        <w:tc>
          <w:tcPr>
            <w:tcW w:w="851" w:type="dxa"/>
          </w:tcPr>
          <w:p w14:paraId="43BDBA78" w14:textId="627B8D66" w:rsidR="0001100B" w:rsidRDefault="0001100B" w:rsidP="00E15B84">
            <w:pPr>
              <w:rPr>
                <w:rFonts w:cs="Arial"/>
              </w:rPr>
            </w:pPr>
            <w:r>
              <w:rPr>
                <w:rFonts w:cs="Arial"/>
              </w:rPr>
              <w:t>Да</w:t>
            </w:r>
          </w:p>
        </w:tc>
        <w:tc>
          <w:tcPr>
            <w:tcW w:w="709" w:type="dxa"/>
          </w:tcPr>
          <w:p w14:paraId="2CFD6289" w14:textId="10DC4DB0" w:rsidR="0001100B" w:rsidRDefault="0001100B" w:rsidP="00E15B84">
            <w:pPr>
              <w:rPr>
                <w:rFonts w:cs="Arial"/>
              </w:rPr>
            </w:pPr>
            <w:r>
              <w:rPr>
                <w:rFonts w:cs="Arial"/>
              </w:rPr>
              <w:t>Да</w:t>
            </w:r>
          </w:p>
        </w:tc>
        <w:tc>
          <w:tcPr>
            <w:tcW w:w="2551" w:type="dxa"/>
          </w:tcPr>
          <w:p w14:paraId="7733BA6F" w14:textId="77777777" w:rsidR="00E11C0E" w:rsidRDefault="00E11C0E" w:rsidP="00E11C0E">
            <w:pPr>
              <w:rPr>
                <w:rFonts w:cs="Arial"/>
              </w:rPr>
            </w:pPr>
            <w:r>
              <w:rPr>
                <w:rFonts w:cs="Arial"/>
              </w:rPr>
              <w:t>ФФД 1.05 – нет</w:t>
            </w:r>
          </w:p>
          <w:p w14:paraId="229A8A94" w14:textId="16843CC6" w:rsidR="0001100B" w:rsidRDefault="00E11C0E" w:rsidP="00E11C0E">
            <w:pPr>
              <w:rPr>
                <w:rFonts w:cs="Arial"/>
              </w:rPr>
            </w:pPr>
            <w:r>
              <w:rPr>
                <w:rFonts w:cs="Arial"/>
              </w:rPr>
              <w:t>ФФД 1.2 - нет</w:t>
            </w:r>
          </w:p>
        </w:tc>
      </w:tr>
      <w:tr w:rsidR="00C37DB9" w:rsidRPr="008F4F86" w14:paraId="0F1E897C" w14:textId="1DC3251D" w:rsidTr="00C37DB9">
        <w:tc>
          <w:tcPr>
            <w:tcW w:w="4106" w:type="dxa"/>
          </w:tcPr>
          <w:p w14:paraId="1FAFE706" w14:textId="77777777" w:rsidR="0001100B" w:rsidRDefault="0001100B" w:rsidP="00E15B84">
            <w:pPr>
              <w:rPr>
                <w:lang w:val="en-US"/>
              </w:rPr>
            </w:pPr>
            <w:r>
              <w:rPr>
                <w:lang w:val="en-US"/>
              </w:rPr>
              <w:t>vat2Sum</w:t>
            </w:r>
          </w:p>
        </w:tc>
        <w:tc>
          <w:tcPr>
            <w:tcW w:w="2693" w:type="dxa"/>
          </w:tcPr>
          <w:p w14:paraId="3A3EA254" w14:textId="77777777" w:rsidR="0001100B" w:rsidRPr="002E4B51" w:rsidRDefault="0001100B" w:rsidP="00E15B84">
            <w:r>
              <w:t>С</w:t>
            </w:r>
            <w:r w:rsidRPr="00C427A1">
              <w:t xml:space="preserve">умма НДС чека по ставке </w:t>
            </w:r>
            <w:r w:rsidRPr="002E4B51">
              <w:t>1</w:t>
            </w:r>
            <w:r>
              <w:t>0</w:t>
            </w:r>
            <w:r w:rsidRPr="00C427A1">
              <w:t>%</w:t>
            </w:r>
            <w:r>
              <w:t>, 110</w:t>
            </w:r>
            <w:r w:rsidRPr="002E4B51">
              <w:t>3</w:t>
            </w:r>
          </w:p>
        </w:tc>
        <w:tc>
          <w:tcPr>
            <w:tcW w:w="1701" w:type="dxa"/>
          </w:tcPr>
          <w:p w14:paraId="0FE63F7E" w14:textId="7D2BEC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FE8D19" w14:textId="38EC77C5" w:rsidR="0001100B" w:rsidRDefault="0001100B" w:rsidP="00E15B84">
            <w:pPr>
              <w:rPr>
                <w:rFonts w:cs="Arial"/>
              </w:rPr>
            </w:pPr>
            <w:r>
              <w:rPr>
                <w:rFonts w:cs="Arial"/>
              </w:rPr>
              <w:t>Да</w:t>
            </w:r>
          </w:p>
        </w:tc>
        <w:tc>
          <w:tcPr>
            <w:tcW w:w="709" w:type="dxa"/>
          </w:tcPr>
          <w:p w14:paraId="69672A56" w14:textId="6E9D0704" w:rsidR="0001100B" w:rsidRDefault="0001100B" w:rsidP="00E15B84">
            <w:pPr>
              <w:rPr>
                <w:rFonts w:cs="Arial"/>
              </w:rPr>
            </w:pPr>
            <w:r>
              <w:rPr>
                <w:rFonts w:cs="Arial"/>
              </w:rPr>
              <w:t>Да</w:t>
            </w:r>
          </w:p>
        </w:tc>
        <w:tc>
          <w:tcPr>
            <w:tcW w:w="2551" w:type="dxa"/>
          </w:tcPr>
          <w:p w14:paraId="0C2E5CB5" w14:textId="77777777" w:rsidR="00E11C0E" w:rsidRDefault="00E11C0E" w:rsidP="00E11C0E">
            <w:pPr>
              <w:rPr>
                <w:rFonts w:cs="Arial"/>
              </w:rPr>
            </w:pPr>
            <w:r>
              <w:rPr>
                <w:rFonts w:cs="Arial"/>
              </w:rPr>
              <w:t>ФФД 1.05 – нет</w:t>
            </w:r>
          </w:p>
          <w:p w14:paraId="627378BD" w14:textId="69A7510F" w:rsidR="0001100B" w:rsidRDefault="00E11C0E" w:rsidP="00E11C0E">
            <w:pPr>
              <w:rPr>
                <w:rFonts w:cs="Arial"/>
              </w:rPr>
            </w:pPr>
            <w:r>
              <w:rPr>
                <w:rFonts w:cs="Arial"/>
              </w:rPr>
              <w:t>ФФД 1.2 - нет</w:t>
            </w:r>
          </w:p>
        </w:tc>
      </w:tr>
      <w:tr w:rsidR="00C37DB9" w:rsidRPr="008F4F86" w14:paraId="5717B9D1" w14:textId="02EBD523" w:rsidTr="00C37DB9">
        <w:tc>
          <w:tcPr>
            <w:tcW w:w="4106" w:type="dxa"/>
          </w:tcPr>
          <w:p w14:paraId="218D232E" w14:textId="77777777" w:rsidR="0001100B" w:rsidRDefault="0001100B" w:rsidP="00E15B84">
            <w:pPr>
              <w:rPr>
                <w:lang w:val="en-US"/>
              </w:rPr>
            </w:pPr>
            <w:r>
              <w:rPr>
                <w:lang w:val="en-US"/>
              </w:rPr>
              <w:t>vat3Sum</w:t>
            </w:r>
          </w:p>
        </w:tc>
        <w:tc>
          <w:tcPr>
            <w:tcW w:w="2693" w:type="dxa"/>
          </w:tcPr>
          <w:p w14:paraId="3E8B59FA" w14:textId="77777777" w:rsidR="0001100B" w:rsidRPr="002E4B51" w:rsidRDefault="0001100B" w:rsidP="00E15B84">
            <w:r>
              <w:t>С</w:t>
            </w:r>
            <w:r w:rsidRPr="00C427A1">
              <w:t>умма расчета по чеку с НДС по ставке 0%</w:t>
            </w:r>
            <w:r w:rsidRPr="002E4B51">
              <w:t>, 1104</w:t>
            </w:r>
          </w:p>
        </w:tc>
        <w:tc>
          <w:tcPr>
            <w:tcW w:w="1701" w:type="dxa"/>
          </w:tcPr>
          <w:p w14:paraId="0307A37E" w14:textId="782CC241"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3FD2AB" w14:textId="62BB81C1" w:rsidR="0001100B" w:rsidRDefault="0001100B" w:rsidP="00E15B84">
            <w:pPr>
              <w:rPr>
                <w:rFonts w:cs="Arial"/>
              </w:rPr>
            </w:pPr>
            <w:r>
              <w:rPr>
                <w:rFonts w:cs="Arial"/>
              </w:rPr>
              <w:t>Да</w:t>
            </w:r>
          </w:p>
        </w:tc>
        <w:tc>
          <w:tcPr>
            <w:tcW w:w="709" w:type="dxa"/>
          </w:tcPr>
          <w:p w14:paraId="0D75B560" w14:textId="0B9AD93D" w:rsidR="0001100B" w:rsidRDefault="0001100B" w:rsidP="00E15B84">
            <w:pPr>
              <w:rPr>
                <w:rFonts w:cs="Arial"/>
              </w:rPr>
            </w:pPr>
            <w:r>
              <w:rPr>
                <w:rFonts w:cs="Arial"/>
              </w:rPr>
              <w:t>Да</w:t>
            </w:r>
          </w:p>
        </w:tc>
        <w:tc>
          <w:tcPr>
            <w:tcW w:w="2551" w:type="dxa"/>
          </w:tcPr>
          <w:p w14:paraId="192ACB21" w14:textId="77777777" w:rsidR="00E11C0E" w:rsidRDefault="00E11C0E" w:rsidP="00E11C0E">
            <w:pPr>
              <w:rPr>
                <w:rFonts w:cs="Arial"/>
              </w:rPr>
            </w:pPr>
            <w:r>
              <w:rPr>
                <w:rFonts w:cs="Arial"/>
              </w:rPr>
              <w:t>ФФД 1.05 – нет</w:t>
            </w:r>
          </w:p>
          <w:p w14:paraId="2C5C5777" w14:textId="19BF79BF" w:rsidR="0001100B" w:rsidRDefault="00E11C0E" w:rsidP="00E11C0E">
            <w:pPr>
              <w:rPr>
                <w:rFonts w:cs="Arial"/>
              </w:rPr>
            </w:pPr>
            <w:r>
              <w:rPr>
                <w:rFonts w:cs="Arial"/>
              </w:rPr>
              <w:t>ФФД 1.2 - нет</w:t>
            </w:r>
          </w:p>
        </w:tc>
      </w:tr>
      <w:tr w:rsidR="00C37DB9" w:rsidRPr="008F4F86" w14:paraId="55D1D6AF" w14:textId="6D94291A" w:rsidTr="00C37DB9">
        <w:tc>
          <w:tcPr>
            <w:tcW w:w="4106" w:type="dxa"/>
          </w:tcPr>
          <w:p w14:paraId="444064BD" w14:textId="77777777" w:rsidR="0001100B" w:rsidRPr="002E4B51" w:rsidRDefault="0001100B" w:rsidP="00E15B84">
            <w:pPr>
              <w:rPr>
                <w:lang w:val="en-US"/>
              </w:rPr>
            </w:pPr>
            <w:r>
              <w:rPr>
                <w:lang w:val="en-US"/>
              </w:rPr>
              <w:t>vat4Sum</w:t>
            </w:r>
          </w:p>
        </w:tc>
        <w:tc>
          <w:tcPr>
            <w:tcW w:w="2693" w:type="dxa"/>
          </w:tcPr>
          <w:p w14:paraId="75658105" w14:textId="77777777" w:rsidR="0001100B" w:rsidRDefault="0001100B" w:rsidP="00E15B84">
            <w:r>
              <w:t>С</w:t>
            </w:r>
            <w:r w:rsidRPr="00C427A1">
              <w:t>умма расчета по чеку без НДС</w:t>
            </w:r>
            <w:r>
              <w:t>, 1105</w:t>
            </w:r>
          </w:p>
        </w:tc>
        <w:tc>
          <w:tcPr>
            <w:tcW w:w="1701" w:type="dxa"/>
          </w:tcPr>
          <w:p w14:paraId="52139F44" w14:textId="41FCB3E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133BDF6" w14:textId="4E6DA400" w:rsidR="0001100B" w:rsidRDefault="0001100B" w:rsidP="00E15B84">
            <w:pPr>
              <w:rPr>
                <w:rFonts w:cs="Arial"/>
              </w:rPr>
            </w:pPr>
            <w:r>
              <w:rPr>
                <w:rFonts w:cs="Arial"/>
              </w:rPr>
              <w:t>Да</w:t>
            </w:r>
          </w:p>
        </w:tc>
        <w:tc>
          <w:tcPr>
            <w:tcW w:w="709" w:type="dxa"/>
          </w:tcPr>
          <w:p w14:paraId="7AB79B15" w14:textId="7E728D12" w:rsidR="0001100B" w:rsidRDefault="0001100B" w:rsidP="00E15B84">
            <w:pPr>
              <w:rPr>
                <w:rFonts w:cs="Arial"/>
              </w:rPr>
            </w:pPr>
            <w:r>
              <w:rPr>
                <w:rFonts w:cs="Arial"/>
              </w:rPr>
              <w:t>Да</w:t>
            </w:r>
          </w:p>
        </w:tc>
        <w:tc>
          <w:tcPr>
            <w:tcW w:w="2551" w:type="dxa"/>
          </w:tcPr>
          <w:p w14:paraId="68252382" w14:textId="77777777" w:rsidR="00E11C0E" w:rsidRDefault="00E11C0E" w:rsidP="00E11C0E">
            <w:pPr>
              <w:rPr>
                <w:rFonts w:cs="Arial"/>
              </w:rPr>
            </w:pPr>
            <w:r>
              <w:rPr>
                <w:rFonts w:cs="Arial"/>
              </w:rPr>
              <w:t>ФФД 1.05 – нет</w:t>
            </w:r>
          </w:p>
          <w:p w14:paraId="67F9B61D" w14:textId="73D021A4" w:rsidR="0001100B" w:rsidRDefault="00E11C0E" w:rsidP="00E11C0E">
            <w:pPr>
              <w:rPr>
                <w:rFonts w:cs="Arial"/>
              </w:rPr>
            </w:pPr>
            <w:r>
              <w:rPr>
                <w:rFonts w:cs="Arial"/>
              </w:rPr>
              <w:t>ФФД 1.2 - нет</w:t>
            </w:r>
          </w:p>
        </w:tc>
      </w:tr>
      <w:tr w:rsidR="00C37DB9" w:rsidRPr="008F4F86" w14:paraId="41D98D11" w14:textId="71CC777C" w:rsidTr="00C37DB9">
        <w:tc>
          <w:tcPr>
            <w:tcW w:w="4106" w:type="dxa"/>
          </w:tcPr>
          <w:p w14:paraId="6E25CF63" w14:textId="77777777" w:rsidR="0001100B" w:rsidRPr="002E4B51" w:rsidRDefault="0001100B" w:rsidP="00E15B84">
            <w:pPr>
              <w:rPr>
                <w:lang w:val="en-US"/>
              </w:rPr>
            </w:pPr>
            <w:r>
              <w:rPr>
                <w:lang w:val="en-US"/>
              </w:rPr>
              <w:t>vat5Sum</w:t>
            </w:r>
          </w:p>
        </w:tc>
        <w:tc>
          <w:tcPr>
            <w:tcW w:w="2693" w:type="dxa"/>
          </w:tcPr>
          <w:p w14:paraId="3B9204AC" w14:textId="77777777" w:rsidR="0001100B" w:rsidRPr="002E4B51" w:rsidRDefault="0001100B" w:rsidP="00E15B84">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1701" w:type="dxa"/>
          </w:tcPr>
          <w:p w14:paraId="6BCA1020" w14:textId="5A60E120"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96A49E4" w14:textId="5F397A80" w:rsidR="0001100B" w:rsidRDefault="0001100B" w:rsidP="00E15B84">
            <w:pPr>
              <w:rPr>
                <w:rFonts w:cs="Arial"/>
              </w:rPr>
            </w:pPr>
            <w:r>
              <w:rPr>
                <w:rFonts w:cs="Arial"/>
              </w:rPr>
              <w:t>Да</w:t>
            </w:r>
          </w:p>
        </w:tc>
        <w:tc>
          <w:tcPr>
            <w:tcW w:w="709" w:type="dxa"/>
          </w:tcPr>
          <w:p w14:paraId="6070B486" w14:textId="47E38503" w:rsidR="0001100B" w:rsidRDefault="0001100B" w:rsidP="00E15B84">
            <w:pPr>
              <w:rPr>
                <w:rFonts w:cs="Arial"/>
              </w:rPr>
            </w:pPr>
            <w:r>
              <w:rPr>
                <w:rFonts w:cs="Arial"/>
              </w:rPr>
              <w:t>Да</w:t>
            </w:r>
          </w:p>
        </w:tc>
        <w:tc>
          <w:tcPr>
            <w:tcW w:w="2551" w:type="dxa"/>
          </w:tcPr>
          <w:p w14:paraId="168DBA13" w14:textId="77777777" w:rsidR="00E11C0E" w:rsidRDefault="00E11C0E" w:rsidP="00E11C0E">
            <w:pPr>
              <w:rPr>
                <w:rFonts w:cs="Arial"/>
              </w:rPr>
            </w:pPr>
            <w:r>
              <w:rPr>
                <w:rFonts w:cs="Arial"/>
              </w:rPr>
              <w:t>ФФД 1.05 – нет</w:t>
            </w:r>
          </w:p>
          <w:p w14:paraId="4C10C10A" w14:textId="56281DA1" w:rsidR="0001100B" w:rsidRDefault="00E11C0E" w:rsidP="00E11C0E">
            <w:pPr>
              <w:rPr>
                <w:rFonts w:cs="Arial"/>
              </w:rPr>
            </w:pPr>
            <w:r>
              <w:rPr>
                <w:rFonts w:cs="Arial"/>
              </w:rPr>
              <w:t>ФФД 1.2 - нет</w:t>
            </w:r>
          </w:p>
        </w:tc>
      </w:tr>
      <w:tr w:rsidR="00C37DB9" w:rsidRPr="008F4F86" w14:paraId="2201B77E" w14:textId="39CA732D" w:rsidTr="00C37DB9">
        <w:tc>
          <w:tcPr>
            <w:tcW w:w="4106" w:type="dxa"/>
          </w:tcPr>
          <w:p w14:paraId="52059F50" w14:textId="77777777" w:rsidR="0001100B" w:rsidRPr="002E4B51" w:rsidRDefault="0001100B" w:rsidP="00E15B84">
            <w:r>
              <w:rPr>
                <w:lang w:val="en-US"/>
              </w:rPr>
              <w:t>vat6Sum</w:t>
            </w:r>
          </w:p>
        </w:tc>
        <w:tc>
          <w:tcPr>
            <w:tcW w:w="2693" w:type="dxa"/>
          </w:tcPr>
          <w:p w14:paraId="3CBDAD9C" w14:textId="77777777" w:rsidR="0001100B" w:rsidRPr="002E4B51" w:rsidRDefault="0001100B" w:rsidP="00E15B84">
            <w:r>
              <w:t>С</w:t>
            </w:r>
            <w:r w:rsidRPr="00C427A1">
              <w:t xml:space="preserve">умма НДС чека по </w:t>
            </w:r>
            <w:proofErr w:type="spellStart"/>
            <w:r w:rsidRPr="00C427A1">
              <w:t>расч</w:t>
            </w:r>
            <w:proofErr w:type="spellEnd"/>
            <w:r w:rsidRPr="00C427A1">
              <w:t>. ставке 10/110</w:t>
            </w:r>
            <w:r w:rsidRPr="002E4B51">
              <w:t>, 1107</w:t>
            </w:r>
          </w:p>
        </w:tc>
        <w:tc>
          <w:tcPr>
            <w:tcW w:w="1701" w:type="dxa"/>
          </w:tcPr>
          <w:p w14:paraId="53BA0294" w14:textId="6DA5B93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3CB4AE35" w14:textId="3B1D6CEC" w:rsidR="0001100B" w:rsidRDefault="0001100B" w:rsidP="00E15B84">
            <w:pPr>
              <w:rPr>
                <w:rFonts w:cs="Arial"/>
              </w:rPr>
            </w:pPr>
            <w:r>
              <w:rPr>
                <w:rFonts w:cs="Arial"/>
              </w:rPr>
              <w:t>Да</w:t>
            </w:r>
          </w:p>
        </w:tc>
        <w:tc>
          <w:tcPr>
            <w:tcW w:w="709" w:type="dxa"/>
          </w:tcPr>
          <w:p w14:paraId="1470371C" w14:textId="01E1A0D4" w:rsidR="0001100B" w:rsidRDefault="0001100B" w:rsidP="00E15B84">
            <w:pPr>
              <w:rPr>
                <w:rFonts w:cs="Arial"/>
              </w:rPr>
            </w:pPr>
            <w:r>
              <w:rPr>
                <w:rFonts w:cs="Arial"/>
              </w:rPr>
              <w:t>Да</w:t>
            </w:r>
          </w:p>
        </w:tc>
        <w:tc>
          <w:tcPr>
            <w:tcW w:w="2551" w:type="dxa"/>
          </w:tcPr>
          <w:p w14:paraId="09BEB3BF" w14:textId="77777777" w:rsidR="00E11C0E" w:rsidRDefault="00E11C0E" w:rsidP="00E11C0E">
            <w:pPr>
              <w:rPr>
                <w:rFonts w:cs="Arial"/>
              </w:rPr>
            </w:pPr>
            <w:r>
              <w:rPr>
                <w:rFonts w:cs="Arial"/>
              </w:rPr>
              <w:t>ФФД 1.05 – нет</w:t>
            </w:r>
          </w:p>
          <w:p w14:paraId="26B15752" w14:textId="74024E2C" w:rsidR="0001100B" w:rsidRDefault="00E11C0E" w:rsidP="00E11C0E">
            <w:pPr>
              <w:rPr>
                <w:rFonts w:cs="Arial"/>
              </w:rPr>
            </w:pPr>
            <w:r>
              <w:rPr>
                <w:rFonts w:cs="Arial"/>
              </w:rPr>
              <w:t>ФФД 1.2 - нет</w:t>
            </w:r>
          </w:p>
        </w:tc>
      </w:tr>
      <w:tr w:rsidR="00C37DB9" w:rsidRPr="008F4F86" w14:paraId="6C479367" w14:textId="7C6FB3AF" w:rsidTr="00C37DB9">
        <w:tc>
          <w:tcPr>
            <w:tcW w:w="4106" w:type="dxa"/>
          </w:tcPr>
          <w:p w14:paraId="4DB10140" w14:textId="1FA6230A" w:rsidR="0001100B" w:rsidRDefault="0001100B" w:rsidP="00E15B84">
            <w:pPr>
              <w:rPr>
                <w:lang w:val="en-US"/>
              </w:rPr>
            </w:pPr>
            <w:bookmarkStart w:id="204" w:name="OLE_LINK387"/>
            <w:bookmarkStart w:id="205" w:name="OLE_LINK469"/>
            <w:proofErr w:type="spellStart"/>
            <w:r>
              <w:rPr>
                <w:lang w:val="en-US"/>
              </w:rPr>
              <w:t>o</w:t>
            </w:r>
            <w:r w:rsidRPr="00627F02">
              <w:rPr>
                <w:lang w:val="en-US"/>
              </w:rPr>
              <w:t>perationalAttribute</w:t>
            </w:r>
            <w:bookmarkEnd w:id="204"/>
            <w:bookmarkEnd w:id="205"/>
            <w:proofErr w:type="spellEnd"/>
          </w:p>
        </w:tc>
        <w:tc>
          <w:tcPr>
            <w:tcW w:w="2693" w:type="dxa"/>
          </w:tcPr>
          <w:p w14:paraId="1A89CBD8" w14:textId="2A3EF865" w:rsidR="0001100B" w:rsidRDefault="0001100B" w:rsidP="00E15B84">
            <w:r w:rsidRPr="00627F02">
              <w:t>Операционный реквизит чека, 1270</w:t>
            </w:r>
          </w:p>
        </w:tc>
        <w:tc>
          <w:tcPr>
            <w:tcW w:w="1701" w:type="dxa"/>
          </w:tcPr>
          <w:p w14:paraId="335DDDE8" w14:textId="7DBA3842" w:rsidR="0001100B" w:rsidRDefault="00E11C0E" w:rsidP="00E11C0E">
            <w:pPr>
              <w:rPr>
                <w:rFonts w:cs="Arial"/>
              </w:rPr>
            </w:pPr>
            <w:r>
              <w:rPr>
                <w:rFonts w:cs="Arial"/>
              </w:rPr>
              <w:t>Структура п.2.1.1.9</w:t>
            </w:r>
          </w:p>
        </w:tc>
        <w:tc>
          <w:tcPr>
            <w:tcW w:w="851" w:type="dxa"/>
          </w:tcPr>
          <w:p w14:paraId="3316EF37" w14:textId="5C466F32" w:rsidR="0001100B" w:rsidRDefault="0001100B" w:rsidP="00E15B84">
            <w:pPr>
              <w:rPr>
                <w:rFonts w:cs="Arial"/>
              </w:rPr>
            </w:pPr>
            <w:r>
              <w:rPr>
                <w:rFonts w:cs="Arial"/>
              </w:rPr>
              <w:t>Нет</w:t>
            </w:r>
          </w:p>
        </w:tc>
        <w:tc>
          <w:tcPr>
            <w:tcW w:w="709" w:type="dxa"/>
          </w:tcPr>
          <w:p w14:paraId="11E3D3F8" w14:textId="3C4245B5" w:rsidR="0001100B" w:rsidRDefault="0001100B" w:rsidP="00E15B84">
            <w:pPr>
              <w:rPr>
                <w:rFonts w:cs="Arial"/>
              </w:rPr>
            </w:pPr>
            <w:r>
              <w:rPr>
                <w:rFonts w:cs="Arial"/>
              </w:rPr>
              <w:t>Да</w:t>
            </w:r>
          </w:p>
        </w:tc>
        <w:tc>
          <w:tcPr>
            <w:tcW w:w="2551" w:type="dxa"/>
          </w:tcPr>
          <w:p w14:paraId="177DD922" w14:textId="77777777" w:rsidR="00E11C0E" w:rsidRDefault="00E11C0E" w:rsidP="00E11C0E">
            <w:pPr>
              <w:rPr>
                <w:rFonts w:cs="Arial"/>
              </w:rPr>
            </w:pPr>
            <w:r>
              <w:rPr>
                <w:rFonts w:cs="Arial"/>
              </w:rPr>
              <w:t>ФФД 1.05 – нет</w:t>
            </w:r>
          </w:p>
          <w:p w14:paraId="644D4B0A" w14:textId="51FFBD99" w:rsidR="0001100B" w:rsidRDefault="00E11C0E" w:rsidP="00E11C0E">
            <w:pPr>
              <w:rPr>
                <w:rFonts w:cs="Arial"/>
              </w:rPr>
            </w:pPr>
            <w:r>
              <w:rPr>
                <w:rFonts w:cs="Arial"/>
              </w:rPr>
              <w:t>ФФД 1.2 - нет</w:t>
            </w:r>
          </w:p>
        </w:tc>
      </w:tr>
      <w:tr w:rsidR="00C37DB9" w:rsidRPr="008F4F86" w14:paraId="2996E466" w14:textId="0444B240" w:rsidTr="00C37DB9">
        <w:tc>
          <w:tcPr>
            <w:tcW w:w="4106" w:type="dxa"/>
          </w:tcPr>
          <w:p w14:paraId="6B740DBE" w14:textId="1D4255CB" w:rsidR="0001100B" w:rsidRDefault="0001100B" w:rsidP="00E15B84">
            <w:pPr>
              <w:rPr>
                <w:lang w:val="en-US"/>
              </w:rPr>
            </w:pPr>
            <w:proofErr w:type="spellStart"/>
            <w:r>
              <w:rPr>
                <w:lang w:val="en-US"/>
              </w:rPr>
              <w:t>i</w:t>
            </w:r>
            <w:r w:rsidRPr="00627F02">
              <w:rPr>
                <w:lang w:val="en-US"/>
              </w:rPr>
              <w:t>ndustryAttribute</w:t>
            </w:r>
            <w:proofErr w:type="spellEnd"/>
          </w:p>
        </w:tc>
        <w:tc>
          <w:tcPr>
            <w:tcW w:w="2693" w:type="dxa"/>
          </w:tcPr>
          <w:p w14:paraId="5E401228" w14:textId="3F180665" w:rsidR="0001100B" w:rsidRDefault="0001100B" w:rsidP="00E15B84">
            <w:r w:rsidRPr="00627F02">
              <w:t>Отраслевой реквизит чека, 1261</w:t>
            </w:r>
          </w:p>
        </w:tc>
        <w:tc>
          <w:tcPr>
            <w:tcW w:w="1701" w:type="dxa"/>
          </w:tcPr>
          <w:p w14:paraId="5B05642B" w14:textId="508E7C1E" w:rsidR="0001100B" w:rsidRDefault="00E11C0E" w:rsidP="00E11C0E">
            <w:pPr>
              <w:rPr>
                <w:rFonts w:cs="Arial"/>
              </w:rPr>
            </w:pPr>
            <w:r>
              <w:rPr>
                <w:rFonts w:cs="Arial"/>
              </w:rPr>
              <w:t>Структура п.2.1.1.10</w:t>
            </w:r>
          </w:p>
        </w:tc>
        <w:tc>
          <w:tcPr>
            <w:tcW w:w="851" w:type="dxa"/>
          </w:tcPr>
          <w:p w14:paraId="78E0A514" w14:textId="5E6673DE" w:rsidR="0001100B" w:rsidRDefault="0001100B" w:rsidP="00E15B84">
            <w:pPr>
              <w:rPr>
                <w:rFonts w:cs="Arial"/>
              </w:rPr>
            </w:pPr>
            <w:r>
              <w:rPr>
                <w:rFonts w:cs="Arial"/>
              </w:rPr>
              <w:t>Нет</w:t>
            </w:r>
          </w:p>
        </w:tc>
        <w:tc>
          <w:tcPr>
            <w:tcW w:w="709" w:type="dxa"/>
          </w:tcPr>
          <w:p w14:paraId="5D29D9D7" w14:textId="64749E02" w:rsidR="0001100B" w:rsidRPr="00627F02" w:rsidRDefault="0001100B" w:rsidP="00E15B84">
            <w:pPr>
              <w:rPr>
                <w:rFonts w:cs="Arial"/>
              </w:rPr>
            </w:pPr>
            <w:r>
              <w:rPr>
                <w:rFonts w:cs="Arial"/>
              </w:rPr>
              <w:t>Да</w:t>
            </w:r>
          </w:p>
        </w:tc>
        <w:tc>
          <w:tcPr>
            <w:tcW w:w="2551" w:type="dxa"/>
          </w:tcPr>
          <w:p w14:paraId="5B198506" w14:textId="77777777" w:rsidR="00E11C0E" w:rsidRDefault="00E11C0E" w:rsidP="00E11C0E">
            <w:pPr>
              <w:rPr>
                <w:rFonts w:cs="Arial"/>
              </w:rPr>
            </w:pPr>
            <w:r>
              <w:rPr>
                <w:rFonts w:cs="Arial"/>
              </w:rPr>
              <w:t>ФФД 1.05 – нет</w:t>
            </w:r>
          </w:p>
          <w:p w14:paraId="5A76FF24" w14:textId="7D112D57" w:rsidR="0001100B" w:rsidRDefault="00E11C0E" w:rsidP="00E11C0E">
            <w:pPr>
              <w:rPr>
                <w:rFonts w:cs="Arial"/>
              </w:rPr>
            </w:pPr>
            <w:r>
              <w:rPr>
                <w:rFonts w:cs="Arial"/>
              </w:rPr>
              <w:t>ФФД 1.2 - нет</w:t>
            </w:r>
          </w:p>
        </w:tc>
      </w:tr>
      <w:bookmarkEnd w:id="118"/>
      <w:bookmarkEnd w:id="200"/>
    </w:tbl>
    <w:p w14:paraId="36E91A71" w14:textId="77777777" w:rsidR="00171765" w:rsidRDefault="00171765" w:rsidP="00171765"/>
    <w:p w14:paraId="27A82756" w14:textId="77777777" w:rsidR="00171765" w:rsidRDefault="00171765" w:rsidP="00171765">
      <w:pPr>
        <w:jc w:val="both"/>
      </w:pPr>
      <w:bookmarkStart w:id="206" w:name="_Hlk47354389"/>
      <w:r w:rsidRPr="00E15B84">
        <w:rPr>
          <w:sz w:val="24"/>
        </w:rPr>
        <w:lastRenderedPageBreak/>
        <w:t xml:space="preserve">Примечание: </w:t>
      </w:r>
      <w:r>
        <w:t xml:space="preserve">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 xml:space="preserve">в форматах </w:t>
      </w:r>
      <w:proofErr w:type="spellStart"/>
      <w:r>
        <w:t>ОранжДата</w:t>
      </w:r>
      <w:proofErr w:type="spellEnd"/>
      <w:r>
        <w:t xml:space="preserve">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2BE27CFE" w14:textId="73CF2A46" w:rsidR="00892177" w:rsidRDefault="00892177" w:rsidP="00892177">
      <w:r>
        <w:t>Для транспорта/вендинга одними из обязательных параметров являются теги (</w:t>
      </w:r>
      <w:r w:rsidRPr="000D2FEB">
        <w:rPr>
          <w:b/>
        </w:rPr>
        <w:t>1036, 1009, 1187</w:t>
      </w:r>
      <w:r>
        <w:t>)</w:t>
      </w:r>
      <w:r>
        <w:br/>
        <w:t>Для курьеров одними из обязательных параметров являются теги (</w:t>
      </w:r>
      <w:r w:rsidRPr="000D2FEB">
        <w:rPr>
          <w:b/>
        </w:rPr>
        <w:t>1021, 1009, 1187</w:t>
      </w:r>
      <w:r w:rsidR="00E15B84">
        <w:t>)</w:t>
      </w:r>
    </w:p>
    <w:p w14:paraId="570927C2" w14:textId="703F693A" w:rsidR="00E15B84" w:rsidRPr="00D3414D" w:rsidRDefault="00E15B84" w:rsidP="00892177">
      <w:r>
        <w:t xml:space="preserve">Параметры </w:t>
      </w:r>
      <w:r w:rsidRPr="00E15B84">
        <w:rPr>
          <w:b/>
          <w:lang w:val="en-US"/>
        </w:rPr>
        <w:t>Customer</w:t>
      </w:r>
      <w:r>
        <w:t xml:space="preserve"> и </w:t>
      </w:r>
      <w:proofErr w:type="spellStart"/>
      <w:r w:rsidRPr="00E15B84">
        <w:rPr>
          <w:b/>
          <w:lang w:val="en-US"/>
        </w:rPr>
        <w:t>customerINN</w:t>
      </w:r>
      <w:proofErr w:type="spellEnd"/>
      <w:r>
        <w:t xml:space="preserve"> изменяется на один параметр </w:t>
      </w:r>
      <w:proofErr w:type="spellStart"/>
      <w:r w:rsidRPr="00E15B84">
        <w:rPr>
          <w:b/>
          <w:lang w:val="en-US"/>
        </w:rPr>
        <w:t>customerInfo</w:t>
      </w:r>
      <w:proofErr w:type="spellEnd"/>
      <w:r w:rsidRPr="00E15B84">
        <w:rPr>
          <w:b/>
        </w:rPr>
        <w:t>.</w:t>
      </w:r>
    </w:p>
    <w:bookmarkEnd w:id="206"/>
    <w:p w14:paraId="78F9D040" w14:textId="77777777" w:rsidR="00171765" w:rsidRDefault="00171765" w:rsidP="00171765"/>
    <w:p w14:paraId="22B7286E" w14:textId="77777777" w:rsidR="00171765" w:rsidRPr="00F37684" w:rsidRDefault="00171765" w:rsidP="00705CE0">
      <w:pPr>
        <w:pStyle w:val="4"/>
      </w:pPr>
      <w:bookmarkStart w:id="207" w:name="_Toc507539853"/>
      <w:bookmarkStart w:id="208" w:name="_Toc27489458"/>
      <w:bookmarkStart w:id="209" w:name="_Toc80026474"/>
      <w:bookmarkStart w:id="210" w:name="OLE_LINK153"/>
      <w:r>
        <w:rPr>
          <w:rFonts w:cs="Arial"/>
        </w:rPr>
        <w:t>2.1.1.2</w:t>
      </w:r>
      <w:r>
        <w:t xml:space="preserve"> П</w:t>
      </w:r>
      <w:r w:rsidRPr="00C427A1">
        <w:t>редмет расчета</w:t>
      </w:r>
      <w:bookmarkEnd w:id="207"/>
      <w:bookmarkEnd w:id="208"/>
      <w:bookmarkEnd w:id="209"/>
    </w:p>
    <w:tbl>
      <w:tblPr>
        <w:tblStyle w:val="ab"/>
        <w:tblW w:w="13887" w:type="dxa"/>
        <w:tblLook w:val="04A0" w:firstRow="1" w:lastRow="0" w:firstColumn="1" w:lastColumn="0" w:noHBand="0" w:noVBand="1"/>
      </w:tblPr>
      <w:tblGrid>
        <w:gridCol w:w="2820"/>
        <w:gridCol w:w="3054"/>
        <w:gridCol w:w="2300"/>
        <w:gridCol w:w="1294"/>
        <w:gridCol w:w="1294"/>
        <w:gridCol w:w="3125"/>
      </w:tblGrid>
      <w:tr w:rsidR="00E11C0E" w:rsidRPr="008F4F86" w14:paraId="2AC39432" w14:textId="3F6BA13E" w:rsidTr="00E11C0E">
        <w:tc>
          <w:tcPr>
            <w:tcW w:w="2820" w:type="dxa"/>
          </w:tcPr>
          <w:p w14:paraId="3427BCBF" w14:textId="711DA1AD" w:rsidR="00E11C0E" w:rsidRDefault="00E11C0E" w:rsidP="007F5E82">
            <w:pPr>
              <w:jc w:val="center"/>
              <w:rPr>
                <w:rFonts w:cs="Arial"/>
                <w:lang w:val="en-US"/>
              </w:rPr>
            </w:pPr>
            <w:r w:rsidRPr="00627F02">
              <w:rPr>
                <w:rFonts w:cs="Arial"/>
                <w:b/>
                <w:bCs/>
              </w:rPr>
              <w:t>Атрибут</w:t>
            </w:r>
          </w:p>
        </w:tc>
        <w:tc>
          <w:tcPr>
            <w:tcW w:w="3054" w:type="dxa"/>
          </w:tcPr>
          <w:p w14:paraId="7380C094" w14:textId="18D04C75" w:rsidR="00E11C0E" w:rsidRDefault="00E11C0E" w:rsidP="007F5E82">
            <w:pPr>
              <w:jc w:val="center"/>
            </w:pPr>
            <w:r w:rsidRPr="00627F02">
              <w:rPr>
                <w:rFonts w:cs="Arial"/>
                <w:b/>
                <w:bCs/>
              </w:rPr>
              <w:t>Описание</w:t>
            </w:r>
          </w:p>
        </w:tc>
        <w:tc>
          <w:tcPr>
            <w:tcW w:w="2300" w:type="dxa"/>
          </w:tcPr>
          <w:p w14:paraId="2D68DBC3" w14:textId="0A11D97B" w:rsidR="00E11C0E" w:rsidRDefault="00E11C0E" w:rsidP="007F5E82">
            <w:pPr>
              <w:jc w:val="center"/>
              <w:rPr>
                <w:rFonts w:cs="Arial"/>
              </w:rPr>
            </w:pPr>
            <w:r w:rsidRPr="00627F02">
              <w:rPr>
                <w:rFonts w:cs="Arial"/>
                <w:b/>
                <w:bCs/>
              </w:rPr>
              <w:t>Комментарий</w:t>
            </w:r>
          </w:p>
        </w:tc>
        <w:tc>
          <w:tcPr>
            <w:tcW w:w="1294" w:type="dxa"/>
          </w:tcPr>
          <w:p w14:paraId="691A1695" w14:textId="69D10744" w:rsidR="00E11C0E" w:rsidRDefault="00E11C0E" w:rsidP="007F5E82">
            <w:pPr>
              <w:jc w:val="center"/>
              <w:rPr>
                <w:rFonts w:cs="Arial"/>
              </w:rPr>
            </w:pPr>
            <w:r w:rsidRPr="00627F02">
              <w:rPr>
                <w:rFonts w:cs="Arial"/>
                <w:b/>
                <w:bCs/>
              </w:rPr>
              <w:t>ФФД 1.05</w:t>
            </w:r>
          </w:p>
        </w:tc>
        <w:tc>
          <w:tcPr>
            <w:tcW w:w="1294" w:type="dxa"/>
          </w:tcPr>
          <w:p w14:paraId="35972204" w14:textId="1310B5C4" w:rsidR="00E11C0E" w:rsidRDefault="00E11C0E" w:rsidP="007F5E82">
            <w:pPr>
              <w:jc w:val="center"/>
              <w:rPr>
                <w:rFonts w:cs="Arial"/>
              </w:rPr>
            </w:pPr>
            <w:r w:rsidRPr="00627F02">
              <w:rPr>
                <w:rFonts w:cs="Arial"/>
                <w:b/>
                <w:bCs/>
              </w:rPr>
              <w:t>ФФД 1.2</w:t>
            </w:r>
          </w:p>
        </w:tc>
        <w:tc>
          <w:tcPr>
            <w:tcW w:w="3125" w:type="dxa"/>
          </w:tcPr>
          <w:p w14:paraId="1F159048" w14:textId="035DB3EB" w:rsidR="00E11C0E" w:rsidRPr="00627F02" w:rsidRDefault="00E11C0E" w:rsidP="007F5E82">
            <w:pPr>
              <w:jc w:val="center"/>
              <w:rPr>
                <w:rFonts w:cs="Arial"/>
                <w:b/>
                <w:bCs/>
              </w:rPr>
            </w:pPr>
            <w:r>
              <w:rPr>
                <w:rFonts w:cs="Arial"/>
                <w:b/>
                <w:bCs/>
              </w:rPr>
              <w:t>Обязательность</w:t>
            </w:r>
          </w:p>
        </w:tc>
      </w:tr>
      <w:tr w:rsidR="00E11C0E" w:rsidRPr="008F4F86" w14:paraId="07662034" w14:textId="194CDBF2" w:rsidTr="00E11C0E">
        <w:tc>
          <w:tcPr>
            <w:tcW w:w="2820" w:type="dxa"/>
          </w:tcPr>
          <w:p w14:paraId="6796BD21" w14:textId="77777777" w:rsidR="00E11C0E" w:rsidRPr="00AE6B24" w:rsidRDefault="00E11C0E" w:rsidP="00171765">
            <w:pPr>
              <w:rPr>
                <w:rFonts w:cs="Arial"/>
              </w:rPr>
            </w:pPr>
            <w:bookmarkStart w:id="211" w:name="OLE_LINK43"/>
            <w:bookmarkStart w:id="212" w:name="OLE_LINK44"/>
            <w:bookmarkStart w:id="213" w:name="OLE_LINK45"/>
            <w:bookmarkStart w:id="214" w:name="OLE_LINK149"/>
            <w:bookmarkStart w:id="215" w:name="OLE_LINK152"/>
            <w:r>
              <w:rPr>
                <w:rFonts w:cs="Arial"/>
                <w:lang w:val="en-US"/>
              </w:rPr>
              <w:t>q</w:t>
            </w:r>
            <w:r w:rsidRPr="002D76D1">
              <w:rPr>
                <w:rFonts w:cs="Arial"/>
                <w:lang w:val="en-US"/>
              </w:rPr>
              <w:t>uantity</w:t>
            </w:r>
            <w:bookmarkEnd w:id="211"/>
            <w:bookmarkEnd w:id="212"/>
            <w:bookmarkEnd w:id="213"/>
          </w:p>
        </w:tc>
        <w:tc>
          <w:tcPr>
            <w:tcW w:w="3054" w:type="dxa"/>
          </w:tcPr>
          <w:p w14:paraId="1CE28B88" w14:textId="77777777" w:rsidR="00E11C0E" w:rsidRPr="002D76D1" w:rsidRDefault="00E11C0E" w:rsidP="00171765">
            <w:pPr>
              <w:rPr>
                <w:rFonts w:cs="Arial"/>
              </w:rPr>
            </w:pPr>
            <w:bookmarkStart w:id="216" w:name="OLE_LINK346"/>
            <w:bookmarkStart w:id="217" w:name="OLE_LINK347"/>
            <w:bookmarkStart w:id="218" w:name="OLE_LINK348"/>
            <w:bookmarkStart w:id="219" w:name="OLE_LINK349"/>
            <w:bookmarkStart w:id="220" w:name="OLE_LINK590"/>
            <w:r>
              <w:t>К</w:t>
            </w:r>
            <w:r w:rsidRPr="00C427A1">
              <w:t>оличество предмета расчета</w:t>
            </w:r>
            <w:r>
              <w:t>, 1023</w:t>
            </w:r>
            <w:bookmarkEnd w:id="216"/>
            <w:bookmarkEnd w:id="217"/>
            <w:bookmarkEnd w:id="218"/>
            <w:bookmarkEnd w:id="219"/>
            <w:bookmarkEnd w:id="220"/>
          </w:p>
        </w:tc>
        <w:tc>
          <w:tcPr>
            <w:tcW w:w="2300" w:type="dxa"/>
          </w:tcPr>
          <w:p w14:paraId="3A0FB381" w14:textId="39DB599E" w:rsidR="00E11C0E" w:rsidRDefault="00E11C0E" w:rsidP="00E11C0E">
            <w:pPr>
              <w:rPr>
                <w:rFonts w:cs="Arial"/>
              </w:rPr>
            </w:pPr>
            <w:bookmarkStart w:id="221" w:name="OLE_LINK126"/>
            <w:bookmarkStart w:id="222" w:name="OLE_LINK127"/>
            <w:bookmarkStart w:id="223" w:name="OLE_LINK128"/>
            <w:r>
              <w:rPr>
                <w:rFonts w:cs="Arial"/>
              </w:rPr>
              <w:t>Десятичное число с точностью до 6 символов после точки</w:t>
            </w:r>
            <w:bookmarkEnd w:id="221"/>
            <w:bookmarkEnd w:id="222"/>
            <w:bookmarkEnd w:id="223"/>
            <w:r>
              <w:rPr>
                <w:rFonts w:cs="Arial"/>
              </w:rPr>
              <w:t xml:space="preserve">*. </w:t>
            </w:r>
          </w:p>
        </w:tc>
        <w:tc>
          <w:tcPr>
            <w:tcW w:w="1294" w:type="dxa"/>
          </w:tcPr>
          <w:p w14:paraId="66378306" w14:textId="103C7300" w:rsidR="00E11C0E" w:rsidRDefault="00E11C0E" w:rsidP="00171765">
            <w:pPr>
              <w:rPr>
                <w:rFonts w:cs="Arial"/>
              </w:rPr>
            </w:pPr>
            <w:r>
              <w:rPr>
                <w:rFonts w:cs="Arial"/>
              </w:rPr>
              <w:t>Да</w:t>
            </w:r>
          </w:p>
        </w:tc>
        <w:tc>
          <w:tcPr>
            <w:tcW w:w="1294" w:type="dxa"/>
          </w:tcPr>
          <w:p w14:paraId="6FD9D591" w14:textId="648A7D98" w:rsidR="00E11C0E" w:rsidRDefault="00E11C0E" w:rsidP="00171765">
            <w:pPr>
              <w:rPr>
                <w:rFonts w:cs="Arial"/>
              </w:rPr>
            </w:pPr>
            <w:r>
              <w:rPr>
                <w:rFonts w:cs="Arial"/>
              </w:rPr>
              <w:t>Да</w:t>
            </w:r>
          </w:p>
        </w:tc>
        <w:tc>
          <w:tcPr>
            <w:tcW w:w="3125" w:type="dxa"/>
          </w:tcPr>
          <w:p w14:paraId="3CCBEA21" w14:textId="0941381B" w:rsidR="00E11C0E" w:rsidRDefault="00E11C0E" w:rsidP="00E11C0E">
            <w:pPr>
              <w:rPr>
                <w:rFonts w:cs="Arial"/>
              </w:rPr>
            </w:pPr>
            <w:r>
              <w:rPr>
                <w:rFonts w:cs="Arial"/>
              </w:rPr>
              <w:t>ФФД 1.05 – да</w:t>
            </w:r>
          </w:p>
          <w:p w14:paraId="349E98D3" w14:textId="21AEFF31" w:rsidR="00E11C0E" w:rsidRDefault="00E11C0E" w:rsidP="00E11C0E">
            <w:pPr>
              <w:rPr>
                <w:rFonts w:cs="Arial"/>
              </w:rPr>
            </w:pPr>
            <w:r>
              <w:rPr>
                <w:rFonts w:cs="Arial"/>
              </w:rPr>
              <w:t>ФФД 1.2 - да</w:t>
            </w:r>
          </w:p>
        </w:tc>
      </w:tr>
      <w:tr w:rsidR="00E11C0E" w:rsidRPr="008F4F86" w14:paraId="4C95DF7D" w14:textId="43599C30" w:rsidTr="00E11C0E">
        <w:tc>
          <w:tcPr>
            <w:tcW w:w="2820" w:type="dxa"/>
          </w:tcPr>
          <w:p w14:paraId="73EE112D" w14:textId="77777777" w:rsidR="00E11C0E" w:rsidRPr="0000532B" w:rsidRDefault="00E11C0E" w:rsidP="00171765">
            <w:pPr>
              <w:rPr>
                <w:rFonts w:cs="Arial"/>
              </w:rPr>
            </w:pPr>
            <w:bookmarkStart w:id="224" w:name="OLE_LINK46"/>
            <w:bookmarkStart w:id="225" w:name="OLE_LINK47"/>
            <w:bookmarkStart w:id="226" w:name="OLE_LINK48"/>
            <w:r>
              <w:rPr>
                <w:rFonts w:cs="Arial"/>
                <w:lang w:val="en-US"/>
              </w:rPr>
              <w:t>price</w:t>
            </w:r>
            <w:bookmarkEnd w:id="224"/>
            <w:bookmarkEnd w:id="225"/>
            <w:bookmarkEnd w:id="226"/>
          </w:p>
        </w:tc>
        <w:tc>
          <w:tcPr>
            <w:tcW w:w="3054" w:type="dxa"/>
          </w:tcPr>
          <w:p w14:paraId="0F15E496" w14:textId="77777777" w:rsidR="00E11C0E" w:rsidRPr="00B2081D" w:rsidRDefault="00E11C0E" w:rsidP="00171765">
            <w:pPr>
              <w:rPr>
                <w:rFonts w:cs="Arial"/>
              </w:rPr>
            </w:pPr>
            <w:bookmarkStart w:id="227" w:name="OLE_LINK350"/>
            <w:bookmarkStart w:id="228" w:name="OLE_LINK351"/>
            <w:bookmarkStart w:id="229" w:name="OLE_LINK352"/>
            <w:r>
              <w:rPr>
                <w:rFonts w:eastAsia="Times New Roman"/>
                <w:szCs w:val="28"/>
              </w:rPr>
              <w:t>Ц</w:t>
            </w:r>
            <w:r w:rsidRPr="00C427A1">
              <w:rPr>
                <w:rFonts w:eastAsia="Times New Roman"/>
                <w:szCs w:val="28"/>
              </w:rPr>
              <w:t>ена за единицу предмета расчета с учетом скидок и наценок</w:t>
            </w:r>
            <w:r>
              <w:rPr>
                <w:rFonts w:eastAsia="Times New Roman"/>
                <w:szCs w:val="28"/>
              </w:rPr>
              <w:t>, 1079</w:t>
            </w:r>
            <w:bookmarkEnd w:id="227"/>
            <w:bookmarkEnd w:id="228"/>
            <w:bookmarkEnd w:id="229"/>
          </w:p>
        </w:tc>
        <w:tc>
          <w:tcPr>
            <w:tcW w:w="2300" w:type="dxa"/>
          </w:tcPr>
          <w:p w14:paraId="55EEFE12" w14:textId="2F09CC34" w:rsidR="00E11C0E" w:rsidRPr="00525F22" w:rsidRDefault="00E11C0E" w:rsidP="00E11C0E">
            <w:pPr>
              <w:rPr>
                <w:rFonts w:cs="Arial"/>
              </w:rPr>
            </w:pPr>
            <w:bookmarkStart w:id="230" w:name="OLE_LINK142"/>
            <w:bookmarkStart w:id="231" w:name="OLE_LINK186"/>
            <w:bookmarkStart w:id="232" w:name="OLE_LINK190"/>
            <w:bookmarkStart w:id="233" w:name="OLE_LINK424"/>
            <w:bookmarkStart w:id="234" w:name="OLE_LINK425"/>
            <w:bookmarkStart w:id="235" w:name="OLE_LINK426"/>
            <w:r>
              <w:rPr>
                <w:rFonts w:cs="Arial"/>
              </w:rPr>
              <w:t>Десятичное число с точностью до 2 символов после точки</w:t>
            </w:r>
            <w:bookmarkEnd w:id="230"/>
            <w:bookmarkEnd w:id="231"/>
            <w:bookmarkEnd w:id="232"/>
            <w:r>
              <w:rPr>
                <w:rFonts w:cs="Arial"/>
              </w:rPr>
              <w:t>*</w:t>
            </w:r>
            <w:bookmarkEnd w:id="233"/>
            <w:bookmarkEnd w:id="234"/>
            <w:bookmarkEnd w:id="235"/>
            <w:r>
              <w:rPr>
                <w:rFonts w:cs="Arial"/>
              </w:rPr>
              <w:t xml:space="preserve">. </w:t>
            </w:r>
          </w:p>
        </w:tc>
        <w:tc>
          <w:tcPr>
            <w:tcW w:w="1294" w:type="dxa"/>
          </w:tcPr>
          <w:p w14:paraId="77CFDED5" w14:textId="7A147681" w:rsidR="00E11C0E" w:rsidRDefault="00E11C0E" w:rsidP="00171765">
            <w:pPr>
              <w:rPr>
                <w:rFonts w:cs="Arial"/>
              </w:rPr>
            </w:pPr>
            <w:r>
              <w:rPr>
                <w:rFonts w:cs="Arial"/>
              </w:rPr>
              <w:t>Да</w:t>
            </w:r>
          </w:p>
        </w:tc>
        <w:tc>
          <w:tcPr>
            <w:tcW w:w="1294" w:type="dxa"/>
          </w:tcPr>
          <w:p w14:paraId="2D2A5591" w14:textId="30010F27" w:rsidR="00E11C0E" w:rsidRDefault="00E11C0E" w:rsidP="00171765">
            <w:pPr>
              <w:rPr>
                <w:rFonts w:cs="Arial"/>
              </w:rPr>
            </w:pPr>
            <w:r>
              <w:rPr>
                <w:rFonts w:cs="Arial"/>
              </w:rPr>
              <w:t>Да</w:t>
            </w:r>
          </w:p>
        </w:tc>
        <w:tc>
          <w:tcPr>
            <w:tcW w:w="3125" w:type="dxa"/>
          </w:tcPr>
          <w:p w14:paraId="5E7FC1E1" w14:textId="77777777" w:rsidR="00E11C0E" w:rsidRDefault="00E11C0E" w:rsidP="00E11C0E">
            <w:pPr>
              <w:rPr>
                <w:rFonts w:cs="Arial"/>
              </w:rPr>
            </w:pPr>
            <w:r>
              <w:rPr>
                <w:rFonts w:cs="Arial"/>
              </w:rPr>
              <w:t>ФФД 1.05 – да</w:t>
            </w:r>
          </w:p>
          <w:p w14:paraId="5FC9A67E" w14:textId="663DC235" w:rsidR="00E11C0E" w:rsidRDefault="00E11C0E" w:rsidP="00E11C0E">
            <w:pPr>
              <w:rPr>
                <w:rFonts w:cs="Arial"/>
              </w:rPr>
            </w:pPr>
            <w:r>
              <w:rPr>
                <w:rFonts w:cs="Arial"/>
              </w:rPr>
              <w:t>ФФД 1.2 - да</w:t>
            </w:r>
          </w:p>
        </w:tc>
      </w:tr>
      <w:tr w:rsidR="00E11C0E" w:rsidRPr="008F4F86" w14:paraId="097A7FB3" w14:textId="56050D6F" w:rsidTr="00E11C0E">
        <w:tc>
          <w:tcPr>
            <w:tcW w:w="2820" w:type="dxa"/>
          </w:tcPr>
          <w:p w14:paraId="2CABAE48" w14:textId="77777777" w:rsidR="00E11C0E" w:rsidRPr="00E2297E" w:rsidRDefault="00E11C0E" w:rsidP="00171765">
            <w:pPr>
              <w:rPr>
                <w:rFonts w:cs="Arial"/>
                <w:lang w:val="en-US"/>
              </w:rPr>
            </w:pPr>
            <w:bookmarkStart w:id="236" w:name="_Hlk474848305"/>
            <w:bookmarkStart w:id="237" w:name="_Hlk474848188"/>
            <w:r>
              <w:rPr>
                <w:rFonts w:cs="Arial"/>
                <w:lang w:val="en-US"/>
              </w:rPr>
              <w:t>t</w:t>
            </w:r>
            <w:proofErr w:type="spellStart"/>
            <w:r w:rsidRPr="00A25067">
              <w:rPr>
                <w:rFonts w:cs="Arial"/>
              </w:rPr>
              <w:t>ax</w:t>
            </w:r>
            <w:proofErr w:type="spellEnd"/>
          </w:p>
        </w:tc>
        <w:tc>
          <w:tcPr>
            <w:tcW w:w="3054" w:type="dxa"/>
          </w:tcPr>
          <w:p w14:paraId="5149BAE6" w14:textId="77777777" w:rsidR="00E11C0E" w:rsidRPr="00F667FD" w:rsidRDefault="00E11C0E" w:rsidP="00171765">
            <w:pPr>
              <w:rPr>
                <w:rFonts w:cs="Arial"/>
              </w:rPr>
            </w:pPr>
            <w:bookmarkStart w:id="238" w:name="OLE_LINK15"/>
            <w:bookmarkStart w:id="239" w:name="OLE_LINK16"/>
            <w:bookmarkStart w:id="240" w:name="OLE_LINK353"/>
            <w:bookmarkStart w:id="241" w:name="OLE_LINK354"/>
            <w:r>
              <w:rPr>
                <w:rFonts w:cs="Arial"/>
              </w:rPr>
              <w:t xml:space="preserve">Ставка НДС, </w:t>
            </w:r>
            <w:r w:rsidRPr="00544215">
              <w:rPr>
                <w:rFonts w:cs="Arial"/>
              </w:rPr>
              <w:t>1199</w:t>
            </w:r>
            <w:r w:rsidRPr="00F667FD">
              <w:rPr>
                <w:rFonts w:cs="Arial"/>
              </w:rPr>
              <w:t>:</w:t>
            </w:r>
          </w:p>
          <w:p w14:paraId="1493F2FB" w14:textId="77777777" w:rsidR="00E11C0E" w:rsidRPr="00F667FD" w:rsidRDefault="00E11C0E" w:rsidP="00171765">
            <w:r>
              <w:t>1</w:t>
            </w:r>
            <w:r w:rsidRPr="00F667FD">
              <w:t xml:space="preserve"> </w:t>
            </w:r>
            <w:bookmarkStart w:id="242" w:name="OLE_LINK3"/>
            <w:bookmarkStart w:id="243" w:name="OLE_LINK14"/>
            <w:r w:rsidRPr="00F667FD">
              <w:t>–</w:t>
            </w:r>
            <w:bookmarkEnd w:id="242"/>
            <w:bookmarkEnd w:id="243"/>
            <w:r w:rsidRPr="00F667FD">
              <w:t xml:space="preserve"> </w:t>
            </w:r>
            <w:r>
              <w:t>ставка НДС 20%</w:t>
            </w:r>
          </w:p>
          <w:p w14:paraId="0ADD5078" w14:textId="77777777" w:rsidR="00E11C0E" w:rsidRDefault="00E11C0E" w:rsidP="00171765">
            <w:r w:rsidRPr="00A16B14">
              <w:t>2 –</w:t>
            </w:r>
            <w:r>
              <w:t xml:space="preserve"> ставка НДС 1</w:t>
            </w:r>
            <w:r w:rsidRPr="00A16B14">
              <w:t>0</w:t>
            </w:r>
            <w:r>
              <w:t>%</w:t>
            </w:r>
          </w:p>
          <w:p w14:paraId="6764B16E" w14:textId="77777777" w:rsidR="00E11C0E" w:rsidRDefault="00E11C0E" w:rsidP="00171765">
            <w:r>
              <w:t xml:space="preserve">3 – ставка НДС </w:t>
            </w:r>
            <w:proofErr w:type="spellStart"/>
            <w:r>
              <w:t>расч</w:t>
            </w:r>
            <w:proofErr w:type="spellEnd"/>
            <w:r>
              <w:t>. 20/120</w:t>
            </w:r>
          </w:p>
          <w:p w14:paraId="1CF7BEC0" w14:textId="77777777" w:rsidR="00E11C0E" w:rsidRDefault="00E11C0E" w:rsidP="00171765">
            <w:r>
              <w:t xml:space="preserve">4 – ставка НДС </w:t>
            </w:r>
            <w:proofErr w:type="spellStart"/>
            <w:r>
              <w:t>расч</w:t>
            </w:r>
            <w:proofErr w:type="spellEnd"/>
            <w:r>
              <w:t>. 10/110</w:t>
            </w:r>
          </w:p>
          <w:p w14:paraId="675D93E7" w14:textId="77777777" w:rsidR="00E11C0E" w:rsidRDefault="00E11C0E" w:rsidP="00171765">
            <w:r>
              <w:t>5 – ставка НДС 0%</w:t>
            </w:r>
          </w:p>
          <w:p w14:paraId="0C00020D" w14:textId="77777777" w:rsidR="00E11C0E" w:rsidRPr="00A16B14" w:rsidRDefault="00E11C0E" w:rsidP="00171765">
            <w:pPr>
              <w:rPr>
                <w:rFonts w:cs="Arial"/>
              </w:rPr>
            </w:pPr>
            <w:r>
              <w:t xml:space="preserve">6 </w:t>
            </w:r>
            <w:bookmarkStart w:id="244" w:name="OLE_LINK61"/>
            <w:bookmarkStart w:id="245" w:name="OLE_LINK62"/>
            <w:bookmarkStart w:id="246" w:name="OLE_LINK63"/>
            <w:r>
              <w:t>–</w:t>
            </w:r>
            <w:bookmarkEnd w:id="244"/>
            <w:bookmarkEnd w:id="245"/>
            <w:bookmarkEnd w:id="246"/>
            <w:r>
              <w:t xml:space="preserve"> НДС не облагается</w:t>
            </w:r>
            <w:bookmarkEnd w:id="238"/>
            <w:bookmarkEnd w:id="239"/>
            <w:bookmarkEnd w:id="240"/>
            <w:bookmarkEnd w:id="241"/>
          </w:p>
        </w:tc>
        <w:tc>
          <w:tcPr>
            <w:tcW w:w="2300" w:type="dxa"/>
          </w:tcPr>
          <w:p w14:paraId="775B6D3C" w14:textId="25EBBD82" w:rsidR="00E11C0E" w:rsidRPr="00A16B14" w:rsidRDefault="00E11C0E" w:rsidP="00E11C0E">
            <w:pPr>
              <w:rPr>
                <w:rFonts w:cs="Arial"/>
              </w:rPr>
            </w:pPr>
            <w:r>
              <w:rPr>
                <w:rFonts w:cs="Arial"/>
              </w:rPr>
              <w:t xml:space="preserve">Число от 1 до 6. </w:t>
            </w:r>
          </w:p>
        </w:tc>
        <w:tc>
          <w:tcPr>
            <w:tcW w:w="1294" w:type="dxa"/>
          </w:tcPr>
          <w:p w14:paraId="50D94E38" w14:textId="7E1329D9" w:rsidR="00E11C0E" w:rsidRDefault="00E11C0E" w:rsidP="00171765">
            <w:pPr>
              <w:rPr>
                <w:rFonts w:cs="Arial"/>
              </w:rPr>
            </w:pPr>
            <w:r>
              <w:rPr>
                <w:rFonts w:cs="Arial"/>
              </w:rPr>
              <w:t>Да</w:t>
            </w:r>
          </w:p>
        </w:tc>
        <w:tc>
          <w:tcPr>
            <w:tcW w:w="1294" w:type="dxa"/>
          </w:tcPr>
          <w:p w14:paraId="3A8C3BCA" w14:textId="33AF2A54" w:rsidR="00E11C0E" w:rsidRDefault="00E11C0E" w:rsidP="00171765">
            <w:pPr>
              <w:rPr>
                <w:rFonts w:cs="Arial"/>
              </w:rPr>
            </w:pPr>
            <w:r>
              <w:rPr>
                <w:rFonts w:cs="Arial"/>
              </w:rPr>
              <w:t>Да</w:t>
            </w:r>
          </w:p>
        </w:tc>
        <w:tc>
          <w:tcPr>
            <w:tcW w:w="3125" w:type="dxa"/>
          </w:tcPr>
          <w:p w14:paraId="6A50538D" w14:textId="77777777" w:rsidR="00E11C0E" w:rsidRDefault="00E11C0E" w:rsidP="00E11C0E">
            <w:pPr>
              <w:rPr>
                <w:rFonts w:cs="Arial"/>
              </w:rPr>
            </w:pPr>
            <w:r>
              <w:rPr>
                <w:rFonts w:cs="Arial"/>
              </w:rPr>
              <w:t>ФФД 1.05 – да</w:t>
            </w:r>
          </w:p>
          <w:p w14:paraId="1AE1371D" w14:textId="26A2426F" w:rsidR="00E11C0E" w:rsidRDefault="00E11C0E" w:rsidP="00E11C0E">
            <w:pPr>
              <w:rPr>
                <w:rFonts w:cs="Arial"/>
              </w:rPr>
            </w:pPr>
            <w:r>
              <w:rPr>
                <w:rFonts w:cs="Arial"/>
              </w:rPr>
              <w:t>ФФД 1.2 - да</w:t>
            </w:r>
          </w:p>
        </w:tc>
      </w:tr>
      <w:bookmarkEnd w:id="236"/>
      <w:bookmarkEnd w:id="237"/>
      <w:tr w:rsidR="00E11C0E" w:rsidRPr="008F4F86" w14:paraId="43C3DFF7" w14:textId="4D0C1A91" w:rsidTr="00E11C0E">
        <w:tc>
          <w:tcPr>
            <w:tcW w:w="2820" w:type="dxa"/>
          </w:tcPr>
          <w:p w14:paraId="3B81B4E5" w14:textId="77777777" w:rsidR="00E11C0E" w:rsidRPr="008331FB" w:rsidRDefault="00E11C0E" w:rsidP="00171765">
            <w:pPr>
              <w:rPr>
                <w:rFonts w:cs="Arial"/>
                <w:lang w:val="en-US"/>
              </w:rPr>
            </w:pPr>
            <w:proofErr w:type="spellStart"/>
            <w:r>
              <w:rPr>
                <w:rFonts w:cs="Arial"/>
                <w:lang w:val="en-US"/>
              </w:rPr>
              <w:t>taxSum</w:t>
            </w:r>
            <w:proofErr w:type="spellEnd"/>
          </w:p>
        </w:tc>
        <w:tc>
          <w:tcPr>
            <w:tcW w:w="3054" w:type="dxa"/>
          </w:tcPr>
          <w:p w14:paraId="7A0577E0" w14:textId="77777777" w:rsidR="00E11C0E" w:rsidRDefault="00E11C0E" w:rsidP="00171765">
            <w:pPr>
              <w:overflowPunct w:val="0"/>
              <w:autoSpaceDE w:val="0"/>
              <w:autoSpaceDN w:val="0"/>
              <w:adjustRightInd w:val="0"/>
              <w:textAlignment w:val="baseline"/>
            </w:pPr>
            <w:r>
              <w:t>С</w:t>
            </w:r>
            <w:r w:rsidRPr="00C427A1">
              <w:t>умма НДС за предмет расчета</w:t>
            </w:r>
            <w:r w:rsidRPr="008331FB">
              <w:t>, 1200</w:t>
            </w:r>
          </w:p>
          <w:p w14:paraId="3ED4BF8A" w14:textId="77777777" w:rsidR="00E11C0E" w:rsidRDefault="00E11C0E" w:rsidP="00171765">
            <w:pPr>
              <w:overflowPunct w:val="0"/>
              <w:autoSpaceDE w:val="0"/>
              <w:autoSpaceDN w:val="0"/>
              <w:adjustRightInd w:val="0"/>
              <w:textAlignment w:val="baseline"/>
            </w:pPr>
          </w:p>
          <w:p w14:paraId="02C4F205" w14:textId="77777777" w:rsidR="00E11C0E" w:rsidRDefault="00E11C0E" w:rsidP="00171765">
            <w:pPr>
              <w:overflowPunct w:val="0"/>
              <w:autoSpaceDE w:val="0"/>
              <w:autoSpaceDN w:val="0"/>
              <w:adjustRightInd w:val="0"/>
              <w:textAlignment w:val="baseline"/>
              <w:rPr>
                <w:i/>
              </w:rPr>
            </w:pPr>
            <w:r>
              <w:rPr>
                <w:i/>
              </w:rPr>
              <w:t>Параметр актуален д</w:t>
            </w:r>
            <w:r w:rsidRPr="001D18F4">
              <w:rPr>
                <w:i/>
              </w:rPr>
              <w:t>ля ставок НДС 1-4</w:t>
            </w:r>
            <w:r>
              <w:rPr>
                <w:i/>
              </w:rPr>
              <w:t>. Для ставок 5 и 6 данный тэг в предмете расчета не передается, переданное значение игнорируется.</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lastRenderedPageBreak/>
              <w:t>Если передать значение 0, то тэг не будет записан.</w:t>
            </w:r>
          </w:p>
        </w:tc>
        <w:tc>
          <w:tcPr>
            <w:tcW w:w="2300" w:type="dxa"/>
          </w:tcPr>
          <w:p w14:paraId="48D8E487" w14:textId="405AE877" w:rsidR="00E11C0E" w:rsidRPr="005C22B1" w:rsidRDefault="00E11C0E" w:rsidP="00E11C0E">
            <w:pPr>
              <w:rPr>
                <w:rFonts w:cs="Arial"/>
              </w:rPr>
            </w:pPr>
            <w:r>
              <w:rPr>
                <w:rFonts w:cs="Arial"/>
              </w:rPr>
              <w:lastRenderedPageBreak/>
              <w:t>Десятичное число с точностью до 2 символов после точки.</w:t>
            </w:r>
          </w:p>
        </w:tc>
        <w:tc>
          <w:tcPr>
            <w:tcW w:w="1294" w:type="dxa"/>
          </w:tcPr>
          <w:p w14:paraId="35F40C92" w14:textId="403954C1" w:rsidR="00E11C0E" w:rsidRDefault="00E11C0E" w:rsidP="00171765">
            <w:pPr>
              <w:rPr>
                <w:rFonts w:cs="Arial"/>
              </w:rPr>
            </w:pPr>
            <w:r>
              <w:rPr>
                <w:rFonts w:cs="Arial"/>
              </w:rPr>
              <w:t>Да</w:t>
            </w:r>
          </w:p>
        </w:tc>
        <w:tc>
          <w:tcPr>
            <w:tcW w:w="1294" w:type="dxa"/>
          </w:tcPr>
          <w:p w14:paraId="64C0D55A" w14:textId="61F7A637" w:rsidR="00E11C0E" w:rsidRDefault="00E11C0E" w:rsidP="00171765">
            <w:pPr>
              <w:rPr>
                <w:rFonts w:cs="Arial"/>
              </w:rPr>
            </w:pPr>
            <w:r>
              <w:rPr>
                <w:rFonts w:cs="Arial"/>
              </w:rPr>
              <w:t>Да</w:t>
            </w:r>
          </w:p>
        </w:tc>
        <w:tc>
          <w:tcPr>
            <w:tcW w:w="3125" w:type="dxa"/>
          </w:tcPr>
          <w:p w14:paraId="5FD1FD2A" w14:textId="5033B780" w:rsidR="00E11C0E" w:rsidRDefault="00E11C0E" w:rsidP="00E11C0E">
            <w:pPr>
              <w:rPr>
                <w:rFonts w:cs="Arial"/>
              </w:rPr>
            </w:pPr>
            <w:r>
              <w:rPr>
                <w:rFonts w:cs="Arial"/>
              </w:rPr>
              <w:t>ФФД 1.05 – нет</w:t>
            </w:r>
          </w:p>
          <w:p w14:paraId="64640E01" w14:textId="651B83DD" w:rsidR="00E11C0E" w:rsidRDefault="00E11C0E" w:rsidP="00E11C0E">
            <w:pPr>
              <w:rPr>
                <w:rFonts w:cs="Arial"/>
              </w:rPr>
            </w:pPr>
            <w:r>
              <w:rPr>
                <w:rFonts w:cs="Arial"/>
              </w:rPr>
              <w:t>ФФД 1.2 - нет</w:t>
            </w:r>
          </w:p>
        </w:tc>
      </w:tr>
      <w:tr w:rsidR="00E11C0E" w:rsidRPr="008F4F86" w14:paraId="6E74404B" w14:textId="6D7A3AB1" w:rsidTr="00E11C0E">
        <w:tc>
          <w:tcPr>
            <w:tcW w:w="2820" w:type="dxa"/>
          </w:tcPr>
          <w:p w14:paraId="4C73E72A" w14:textId="77777777" w:rsidR="00E11C0E" w:rsidRPr="00A25067" w:rsidRDefault="00E11C0E" w:rsidP="00171765">
            <w:pPr>
              <w:rPr>
                <w:rFonts w:cs="Arial"/>
              </w:rPr>
            </w:pPr>
            <w:bookmarkStart w:id="247" w:name="_Hlk474848324"/>
            <w:r>
              <w:rPr>
                <w:rFonts w:cs="Arial"/>
                <w:lang w:val="en-US"/>
              </w:rPr>
              <w:t>t</w:t>
            </w:r>
            <w:proofErr w:type="spellStart"/>
            <w:r w:rsidRPr="00D74811">
              <w:rPr>
                <w:rFonts w:cs="Arial"/>
              </w:rPr>
              <w:t>ext</w:t>
            </w:r>
            <w:proofErr w:type="spellEnd"/>
          </w:p>
        </w:tc>
        <w:tc>
          <w:tcPr>
            <w:tcW w:w="3054" w:type="dxa"/>
          </w:tcPr>
          <w:p w14:paraId="15780755" w14:textId="77777777" w:rsidR="00E11C0E" w:rsidRPr="00D74811" w:rsidRDefault="00E11C0E" w:rsidP="00171765">
            <w:pPr>
              <w:rPr>
                <w:rFonts w:cs="Arial"/>
              </w:rPr>
            </w:pPr>
            <w:bookmarkStart w:id="248" w:name="OLE_LINK355"/>
            <w:bookmarkStart w:id="249" w:name="OLE_LINK356"/>
            <w:bookmarkStart w:id="250" w:name="OLE_LINK357"/>
            <w:r>
              <w:rPr>
                <w:rFonts w:cs="Arial"/>
              </w:rPr>
              <w:t>Н</w:t>
            </w:r>
            <w:r w:rsidRPr="00A31BAA">
              <w:rPr>
                <w:rFonts w:cs="Arial"/>
              </w:rPr>
              <w:t>аименование предмета расчета</w:t>
            </w:r>
            <w:r>
              <w:rPr>
                <w:rFonts w:cs="Arial"/>
              </w:rPr>
              <w:t xml:space="preserve">, </w:t>
            </w:r>
            <w:r w:rsidRPr="00C427A1">
              <w:t>1030</w:t>
            </w:r>
            <w:bookmarkEnd w:id="248"/>
            <w:bookmarkEnd w:id="249"/>
            <w:bookmarkEnd w:id="250"/>
          </w:p>
        </w:tc>
        <w:tc>
          <w:tcPr>
            <w:tcW w:w="2300" w:type="dxa"/>
          </w:tcPr>
          <w:p w14:paraId="38BE0FE3" w14:textId="5CFEB476" w:rsidR="00E11C0E" w:rsidRDefault="00E11C0E" w:rsidP="00E11C0E">
            <w:pPr>
              <w:rPr>
                <w:rFonts w:cs="Arial"/>
              </w:rPr>
            </w:pPr>
            <w:bookmarkStart w:id="251" w:name="OLE_LINK206"/>
            <w:bookmarkStart w:id="252" w:name="OLE_LINK207"/>
            <w:bookmarkStart w:id="253" w:name="OLE_LINK208"/>
            <w:bookmarkStart w:id="254" w:name="OLE_LINK427"/>
            <w:bookmarkStart w:id="255" w:name="OLE_LINK428"/>
            <w:r>
              <w:rPr>
                <w:rFonts w:cs="Arial"/>
              </w:rPr>
              <w:t xml:space="preserve">Строка до </w:t>
            </w:r>
            <w:r w:rsidRPr="0000532B">
              <w:rPr>
                <w:rFonts w:cs="Arial"/>
              </w:rPr>
              <w:t>128</w:t>
            </w:r>
            <w:r>
              <w:rPr>
                <w:rFonts w:cs="Arial"/>
              </w:rPr>
              <w:t xml:space="preserve"> символов</w:t>
            </w:r>
            <w:bookmarkEnd w:id="251"/>
            <w:bookmarkEnd w:id="252"/>
            <w:bookmarkEnd w:id="253"/>
            <w:bookmarkEnd w:id="254"/>
            <w:bookmarkEnd w:id="255"/>
            <w:r>
              <w:rPr>
                <w:rFonts w:cs="Arial"/>
              </w:rPr>
              <w:t>.</w:t>
            </w:r>
          </w:p>
        </w:tc>
        <w:tc>
          <w:tcPr>
            <w:tcW w:w="1294" w:type="dxa"/>
          </w:tcPr>
          <w:p w14:paraId="1D34B827" w14:textId="727551BE" w:rsidR="00E11C0E" w:rsidRDefault="00E11C0E" w:rsidP="00171765">
            <w:pPr>
              <w:rPr>
                <w:rFonts w:cs="Arial"/>
              </w:rPr>
            </w:pPr>
            <w:r>
              <w:rPr>
                <w:rFonts w:cs="Arial"/>
              </w:rPr>
              <w:t>Да</w:t>
            </w:r>
          </w:p>
        </w:tc>
        <w:tc>
          <w:tcPr>
            <w:tcW w:w="1294" w:type="dxa"/>
          </w:tcPr>
          <w:p w14:paraId="42C2560D" w14:textId="74B073AE" w:rsidR="00E11C0E" w:rsidRDefault="00E11C0E" w:rsidP="00171765">
            <w:pPr>
              <w:rPr>
                <w:rFonts w:cs="Arial"/>
              </w:rPr>
            </w:pPr>
            <w:r>
              <w:rPr>
                <w:rFonts w:cs="Arial"/>
              </w:rPr>
              <w:t>Да</w:t>
            </w:r>
          </w:p>
        </w:tc>
        <w:tc>
          <w:tcPr>
            <w:tcW w:w="3125" w:type="dxa"/>
          </w:tcPr>
          <w:p w14:paraId="7A94F378" w14:textId="77777777" w:rsidR="00E11C0E" w:rsidRDefault="00E11C0E" w:rsidP="00E11C0E">
            <w:pPr>
              <w:rPr>
                <w:rFonts w:cs="Arial"/>
              </w:rPr>
            </w:pPr>
            <w:r>
              <w:rPr>
                <w:rFonts w:cs="Arial"/>
              </w:rPr>
              <w:t>ФФД 1.05 – да</w:t>
            </w:r>
          </w:p>
          <w:p w14:paraId="052A7B96" w14:textId="3F4D456B" w:rsidR="00E11C0E" w:rsidRDefault="00E11C0E" w:rsidP="00E11C0E">
            <w:pPr>
              <w:rPr>
                <w:rFonts w:cs="Arial"/>
              </w:rPr>
            </w:pPr>
            <w:r>
              <w:rPr>
                <w:rFonts w:cs="Arial"/>
              </w:rPr>
              <w:t>ФФД 1.2 - да</w:t>
            </w:r>
          </w:p>
        </w:tc>
      </w:tr>
      <w:tr w:rsidR="00E11C0E" w:rsidRPr="008F4F86" w14:paraId="533B54E0" w14:textId="49D3D088" w:rsidTr="00E11C0E">
        <w:tc>
          <w:tcPr>
            <w:tcW w:w="2820" w:type="dxa"/>
          </w:tcPr>
          <w:p w14:paraId="7CD36C5D" w14:textId="77777777" w:rsidR="00E11C0E" w:rsidRPr="0000532B" w:rsidRDefault="00E11C0E" w:rsidP="00171765">
            <w:pPr>
              <w:rPr>
                <w:rFonts w:cs="Arial"/>
              </w:rPr>
            </w:pPr>
            <w:proofErr w:type="spellStart"/>
            <w:r w:rsidRPr="00E42F97">
              <w:rPr>
                <w:rFonts w:cs="Arial"/>
              </w:rPr>
              <w:t>paymentMethodType</w:t>
            </w:r>
            <w:proofErr w:type="spellEnd"/>
          </w:p>
        </w:tc>
        <w:tc>
          <w:tcPr>
            <w:tcW w:w="3054" w:type="dxa"/>
          </w:tcPr>
          <w:p w14:paraId="55F11402" w14:textId="77777777" w:rsidR="00E11C0E" w:rsidRDefault="00E11C0E" w:rsidP="00171765">
            <w:pPr>
              <w:rPr>
                <w:rFonts w:cs="Arial"/>
              </w:rPr>
            </w:pPr>
            <w:bookmarkStart w:id="256" w:name="OLE_LINK358"/>
            <w:bookmarkStart w:id="257" w:name="OLE_LINK359"/>
            <w:bookmarkStart w:id="258" w:name="OLE_LINK360"/>
            <w:r>
              <w:rPr>
                <w:rFonts w:cs="Arial"/>
              </w:rPr>
              <w:t>Признак способа расчета, 1214:</w:t>
            </w:r>
          </w:p>
          <w:p w14:paraId="1C99840B" w14:textId="77777777" w:rsidR="00E11C0E" w:rsidRDefault="00E11C0E" w:rsidP="00171765">
            <w:pPr>
              <w:rPr>
                <w:rFonts w:cs="Arial"/>
              </w:rPr>
            </w:pPr>
            <w:r>
              <w:rPr>
                <w:rFonts w:cs="Arial"/>
              </w:rPr>
              <w:t>1 – Предоплата 100%</w:t>
            </w:r>
          </w:p>
          <w:p w14:paraId="486B6260" w14:textId="77777777" w:rsidR="00E11C0E" w:rsidRDefault="00E11C0E" w:rsidP="00171765">
            <w:pPr>
              <w:rPr>
                <w:rFonts w:cs="Arial"/>
              </w:rPr>
            </w:pPr>
            <w:r>
              <w:rPr>
                <w:rFonts w:cs="Arial"/>
              </w:rPr>
              <w:t>2 – Частичная предоплата</w:t>
            </w:r>
          </w:p>
          <w:p w14:paraId="5AA9E88C" w14:textId="77777777" w:rsidR="00E11C0E" w:rsidRDefault="00E11C0E" w:rsidP="00171765">
            <w:pPr>
              <w:rPr>
                <w:rFonts w:cs="Arial"/>
              </w:rPr>
            </w:pPr>
            <w:r>
              <w:rPr>
                <w:rFonts w:cs="Arial"/>
              </w:rPr>
              <w:t>3 – Аванс</w:t>
            </w:r>
          </w:p>
          <w:p w14:paraId="434B1D5F" w14:textId="77777777" w:rsidR="00E11C0E" w:rsidRDefault="00E11C0E" w:rsidP="00171765">
            <w:pPr>
              <w:rPr>
                <w:rFonts w:cs="Arial"/>
              </w:rPr>
            </w:pPr>
            <w:r>
              <w:rPr>
                <w:rFonts w:cs="Arial"/>
              </w:rPr>
              <w:t>4 – Полный расчет</w:t>
            </w:r>
          </w:p>
          <w:p w14:paraId="33B2AF89" w14:textId="77777777" w:rsidR="00E11C0E" w:rsidRDefault="00E11C0E" w:rsidP="00171765">
            <w:pPr>
              <w:rPr>
                <w:rFonts w:cs="Arial"/>
              </w:rPr>
            </w:pPr>
            <w:r>
              <w:rPr>
                <w:rFonts w:cs="Arial"/>
              </w:rPr>
              <w:t>5 – Частичный расчет и кредит</w:t>
            </w:r>
          </w:p>
          <w:p w14:paraId="6904F56E" w14:textId="77777777" w:rsidR="00E11C0E" w:rsidRDefault="00E11C0E" w:rsidP="00171765">
            <w:pPr>
              <w:rPr>
                <w:rFonts w:cs="Arial"/>
              </w:rPr>
            </w:pPr>
            <w:r>
              <w:rPr>
                <w:rFonts w:cs="Arial"/>
              </w:rPr>
              <w:t>6 – Передача в кредит</w:t>
            </w:r>
          </w:p>
          <w:p w14:paraId="7E4874EB" w14:textId="77777777" w:rsidR="00E11C0E" w:rsidRPr="00E42F97" w:rsidRDefault="00E11C0E" w:rsidP="00171765">
            <w:pPr>
              <w:rPr>
                <w:rFonts w:cs="Arial"/>
              </w:rPr>
            </w:pPr>
            <w:r>
              <w:rPr>
                <w:rFonts w:cs="Arial"/>
              </w:rPr>
              <w:t>7 – оплата кредита</w:t>
            </w:r>
            <w:bookmarkEnd w:id="256"/>
            <w:bookmarkEnd w:id="257"/>
            <w:bookmarkEnd w:id="258"/>
          </w:p>
        </w:tc>
        <w:tc>
          <w:tcPr>
            <w:tcW w:w="2300" w:type="dxa"/>
          </w:tcPr>
          <w:p w14:paraId="3CBA5428" w14:textId="37898347" w:rsidR="00E11C0E" w:rsidRPr="00E364AB" w:rsidRDefault="00E11C0E" w:rsidP="00E11C0E">
            <w:pPr>
              <w:rPr>
                <w:rFonts w:cs="Arial"/>
              </w:rPr>
            </w:pPr>
            <w:bookmarkStart w:id="259" w:name="OLE_LINK79"/>
            <w:bookmarkStart w:id="260" w:name="OLE_LINK84"/>
            <w:bookmarkStart w:id="261" w:name="OLE_LINK85"/>
            <w:r>
              <w:rPr>
                <w:rFonts w:cs="Arial"/>
              </w:rPr>
              <w:t>Число от 1 до 7</w:t>
            </w:r>
            <w:bookmarkEnd w:id="259"/>
            <w:bookmarkEnd w:id="260"/>
            <w:bookmarkEnd w:id="261"/>
            <w:r>
              <w:rPr>
                <w:rFonts w:cs="Arial"/>
              </w:rPr>
              <w:t xml:space="preserve"> или </w:t>
            </w:r>
            <w:r>
              <w:rPr>
                <w:rFonts w:cs="Arial"/>
                <w:lang w:val="en-US"/>
              </w:rPr>
              <w:t>null</w:t>
            </w:r>
            <w:r>
              <w:rPr>
                <w:rFonts w:cs="Arial"/>
              </w:rPr>
              <w:t>.</w:t>
            </w:r>
            <w:r w:rsidRPr="00E364AB">
              <w:rPr>
                <w:rFonts w:cs="Arial"/>
              </w:rPr>
              <w:t xml:space="preserve"> </w:t>
            </w:r>
            <w:bookmarkStart w:id="262" w:name="OLE_LINK100"/>
            <w:bookmarkStart w:id="263" w:name="OLE_LINK101"/>
            <w:bookmarkStart w:id="264" w:name="OLE_LINK102"/>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w:t>
            </w:r>
            <w:bookmarkEnd w:id="262"/>
            <w:bookmarkEnd w:id="263"/>
            <w:bookmarkEnd w:id="264"/>
            <w:r>
              <w:rPr>
                <w:rFonts w:cs="Arial"/>
              </w:rPr>
              <w:t xml:space="preserve"> 4, Полный расчет. </w:t>
            </w:r>
          </w:p>
        </w:tc>
        <w:tc>
          <w:tcPr>
            <w:tcW w:w="1294" w:type="dxa"/>
          </w:tcPr>
          <w:p w14:paraId="558C6DEC" w14:textId="19CDD9DE" w:rsidR="00E11C0E" w:rsidRDefault="00E11C0E" w:rsidP="00171765">
            <w:pPr>
              <w:rPr>
                <w:rFonts w:cs="Arial"/>
              </w:rPr>
            </w:pPr>
            <w:r>
              <w:rPr>
                <w:rFonts w:cs="Arial"/>
              </w:rPr>
              <w:t>Да</w:t>
            </w:r>
          </w:p>
        </w:tc>
        <w:tc>
          <w:tcPr>
            <w:tcW w:w="1294" w:type="dxa"/>
          </w:tcPr>
          <w:p w14:paraId="2E6578ED" w14:textId="3052C309" w:rsidR="00E11C0E" w:rsidRDefault="00E11C0E" w:rsidP="00171765">
            <w:pPr>
              <w:rPr>
                <w:rFonts w:cs="Arial"/>
              </w:rPr>
            </w:pPr>
            <w:r>
              <w:rPr>
                <w:rFonts w:cs="Arial"/>
              </w:rPr>
              <w:t>Да</w:t>
            </w:r>
          </w:p>
        </w:tc>
        <w:tc>
          <w:tcPr>
            <w:tcW w:w="3125" w:type="dxa"/>
          </w:tcPr>
          <w:p w14:paraId="325DFDA4" w14:textId="77777777" w:rsidR="00E11C0E" w:rsidRDefault="00E11C0E" w:rsidP="00E11C0E">
            <w:pPr>
              <w:rPr>
                <w:rFonts w:cs="Arial"/>
              </w:rPr>
            </w:pPr>
            <w:r>
              <w:rPr>
                <w:rFonts w:cs="Arial"/>
              </w:rPr>
              <w:t>ФФД 1.05 – да</w:t>
            </w:r>
          </w:p>
          <w:p w14:paraId="5DF3BD3B" w14:textId="5AD85032" w:rsidR="00E11C0E" w:rsidRDefault="00E11C0E" w:rsidP="00E11C0E">
            <w:pPr>
              <w:rPr>
                <w:rFonts w:cs="Arial"/>
              </w:rPr>
            </w:pPr>
            <w:r>
              <w:rPr>
                <w:rFonts w:cs="Arial"/>
              </w:rPr>
              <w:t>ФФД 1.2 - да</w:t>
            </w:r>
          </w:p>
        </w:tc>
      </w:tr>
      <w:tr w:rsidR="00E11C0E" w:rsidRPr="008F4F86" w14:paraId="33AACE1A" w14:textId="6AAF79BD" w:rsidTr="00E11C0E">
        <w:tc>
          <w:tcPr>
            <w:tcW w:w="2820" w:type="dxa"/>
          </w:tcPr>
          <w:p w14:paraId="2634071E" w14:textId="77777777" w:rsidR="00E11C0E" w:rsidRDefault="00E11C0E" w:rsidP="00171765">
            <w:pPr>
              <w:rPr>
                <w:rFonts w:cs="Arial"/>
                <w:lang w:val="en-US"/>
              </w:rPr>
            </w:pPr>
            <w:proofErr w:type="spellStart"/>
            <w:r w:rsidRPr="001A16A0">
              <w:rPr>
                <w:rFonts w:cs="Arial"/>
              </w:rPr>
              <w:t>paymentSubjectType</w:t>
            </w:r>
            <w:proofErr w:type="spellEnd"/>
          </w:p>
        </w:tc>
        <w:tc>
          <w:tcPr>
            <w:tcW w:w="3054" w:type="dxa"/>
          </w:tcPr>
          <w:p w14:paraId="3501D966" w14:textId="77777777" w:rsidR="00E11C0E" w:rsidRDefault="00E11C0E" w:rsidP="00171765">
            <w:pPr>
              <w:rPr>
                <w:rFonts w:cs="Arial"/>
              </w:rPr>
            </w:pPr>
            <w:bookmarkStart w:id="265" w:name="OLE_LINK361"/>
            <w:bookmarkStart w:id="266" w:name="OLE_LINK362"/>
            <w:r>
              <w:rPr>
                <w:rFonts w:cs="Arial"/>
              </w:rPr>
              <w:t>Признак предмета расчета, 1212:</w:t>
            </w:r>
          </w:p>
          <w:p w14:paraId="22FDED2E" w14:textId="77777777" w:rsidR="00E11C0E" w:rsidRDefault="00E11C0E" w:rsidP="00171765">
            <w:pPr>
              <w:rPr>
                <w:rFonts w:cs="Arial"/>
              </w:rPr>
            </w:pPr>
            <w:r>
              <w:rPr>
                <w:rFonts w:cs="Arial"/>
              </w:rPr>
              <w:t>1 – Товар</w:t>
            </w:r>
          </w:p>
          <w:p w14:paraId="0280D05C" w14:textId="77777777" w:rsidR="00E11C0E" w:rsidRDefault="00E11C0E" w:rsidP="00171765">
            <w:pPr>
              <w:rPr>
                <w:rFonts w:cs="Arial"/>
              </w:rPr>
            </w:pPr>
            <w:r>
              <w:rPr>
                <w:rFonts w:cs="Arial"/>
              </w:rPr>
              <w:t>2 – Подакцизный товар</w:t>
            </w:r>
          </w:p>
          <w:p w14:paraId="22C61A50" w14:textId="77777777" w:rsidR="00E11C0E" w:rsidRDefault="00E11C0E" w:rsidP="00171765">
            <w:pPr>
              <w:rPr>
                <w:rFonts w:cs="Arial"/>
              </w:rPr>
            </w:pPr>
            <w:r>
              <w:rPr>
                <w:rFonts w:cs="Arial"/>
              </w:rPr>
              <w:t>3 – Работа</w:t>
            </w:r>
          </w:p>
          <w:p w14:paraId="24EC2E15" w14:textId="77777777" w:rsidR="00E11C0E" w:rsidRDefault="00E11C0E" w:rsidP="00171765">
            <w:pPr>
              <w:rPr>
                <w:rFonts w:cs="Arial"/>
              </w:rPr>
            </w:pPr>
            <w:r>
              <w:rPr>
                <w:rFonts w:cs="Arial"/>
              </w:rPr>
              <w:t>4 – Услуга</w:t>
            </w:r>
          </w:p>
          <w:p w14:paraId="13B09CE5" w14:textId="77777777" w:rsidR="00E11C0E" w:rsidRDefault="00E11C0E" w:rsidP="00171765">
            <w:pPr>
              <w:rPr>
                <w:rFonts w:cs="Arial"/>
              </w:rPr>
            </w:pPr>
            <w:r>
              <w:rPr>
                <w:rFonts w:cs="Arial"/>
              </w:rPr>
              <w:t>5 – Ставка азартной игры</w:t>
            </w:r>
          </w:p>
          <w:p w14:paraId="797FB8AE" w14:textId="77777777" w:rsidR="00E11C0E" w:rsidRDefault="00E11C0E" w:rsidP="00171765">
            <w:pPr>
              <w:rPr>
                <w:rFonts w:cs="Arial"/>
              </w:rPr>
            </w:pPr>
            <w:r>
              <w:rPr>
                <w:rFonts w:cs="Arial"/>
              </w:rPr>
              <w:t>6 – Выигрыш азартной игры</w:t>
            </w:r>
          </w:p>
          <w:p w14:paraId="33DCF3F5" w14:textId="77777777" w:rsidR="00E11C0E" w:rsidRDefault="00E11C0E" w:rsidP="00171765">
            <w:pPr>
              <w:rPr>
                <w:rFonts w:cs="Arial"/>
              </w:rPr>
            </w:pPr>
            <w:r>
              <w:rPr>
                <w:rFonts w:cs="Arial"/>
              </w:rPr>
              <w:t>7 – Лотерейный билет</w:t>
            </w:r>
          </w:p>
          <w:p w14:paraId="3E87C483" w14:textId="77777777" w:rsidR="00E11C0E" w:rsidRDefault="00E11C0E" w:rsidP="00171765">
            <w:pPr>
              <w:rPr>
                <w:rFonts w:cs="Arial"/>
              </w:rPr>
            </w:pPr>
            <w:r>
              <w:rPr>
                <w:rFonts w:cs="Arial"/>
              </w:rPr>
              <w:t>8 – Выигрыш лотереи</w:t>
            </w:r>
          </w:p>
          <w:p w14:paraId="798AAC81" w14:textId="77777777" w:rsidR="00E11C0E" w:rsidRDefault="00E11C0E" w:rsidP="00171765">
            <w:pPr>
              <w:rPr>
                <w:rFonts w:cs="Arial"/>
              </w:rPr>
            </w:pPr>
            <w:r>
              <w:rPr>
                <w:rFonts w:cs="Arial"/>
              </w:rPr>
              <w:t>9 – Предоставление РИД</w:t>
            </w:r>
          </w:p>
          <w:p w14:paraId="5808C5AD" w14:textId="77777777" w:rsidR="00E11C0E" w:rsidRDefault="00E11C0E" w:rsidP="00171765">
            <w:pPr>
              <w:rPr>
                <w:rFonts w:cs="Arial"/>
              </w:rPr>
            </w:pPr>
            <w:r>
              <w:rPr>
                <w:rFonts w:cs="Arial"/>
              </w:rPr>
              <w:t>10 – Платеж</w:t>
            </w:r>
          </w:p>
          <w:p w14:paraId="63945E94" w14:textId="77777777" w:rsidR="00E11C0E" w:rsidRDefault="00E11C0E" w:rsidP="00171765">
            <w:pPr>
              <w:rPr>
                <w:rFonts w:cs="Arial"/>
              </w:rPr>
            </w:pPr>
            <w:r>
              <w:rPr>
                <w:rFonts w:cs="Arial"/>
              </w:rPr>
              <w:t>11 – Агентское вознаграждение</w:t>
            </w:r>
          </w:p>
          <w:p w14:paraId="4DFD40B6" w14:textId="77777777" w:rsidR="00E11C0E" w:rsidRDefault="00E11C0E" w:rsidP="00171765">
            <w:pPr>
              <w:rPr>
                <w:rFonts w:cs="Arial"/>
              </w:rPr>
            </w:pPr>
            <w:r>
              <w:rPr>
                <w:rFonts w:cs="Arial"/>
              </w:rPr>
              <w:t>12 – Выплата</w:t>
            </w:r>
          </w:p>
          <w:p w14:paraId="07A86402" w14:textId="77777777" w:rsidR="00E11C0E" w:rsidRDefault="00E11C0E" w:rsidP="00171765">
            <w:pPr>
              <w:rPr>
                <w:rFonts w:cs="Arial"/>
              </w:rPr>
            </w:pPr>
            <w:r>
              <w:rPr>
                <w:rFonts w:cs="Arial"/>
              </w:rPr>
              <w:t>13 – Иной предмет расчета</w:t>
            </w:r>
            <w:bookmarkEnd w:id="265"/>
            <w:bookmarkEnd w:id="266"/>
          </w:p>
          <w:p w14:paraId="621144B1" w14:textId="77777777" w:rsidR="00E11C0E" w:rsidRDefault="00E11C0E" w:rsidP="00171765">
            <w:pPr>
              <w:rPr>
                <w:rFonts w:cs="Arial"/>
              </w:rPr>
            </w:pPr>
            <w:r>
              <w:rPr>
                <w:rFonts w:cs="Arial"/>
              </w:rPr>
              <w:t xml:space="preserve">14 – </w:t>
            </w:r>
            <w:r>
              <w:t>Имущественное п</w:t>
            </w:r>
            <w:r w:rsidRPr="00A11B0A">
              <w:t>раво</w:t>
            </w:r>
          </w:p>
          <w:p w14:paraId="4B851B55" w14:textId="77777777" w:rsidR="00E11C0E" w:rsidRDefault="00E11C0E" w:rsidP="00171765">
            <w:pPr>
              <w:rPr>
                <w:rFonts w:cs="Arial"/>
              </w:rPr>
            </w:pPr>
            <w:r>
              <w:rPr>
                <w:rFonts w:cs="Arial"/>
              </w:rPr>
              <w:t>15 – В</w:t>
            </w:r>
            <w:r w:rsidRPr="00A11B0A">
              <w:t>нереализационный доход</w:t>
            </w:r>
            <w:r>
              <w:t>*</w:t>
            </w:r>
          </w:p>
          <w:p w14:paraId="4C766E56" w14:textId="77777777" w:rsidR="00E11C0E" w:rsidRDefault="00E11C0E" w:rsidP="00171765">
            <w:pPr>
              <w:rPr>
                <w:rFonts w:cs="Arial"/>
              </w:rPr>
            </w:pPr>
            <w:r>
              <w:rPr>
                <w:rFonts w:cs="Arial"/>
              </w:rPr>
              <w:t>16 – Иные</w:t>
            </w:r>
            <w:r w:rsidRPr="00B57E6D">
              <w:rPr>
                <w:rFonts w:cs="Arial"/>
              </w:rPr>
              <w:t xml:space="preserve"> </w:t>
            </w:r>
            <w:r>
              <w:rPr>
                <w:rFonts w:cs="Arial"/>
              </w:rPr>
              <w:t>платежи и</w:t>
            </w:r>
            <w:r w:rsidRPr="00B57E6D">
              <w:rPr>
                <w:rFonts w:cs="Arial"/>
              </w:rPr>
              <w:t xml:space="preserve"> </w:t>
            </w:r>
            <w:r>
              <w:rPr>
                <w:rFonts w:cs="Arial"/>
              </w:rPr>
              <w:t>взносы</w:t>
            </w:r>
            <w:r>
              <w:t>*</w:t>
            </w:r>
          </w:p>
          <w:p w14:paraId="7673A6A4" w14:textId="77777777" w:rsidR="00E11C0E" w:rsidRDefault="00E11C0E" w:rsidP="00171765">
            <w:pPr>
              <w:rPr>
                <w:rFonts w:cs="Arial"/>
              </w:rPr>
            </w:pPr>
            <w:r>
              <w:rPr>
                <w:rFonts w:cs="Arial"/>
              </w:rPr>
              <w:t>17 – Т</w:t>
            </w:r>
            <w:r w:rsidRPr="00A11B0A">
              <w:t>орговый</w:t>
            </w:r>
            <w:r>
              <w:t xml:space="preserve"> </w:t>
            </w:r>
            <w:r w:rsidRPr="00A11B0A">
              <w:t>сбор</w:t>
            </w:r>
          </w:p>
          <w:p w14:paraId="4DCCD3C5" w14:textId="77777777" w:rsidR="00E11C0E" w:rsidRDefault="00E11C0E" w:rsidP="00171765">
            <w:pPr>
              <w:rPr>
                <w:rFonts w:cs="Arial"/>
              </w:rPr>
            </w:pPr>
            <w:r>
              <w:rPr>
                <w:rFonts w:cs="Arial"/>
              </w:rPr>
              <w:t>18 – К</w:t>
            </w:r>
            <w:r w:rsidRPr="00A11B0A">
              <w:t>урортный</w:t>
            </w:r>
            <w:r>
              <w:t xml:space="preserve"> </w:t>
            </w:r>
            <w:r w:rsidRPr="00A11B0A">
              <w:t>сбор</w:t>
            </w:r>
          </w:p>
          <w:p w14:paraId="45E4FF83" w14:textId="77777777" w:rsidR="00E11C0E" w:rsidRDefault="00E11C0E" w:rsidP="00171765">
            <w:r>
              <w:rPr>
                <w:rFonts w:cs="Arial"/>
              </w:rPr>
              <w:t xml:space="preserve">19 – </w:t>
            </w:r>
            <w:r w:rsidRPr="00A11B0A">
              <w:t>Залог</w:t>
            </w:r>
          </w:p>
          <w:p w14:paraId="7D2B2159" w14:textId="77777777" w:rsidR="00E11C0E" w:rsidRPr="00B57E6D" w:rsidRDefault="00E11C0E" w:rsidP="00171765">
            <w:pPr>
              <w:rPr>
                <w:rFonts w:cs="Arial"/>
              </w:rPr>
            </w:pPr>
            <w:r>
              <w:rPr>
                <w:rFonts w:cs="Arial"/>
              </w:rPr>
              <w:t xml:space="preserve">20 – </w:t>
            </w:r>
            <w:r w:rsidRPr="00B57E6D">
              <w:rPr>
                <w:rFonts w:cs="Arial"/>
              </w:rPr>
              <w:t>Р</w:t>
            </w:r>
            <w:r>
              <w:rPr>
                <w:rFonts w:cs="Arial"/>
              </w:rPr>
              <w:t>асход</w:t>
            </w:r>
          </w:p>
          <w:p w14:paraId="7AAB4E96" w14:textId="77777777" w:rsidR="00E11C0E" w:rsidRPr="00B57E6D" w:rsidRDefault="00E11C0E" w:rsidP="00171765">
            <w:pPr>
              <w:rPr>
                <w:rFonts w:cs="Arial"/>
              </w:rPr>
            </w:pPr>
            <w:r w:rsidRPr="00B57E6D">
              <w:rPr>
                <w:rFonts w:cs="Arial"/>
              </w:rPr>
              <w:lastRenderedPageBreak/>
              <w:t>21</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 ИП</w:t>
            </w:r>
          </w:p>
          <w:p w14:paraId="18F2C90E" w14:textId="77777777" w:rsidR="00E11C0E" w:rsidRDefault="00E11C0E" w:rsidP="00171765">
            <w:pPr>
              <w:rPr>
                <w:rFonts w:cs="Arial"/>
              </w:rPr>
            </w:pPr>
            <w:r w:rsidRPr="00B57E6D">
              <w:rPr>
                <w:rFonts w:cs="Arial"/>
              </w:rPr>
              <w:t>22</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w:t>
            </w:r>
          </w:p>
          <w:p w14:paraId="3517DB9A" w14:textId="77777777" w:rsidR="00E11C0E" w:rsidRDefault="00E11C0E" w:rsidP="00171765">
            <w:pPr>
              <w:rPr>
                <w:rFonts w:cs="Arial"/>
              </w:rPr>
            </w:pPr>
            <w:r w:rsidRPr="00B57E6D">
              <w:rPr>
                <w:rFonts w:cs="Arial"/>
              </w:rPr>
              <w:t>23</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 ИП</w:t>
            </w:r>
          </w:p>
          <w:p w14:paraId="6F5081A7" w14:textId="77777777" w:rsidR="00E11C0E" w:rsidRDefault="00E11C0E" w:rsidP="00171765">
            <w:pPr>
              <w:rPr>
                <w:rFonts w:cs="Arial"/>
              </w:rPr>
            </w:pPr>
            <w:r w:rsidRPr="00B57E6D">
              <w:rPr>
                <w:rFonts w:cs="Arial"/>
              </w:rPr>
              <w:t>24</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w:t>
            </w:r>
          </w:p>
          <w:p w14:paraId="7E8AD448" w14:textId="77777777" w:rsidR="00E11C0E" w:rsidRDefault="00E11C0E" w:rsidP="00171765">
            <w:pPr>
              <w:rPr>
                <w:rFonts w:cs="Arial"/>
              </w:rPr>
            </w:pPr>
            <w:r w:rsidRPr="00B57E6D">
              <w:rPr>
                <w:rFonts w:cs="Arial"/>
              </w:rPr>
              <w:t>25</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социальное страхование</w:t>
            </w:r>
          </w:p>
          <w:p w14:paraId="7D0EA3EA" w14:textId="77777777" w:rsidR="00E11C0E" w:rsidRDefault="00E11C0E" w:rsidP="00171765">
            <w:pPr>
              <w:rPr>
                <w:rFonts w:cs="Arial"/>
              </w:rPr>
            </w:pPr>
            <w:r w:rsidRPr="00B57E6D">
              <w:rPr>
                <w:rFonts w:cs="Arial"/>
              </w:rPr>
              <w:t>26</w:t>
            </w:r>
            <w:r>
              <w:rPr>
                <w:rFonts w:cs="Arial"/>
              </w:rPr>
              <w:t xml:space="preserve"> – </w:t>
            </w:r>
            <w:r w:rsidRPr="00B57E6D">
              <w:rPr>
                <w:rFonts w:cs="Arial"/>
              </w:rPr>
              <w:t>П</w:t>
            </w:r>
            <w:r>
              <w:rPr>
                <w:rFonts w:cs="Arial"/>
              </w:rPr>
              <w:t>латеж казино</w:t>
            </w:r>
          </w:p>
          <w:p w14:paraId="5717EDA4" w14:textId="77777777" w:rsidR="00E11C0E" w:rsidRDefault="00E11C0E" w:rsidP="001B370A">
            <w:pPr>
              <w:rPr>
                <w:rFonts w:cs="Arial"/>
              </w:rPr>
            </w:pPr>
            <w:r>
              <w:rPr>
                <w:rFonts w:cs="Arial"/>
              </w:rPr>
              <w:t>27 – Выдача денежных средств</w:t>
            </w:r>
          </w:p>
          <w:p w14:paraId="075F3E3D" w14:textId="264AEB05" w:rsidR="00E11C0E" w:rsidRDefault="00E11C0E" w:rsidP="001B370A">
            <w:r>
              <w:rPr>
                <w:rFonts w:cs="Arial"/>
              </w:rPr>
              <w:t xml:space="preserve">30 – </w:t>
            </w:r>
            <w:r>
              <w:t>АТНМ (не имеющем кода маркировки)</w:t>
            </w:r>
          </w:p>
          <w:p w14:paraId="09D4ABE0" w14:textId="249D6A91" w:rsidR="00E11C0E" w:rsidRDefault="00E11C0E" w:rsidP="001B370A">
            <w:r>
              <w:t xml:space="preserve">31 </w:t>
            </w:r>
            <w:r>
              <w:rPr>
                <w:rFonts w:cs="Arial"/>
              </w:rPr>
              <w:t>– АТМ (</w:t>
            </w:r>
            <w:r>
              <w:t>имеющем код маркировки)</w:t>
            </w:r>
          </w:p>
          <w:p w14:paraId="3AF20E53" w14:textId="731C4B15" w:rsidR="00E11C0E" w:rsidRDefault="00E11C0E" w:rsidP="001B370A">
            <w:r>
              <w:t xml:space="preserve">32 </w:t>
            </w:r>
            <w:r>
              <w:rPr>
                <w:rFonts w:cs="Arial"/>
              </w:rPr>
              <w:t xml:space="preserve">– </w:t>
            </w:r>
            <w:r>
              <w:t xml:space="preserve">ТНМ </w:t>
            </w:r>
          </w:p>
          <w:p w14:paraId="2EFECEA9" w14:textId="1EE5D7FC" w:rsidR="00E11C0E" w:rsidRPr="00CC0C9A" w:rsidRDefault="00E11C0E" w:rsidP="001B370A">
            <w:pPr>
              <w:rPr>
                <w:rFonts w:cs="Arial"/>
              </w:rPr>
            </w:pPr>
            <w:r>
              <w:rPr>
                <w:rFonts w:cs="Arial"/>
              </w:rPr>
              <w:t xml:space="preserve">33 – </w:t>
            </w:r>
            <w:r>
              <w:t xml:space="preserve">ТМ </w:t>
            </w:r>
          </w:p>
        </w:tc>
        <w:tc>
          <w:tcPr>
            <w:tcW w:w="2300" w:type="dxa"/>
          </w:tcPr>
          <w:p w14:paraId="004AF0A8" w14:textId="462EB933" w:rsidR="00E11C0E" w:rsidRDefault="00E11C0E" w:rsidP="00171765">
            <w:pPr>
              <w:rPr>
                <w:rFonts w:cs="Arial"/>
              </w:rPr>
            </w:pPr>
            <w:r>
              <w:rPr>
                <w:rFonts w:cs="Arial"/>
              </w:rPr>
              <w:lastRenderedPageBreak/>
              <w:t xml:space="preserve">Число от 1 до 33 или </w:t>
            </w:r>
            <w:r>
              <w:rPr>
                <w:rFonts w:cs="Arial"/>
                <w:lang w:val="en-US"/>
              </w:rPr>
              <w:t>null</w:t>
            </w:r>
            <w:r w:rsidRPr="00E364AB">
              <w:rPr>
                <w:rFonts w:cs="Arial"/>
              </w:rPr>
              <w:t xml:space="preserve">. </w:t>
            </w:r>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 1, Товар.</w:t>
            </w:r>
          </w:p>
          <w:p w14:paraId="55FF068A" w14:textId="64E1D17B" w:rsidR="00E11C0E" w:rsidRPr="00E364AB" w:rsidRDefault="00E11C0E" w:rsidP="005546B5">
            <w:pPr>
              <w:rPr>
                <w:rFonts w:cs="Arial"/>
              </w:rPr>
            </w:pPr>
            <w:r>
              <w:rPr>
                <w:rFonts w:cs="Arial"/>
              </w:rPr>
              <w:t xml:space="preserve">Для значений 15 и 16 смотреть примечание. </w:t>
            </w:r>
          </w:p>
        </w:tc>
        <w:tc>
          <w:tcPr>
            <w:tcW w:w="1294" w:type="dxa"/>
          </w:tcPr>
          <w:p w14:paraId="4D663644" w14:textId="092BC63C" w:rsidR="00E11C0E" w:rsidRDefault="00E11C0E" w:rsidP="00171765">
            <w:pPr>
              <w:rPr>
                <w:rFonts w:cs="Arial"/>
              </w:rPr>
            </w:pPr>
            <w:r>
              <w:rPr>
                <w:rFonts w:cs="Arial"/>
              </w:rPr>
              <w:t>Да</w:t>
            </w:r>
          </w:p>
        </w:tc>
        <w:tc>
          <w:tcPr>
            <w:tcW w:w="1294" w:type="dxa"/>
          </w:tcPr>
          <w:p w14:paraId="092CE5DB" w14:textId="72110E9A" w:rsidR="00E11C0E" w:rsidRDefault="00E11C0E" w:rsidP="00171765">
            <w:pPr>
              <w:rPr>
                <w:rFonts w:cs="Arial"/>
              </w:rPr>
            </w:pPr>
            <w:r>
              <w:rPr>
                <w:rFonts w:cs="Arial"/>
              </w:rPr>
              <w:t>Да</w:t>
            </w:r>
          </w:p>
        </w:tc>
        <w:tc>
          <w:tcPr>
            <w:tcW w:w="3125" w:type="dxa"/>
          </w:tcPr>
          <w:p w14:paraId="4908BA43" w14:textId="77777777" w:rsidR="005546B5" w:rsidRDefault="005546B5" w:rsidP="005546B5">
            <w:pPr>
              <w:rPr>
                <w:rFonts w:cs="Arial"/>
              </w:rPr>
            </w:pPr>
            <w:r>
              <w:rPr>
                <w:rFonts w:cs="Arial"/>
              </w:rPr>
              <w:t>ФФД 1.05 – да</w:t>
            </w:r>
          </w:p>
          <w:p w14:paraId="68DE4AC8" w14:textId="6EDE6551" w:rsidR="00E11C0E" w:rsidRDefault="005546B5" w:rsidP="005546B5">
            <w:pPr>
              <w:rPr>
                <w:rFonts w:cs="Arial"/>
              </w:rPr>
            </w:pPr>
            <w:r>
              <w:rPr>
                <w:rFonts w:cs="Arial"/>
              </w:rPr>
              <w:t>ФФД 1.2 - да</w:t>
            </w:r>
          </w:p>
        </w:tc>
      </w:tr>
      <w:tr w:rsidR="00E11C0E" w:rsidRPr="008F4F86" w14:paraId="611519BB" w14:textId="32E7D5EA" w:rsidTr="00E11C0E">
        <w:tc>
          <w:tcPr>
            <w:tcW w:w="2820" w:type="dxa"/>
          </w:tcPr>
          <w:p w14:paraId="3AB187DF" w14:textId="6BE365BA" w:rsidR="00E11C0E" w:rsidRPr="005A63D2" w:rsidRDefault="00E11C0E" w:rsidP="00171765">
            <w:pPr>
              <w:rPr>
                <w:rFonts w:cs="Arial"/>
                <w:lang w:val="en-US"/>
              </w:rPr>
            </w:pPr>
            <w:bookmarkStart w:id="267" w:name="OLE_LINK169"/>
            <w:bookmarkStart w:id="268" w:name="OLE_LINK170"/>
            <w:bookmarkStart w:id="269" w:name="OLE_LINK171"/>
            <w:proofErr w:type="spellStart"/>
            <w:r w:rsidRPr="00ED41EC">
              <w:rPr>
                <w:rFonts w:cs="Arial"/>
                <w:lang w:val="en-US"/>
              </w:rPr>
              <w:t>nomenclature</w:t>
            </w:r>
            <w:r>
              <w:rPr>
                <w:rFonts w:cs="Arial"/>
                <w:lang w:val="en-US"/>
              </w:rPr>
              <w:t>Code</w:t>
            </w:r>
            <w:bookmarkEnd w:id="267"/>
            <w:bookmarkEnd w:id="268"/>
            <w:bookmarkEnd w:id="269"/>
            <w:proofErr w:type="spellEnd"/>
          </w:p>
        </w:tc>
        <w:tc>
          <w:tcPr>
            <w:tcW w:w="3054" w:type="dxa"/>
          </w:tcPr>
          <w:p w14:paraId="47B65A57" w14:textId="77777777" w:rsidR="00E11C0E" w:rsidRDefault="00E11C0E" w:rsidP="00171765">
            <w:pPr>
              <w:rPr>
                <w:rFonts w:cs="Arial"/>
              </w:rPr>
            </w:pPr>
            <w:bookmarkStart w:id="270" w:name="OLE_LINK363"/>
            <w:bookmarkStart w:id="271" w:name="OLE_LINK364"/>
            <w:bookmarkStart w:id="272" w:name="OLE_LINK365"/>
            <w:r>
              <w:rPr>
                <w:rFonts w:cs="Arial"/>
              </w:rPr>
              <w:t>Код товарной номенклатуры, 1162</w:t>
            </w:r>
            <w:bookmarkEnd w:id="270"/>
            <w:bookmarkEnd w:id="271"/>
            <w:bookmarkEnd w:id="272"/>
          </w:p>
        </w:tc>
        <w:tc>
          <w:tcPr>
            <w:tcW w:w="2300" w:type="dxa"/>
          </w:tcPr>
          <w:p w14:paraId="39B49DC3" w14:textId="1A9AF9EB" w:rsidR="00E11C0E" w:rsidRPr="00B114E2" w:rsidRDefault="00E11C0E" w:rsidP="00171765">
            <w:pPr>
              <w:rPr>
                <w:rFonts w:cs="Arial"/>
              </w:rPr>
            </w:pPr>
            <w:r>
              <w:rPr>
                <w:rFonts w:cs="Arial"/>
              </w:rPr>
              <w:t xml:space="preserve">Строка, содержащая </w:t>
            </w:r>
            <w:r w:rsidRPr="009D5B7E">
              <w:rPr>
                <w:rFonts w:cs="Arial"/>
                <w:b/>
                <w:lang w:val="en-US"/>
              </w:rPr>
              <w:t>base</w:t>
            </w:r>
            <w:r w:rsidRPr="009D5B7E">
              <w:rPr>
                <w:rFonts w:cs="Arial"/>
                <w:b/>
              </w:rPr>
              <w:t>64</w:t>
            </w:r>
            <w:r w:rsidRPr="00061D7F">
              <w:rPr>
                <w:rFonts w:cs="Arial"/>
              </w:rPr>
              <w:t xml:space="preserve"> </w:t>
            </w:r>
            <w:r>
              <w:rPr>
                <w:rFonts w:cs="Arial"/>
              </w:rPr>
              <w:t xml:space="preserve">кодированный массив от 8 до 32 байт либо </w:t>
            </w:r>
            <w:r>
              <w:rPr>
                <w:rFonts w:cs="Arial"/>
                <w:lang w:val="en-US"/>
              </w:rPr>
              <w:t>null</w:t>
            </w:r>
            <w:r>
              <w:rPr>
                <w:rFonts w:cs="Arial"/>
              </w:rPr>
              <w:t>.</w:t>
            </w:r>
          </w:p>
        </w:tc>
        <w:tc>
          <w:tcPr>
            <w:tcW w:w="1294" w:type="dxa"/>
          </w:tcPr>
          <w:p w14:paraId="62CA31CA" w14:textId="6F60A231" w:rsidR="00E11C0E" w:rsidRDefault="00E11C0E" w:rsidP="00171765">
            <w:pPr>
              <w:rPr>
                <w:rFonts w:cs="Arial"/>
              </w:rPr>
            </w:pPr>
            <w:r>
              <w:rPr>
                <w:rFonts w:cs="Arial"/>
              </w:rPr>
              <w:t>Да</w:t>
            </w:r>
          </w:p>
        </w:tc>
        <w:tc>
          <w:tcPr>
            <w:tcW w:w="1294" w:type="dxa"/>
          </w:tcPr>
          <w:p w14:paraId="6EAF3F92" w14:textId="4B64DA0E" w:rsidR="00E11C0E" w:rsidRDefault="00E11C0E" w:rsidP="00171765">
            <w:pPr>
              <w:rPr>
                <w:rFonts w:cs="Arial"/>
              </w:rPr>
            </w:pPr>
            <w:r>
              <w:rPr>
                <w:rFonts w:cs="Arial"/>
              </w:rPr>
              <w:t>Нет</w:t>
            </w:r>
          </w:p>
        </w:tc>
        <w:tc>
          <w:tcPr>
            <w:tcW w:w="3125" w:type="dxa"/>
          </w:tcPr>
          <w:p w14:paraId="462E3BAB" w14:textId="42C8A7EB" w:rsidR="005546B5" w:rsidRDefault="005546B5" w:rsidP="005546B5">
            <w:pPr>
              <w:rPr>
                <w:rFonts w:cs="Arial"/>
              </w:rPr>
            </w:pPr>
            <w:r>
              <w:rPr>
                <w:rFonts w:cs="Arial"/>
              </w:rPr>
              <w:t>ФФД 1.05 – нет</w:t>
            </w:r>
          </w:p>
          <w:p w14:paraId="03064422" w14:textId="4B90A226" w:rsidR="00E11C0E" w:rsidRDefault="005546B5" w:rsidP="005546B5">
            <w:pPr>
              <w:rPr>
                <w:rFonts w:cs="Arial"/>
              </w:rPr>
            </w:pPr>
            <w:r>
              <w:rPr>
                <w:rFonts w:cs="Arial"/>
              </w:rPr>
              <w:t>ФФД 1.2 - нет</w:t>
            </w:r>
          </w:p>
        </w:tc>
      </w:tr>
      <w:tr w:rsidR="00E11C0E" w:rsidRPr="008F4F86" w14:paraId="33FFC80C" w14:textId="227082D4" w:rsidTr="00E11C0E">
        <w:tc>
          <w:tcPr>
            <w:tcW w:w="2820" w:type="dxa"/>
          </w:tcPr>
          <w:p w14:paraId="334F3196" w14:textId="37AAF79D" w:rsidR="00E11C0E" w:rsidRPr="00B114E2" w:rsidRDefault="00E11C0E" w:rsidP="00942435">
            <w:pPr>
              <w:rPr>
                <w:rFonts w:cs="Arial"/>
              </w:rPr>
            </w:pPr>
            <w:proofErr w:type="spellStart"/>
            <w:r>
              <w:rPr>
                <w:rFonts w:cs="Arial"/>
                <w:lang w:val="en-US"/>
              </w:rPr>
              <w:t>i</w:t>
            </w:r>
            <w:r w:rsidRPr="00F879F2">
              <w:rPr>
                <w:rFonts w:cs="Arial"/>
                <w:lang w:val="en-US"/>
              </w:rPr>
              <w:t>temCode</w:t>
            </w:r>
            <w:proofErr w:type="spellEnd"/>
          </w:p>
        </w:tc>
        <w:tc>
          <w:tcPr>
            <w:tcW w:w="3054" w:type="dxa"/>
          </w:tcPr>
          <w:p w14:paraId="34EA00AD" w14:textId="77777777" w:rsidR="00E11C0E" w:rsidRDefault="00E11C0E" w:rsidP="00942435">
            <w:r w:rsidRPr="003F544B">
              <w:t>Код маркировки,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Сам КМ, как он был прочитан сканером</w:t>
            </w:r>
            <w:r>
              <w:rPr>
                <w:rFonts w:cs="Arial"/>
              </w:rPr>
              <w:t>.</w:t>
            </w:r>
          </w:p>
          <w:p w14:paraId="002E2010" w14:textId="10F10D60" w:rsidR="00E11C0E" w:rsidRDefault="00E11C0E" w:rsidP="00942435">
            <w:pPr>
              <w:rPr>
                <w:rFonts w:cs="Arial"/>
              </w:rPr>
            </w:pPr>
            <w:r>
              <w:rPr>
                <w:rFonts w:cs="Arial"/>
              </w:rPr>
              <w:t xml:space="preserve">После проверки будет добавлен в 1163 как один из тэгов </w:t>
            </w:r>
            <w:r w:rsidRPr="00374F0B">
              <w:rPr>
                <w:rFonts w:cs="Arial"/>
              </w:rPr>
              <w:t>«КТ GS1.М» (тег 1305), или «КТ КМК» (тег 1306), или «нераспознанный код товара» (тег 1300).</w:t>
            </w:r>
          </w:p>
        </w:tc>
        <w:tc>
          <w:tcPr>
            <w:tcW w:w="2300" w:type="dxa"/>
          </w:tcPr>
          <w:p w14:paraId="0490ADC1" w14:textId="5F1F58AD" w:rsidR="00E11C0E" w:rsidRDefault="00E11C0E" w:rsidP="005546B5">
            <w:pPr>
              <w:rPr>
                <w:rFonts w:cs="Arial"/>
              </w:rPr>
            </w:pPr>
            <w:r>
              <w:rPr>
                <w:rFonts w:cs="Arial"/>
              </w:rPr>
              <w:t xml:space="preserve">Строка от 1 до 223 символов. </w:t>
            </w:r>
          </w:p>
        </w:tc>
        <w:tc>
          <w:tcPr>
            <w:tcW w:w="1294" w:type="dxa"/>
          </w:tcPr>
          <w:p w14:paraId="3D667179" w14:textId="6FCF6457" w:rsidR="00E11C0E" w:rsidRDefault="00E11C0E" w:rsidP="00942435">
            <w:pPr>
              <w:rPr>
                <w:rFonts w:cs="Arial"/>
              </w:rPr>
            </w:pPr>
            <w:r>
              <w:rPr>
                <w:rFonts w:cs="Arial"/>
              </w:rPr>
              <w:t>Нет</w:t>
            </w:r>
          </w:p>
        </w:tc>
        <w:tc>
          <w:tcPr>
            <w:tcW w:w="1294" w:type="dxa"/>
          </w:tcPr>
          <w:p w14:paraId="1E1C0530" w14:textId="0249490F" w:rsidR="00E11C0E" w:rsidRDefault="00E11C0E" w:rsidP="00942435">
            <w:pPr>
              <w:rPr>
                <w:rFonts w:cs="Arial"/>
              </w:rPr>
            </w:pPr>
            <w:r>
              <w:rPr>
                <w:rFonts w:cs="Arial"/>
              </w:rPr>
              <w:t>Да</w:t>
            </w:r>
          </w:p>
        </w:tc>
        <w:tc>
          <w:tcPr>
            <w:tcW w:w="3125" w:type="dxa"/>
          </w:tcPr>
          <w:p w14:paraId="06A96918" w14:textId="699A8926" w:rsidR="005546B5" w:rsidRDefault="005546B5" w:rsidP="005546B5">
            <w:pPr>
              <w:rPr>
                <w:rFonts w:cs="Arial"/>
              </w:rPr>
            </w:pPr>
            <w:r>
              <w:rPr>
                <w:rFonts w:cs="Arial"/>
              </w:rPr>
              <w:t>ФФД 1.05 – нет</w:t>
            </w:r>
          </w:p>
          <w:p w14:paraId="5157B484" w14:textId="6C5A4BEB" w:rsidR="00E11C0E" w:rsidRDefault="005546B5" w:rsidP="005546B5">
            <w:pPr>
              <w:rPr>
                <w:rFonts w:cs="Arial"/>
              </w:rPr>
            </w:pPr>
            <w:r>
              <w:rPr>
                <w:rFonts w:cs="Arial"/>
              </w:rPr>
              <w:t>ФФД 1.2 - нет</w:t>
            </w:r>
          </w:p>
        </w:tc>
      </w:tr>
      <w:tr w:rsidR="007E0478" w:rsidRPr="008F4F86" w14:paraId="43DB987D" w14:textId="77777777" w:rsidTr="00E11C0E">
        <w:tc>
          <w:tcPr>
            <w:tcW w:w="2820" w:type="dxa"/>
          </w:tcPr>
          <w:p w14:paraId="57E059DD" w14:textId="5E2F3A74" w:rsidR="007E0478" w:rsidRDefault="007E0478" w:rsidP="007E0478">
            <w:pPr>
              <w:rPr>
                <w:rFonts w:cs="Arial"/>
                <w:lang w:val="en-US"/>
              </w:rPr>
            </w:pPr>
            <w:proofErr w:type="spellStart"/>
            <w:r>
              <w:rPr>
                <w:lang w:val="en-US"/>
              </w:rPr>
              <w:t>p</w:t>
            </w:r>
            <w:r w:rsidRPr="003F544B">
              <w:rPr>
                <w:lang w:val="en-US"/>
              </w:rPr>
              <w:t>lannedStatus</w:t>
            </w:r>
            <w:proofErr w:type="spellEnd"/>
          </w:p>
        </w:tc>
        <w:tc>
          <w:tcPr>
            <w:tcW w:w="3054" w:type="dxa"/>
          </w:tcPr>
          <w:p w14:paraId="54E24D14" w14:textId="77777777" w:rsidR="007E0478" w:rsidRPr="001B370A" w:rsidRDefault="007E0478" w:rsidP="007E0478">
            <w:pPr>
              <w:rPr>
                <w:rFonts w:cs="Arial"/>
                <w:bCs/>
              </w:rPr>
            </w:pPr>
            <w:r w:rsidRPr="001B370A">
              <w:rPr>
                <w:rFonts w:cs="Arial"/>
                <w:bCs/>
              </w:rPr>
              <w:t>Планируемый статус, 2003:</w:t>
            </w:r>
          </w:p>
          <w:p w14:paraId="08B3E969" w14:textId="77777777" w:rsidR="007E0478" w:rsidRPr="001B370A" w:rsidRDefault="007E0478" w:rsidP="007E0478">
            <w:pPr>
              <w:rPr>
                <w:rFonts w:cs="Arial"/>
                <w:bCs/>
              </w:rPr>
            </w:pPr>
            <w:r w:rsidRPr="001B370A">
              <w:rPr>
                <w:rFonts w:cs="Arial"/>
                <w:bCs/>
              </w:rPr>
              <w:t xml:space="preserve">1 Штучный товар, подлежащий обязательной </w:t>
            </w:r>
            <w:r w:rsidRPr="001B370A">
              <w:rPr>
                <w:rFonts w:cs="Arial"/>
                <w:bCs/>
              </w:rPr>
              <w:lastRenderedPageBreak/>
              <w:t>маркировке средством идентификации, реализован,</w:t>
            </w:r>
          </w:p>
          <w:p w14:paraId="790E1F42" w14:textId="77777777" w:rsidR="007E0478" w:rsidRPr="001B370A" w:rsidRDefault="007E0478" w:rsidP="007E0478">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2DD21712" w14:textId="77777777" w:rsidR="007E0478" w:rsidRPr="001B370A" w:rsidRDefault="007E0478" w:rsidP="007E0478">
            <w:pPr>
              <w:rPr>
                <w:rFonts w:cs="Arial"/>
                <w:bCs/>
              </w:rPr>
            </w:pPr>
            <w:r w:rsidRPr="001B370A">
              <w:rPr>
                <w:rFonts w:cs="Arial"/>
                <w:bCs/>
              </w:rPr>
              <w:t>3 Штучный товар, подлежащий обязательной маркировке средством идентификации, возвращен,</w:t>
            </w:r>
          </w:p>
          <w:p w14:paraId="6FCBDD2F" w14:textId="77777777" w:rsidR="007E0478" w:rsidRPr="001B370A" w:rsidRDefault="007E0478" w:rsidP="007E0478">
            <w:pPr>
              <w:rPr>
                <w:rFonts w:cs="Arial"/>
                <w:bCs/>
              </w:rPr>
            </w:pPr>
            <w:r w:rsidRPr="001B370A">
              <w:rPr>
                <w:rFonts w:cs="Arial"/>
                <w:bCs/>
              </w:rPr>
              <w:t>4 Часть товара, подлежащего обязательной маркировке средством идентификации, возвращена,</w:t>
            </w:r>
          </w:p>
          <w:p w14:paraId="54E453A4" w14:textId="7AF1577F" w:rsidR="007E0478" w:rsidRPr="003F544B" w:rsidRDefault="007E0478" w:rsidP="007E0478">
            <w:r w:rsidRPr="001B370A">
              <w:rPr>
                <w:rFonts w:cs="Arial"/>
                <w:bCs/>
              </w:rPr>
              <w:t>255 Статус товара, подлежащего обязательной маркировке средством идентификации, не изменился</w:t>
            </w:r>
          </w:p>
        </w:tc>
        <w:tc>
          <w:tcPr>
            <w:tcW w:w="2300" w:type="dxa"/>
          </w:tcPr>
          <w:p w14:paraId="5669AB0B" w14:textId="17B6940E" w:rsidR="007E0478" w:rsidRDefault="007E0478" w:rsidP="007E0478">
            <w:pPr>
              <w:rPr>
                <w:rFonts w:cs="Arial"/>
              </w:rPr>
            </w:pPr>
            <w:r>
              <w:rPr>
                <w:rFonts w:cs="Arial"/>
              </w:rPr>
              <w:lastRenderedPageBreak/>
              <w:t>Число от 0 до 256.</w:t>
            </w:r>
          </w:p>
        </w:tc>
        <w:tc>
          <w:tcPr>
            <w:tcW w:w="1294" w:type="dxa"/>
          </w:tcPr>
          <w:p w14:paraId="2ED3B77D" w14:textId="21F188E1" w:rsidR="007E0478" w:rsidRPr="007E0478" w:rsidRDefault="007E0478" w:rsidP="007E0478">
            <w:pPr>
              <w:rPr>
                <w:rFonts w:cs="Arial"/>
              </w:rPr>
            </w:pPr>
            <w:r>
              <w:rPr>
                <w:rFonts w:cs="Arial"/>
              </w:rPr>
              <w:t>Нет</w:t>
            </w:r>
          </w:p>
        </w:tc>
        <w:tc>
          <w:tcPr>
            <w:tcW w:w="1294" w:type="dxa"/>
          </w:tcPr>
          <w:p w14:paraId="0B32FEDF" w14:textId="52778D44" w:rsidR="007E0478" w:rsidRDefault="007E0478" w:rsidP="007E0478">
            <w:pPr>
              <w:rPr>
                <w:rFonts w:cs="Arial"/>
              </w:rPr>
            </w:pPr>
            <w:r>
              <w:rPr>
                <w:rFonts w:cs="Arial"/>
              </w:rPr>
              <w:t>Да</w:t>
            </w:r>
          </w:p>
        </w:tc>
        <w:tc>
          <w:tcPr>
            <w:tcW w:w="3125" w:type="dxa"/>
          </w:tcPr>
          <w:p w14:paraId="1E550A34" w14:textId="77777777" w:rsidR="007E0478" w:rsidRDefault="007E0478" w:rsidP="007E0478">
            <w:pPr>
              <w:rPr>
                <w:rFonts w:cs="Arial"/>
              </w:rPr>
            </w:pPr>
            <w:r>
              <w:rPr>
                <w:rFonts w:cs="Arial"/>
              </w:rPr>
              <w:t>ФФД 1.05 – нет</w:t>
            </w:r>
          </w:p>
          <w:p w14:paraId="3E6856ED" w14:textId="70959212" w:rsidR="007E0478" w:rsidRDefault="007E0478" w:rsidP="00CF1D55">
            <w:pPr>
              <w:rPr>
                <w:rFonts w:cs="Arial"/>
              </w:rPr>
            </w:pPr>
            <w:r>
              <w:rPr>
                <w:rFonts w:cs="Arial"/>
              </w:rPr>
              <w:t xml:space="preserve">ФФД 1.2 - </w:t>
            </w:r>
            <w:r w:rsidR="00CF1D55">
              <w:rPr>
                <w:rFonts w:cs="Arial"/>
              </w:rPr>
              <w:t>нет</w:t>
            </w:r>
          </w:p>
        </w:tc>
      </w:tr>
      <w:tr w:rsidR="007E0478" w:rsidRPr="008F4F86" w14:paraId="511D15B2" w14:textId="2CB510F5" w:rsidTr="00E11C0E">
        <w:tc>
          <w:tcPr>
            <w:tcW w:w="2820" w:type="dxa"/>
          </w:tcPr>
          <w:p w14:paraId="0188F740" w14:textId="77777777" w:rsidR="007E0478" w:rsidRPr="00B114E2" w:rsidRDefault="007E0478" w:rsidP="007E0478">
            <w:bookmarkStart w:id="273" w:name="OLE_LINK236"/>
            <w:bookmarkStart w:id="274" w:name="OLE_LINK237"/>
            <w:bookmarkStart w:id="275" w:name="OLE_LINK238"/>
            <w:proofErr w:type="spellStart"/>
            <w:r>
              <w:rPr>
                <w:lang w:val="en-US"/>
              </w:rPr>
              <w:t>supplierInfo</w:t>
            </w:r>
            <w:bookmarkEnd w:id="273"/>
            <w:bookmarkEnd w:id="274"/>
            <w:bookmarkEnd w:id="275"/>
            <w:proofErr w:type="spellEnd"/>
          </w:p>
        </w:tc>
        <w:tc>
          <w:tcPr>
            <w:tcW w:w="3054" w:type="dxa"/>
          </w:tcPr>
          <w:p w14:paraId="7E81FD55" w14:textId="77777777" w:rsidR="007E0478" w:rsidRDefault="007E0478" w:rsidP="007E0478">
            <w:pPr>
              <w:overflowPunct w:val="0"/>
              <w:autoSpaceDE w:val="0"/>
              <w:autoSpaceDN w:val="0"/>
              <w:adjustRightInd w:val="0"/>
              <w:textAlignment w:val="baseline"/>
            </w:pPr>
            <w:bookmarkStart w:id="276" w:name="OLE_LINK227"/>
            <w:bookmarkStart w:id="277" w:name="OLE_LINK228"/>
            <w:bookmarkStart w:id="278" w:name="OLE_LINK229"/>
            <w:bookmarkStart w:id="279" w:name="OLE_LINK366"/>
            <w:bookmarkStart w:id="280" w:name="OLE_LINK367"/>
            <w:bookmarkStart w:id="281" w:name="OLE_LINK368"/>
            <w:r>
              <w:t>Данные поставщика</w:t>
            </w:r>
            <w:bookmarkEnd w:id="276"/>
            <w:bookmarkEnd w:id="277"/>
            <w:bookmarkEnd w:id="278"/>
            <w:r>
              <w:t>, 1224</w:t>
            </w:r>
            <w:bookmarkEnd w:id="279"/>
            <w:bookmarkEnd w:id="280"/>
            <w:bookmarkEnd w:id="281"/>
          </w:p>
        </w:tc>
        <w:tc>
          <w:tcPr>
            <w:tcW w:w="2300" w:type="dxa"/>
          </w:tcPr>
          <w:p w14:paraId="5BE090BA" w14:textId="77777777" w:rsidR="007E0478" w:rsidRDefault="007E0478" w:rsidP="007E0478">
            <w:pPr>
              <w:overflowPunct w:val="0"/>
              <w:autoSpaceDE w:val="0"/>
              <w:autoSpaceDN w:val="0"/>
              <w:adjustRightInd w:val="0"/>
              <w:textAlignment w:val="baseline"/>
              <w:rPr>
                <w:rFonts w:cs="Arial"/>
              </w:rPr>
            </w:pPr>
            <w:bookmarkStart w:id="282" w:name="OLE_LINK422"/>
            <w:bookmarkStart w:id="283" w:name="OLE_LINK423"/>
            <w:r>
              <w:rPr>
                <w:rFonts w:cs="Arial"/>
              </w:rPr>
              <w:t>Структура п.2.1.1.6</w:t>
            </w:r>
            <w:r w:rsidRPr="00B114E2">
              <w:rPr>
                <w:rFonts w:cs="Arial"/>
              </w:rPr>
              <w:t xml:space="preserve">, </w:t>
            </w:r>
            <w:r>
              <w:rPr>
                <w:rFonts w:cs="Arial"/>
              </w:rPr>
              <w:t xml:space="preserve">либо </w:t>
            </w:r>
            <w:r>
              <w:rPr>
                <w:rFonts w:cs="Arial"/>
                <w:lang w:val="en-US"/>
              </w:rPr>
              <w:t>null</w:t>
            </w:r>
            <w:bookmarkEnd w:id="282"/>
            <w:bookmarkEnd w:id="283"/>
          </w:p>
        </w:tc>
        <w:tc>
          <w:tcPr>
            <w:tcW w:w="1294" w:type="dxa"/>
          </w:tcPr>
          <w:p w14:paraId="464158A3" w14:textId="693B2D0E"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6D09FE70" w14:textId="770E217A"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9585B26" w14:textId="77777777" w:rsidR="007E0478" w:rsidRDefault="007E0478" w:rsidP="007E0478">
            <w:pPr>
              <w:overflowPunct w:val="0"/>
              <w:autoSpaceDE w:val="0"/>
              <w:autoSpaceDN w:val="0"/>
              <w:adjustRightInd w:val="0"/>
              <w:textAlignment w:val="baseline"/>
              <w:rPr>
                <w:rFonts w:cs="Arial"/>
              </w:rPr>
            </w:pPr>
          </w:p>
        </w:tc>
      </w:tr>
      <w:tr w:rsidR="007E0478" w:rsidRPr="008F4F86" w14:paraId="007C34F1" w14:textId="0DAD99F9" w:rsidTr="00E11C0E">
        <w:tc>
          <w:tcPr>
            <w:tcW w:w="2820" w:type="dxa"/>
          </w:tcPr>
          <w:p w14:paraId="63D63D9B" w14:textId="77777777" w:rsidR="007E0478" w:rsidRPr="00B114E2" w:rsidRDefault="007E0478" w:rsidP="007E0478">
            <w:bookmarkStart w:id="284" w:name="OLE_LINK230"/>
            <w:bookmarkStart w:id="285" w:name="OLE_LINK231"/>
            <w:bookmarkStart w:id="286" w:name="OLE_LINK232"/>
            <w:proofErr w:type="spellStart"/>
            <w:r>
              <w:rPr>
                <w:lang w:val="en-US"/>
              </w:rPr>
              <w:t>supplierINN</w:t>
            </w:r>
            <w:bookmarkEnd w:id="284"/>
            <w:bookmarkEnd w:id="285"/>
            <w:bookmarkEnd w:id="286"/>
            <w:proofErr w:type="spellEnd"/>
          </w:p>
        </w:tc>
        <w:tc>
          <w:tcPr>
            <w:tcW w:w="3054" w:type="dxa"/>
          </w:tcPr>
          <w:p w14:paraId="2D064B63" w14:textId="77777777" w:rsidR="007E0478" w:rsidRPr="00B114E2" w:rsidRDefault="007E0478" w:rsidP="007E0478">
            <w:pPr>
              <w:overflowPunct w:val="0"/>
              <w:autoSpaceDE w:val="0"/>
              <w:autoSpaceDN w:val="0"/>
              <w:adjustRightInd w:val="0"/>
              <w:textAlignment w:val="baseline"/>
              <w:rPr>
                <w:b/>
              </w:rPr>
            </w:pPr>
            <w:bookmarkStart w:id="287" w:name="OLE_LINK233"/>
            <w:bookmarkStart w:id="288" w:name="OLE_LINK234"/>
            <w:bookmarkStart w:id="289" w:name="OLE_LINK235"/>
            <w:bookmarkStart w:id="290" w:name="OLE_LINK369"/>
            <w:bookmarkStart w:id="291" w:name="OLE_LINK370"/>
            <w:bookmarkStart w:id="292" w:name="OLE_LINK371"/>
            <w:r w:rsidRPr="00C427A1">
              <w:t>ИНН поставщика</w:t>
            </w:r>
            <w:bookmarkEnd w:id="287"/>
            <w:bookmarkEnd w:id="288"/>
            <w:bookmarkEnd w:id="289"/>
            <w:r w:rsidRPr="00B114E2">
              <w:t>, 1226</w:t>
            </w:r>
            <w:bookmarkEnd w:id="290"/>
            <w:bookmarkEnd w:id="291"/>
            <w:bookmarkEnd w:id="292"/>
          </w:p>
        </w:tc>
        <w:tc>
          <w:tcPr>
            <w:tcW w:w="2300" w:type="dxa"/>
          </w:tcPr>
          <w:p w14:paraId="6586D3E7" w14:textId="6F448EF9" w:rsidR="007E0478" w:rsidRPr="00C427A1" w:rsidRDefault="007E0478" w:rsidP="007E0478">
            <w:pPr>
              <w:overflowPunct w:val="0"/>
              <w:autoSpaceDE w:val="0"/>
              <w:autoSpaceDN w:val="0"/>
              <w:adjustRightInd w:val="0"/>
              <w:textAlignment w:val="baseline"/>
            </w:pPr>
            <w:r>
              <w:rPr>
                <w:rFonts w:cs="Arial"/>
              </w:rPr>
              <w:t xml:space="preserve">Строка длиной от 10 до 12 символов, формат </w:t>
            </w:r>
            <w:r w:rsidRPr="00B26474">
              <w:rPr>
                <w:rFonts w:cs="Arial"/>
              </w:rPr>
              <w:t>ЦЦЦЦЦЦЦЦЦЦ</w:t>
            </w:r>
          </w:p>
        </w:tc>
        <w:tc>
          <w:tcPr>
            <w:tcW w:w="1294" w:type="dxa"/>
          </w:tcPr>
          <w:p w14:paraId="1094D750" w14:textId="1E3C6AA6"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60682EA4" w14:textId="74272FB7"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0E9957C" w14:textId="77777777" w:rsidR="007E0478" w:rsidRDefault="007E0478" w:rsidP="007E0478">
            <w:pPr>
              <w:rPr>
                <w:rFonts w:cs="Arial"/>
              </w:rPr>
            </w:pPr>
            <w:r>
              <w:rPr>
                <w:rFonts w:cs="Arial"/>
              </w:rPr>
              <w:t>ФФД 1.05 – нет</w:t>
            </w:r>
          </w:p>
          <w:p w14:paraId="57F89EC7" w14:textId="1C18676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27AD3893" w14:textId="77F01068" w:rsidTr="00E11C0E">
        <w:tc>
          <w:tcPr>
            <w:tcW w:w="2820" w:type="dxa"/>
          </w:tcPr>
          <w:p w14:paraId="3807A3DE" w14:textId="77777777" w:rsidR="007E0478" w:rsidRDefault="007E0478" w:rsidP="007E0478">
            <w:pPr>
              <w:rPr>
                <w:lang w:val="en-US"/>
              </w:rPr>
            </w:pPr>
            <w:proofErr w:type="spellStart"/>
            <w:r>
              <w:rPr>
                <w:rFonts w:cs="Arial"/>
                <w:lang w:val="en-US"/>
              </w:rPr>
              <w:t>a</w:t>
            </w:r>
            <w:r w:rsidRPr="00AE6B24">
              <w:rPr>
                <w:rFonts w:cs="Arial"/>
                <w:lang w:val="en-US"/>
              </w:rPr>
              <w:t>gentType</w:t>
            </w:r>
            <w:proofErr w:type="spellEnd"/>
          </w:p>
        </w:tc>
        <w:tc>
          <w:tcPr>
            <w:tcW w:w="3054" w:type="dxa"/>
          </w:tcPr>
          <w:p w14:paraId="18265CD6" w14:textId="77777777" w:rsidR="007E0478" w:rsidRDefault="007E0478" w:rsidP="007E0478">
            <w:bookmarkStart w:id="293" w:name="OLE_LINK446"/>
            <w:bookmarkStart w:id="294" w:name="OLE_LINK447"/>
            <w:bookmarkStart w:id="295" w:name="OLE_LINK460"/>
            <w:r>
              <w:t>П</w:t>
            </w:r>
            <w:r w:rsidRPr="00C427A1">
              <w:t>ризнак агента по предмету расчета</w:t>
            </w:r>
            <w:r>
              <w:t>, 1222</w:t>
            </w:r>
            <w:bookmarkEnd w:id="293"/>
            <w:bookmarkEnd w:id="294"/>
            <w:bookmarkEnd w:id="295"/>
            <w:r>
              <w:t xml:space="preserve">. </w:t>
            </w:r>
            <w:r w:rsidRPr="005546B5">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12C42CE0" w14:textId="50503813" w:rsidR="007E0478" w:rsidRDefault="007E0478" w:rsidP="007E0478">
            <w:r>
              <w:t xml:space="preserve">0 (1) – </w:t>
            </w:r>
            <w:r w:rsidRPr="00C427A1">
              <w:t>банковски</w:t>
            </w:r>
            <w:r>
              <w:t>й</w:t>
            </w:r>
            <w:r w:rsidRPr="00C427A1">
              <w:t xml:space="preserve"> платежны</w:t>
            </w:r>
            <w:r>
              <w:t>й агент</w:t>
            </w:r>
          </w:p>
          <w:p w14:paraId="0AFA4A85" w14:textId="0CCC56CA" w:rsidR="007E0478" w:rsidRDefault="007E0478" w:rsidP="007E0478">
            <w:r>
              <w:t xml:space="preserve">1 (2) – </w:t>
            </w:r>
            <w:r w:rsidRPr="00C427A1">
              <w:t>банковски</w:t>
            </w:r>
            <w:r>
              <w:t>й</w:t>
            </w:r>
            <w:r w:rsidRPr="00C427A1">
              <w:t xml:space="preserve"> платежны</w:t>
            </w:r>
            <w:r>
              <w:t>й субагент</w:t>
            </w:r>
          </w:p>
          <w:p w14:paraId="3F098C2F" w14:textId="2958B8F9" w:rsidR="007E0478" w:rsidRDefault="007E0478" w:rsidP="007E0478">
            <w:r>
              <w:t xml:space="preserve">2 (4) – </w:t>
            </w:r>
            <w:r w:rsidRPr="00C427A1">
              <w:t>платежны</w:t>
            </w:r>
            <w:r>
              <w:t>й</w:t>
            </w:r>
            <w:r w:rsidRPr="00C427A1">
              <w:t xml:space="preserve"> агент</w:t>
            </w:r>
          </w:p>
          <w:p w14:paraId="6C53C5EE" w14:textId="5FD0F449" w:rsidR="007E0478" w:rsidRDefault="007E0478" w:rsidP="007E0478">
            <w:r>
              <w:t xml:space="preserve">3 (8) – </w:t>
            </w:r>
            <w:r w:rsidRPr="00C427A1">
              <w:t>платежн</w:t>
            </w:r>
            <w:r>
              <w:t>ый субагент</w:t>
            </w:r>
          </w:p>
          <w:p w14:paraId="64DD3A03" w14:textId="3807CEE3" w:rsidR="007E0478" w:rsidRDefault="007E0478" w:rsidP="007E0478">
            <w:r>
              <w:lastRenderedPageBreak/>
              <w:t xml:space="preserve">4 (16) – </w:t>
            </w:r>
            <w:r w:rsidRPr="00C427A1">
              <w:t>поверенны</w:t>
            </w:r>
            <w:r>
              <w:t>й</w:t>
            </w:r>
          </w:p>
          <w:p w14:paraId="16077D5A" w14:textId="2ADD7D6B" w:rsidR="007E0478" w:rsidRDefault="007E0478" w:rsidP="007E0478">
            <w:r>
              <w:t xml:space="preserve">5 (32) – </w:t>
            </w:r>
            <w:r w:rsidRPr="00C427A1">
              <w:t>комиссионер</w:t>
            </w:r>
          </w:p>
          <w:p w14:paraId="3860ADA1" w14:textId="59556631" w:rsidR="007E0478" w:rsidRPr="00C427A1" w:rsidRDefault="007E0478" w:rsidP="007E0478">
            <w:pPr>
              <w:tabs>
                <w:tab w:val="center" w:pos="2467"/>
              </w:tabs>
            </w:pPr>
            <w:r>
              <w:t xml:space="preserve">6 (64) – иной </w:t>
            </w:r>
            <w:r w:rsidRPr="00C427A1">
              <w:t>агент</w:t>
            </w:r>
          </w:p>
        </w:tc>
        <w:tc>
          <w:tcPr>
            <w:tcW w:w="2300" w:type="dxa"/>
          </w:tcPr>
          <w:p w14:paraId="6FF1BB59" w14:textId="4C1C9EC9" w:rsidR="007E0478" w:rsidRDefault="007E0478" w:rsidP="007E0478">
            <w:pPr>
              <w:overflowPunct w:val="0"/>
              <w:autoSpaceDE w:val="0"/>
              <w:autoSpaceDN w:val="0"/>
              <w:adjustRightInd w:val="0"/>
              <w:textAlignment w:val="baseline"/>
              <w:rPr>
                <w:rFonts w:cs="Arial"/>
              </w:rPr>
            </w:pPr>
            <w:r>
              <w:rPr>
                <w:rFonts w:cs="Arial"/>
              </w:rPr>
              <w:lastRenderedPageBreak/>
              <w:t>Число от 1 до 127</w:t>
            </w:r>
          </w:p>
        </w:tc>
        <w:tc>
          <w:tcPr>
            <w:tcW w:w="1294" w:type="dxa"/>
          </w:tcPr>
          <w:p w14:paraId="7126F864" w14:textId="0ED41FC0"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73C5301E" w14:textId="1E5E7CFD"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42DCBA6" w14:textId="77777777" w:rsidR="007E0478" w:rsidRDefault="007E0478" w:rsidP="007E0478">
            <w:pPr>
              <w:rPr>
                <w:rFonts w:cs="Arial"/>
              </w:rPr>
            </w:pPr>
            <w:r>
              <w:rPr>
                <w:rFonts w:cs="Arial"/>
              </w:rPr>
              <w:t>ФФД 1.05 – нет</w:t>
            </w:r>
          </w:p>
          <w:p w14:paraId="4FB256FF" w14:textId="5BEA71C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154B4831" w14:textId="07C0602A" w:rsidTr="00E11C0E">
        <w:tc>
          <w:tcPr>
            <w:tcW w:w="2820" w:type="dxa"/>
          </w:tcPr>
          <w:p w14:paraId="3B6020F7" w14:textId="77777777" w:rsidR="007E0478" w:rsidRDefault="007E0478" w:rsidP="007E0478">
            <w:pPr>
              <w:rPr>
                <w:rFonts w:cs="Arial"/>
                <w:lang w:val="en-US"/>
              </w:rPr>
            </w:pPr>
            <w:bookmarkStart w:id="296" w:name="OLE_LINK448"/>
            <w:bookmarkStart w:id="297" w:name="OLE_LINK449"/>
            <w:proofErr w:type="spellStart"/>
            <w:r>
              <w:rPr>
                <w:rFonts w:cs="Arial"/>
                <w:lang w:val="en-US"/>
              </w:rPr>
              <w:t>agentInfo</w:t>
            </w:r>
            <w:bookmarkEnd w:id="296"/>
            <w:bookmarkEnd w:id="297"/>
            <w:proofErr w:type="spellEnd"/>
          </w:p>
        </w:tc>
        <w:tc>
          <w:tcPr>
            <w:tcW w:w="3054" w:type="dxa"/>
          </w:tcPr>
          <w:p w14:paraId="71DD7B18" w14:textId="77777777" w:rsidR="007E0478" w:rsidRPr="00C427A1" w:rsidRDefault="007E0478" w:rsidP="007E0478">
            <w:pPr>
              <w:overflowPunct w:val="0"/>
              <w:autoSpaceDE w:val="0"/>
              <w:autoSpaceDN w:val="0"/>
              <w:adjustRightInd w:val="0"/>
              <w:textAlignment w:val="baseline"/>
            </w:pPr>
            <w:bookmarkStart w:id="298" w:name="OLE_LINK454"/>
            <w:bookmarkStart w:id="299" w:name="OLE_LINK455"/>
            <w:bookmarkStart w:id="300" w:name="OLE_LINK461"/>
            <w:r>
              <w:t>Д</w:t>
            </w:r>
            <w:r w:rsidRPr="00C427A1">
              <w:t>анные агента</w:t>
            </w:r>
            <w:r>
              <w:t xml:space="preserve">, </w:t>
            </w:r>
            <w:r w:rsidRPr="00C427A1">
              <w:t>1223</w:t>
            </w:r>
            <w:bookmarkEnd w:id="298"/>
            <w:bookmarkEnd w:id="299"/>
            <w:bookmarkEnd w:id="300"/>
          </w:p>
        </w:tc>
        <w:tc>
          <w:tcPr>
            <w:tcW w:w="2300" w:type="dxa"/>
          </w:tcPr>
          <w:p w14:paraId="58C83FFA" w14:textId="77777777" w:rsidR="007E0478" w:rsidRPr="000B0080" w:rsidRDefault="007E0478" w:rsidP="007E0478">
            <w:pPr>
              <w:overflowPunct w:val="0"/>
              <w:autoSpaceDE w:val="0"/>
              <w:autoSpaceDN w:val="0"/>
              <w:adjustRightInd w:val="0"/>
              <w:textAlignment w:val="baseline"/>
            </w:pPr>
            <w:r>
              <w:rPr>
                <w:rFonts w:cs="Arial"/>
              </w:rPr>
              <w:t>Структура п.2.1.1.</w:t>
            </w:r>
            <w:r w:rsidRPr="000B0080">
              <w:rPr>
                <w:rFonts w:cs="Arial"/>
              </w:rPr>
              <w:t xml:space="preserve">7, </w:t>
            </w:r>
            <w:r>
              <w:rPr>
                <w:rFonts w:cs="Arial"/>
              </w:rPr>
              <w:t xml:space="preserve">либо </w:t>
            </w:r>
            <w:r>
              <w:rPr>
                <w:rFonts w:cs="Arial"/>
                <w:lang w:val="en-US"/>
              </w:rPr>
              <w:t>null</w:t>
            </w:r>
            <w:r>
              <w:rPr>
                <w:rFonts w:cs="Arial"/>
              </w:rPr>
              <w:t xml:space="preserve">. На текущий момент длина </w:t>
            </w:r>
            <w:proofErr w:type="spellStart"/>
            <w:r>
              <w:rPr>
                <w:rFonts w:cs="Arial"/>
              </w:rPr>
              <w:t>сериализованных</w:t>
            </w:r>
            <w:proofErr w:type="spellEnd"/>
            <w:r>
              <w:rPr>
                <w:rFonts w:cs="Arial"/>
              </w:rPr>
              <w:t xml:space="preserve"> данных тэга не должна превышать 243 байта.</w:t>
            </w:r>
          </w:p>
        </w:tc>
        <w:tc>
          <w:tcPr>
            <w:tcW w:w="1294" w:type="dxa"/>
          </w:tcPr>
          <w:p w14:paraId="40E011AB" w14:textId="7AD2BA20"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526BF6EB" w14:textId="29EDB2FA"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10472A5" w14:textId="77777777" w:rsidR="007E0478" w:rsidRDefault="007E0478" w:rsidP="007E0478">
            <w:pPr>
              <w:rPr>
                <w:rFonts w:cs="Arial"/>
              </w:rPr>
            </w:pPr>
            <w:r>
              <w:rPr>
                <w:rFonts w:cs="Arial"/>
              </w:rPr>
              <w:t>ФФД 1.05 – нет</w:t>
            </w:r>
          </w:p>
          <w:p w14:paraId="7A35D178" w14:textId="22AECD74"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7E48FDEC" w14:textId="7DB1DADB" w:rsidTr="00E11C0E">
        <w:tc>
          <w:tcPr>
            <w:tcW w:w="2820" w:type="dxa"/>
          </w:tcPr>
          <w:p w14:paraId="041D48A3" w14:textId="77777777" w:rsidR="007E0478" w:rsidRPr="000B0080" w:rsidRDefault="007E0478" w:rsidP="007E0478">
            <w:pPr>
              <w:rPr>
                <w:rFonts w:cs="Arial"/>
              </w:rPr>
            </w:pPr>
            <w:bookmarkStart w:id="301" w:name="OLE_LINK450"/>
            <w:bookmarkStart w:id="302" w:name="OLE_LINK451"/>
            <w:bookmarkStart w:id="303" w:name="OLE_LINK462"/>
            <w:proofErr w:type="spellStart"/>
            <w:r>
              <w:rPr>
                <w:rFonts w:cs="Arial"/>
                <w:lang w:val="en-US"/>
              </w:rPr>
              <w:t>unitOfMeasurement</w:t>
            </w:r>
            <w:bookmarkEnd w:id="301"/>
            <w:bookmarkEnd w:id="302"/>
            <w:bookmarkEnd w:id="303"/>
            <w:proofErr w:type="spellEnd"/>
          </w:p>
        </w:tc>
        <w:tc>
          <w:tcPr>
            <w:tcW w:w="3054" w:type="dxa"/>
          </w:tcPr>
          <w:p w14:paraId="7278379B" w14:textId="77777777" w:rsidR="007E0478" w:rsidRPr="005D1A78" w:rsidRDefault="007E0478" w:rsidP="007E0478">
            <w:pPr>
              <w:overflowPunct w:val="0"/>
              <w:autoSpaceDE w:val="0"/>
              <w:autoSpaceDN w:val="0"/>
              <w:adjustRightInd w:val="0"/>
              <w:textAlignment w:val="baseline"/>
            </w:pPr>
            <w:bookmarkStart w:id="304" w:name="OLE_LINK456"/>
            <w:bookmarkStart w:id="305" w:name="OLE_LINK457"/>
            <w:bookmarkStart w:id="306" w:name="OLE_LINK463"/>
            <w:r>
              <w:t>Е</w:t>
            </w:r>
            <w:r w:rsidRPr="00C427A1">
              <w:t>диница измерения предмета расчета</w:t>
            </w:r>
            <w:r w:rsidRPr="000B0080">
              <w:t xml:space="preserve">, </w:t>
            </w:r>
            <w:r w:rsidRPr="00C427A1">
              <w:t>1197</w:t>
            </w:r>
            <w:bookmarkEnd w:id="304"/>
            <w:bookmarkEnd w:id="305"/>
            <w:bookmarkEnd w:id="306"/>
          </w:p>
        </w:tc>
        <w:tc>
          <w:tcPr>
            <w:tcW w:w="2300" w:type="dxa"/>
          </w:tcPr>
          <w:p w14:paraId="08FA1D76" w14:textId="782799DE" w:rsidR="007E0478" w:rsidRPr="00C427A1" w:rsidRDefault="007E0478" w:rsidP="007E0478">
            <w:pPr>
              <w:overflowPunct w:val="0"/>
              <w:autoSpaceDE w:val="0"/>
              <w:autoSpaceDN w:val="0"/>
              <w:adjustRightInd w:val="0"/>
              <w:textAlignment w:val="baseline"/>
            </w:pPr>
            <w:bookmarkStart w:id="307" w:name="OLE_LINK434"/>
            <w:bookmarkStart w:id="308" w:name="OLE_LINK435"/>
            <w:bookmarkStart w:id="309" w:name="OLE_LINK436"/>
            <w:r>
              <w:rPr>
                <w:rFonts w:cs="Arial"/>
              </w:rPr>
              <w:t>Строка</w:t>
            </w:r>
            <w:r w:rsidRPr="00B11894">
              <w:rPr>
                <w:rFonts w:cs="Arial"/>
              </w:rPr>
              <w:t xml:space="preserve"> </w:t>
            </w:r>
            <w:r>
              <w:rPr>
                <w:rFonts w:cs="Arial"/>
              </w:rPr>
              <w:t xml:space="preserve">от 1 до </w:t>
            </w:r>
            <w:r w:rsidRPr="005D1A78">
              <w:rPr>
                <w:rFonts w:cs="Arial"/>
              </w:rPr>
              <w:t>1</w:t>
            </w:r>
            <w:r>
              <w:rPr>
                <w:rFonts w:cs="Arial"/>
              </w:rPr>
              <w:t>6 символов</w:t>
            </w:r>
            <w:bookmarkEnd w:id="307"/>
            <w:bookmarkEnd w:id="308"/>
            <w:bookmarkEnd w:id="309"/>
          </w:p>
        </w:tc>
        <w:tc>
          <w:tcPr>
            <w:tcW w:w="1294" w:type="dxa"/>
          </w:tcPr>
          <w:p w14:paraId="38150EA1" w14:textId="013B525E"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170B12E8" w14:textId="3AE7FC7D" w:rsidR="007E0478" w:rsidRDefault="007E0478" w:rsidP="007E0478">
            <w:pPr>
              <w:overflowPunct w:val="0"/>
              <w:autoSpaceDE w:val="0"/>
              <w:autoSpaceDN w:val="0"/>
              <w:adjustRightInd w:val="0"/>
              <w:textAlignment w:val="baseline"/>
              <w:rPr>
                <w:rFonts w:cs="Arial"/>
              </w:rPr>
            </w:pPr>
            <w:r>
              <w:rPr>
                <w:rFonts w:cs="Arial"/>
              </w:rPr>
              <w:t>Нет</w:t>
            </w:r>
          </w:p>
        </w:tc>
        <w:tc>
          <w:tcPr>
            <w:tcW w:w="3125" w:type="dxa"/>
          </w:tcPr>
          <w:p w14:paraId="270CA6BF" w14:textId="77777777" w:rsidR="007E0478" w:rsidRDefault="007E0478" w:rsidP="007E0478">
            <w:pPr>
              <w:rPr>
                <w:rFonts w:cs="Arial"/>
              </w:rPr>
            </w:pPr>
            <w:r>
              <w:rPr>
                <w:rFonts w:cs="Arial"/>
              </w:rPr>
              <w:t>ФФД 1.05 – нет</w:t>
            </w:r>
          </w:p>
          <w:p w14:paraId="2B2603EA" w14:textId="2B65B6EE"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8AB281A" w14:textId="6C70E153" w:rsidTr="00E11C0E">
        <w:tc>
          <w:tcPr>
            <w:tcW w:w="2820" w:type="dxa"/>
          </w:tcPr>
          <w:p w14:paraId="0436D319" w14:textId="21EB5218" w:rsidR="007E0478" w:rsidRDefault="007E0478" w:rsidP="007E0478">
            <w:pPr>
              <w:rPr>
                <w:rFonts w:cs="Arial"/>
                <w:lang w:val="en-US"/>
              </w:rPr>
            </w:pPr>
            <w:proofErr w:type="spellStart"/>
            <w:r>
              <w:rPr>
                <w:rFonts w:cs="Arial"/>
                <w:lang w:val="en-US"/>
              </w:rPr>
              <w:t>q</w:t>
            </w:r>
            <w:r w:rsidRPr="00F879F2">
              <w:rPr>
                <w:rFonts w:cs="Arial"/>
                <w:lang w:val="en-US"/>
              </w:rPr>
              <w:t>uantityMeasurementUnit</w:t>
            </w:r>
            <w:proofErr w:type="spellEnd"/>
          </w:p>
        </w:tc>
        <w:tc>
          <w:tcPr>
            <w:tcW w:w="3054" w:type="dxa"/>
          </w:tcPr>
          <w:p w14:paraId="464D2A57" w14:textId="5BB927BA" w:rsidR="007E0478" w:rsidRDefault="007E0478" w:rsidP="007E0478">
            <w:pPr>
              <w:overflowPunct w:val="0"/>
              <w:autoSpaceDE w:val="0"/>
              <w:autoSpaceDN w:val="0"/>
              <w:adjustRightInd w:val="0"/>
              <w:textAlignment w:val="baseline"/>
            </w:pPr>
            <w:r>
              <w:t>Мера количества предмета расчета, 2108</w:t>
            </w:r>
          </w:p>
        </w:tc>
        <w:tc>
          <w:tcPr>
            <w:tcW w:w="2300" w:type="dxa"/>
          </w:tcPr>
          <w:p w14:paraId="195E37A8" w14:textId="54BC7F07" w:rsidR="007E0478" w:rsidRDefault="007E0478" w:rsidP="007E0478">
            <w:pPr>
              <w:overflowPunct w:val="0"/>
              <w:autoSpaceDE w:val="0"/>
              <w:autoSpaceDN w:val="0"/>
              <w:adjustRightInd w:val="0"/>
              <w:textAlignment w:val="baseline"/>
              <w:rPr>
                <w:rFonts w:cs="Arial"/>
              </w:rPr>
            </w:pPr>
            <w:r>
              <w:rPr>
                <w:rFonts w:cs="Arial"/>
              </w:rPr>
              <w:t>Число от 0 до 255</w:t>
            </w:r>
            <w:ins w:id="310" w:author="Шило Николай" w:date="2023-12-12T19:37:00Z">
              <w:r w:rsidR="00F90331">
                <w:rPr>
                  <w:rFonts w:cs="Arial"/>
                </w:rPr>
                <w:t>.</w:t>
              </w:r>
            </w:ins>
            <w:del w:id="311" w:author="Шило Николай" w:date="2023-12-12T19:37:00Z">
              <w:r w:rsidDel="00F90331">
                <w:rPr>
                  <w:rFonts w:cs="Arial"/>
                </w:rPr>
                <w:delText xml:space="preserve">, если не указан – 0. </w:delText>
              </w:r>
            </w:del>
          </w:p>
        </w:tc>
        <w:tc>
          <w:tcPr>
            <w:tcW w:w="1294" w:type="dxa"/>
          </w:tcPr>
          <w:p w14:paraId="4E89D8A9" w14:textId="5534AE8C"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1949A0D1" w14:textId="61190A06"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349836C" w14:textId="77777777" w:rsidR="007E0478" w:rsidRDefault="007E0478" w:rsidP="007E0478">
            <w:pPr>
              <w:rPr>
                <w:rFonts w:cs="Arial"/>
              </w:rPr>
            </w:pPr>
            <w:r>
              <w:rPr>
                <w:rFonts w:cs="Arial"/>
              </w:rPr>
              <w:t>ФФД 1.05 – нет</w:t>
            </w:r>
          </w:p>
          <w:p w14:paraId="41812BA2" w14:textId="36436C1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2FEA50FC" w14:textId="1373B0B5" w:rsidTr="00E11C0E">
        <w:tc>
          <w:tcPr>
            <w:tcW w:w="2820" w:type="dxa"/>
          </w:tcPr>
          <w:p w14:paraId="51424091" w14:textId="77777777" w:rsidR="007E0478" w:rsidRPr="00B114E2" w:rsidRDefault="007E0478" w:rsidP="007E0478">
            <w:pPr>
              <w:rPr>
                <w:rFonts w:cs="Arial"/>
              </w:rPr>
            </w:pPr>
            <w:bookmarkStart w:id="312" w:name="OLE_LINK452"/>
            <w:bookmarkStart w:id="313" w:name="OLE_LINK453"/>
            <w:bookmarkStart w:id="314" w:name="OLE_LINK464"/>
            <w:proofErr w:type="spellStart"/>
            <w:r>
              <w:rPr>
                <w:rFonts w:cs="Arial"/>
                <w:lang w:val="en-US"/>
              </w:rPr>
              <w:t>additionalAttribute</w:t>
            </w:r>
            <w:bookmarkEnd w:id="312"/>
            <w:bookmarkEnd w:id="313"/>
            <w:bookmarkEnd w:id="314"/>
            <w:proofErr w:type="spellEnd"/>
          </w:p>
        </w:tc>
        <w:tc>
          <w:tcPr>
            <w:tcW w:w="3054" w:type="dxa"/>
          </w:tcPr>
          <w:p w14:paraId="75B3E200" w14:textId="77777777" w:rsidR="007E0478" w:rsidRPr="00B114E2" w:rsidRDefault="007E0478" w:rsidP="007E0478">
            <w:pPr>
              <w:overflowPunct w:val="0"/>
              <w:autoSpaceDE w:val="0"/>
              <w:autoSpaceDN w:val="0"/>
              <w:adjustRightInd w:val="0"/>
              <w:textAlignment w:val="baseline"/>
            </w:pPr>
            <w:bookmarkStart w:id="315" w:name="OLE_LINK458"/>
            <w:bookmarkStart w:id="316" w:name="OLE_LINK459"/>
            <w:bookmarkStart w:id="317" w:name="OLE_LINK465"/>
            <w:r>
              <w:t>Д</w:t>
            </w:r>
            <w:r w:rsidRPr="00C427A1">
              <w:t>ополнительный реквизит предмета расчета</w:t>
            </w:r>
            <w:r w:rsidRPr="00B114E2">
              <w:t>, 1191</w:t>
            </w:r>
            <w:bookmarkEnd w:id="315"/>
            <w:bookmarkEnd w:id="316"/>
            <w:bookmarkEnd w:id="317"/>
          </w:p>
        </w:tc>
        <w:tc>
          <w:tcPr>
            <w:tcW w:w="2300" w:type="dxa"/>
          </w:tcPr>
          <w:p w14:paraId="10F20659" w14:textId="607DF10B" w:rsidR="007E0478" w:rsidRDefault="007E0478" w:rsidP="007E0478">
            <w:pPr>
              <w:overflowPunct w:val="0"/>
              <w:autoSpaceDE w:val="0"/>
              <w:autoSpaceDN w:val="0"/>
              <w:adjustRightInd w:val="0"/>
              <w:textAlignment w:val="baseline"/>
              <w:rPr>
                <w:rFonts w:cs="Arial"/>
              </w:rPr>
            </w:pPr>
            <w:bookmarkStart w:id="318" w:name="OLE_LINK418"/>
            <w:bookmarkStart w:id="319" w:name="OLE_LINK420"/>
            <w:bookmarkStart w:id="320" w:name="OLE_LINK421"/>
            <w:r>
              <w:rPr>
                <w:rFonts w:cs="Arial"/>
              </w:rPr>
              <w:t>Строка от 1 до 64 символов</w:t>
            </w:r>
            <w:bookmarkEnd w:id="318"/>
            <w:bookmarkEnd w:id="319"/>
            <w:bookmarkEnd w:id="320"/>
            <w:r>
              <w:rPr>
                <w:rFonts w:cs="Arial"/>
              </w:rPr>
              <w:t>.</w:t>
            </w:r>
          </w:p>
        </w:tc>
        <w:tc>
          <w:tcPr>
            <w:tcW w:w="1294" w:type="dxa"/>
          </w:tcPr>
          <w:p w14:paraId="7837D291" w14:textId="5BD3939F"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3C93D88A" w14:textId="70CE1CC0"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86549AD" w14:textId="77777777" w:rsidR="007E0478" w:rsidRDefault="007E0478" w:rsidP="007E0478">
            <w:pPr>
              <w:rPr>
                <w:rFonts w:cs="Arial"/>
              </w:rPr>
            </w:pPr>
            <w:r>
              <w:rPr>
                <w:rFonts w:cs="Arial"/>
              </w:rPr>
              <w:t>ФФД 1.05 – нет</w:t>
            </w:r>
          </w:p>
          <w:p w14:paraId="584ED4D6" w14:textId="20C83F8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E177435" w14:textId="634801B6" w:rsidTr="00E11C0E">
        <w:tc>
          <w:tcPr>
            <w:tcW w:w="2820" w:type="dxa"/>
          </w:tcPr>
          <w:p w14:paraId="4B31A66B" w14:textId="77777777" w:rsidR="007E0478" w:rsidRDefault="007E0478" w:rsidP="007E0478">
            <w:pPr>
              <w:rPr>
                <w:rFonts w:cs="Arial"/>
                <w:lang w:val="en-US"/>
              </w:rPr>
            </w:pPr>
            <w:proofErr w:type="spellStart"/>
            <w:r>
              <w:rPr>
                <w:rFonts w:cs="Arial"/>
                <w:lang w:val="en-US"/>
              </w:rPr>
              <w:t>m</w:t>
            </w:r>
            <w:r w:rsidRPr="00733FB4">
              <w:rPr>
                <w:rFonts w:cs="Arial"/>
                <w:lang w:val="en-US"/>
              </w:rPr>
              <w:t>anufacturerCountryCode</w:t>
            </w:r>
            <w:proofErr w:type="spellEnd"/>
          </w:p>
        </w:tc>
        <w:tc>
          <w:tcPr>
            <w:tcW w:w="3054" w:type="dxa"/>
          </w:tcPr>
          <w:p w14:paraId="4ACA2CAA" w14:textId="77777777" w:rsidR="007E0478" w:rsidRDefault="007E0478" w:rsidP="007E0478">
            <w:pPr>
              <w:overflowPunct w:val="0"/>
              <w:autoSpaceDE w:val="0"/>
              <w:autoSpaceDN w:val="0"/>
              <w:adjustRightInd w:val="0"/>
              <w:textAlignment w:val="baseline"/>
            </w:pPr>
            <w:r w:rsidRPr="00733FB4">
              <w:t>Код страны происхождения товара, 1230</w:t>
            </w:r>
          </w:p>
        </w:tc>
        <w:tc>
          <w:tcPr>
            <w:tcW w:w="2300" w:type="dxa"/>
          </w:tcPr>
          <w:p w14:paraId="49204EC6" w14:textId="4CD251E1" w:rsidR="007E0478" w:rsidRPr="00733FB4" w:rsidRDefault="007E0478" w:rsidP="007E0478">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777AD3AC" w14:textId="77777777" w:rsidR="007E0478" w:rsidRPr="00733FB4" w:rsidRDefault="007E0478" w:rsidP="007E0478">
            <w:pPr>
              <w:rPr>
                <w:rFonts w:cs="Arial"/>
              </w:rPr>
            </w:pPr>
            <w:r>
              <w:rPr>
                <w:rFonts w:cs="Arial"/>
              </w:rPr>
              <w:t>Сервис автоматически дополнит строку до 3 символов пробелами.</w:t>
            </w:r>
          </w:p>
        </w:tc>
        <w:tc>
          <w:tcPr>
            <w:tcW w:w="1294" w:type="dxa"/>
          </w:tcPr>
          <w:p w14:paraId="65B643F3" w14:textId="5ED332CC" w:rsidR="007E0478" w:rsidRDefault="007E0478" w:rsidP="007E0478">
            <w:pPr>
              <w:rPr>
                <w:rFonts w:cs="Arial"/>
              </w:rPr>
            </w:pPr>
            <w:r>
              <w:rPr>
                <w:rFonts w:cs="Arial"/>
              </w:rPr>
              <w:t>Да</w:t>
            </w:r>
          </w:p>
        </w:tc>
        <w:tc>
          <w:tcPr>
            <w:tcW w:w="1294" w:type="dxa"/>
          </w:tcPr>
          <w:p w14:paraId="5072340F" w14:textId="73F5A743" w:rsidR="007E0478" w:rsidRDefault="007E0478" w:rsidP="007E0478">
            <w:pPr>
              <w:rPr>
                <w:rFonts w:cs="Arial"/>
              </w:rPr>
            </w:pPr>
            <w:r>
              <w:rPr>
                <w:rFonts w:cs="Arial"/>
              </w:rPr>
              <w:t>Да</w:t>
            </w:r>
          </w:p>
        </w:tc>
        <w:tc>
          <w:tcPr>
            <w:tcW w:w="3125" w:type="dxa"/>
          </w:tcPr>
          <w:p w14:paraId="5A950BC9" w14:textId="77777777" w:rsidR="007E0478" w:rsidRDefault="007E0478" w:rsidP="007E0478">
            <w:pPr>
              <w:rPr>
                <w:rFonts w:cs="Arial"/>
              </w:rPr>
            </w:pPr>
            <w:r>
              <w:rPr>
                <w:rFonts w:cs="Arial"/>
              </w:rPr>
              <w:t>ФФД 1.05 – нет</w:t>
            </w:r>
          </w:p>
          <w:p w14:paraId="5C769981" w14:textId="22F2013A" w:rsidR="007E0478" w:rsidRDefault="007E0478" w:rsidP="007E0478">
            <w:pPr>
              <w:rPr>
                <w:rFonts w:cs="Arial"/>
              </w:rPr>
            </w:pPr>
            <w:r>
              <w:rPr>
                <w:rFonts w:cs="Arial"/>
              </w:rPr>
              <w:t>ФФД 1.2 - нет</w:t>
            </w:r>
          </w:p>
        </w:tc>
      </w:tr>
      <w:tr w:rsidR="007E0478" w:rsidRPr="008F4F86" w14:paraId="13D87CE6" w14:textId="4CEBC367" w:rsidTr="00E11C0E">
        <w:tc>
          <w:tcPr>
            <w:tcW w:w="2820" w:type="dxa"/>
          </w:tcPr>
          <w:p w14:paraId="24D1DF83" w14:textId="77777777" w:rsidR="007E0478" w:rsidRDefault="007E0478" w:rsidP="007E0478">
            <w:pPr>
              <w:rPr>
                <w:rFonts w:cs="Arial"/>
                <w:lang w:val="en-US"/>
              </w:rPr>
            </w:pPr>
            <w:proofErr w:type="spellStart"/>
            <w:r>
              <w:rPr>
                <w:rFonts w:cs="Arial"/>
                <w:lang w:val="en-US"/>
              </w:rPr>
              <w:t>c</w:t>
            </w:r>
            <w:r w:rsidRPr="00733FB4">
              <w:rPr>
                <w:rFonts w:cs="Arial"/>
                <w:lang w:val="en-US"/>
              </w:rPr>
              <w:t>ustomsDeclarationNumber</w:t>
            </w:r>
            <w:proofErr w:type="spellEnd"/>
          </w:p>
        </w:tc>
        <w:tc>
          <w:tcPr>
            <w:tcW w:w="3054" w:type="dxa"/>
          </w:tcPr>
          <w:p w14:paraId="2278584B" w14:textId="77777777" w:rsidR="007E0478" w:rsidRDefault="007E0478" w:rsidP="007E0478">
            <w:pPr>
              <w:overflowPunct w:val="0"/>
              <w:autoSpaceDE w:val="0"/>
              <w:autoSpaceDN w:val="0"/>
              <w:adjustRightInd w:val="0"/>
              <w:textAlignment w:val="baseline"/>
            </w:pPr>
            <w:r w:rsidRPr="00733FB4">
              <w:t>Номер таможенной декларации, 1231</w:t>
            </w:r>
          </w:p>
        </w:tc>
        <w:tc>
          <w:tcPr>
            <w:tcW w:w="2300" w:type="dxa"/>
          </w:tcPr>
          <w:p w14:paraId="7DDFF575" w14:textId="1104627D" w:rsidR="007E0478" w:rsidRDefault="007E0478" w:rsidP="007E0478">
            <w:pPr>
              <w:overflowPunct w:val="0"/>
              <w:autoSpaceDE w:val="0"/>
              <w:autoSpaceDN w:val="0"/>
              <w:adjustRightInd w:val="0"/>
              <w:textAlignment w:val="baseline"/>
              <w:rPr>
                <w:rFonts w:cs="Arial"/>
              </w:rPr>
            </w:pPr>
            <w:r>
              <w:rPr>
                <w:rFonts w:cs="Arial"/>
              </w:rPr>
              <w:t>Строка от 1 до 32 символов.</w:t>
            </w:r>
          </w:p>
        </w:tc>
        <w:tc>
          <w:tcPr>
            <w:tcW w:w="1294" w:type="dxa"/>
          </w:tcPr>
          <w:p w14:paraId="37BCDBBF" w14:textId="6750A0F6"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723F1E3A" w14:textId="321EADE7"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B9C156E" w14:textId="77777777" w:rsidR="007E0478" w:rsidRDefault="007E0478" w:rsidP="007E0478">
            <w:pPr>
              <w:rPr>
                <w:rFonts w:cs="Arial"/>
              </w:rPr>
            </w:pPr>
            <w:r>
              <w:rPr>
                <w:rFonts w:cs="Arial"/>
              </w:rPr>
              <w:t>ФФД 1.05 – нет</w:t>
            </w:r>
          </w:p>
          <w:p w14:paraId="0BB42295" w14:textId="6DEEFDFE"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0F3A721D" w14:textId="189F71A4" w:rsidTr="00E11C0E">
        <w:tc>
          <w:tcPr>
            <w:tcW w:w="2820" w:type="dxa"/>
          </w:tcPr>
          <w:p w14:paraId="733C2C8A" w14:textId="77777777" w:rsidR="007E0478" w:rsidRPr="00733FB4" w:rsidRDefault="007E0478" w:rsidP="007E0478">
            <w:pPr>
              <w:rPr>
                <w:rFonts w:cs="Arial"/>
                <w:lang w:val="en-US"/>
              </w:rPr>
            </w:pPr>
            <w:r>
              <w:rPr>
                <w:rFonts w:cs="Arial"/>
                <w:lang w:val="en-US"/>
              </w:rPr>
              <w:t>e</w:t>
            </w:r>
            <w:r w:rsidRPr="00733FB4">
              <w:rPr>
                <w:rFonts w:cs="Arial"/>
                <w:lang w:val="en-US"/>
              </w:rPr>
              <w:t>xcise</w:t>
            </w:r>
          </w:p>
        </w:tc>
        <w:tc>
          <w:tcPr>
            <w:tcW w:w="3054" w:type="dxa"/>
          </w:tcPr>
          <w:p w14:paraId="668591AF" w14:textId="77777777" w:rsidR="007E0478" w:rsidRPr="00733FB4" w:rsidRDefault="007E0478" w:rsidP="007E0478">
            <w:pPr>
              <w:overflowPunct w:val="0"/>
              <w:autoSpaceDE w:val="0"/>
              <w:autoSpaceDN w:val="0"/>
              <w:adjustRightInd w:val="0"/>
              <w:textAlignment w:val="baseline"/>
            </w:pPr>
            <w:r w:rsidRPr="00733FB4">
              <w:t>Акциз, 1229</w:t>
            </w:r>
          </w:p>
        </w:tc>
        <w:tc>
          <w:tcPr>
            <w:tcW w:w="2300" w:type="dxa"/>
          </w:tcPr>
          <w:p w14:paraId="2D32C19D" w14:textId="5A3D4FB3" w:rsidR="007E0478" w:rsidRPr="007A08DB" w:rsidRDefault="007E0478"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8697B5A" w14:textId="1B3BE9F1"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562A4A40" w14:textId="5E02346F"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704308CF" w14:textId="77777777" w:rsidR="007E0478" w:rsidRDefault="007E0478" w:rsidP="007E0478">
            <w:pPr>
              <w:rPr>
                <w:rFonts w:cs="Arial"/>
              </w:rPr>
            </w:pPr>
            <w:r>
              <w:rPr>
                <w:rFonts w:cs="Arial"/>
              </w:rPr>
              <w:t>ФФД 1.05 – нет</w:t>
            </w:r>
          </w:p>
          <w:p w14:paraId="37D76D4E" w14:textId="56B5DE44"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5FB25DC5" w14:textId="5E89232C" w:rsidTr="00E11C0E">
        <w:tc>
          <w:tcPr>
            <w:tcW w:w="2820" w:type="dxa"/>
          </w:tcPr>
          <w:p w14:paraId="5C7788B7" w14:textId="29135176" w:rsidR="007E0478" w:rsidRPr="00F879F2" w:rsidRDefault="007E0478" w:rsidP="007E0478">
            <w:pPr>
              <w:rPr>
                <w:rFonts w:cs="Arial"/>
                <w:lang w:val="en-US"/>
              </w:rPr>
            </w:pPr>
            <w:bookmarkStart w:id="321" w:name="OLE_LINK519"/>
            <w:proofErr w:type="spellStart"/>
            <w:r>
              <w:rPr>
                <w:rFonts w:cs="Arial"/>
                <w:lang w:val="en-US"/>
              </w:rPr>
              <w:t>unitTaxSum</w:t>
            </w:r>
            <w:bookmarkEnd w:id="321"/>
            <w:proofErr w:type="spellEnd"/>
          </w:p>
        </w:tc>
        <w:tc>
          <w:tcPr>
            <w:tcW w:w="3054" w:type="dxa"/>
          </w:tcPr>
          <w:p w14:paraId="70C4BFA0" w14:textId="6528D6AF" w:rsidR="007E0478" w:rsidRDefault="007E0478" w:rsidP="007E0478">
            <w:pPr>
              <w:overflowPunct w:val="0"/>
              <w:autoSpaceDE w:val="0"/>
              <w:autoSpaceDN w:val="0"/>
              <w:adjustRightInd w:val="0"/>
              <w:textAlignment w:val="baseline"/>
            </w:pPr>
            <w:bookmarkStart w:id="322" w:name="OLE_LINK520"/>
            <w:bookmarkStart w:id="323" w:name="OLE_LINK521"/>
            <w:r>
              <w:t>Размер НДС за единицу предмета расчета, 1198</w:t>
            </w:r>
            <w:bookmarkEnd w:id="322"/>
            <w:bookmarkEnd w:id="323"/>
          </w:p>
        </w:tc>
        <w:tc>
          <w:tcPr>
            <w:tcW w:w="2300" w:type="dxa"/>
          </w:tcPr>
          <w:p w14:paraId="46F85396" w14:textId="090A4AD5" w:rsidR="007E0478" w:rsidRDefault="007E0478"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FAB8213" w14:textId="058FDA42"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31A9F1EA" w14:textId="7AB4BC30"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7D27778A" w14:textId="77777777" w:rsidR="007E0478" w:rsidRDefault="007E0478" w:rsidP="007E0478">
            <w:pPr>
              <w:rPr>
                <w:rFonts w:cs="Arial"/>
              </w:rPr>
            </w:pPr>
            <w:r>
              <w:rPr>
                <w:rFonts w:cs="Arial"/>
              </w:rPr>
              <w:t>ФФД 1.05 – нет</w:t>
            </w:r>
          </w:p>
          <w:p w14:paraId="4E174705" w14:textId="6E21F07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4D3DDA78" w14:textId="6E0C6434" w:rsidTr="00E11C0E">
        <w:tc>
          <w:tcPr>
            <w:tcW w:w="2820" w:type="dxa"/>
          </w:tcPr>
          <w:p w14:paraId="63C6904E" w14:textId="2A3F0A99" w:rsidR="007E0478" w:rsidRPr="00DA2AFB" w:rsidRDefault="007E0478" w:rsidP="007E0478">
            <w:pPr>
              <w:rPr>
                <w:rFonts w:cs="Arial"/>
                <w:lang w:val="en-US"/>
              </w:rPr>
            </w:pPr>
            <w:r>
              <w:rPr>
                <w:rFonts w:cs="Arial"/>
                <w:lang w:val="en-US"/>
              </w:rPr>
              <w:t>f</w:t>
            </w:r>
            <w:proofErr w:type="spellStart"/>
            <w:r w:rsidRPr="00CB2469">
              <w:rPr>
                <w:rFonts w:cs="Arial"/>
              </w:rPr>
              <w:t>ractionalQuantity</w:t>
            </w:r>
            <w:proofErr w:type="spellEnd"/>
          </w:p>
        </w:tc>
        <w:tc>
          <w:tcPr>
            <w:tcW w:w="3054" w:type="dxa"/>
          </w:tcPr>
          <w:p w14:paraId="539AE184" w14:textId="1FA68876" w:rsidR="007E0478" w:rsidRPr="00254A56" w:rsidRDefault="007E0478" w:rsidP="007E0478">
            <w:pPr>
              <w:overflowPunct w:val="0"/>
              <w:autoSpaceDE w:val="0"/>
              <w:autoSpaceDN w:val="0"/>
              <w:adjustRightInd w:val="0"/>
              <w:textAlignment w:val="baseline"/>
            </w:pPr>
            <w:bookmarkStart w:id="324" w:name="OLE_LINK588"/>
            <w:bookmarkStart w:id="325" w:name="OLE_LINK589"/>
            <w:r>
              <w:t>Дробное количество маркированного товара, 1291</w:t>
            </w:r>
            <w:bookmarkEnd w:id="324"/>
            <w:bookmarkEnd w:id="325"/>
          </w:p>
        </w:tc>
        <w:tc>
          <w:tcPr>
            <w:tcW w:w="2300" w:type="dxa"/>
          </w:tcPr>
          <w:p w14:paraId="77CA7558" w14:textId="65F546BD" w:rsidR="007E0478" w:rsidRDefault="007E0478" w:rsidP="007E0478">
            <w:pPr>
              <w:overflowPunct w:val="0"/>
              <w:autoSpaceDE w:val="0"/>
              <w:autoSpaceDN w:val="0"/>
              <w:adjustRightInd w:val="0"/>
              <w:textAlignment w:val="baseline"/>
              <w:rPr>
                <w:rFonts w:cs="Arial"/>
              </w:rPr>
            </w:pPr>
            <w:r>
              <w:rPr>
                <w:rFonts w:cs="Arial"/>
              </w:rPr>
              <w:t>Структура п.2.1.1.12.</w:t>
            </w:r>
          </w:p>
        </w:tc>
        <w:tc>
          <w:tcPr>
            <w:tcW w:w="1294" w:type="dxa"/>
          </w:tcPr>
          <w:p w14:paraId="2D049C7E" w14:textId="297EB376"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24F45A6D" w14:textId="25E08928"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6AE57131" w14:textId="77777777" w:rsidR="007E0478" w:rsidRDefault="007E0478" w:rsidP="007E0478">
            <w:pPr>
              <w:rPr>
                <w:rFonts w:cs="Arial"/>
              </w:rPr>
            </w:pPr>
            <w:r>
              <w:rPr>
                <w:rFonts w:cs="Arial"/>
              </w:rPr>
              <w:t>ФФД 1.05 – нет</w:t>
            </w:r>
          </w:p>
          <w:p w14:paraId="6C6D137A" w14:textId="7F345E42"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0EDAF3A" w14:textId="2F912170" w:rsidTr="00E11C0E">
        <w:tc>
          <w:tcPr>
            <w:tcW w:w="2820" w:type="dxa"/>
          </w:tcPr>
          <w:p w14:paraId="4B86EBCC" w14:textId="192882D4" w:rsidR="007E0478" w:rsidRDefault="007E0478" w:rsidP="007E0478">
            <w:pPr>
              <w:rPr>
                <w:rFonts w:cs="Arial"/>
                <w:lang w:val="en-US"/>
              </w:rPr>
            </w:pPr>
            <w:proofErr w:type="spellStart"/>
            <w:r>
              <w:rPr>
                <w:lang w:val="en-US"/>
              </w:rPr>
              <w:t>i</w:t>
            </w:r>
            <w:r w:rsidRPr="00627F02">
              <w:rPr>
                <w:lang w:val="en-US"/>
              </w:rPr>
              <w:t>ndustryAttribute</w:t>
            </w:r>
            <w:proofErr w:type="spellEnd"/>
          </w:p>
        </w:tc>
        <w:tc>
          <w:tcPr>
            <w:tcW w:w="3054" w:type="dxa"/>
          </w:tcPr>
          <w:p w14:paraId="1210BF30" w14:textId="442C65FD" w:rsidR="007E0478" w:rsidRDefault="007E0478" w:rsidP="007E0478">
            <w:pPr>
              <w:overflowPunct w:val="0"/>
              <w:autoSpaceDE w:val="0"/>
              <w:autoSpaceDN w:val="0"/>
              <w:adjustRightInd w:val="0"/>
              <w:textAlignment w:val="baseline"/>
            </w:pPr>
            <w:bookmarkStart w:id="326" w:name="OLE_LINK472"/>
            <w:r>
              <w:t>Отраслевой реквизит предмета расчета, 1260</w:t>
            </w:r>
            <w:bookmarkEnd w:id="326"/>
          </w:p>
        </w:tc>
        <w:tc>
          <w:tcPr>
            <w:tcW w:w="2300" w:type="dxa"/>
          </w:tcPr>
          <w:p w14:paraId="27835241" w14:textId="75C1856C" w:rsidR="007E0478" w:rsidRDefault="007E0478" w:rsidP="007E0478">
            <w:pPr>
              <w:overflowPunct w:val="0"/>
              <w:autoSpaceDE w:val="0"/>
              <w:autoSpaceDN w:val="0"/>
              <w:adjustRightInd w:val="0"/>
              <w:textAlignment w:val="baseline"/>
              <w:rPr>
                <w:rFonts w:cs="Arial"/>
              </w:rPr>
            </w:pPr>
            <w:r>
              <w:rPr>
                <w:rFonts w:cs="Arial"/>
              </w:rPr>
              <w:t>Структура п.2.1.1.10.</w:t>
            </w:r>
          </w:p>
        </w:tc>
        <w:tc>
          <w:tcPr>
            <w:tcW w:w="1294" w:type="dxa"/>
          </w:tcPr>
          <w:p w14:paraId="73F75BD4" w14:textId="77C1D146"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738ADA82" w14:textId="7C06428F"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1710F4C1" w14:textId="77777777" w:rsidR="007E0478" w:rsidRDefault="007E0478" w:rsidP="007E0478">
            <w:pPr>
              <w:rPr>
                <w:rFonts w:cs="Arial"/>
              </w:rPr>
            </w:pPr>
            <w:r>
              <w:rPr>
                <w:rFonts w:cs="Arial"/>
              </w:rPr>
              <w:t>ФФД 1.05 – нет</w:t>
            </w:r>
          </w:p>
          <w:p w14:paraId="6DBC91BD" w14:textId="008A3D7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1BF673B" w14:textId="762FE782" w:rsidTr="00E11C0E">
        <w:trPr>
          <w:trHeight w:val="156"/>
        </w:trPr>
        <w:tc>
          <w:tcPr>
            <w:tcW w:w="2820" w:type="dxa"/>
          </w:tcPr>
          <w:p w14:paraId="43605388" w14:textId="5E33B93E" w:rsidR="007E0478" w:rsidRPr="00BB64CF" w:rsidRDefault="007E0478" w:rsidP="007E0478">
            <w:pPr>
              <w:rPr>
                <w:lang w:val="en-US"/>
              </w:rPr>
            </w:pPr>
            <w:bookmarkStart w:id="327" w:name="OLE_LINK584"/>
            <w:r>
              <w:rPr>
                <w:lang w:val="en-US"/>
              </w:rPr>
              <w:lastRenderedPageBreak/>
              <w:t>barcodes</w:t>
            </w:r>
            <w:bookmarkEnd w:id="327"/>
          </w:p>
        </w:tc>
        <w:tc>
          <w:tcPr>
            <w:tcW w:w="3054" w:type="dxa"/>
          </w:tcPr>
          <w:p w14:paraId="6171610B" w14:textId="1F412CBF" w:rsidR="007E0478" w:rsidRDefault="007E0478" w:rsidP="007E0478">
            <w:pPr>
              <w:overflowPunct w:val="0"/>
              <w:autoSpaceDE w:val="0"/>
              <w:autoSpaceDN w:val="0"/>
              <w:adjustRightInd w:val="0"/>
              <w:textAlignment w:val="baseline"/>
            </w:pPr>
            <w:bookmarkStart w:id="328" w:name="OLE_LINK585"/>
            <w:bookmarkStart w:id="329" w:name="OLE_LINK586"/>
            <w:r>
              <w:t>Штрих-коды предмета расчета</w:t>
            </w:r>
            <w:bookmarkEnd w:id="328"/>
            <w:bookmarkEnd w:id="329"/>
          </w:p>
        </w:tc>
        <w:tc>
          <w:tcPr>
            <w:tcW w:w="2300" w:type="dxa"/>
          </w:tcPr>
          <w:p w14:paraId="55A4DEA0" w14:textId="57CBA655" w:rsidR="007E0478" w:rsidRDefault="007E0478" w:rsidP="007E0478">
            <w:pPr>
              <w:overflowPunct w:val="0"/>
              <w:autoSpaceDE w:val="0"/>
              <w:autoSpaceDN w:val="0"/>
              <w:adjustRightInd w:val="0"/>
              <w:textAlignment w:val="baseline"/>
              <w:rPr>
                <w:rFonts w:cs="Arial"/>
              </w:rPr>
            </w:pPr>
            <w:r>
              <w:rPr>
                <w:rFonts w:cs="Arial"/>
              </w:rPr>
              <w:t>Структура п.2.1.1.11.</w:t>
            </w:r>
          </w:p>
        </w:tc>
        <w:tc>
          <w:tcPr>
            <w:tcW w:w="1294" w:type="dxa"/>
          </w:tcPr>
          <w:p w14:paraId="30FD9517" w14:textId="503E8EDB"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0B4D5B97" w14:textId="6764310E"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52641422" w14:textId="77777777" w:rsidR="007E0478" w:rsidRDefault="007E0478" w:rsidP="007E0478">
            <w:pPr>
              <w:rPr>
                <w:rFonts w:cs="Arial"/>
              </w:rPr>
            </w:pPr>
            <w:r>
              <w:rPr>
                <w:rFonts w:cs="Arial"/>
              </w:rPr>
              <w:t>ФФД 1.05 – нет</w:t>
            </w:r>
          </w:p>
          <w:p w14:paraId="26D15D24" w14:textId="64652E66" w:rsidR="007E0478" w:rsidRDefault="007E0478" w:rsidP="007E0478">
            <w:pPr>
              <w:overflowPunct w:val="0"/>
              <w:autoSpaceDE w:val="0"/>
              <w:autoSpaceDN w:val="0"/>
              <w:adjustRightInd w:val="0"/>
              <w:textAlignment w:val="baseline"/>
              <w:rPr>
                <w:rFonts w:cs="Arial"/>
              </w:rPr>
            </w:pPr>
            <w:r>
              <w:rPr>
                <w:rFonts w:cs="Arial"/>
              </w:rPr>
              <w:t>ФФД 1.2 - нет</w:t>
            </w:r>
          </w:p>
        </w:tc>
      </w:tr>
    </w:tbl>
    <w:p w14:paraId="5038805A" w14:textId="120AD487" w:rsidR="00171765" w:rsidRDefault="00171765" w:rsidP="00171765">
      <w:bookmarkStart w:id="330" w:name="OLE_LINK131"/>
      <w:bookmarkEnd w:id="210"/>
      <w:bookmarkEnd w:id="214"/>
      <w:bookmarkEnd w:id="215"/>
      <w:bookmarkEnd w:id="247"/>
    </w:p>
    <w:p w14:paraId="22A0D0EB" w14:textId="77777777" w:rsidR="00171765" w:rsidRDefault="00171765" w:rsidP="00171765">
      <w:pPr>
        <w:pStyle w:val="ConsPlusNormal"/>
        <w:spacing w:before="240"/>
        <w:ind w:firstLine="540"/>
        <w:jc w:val="both"/>
      </w:pPr>
      <w:r>
        <w:t xml:space="preserve">Примечание: </w:t>
      </w:r>
    </w:p>
    <w:p w14:paraId="0E7B8125" w14:textId="3AB8E6BE" w:rsidR="00171765" w:rsidRDefault="00171765" w:rsidP="00171765">
      <w:pPr>
        <w:pStyle w:val="ConsPlusNormal"/>
        <w:spacing w:before="240"/>
        <w:ind w:firstLine="540"/>
        <w:jc w:val="both"/>
      </w:pPr>
      <w:r>
        <w:t>1. В случае если в составе кассового чека реквизит "предмет расчета" (тег 1059) содержит реквизит "признак предмета расчета" (тег 1212), имеющий значение "15", то такой кассовый чек при передаче в ОФД в электронной форме в реквизите "наименование предмета расчета" (тег 1030) должен содержать одно из значений от "1" до "25", указанных в таблице</w:t>
      </w:r>
      <w:r w:rsidR="005546B5">
        <w:t xml:space="preserve"> </w:t>
      </w:r>
      <w:r>
        <w:t>2.1.1.2.1.</w:t>
      </w:r>
    </w:p>
    <w:p w14:paraId="33161DA4" w14:textId="77777777" w:rsidR="00171765" w:rsidRDefault="00171765" w:rsidP="00171765">
      <w:pPr>
        <w:pStyle w:val="ConsPlusNormal"/>
        <w:spacing w:before="240"/>
        <w:ind w:firstLine="540"/>
        <w:jc w:val="both"/>
      </w:pPr>
      <w:r>
        <w:t>2. В случае если в составе кассового чека реквизит "предмет расчета" (тег 1059) содержит реквизит "признак предмета расчета" (тег 1212), имеющий значение "16", то такой кассовый чек ) при передаче в ОФД в электронной форме в реквизите "наименование предмета расчета" (тег 1030) должен содержать одно из значений от "26" до "31", указанных в таблице 2.1.1.2.1.</w:t>
      </w:r>
    </w:p>
    <w:p w14:paraId="6A5A3D2F" w14:textId="5F3AC256" w:rsidR="00942435" w:rsidRDefault="00942435" w:rsidP="00B114E2">
      <w:pPr>
        <w:pStyle w:val="ConsPlusNormal"/>
        <w:spacing w:before="240"/>
        <w:ind w:firstLine="540"/>
        <w:rPr>
          <w:rFonts w:cs="Arial"/>
        </w:rPr>
      </w:pPr>
      <w:r>
        <w:t xml:space="preserve">Параметр </w:t>
      </w:r>
      <w:proofErr w:type="spellStart"/>
      <w:r w:rsidRPr="00942435">
        <w:rPr>
          <w:rFonts w:cs="Arial"/>
          <w:b/>
          <w:lang w:val="en-US"/>
        </w:rPr>
        <w:t>nomenclatureCode</w:t>
      </w:r>
      <w:proofErr w:type="spellEnd"/>
      <w:r>
        <w:rPr>
          <w:rFonts w:cs="Arial"/>
        </w:rPr>
        <w:t xml:space="preserve"> используется для </w:t>
      </w:r>
      <w:r w:rsidRPr="00942435">
        <w:rPr>
          <w:rFonts w:cs="Arial"/>
          <w:b/>
        </w:rPr>
        <w:t>ФФД 1.05</w:t>
      </w:r>
      <w:r>
        <w:rPr>
          <w:rFonts w:cs="Arial"/>
        </w:rPr>
        <w:t xml:space="preserve">, </w:t>
      </w:r>
      <w:proofErr w:type="spellStart"/>
      <w:r w:rsidRPr="00942435">
        <w:rPr>
          <w:rFonts w:cs="Arial"/>
          <w:b/>
          <w:lang w:val="en-US"/>
        </w:rPr>
        <w:t>itemCode</w:t>
      </w:r>
      <w:proofErr w:type="spellEnd"/>
      <w:r>
        <w:rPr>
          <w:rFonts w:cs="Arial"/>
        </w:rPr>
        <w:t xml:space="preserve"> используется для </w:t>
      </w:r>
      <w:r w:rsidRPr="00942435">
        <w:rPr>
          <w:rFonts w:cs="Arial"/>
          <w:b/>
        </w:rPr>
        <w:t>ФФД 1.2.</w:t>
      </w:r>
      <w:r>
        <w:rPr>
          <w:rFonts w:cs="Arial"/>
        </w:rPr>
        <w:t xml:space="preserve"> </w:t>
      </w:r>
    </w:p>
    <w:p w14:paraId="6C3E36C7" w14:textId="7B67F8FF" w:rsidR="00942435" w:rsidRPr="00B114E2" w:rsidRDefault="00942435" w:rsidP="00B114E2">
      <w:pPr>
        <w:pStyle w:val="ConsPlusNormal"/>
        <w:spacing w:before="240"/>
        <w:ind w:firstLine="540"/>
      </w:pPr>
      <w:r>
        <w:t xml:space="preserve">Параметр </w:t>
      </w:r>
      <w:proofErr w:type="spellStart"/>
      <w:r w:rsidRPr="00B114E2">
        <w:rPr>
          <w:b/>
        </w:rPr>
        <w:t>unitOfMeasurement</w:t>
      </w:r>
      <w:proofErr w:type="spellEnd"/>
      <w:r>
        <w:t xml:space="preserve"> используется для </w:t>
      </w:r>
      <w:r w:rsidRPr="00B114E2">
        <w:rPr>
          <w:b/>
        </w:rPr>
        <w:t>ФФД 1.05</w:t>
      </w:r>
      <w:r>
        <w:t xml:space="preserve">, </w:t>
      </w:r>
      <w:proofErr w:type="spellStart"/>
      <w:r w:rsidR="00B114E2" w:rsidRPr="00B114E2">
        <w:rPr>
          <w:rFonts w:cs="Arial"/>
          <w:b/>
          <w:lang w:val="en-US"/>
        </w:rPr>
        <w:t>quantityMeasurementUnit</w:t>
      </w:r>
      <w:proofErr w:type="spellEnd"/>
      <w:r w:rsidR="00B114E2">
        <w:rPr>
          <w:rFonts w:cs="Arial"/>
        </w:rPr>
        <w:t xml:space="preserve"> используется для </w:t>
      </w:r>
      <w:r w:rsidR="00B114E2" w:rsidRPr="00B114E2">
        <w:rPr>
          <w:rFonts w:cs="Arial"/>
          <w:b/>
        </w:rPr>
        <w:t>ФФД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Формат ПФ</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77777777" w:rsidR="00171765" w:rsidRPr="00A11B0A" w:rsidRDefault="00171765" w:rsidP="00171765">
            <w:pPr>
              <w:pStyle w:val="ConsPlusNormal"/>
              <w:jc w:val="center"/>
            </w:pPr>
            <w:r w:rsidRPr="00A11B0A">
              <w:t>"1"</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доход от долевого участия в других организациях</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доход в виде положительной (отрицательной) курсовой разницы, образующейся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доход в виде курсовой разницы, образующейся вследствие отклонения курса продажи (покупки) иностранной валюты от официального курса</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lastRenderedPageBreak/>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доход в виде подлежащих уплате должником штрафов, пеней и (или) иных санкций за нарушение договорных обязательств</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доход от сдачи имущества (включая земельные участки) в аренду (субаренду)</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77777777" w:rsidR="00171765" w:rsidRPr="00A11B0A" w:rsidRDefault="00171765" w:rsidP="00171765">
            <w:pPr>
              <w:pStyle w:val="ConsPlusNormal"/>
              <w:jc w:val="center"/>
            </w:pPr>
            <w:r w:rsidRPr="00A11B0A">
              <w:t>"5"</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доход от предоставления в пользование прав на результаты интеллектуальной деятельности и прав на приравненные к ним средства индивидуализации (в частности, от предоставления в пользование прав, 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доход от предоставления в пользование прав на результаты интеллектуальной деятельности</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доход в виде процентов, полученных по договорам займа, кредита, банковского счета, банковского вклада, а также по ценным бумагам и другим долговым обязательствам (особенности определения 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доход в виде процентов, полученных по договорам займа и другим долговым обязательствам</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доход в виде сумм восстановленных резервов</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lastRenderedPageBreak/>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доход в виде безвозмездно полученного имущества (работ, услуг) или имущественных прав</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77777777" w:rsidR="00171765" w:rsidRPr="00A11B0A" w:rsidRDefault="00171765" w:rsidP="00171765">
            <w:pPr>
              <w:pStyle w:val="ConsPlusNormal"/>
              <w:jc w:val="center"/>
            </w:pPr>
            <w:r w:rsidRPr="00A11B0A">
              <w:t>"9"</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доход в виде дохода, распределяемого в пользу 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доход в виде дохода, распределяемого в пользу налогоплательщика при его участии в простом товариществе</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доход в виде дохода прошлых лет, выявленного в 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доход в виде дохода прошлых лет, выявленного в отчетном (налоговом) периоде</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77777777" w:rsidR="00171765" w:rsidRPr="00A11B0A" w:rsidRDefault="00171765" w:rsidP="00171765">
            <w:pPr>
              <w:pStyle w:val="ConsPlusNormal"/>
              <w:jc w:val="center"/>
            </w:pPr>
            <w:r w:rsidRPr="00A11B0A">
              <w:t>"11"</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доход в виде положительной курсовой разницы, за исключением положительной курсовой разницы, возникающей от переоценки выданных (полученных) авансов</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доход в виде положительной курсовой разницы</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доход в виде основных средств и нематериальных активов, безвозмездно полученных атомными станциями</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доход в виде стоимости полученных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подпунктом 18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доход в виде стоимости полученных материалов при ликвидации выводимых из эксплуатации основных средств</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77777777" w:rsidR="00171765" w:rsidRPr="00A11B0A" w:rsidRDefault="00171765" w:rsidP="00171765">
            <w:pPr>
              <w:pStyle w:val="ConsPlusNormal"/>
              <w:jc w:val="center"/>
            </w:pPr>
            <w:r w:rsidRPr="00A11B0A">
              <w:t>"14"</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 xml:space="preserve">доход в виде использованных не по целевому назначению имущества (в том числе денежных </w:t>
            </w:r>
            <w:r w:rsidRPr="00A11B0A">
              <w:lastRenderedPageBreak/>
              <w:t>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lastRenderedPageBreak/>
              <w:t xml:space="preserve">доход в виде использованных не по целевому назначению </w:t>
            </w:r>
            <w:r w:rsidRPr="00A11B0A">
              <w:lastRenderedPageBreak/>
              <w:t>имущества, работ, услуг</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lastRenderedPageBreak/>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 xml:space="preserve">доход в виде использованных не по целевому назначению предприятиями и организациями, в состав которых входят особо </w:t>
            </w:r>
            <w:proofErr w:type="spellStart"/>
            <w:r w:rsidRPr="00A11B0A">
              <w:t>радиационно</w:t>
            </w:r>
            <w:proofErr w:type="spellEnd"/>
            <w:r w:rsidRPr="00A11B0A">
              <w:t xml:space="preserve"> опасные и </w:t>
            </w:r>
            <w:proofErr w:type="spellStart"/>
            <w:r w:rsidRPr="00A11B0A">
              <w:t>ядерно</w:t>
            </w:r>
            <w:proofErr w:type="spellEnd"/>
            <w:r w:rsidRPr="00A11B0A">
              <w:t xml:space="preserve"> опасные производства и объекты, средств, предназначенных для формирования резервов по обеспечению безопасности указанных производств и 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доход в виде использованных не по целевому назначению средств, предназначенных для формирования резервов по обеспечению безопасности производств</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соответствующей части взносов (вкладов) акционерам (участникам) организации (за исключением случаев, предусмотренных 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доход в виде сумм, на которые уменьшен уставной (складочный) капитал (фонд) организации</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доход в виде сумм возврата от некоммерческой организации ранее уплаченных взносов (вкладов)</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7777777" w:rsidR="00171765" w:rsidRPr="00A11B0A" w:rsidRDefault="00171765" w:rsidP="00171765">
            <w:pPr>
              <w:pStyle w:val="ConsPlusNormal"/>
              <w:jc w:val="center"/>
            </w:pPr>
            <w:r w:rsidRPr="00A11B0A">
              <w:lastRenderedPageBreak/>
              <w:t>"18"</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доход в виде сумм кредиторской задолженности, списанной в связи с истечением срока исковой давности или по другим основаниям</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доход в виде доходов, полученных от операций с производными финансовыми инструментами, с учетом положений статей 301 - 305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доход в виде доходов, полученных от операций с производными финансовыми инструментами</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7777777" w:rsidR="00171765" w:rsidRPr="00A11B0A" w:rsidRDefault="00171765" w:rsidP="00171765">
            <w:pPr>
              <w:pStyle w:val="ConsPlusNormal"/>
              <w:jc w:val="center"/>
            </w:pPr>
            <w:r w:rsidRPr="00A11B0A">
              <w:t>"20"</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доход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доход в виде стоимости продукции СМИ и книжной продукции, подлежащей замене при возврате либо при списании</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lastRenderedPageBreak/>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доход в виде сумм корректировки прибыли налогоплательщика</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доход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законом от 30 декабря 2006 года N 275-ФЗ "О порядке формирования и использования целевого капитала некоммерческих 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доход в виде возвращенного денежного эквивалента недвижимого имущества и (или) ценных бумаг, переданных на пополнение целевого капитала некоммерческой организации</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доход в виде разницы между суммой налоговых вычетов из сумм акциза, начисленных при 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доход в виде разницы между суммой налоговых вычетов из сумм акциза и указанных сумм акциза</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доход в виде прибыли контролируемой иностранной компании, определяемой в соответствии с Налоговым кодексом Российской Федерации, - для организаций, признаваемых в соответствии с Налоговым кодексом Российской Федерации 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доход в виде прибыли контролируемой иностранной компании</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взносы на ОПС</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lastRenderedPageBreak/>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взносы на ОСС в связи с нетрудоспособностью</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взносы на ОМС</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взносы на ОСС от несчастных случаев</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77777777" w:rsidR="00171765" w:rsidRPr="00A11B0A" w:rsidRDefault="00171765" w:rsidP="00171765">
            <w:pPr>
              <w:pStyle w:val="ConsPlusNormal"/>
              <w:jc w:val="center"/>
            </w:pPr>
            <w:r w:rsidRPr="00A11B0A">
              <w:t>"30"</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 xml:space="preserve">расходы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w:t>
            </w:r>
            <w:r w:rsidRPr="00A11B0A">
              <w:lastRenderedPageBreak/>
              <w:t>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lastRenderedPageBreak/>
              <w:t>пособие по временной нетрудоспособности</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платежи (взносы)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t>платежи по добровольному личному страхованию</w:t>
            </w:r>
          </w:p>
        </w:tc>
      </w:tr>
    </w:tbl>
    <w:p w14:paraId="03CABB54" w14:textId="77777777" w:rsidR="00171765" w:rsidRDefault="00171765" w:rsidP="00171765"/>
    <w:p w14:paraId="13813061" w14:textId="77777777" w:rsidR="00171765" w:rsidRPr="00C16811" w:rsidRDefault="00171765" w:rsidP="00705CE0">
      <w:pPr>
        <w:pStyle w:val="4"/>
      </w:pPr>
      <w:bookmarkStart w:id="331" w:name="_Toc507539854"/>
      <w:bookmarkStart w:id="332" w:name="_Toc27489459"/>
      <w:bookmarkStart w:id="333" w:name="_Toc80026475"/>
      <w:r>
        <w:rPr>
          <w:rFonts w:cs="Arial"/>
        </w:rPr>
        <w:t>2.1.1.3</w:t>
      </w:r>
      <w:r>
        <w:t xml:space="preserve"> Параметры закрытия чека</w:t>
      </w:r>
      <w:bookmarkEnd w:id="331"/>
      <w:bookmarkEnd w:id="332"/>
      <w:bookmarkEnd w:id="333"/>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34" w:name="OLE_LINK336"/>
            <w:bookmarkStart w:id="335" w:name="OLE_LINK337"/>
            <w:bookmarkStart w:id="336" w:name="OLE_LINK338"/>
            <w:r>
              <w:rPr>
                <w:rFonts w:cs="Arial"/>
              </w:rPr>
              <w:t>Оплаты</w:t>
            </w:r>
            <w:bookmarkEnd w:id="334"/>
            <w:bookmarkEnd w:id="335"/>
            <w:bookmarkEnd w:id="336"/>
          </w:p>
        </w:tc>
        <w:tc>
          <w:tcPr>
            <w:tcW w:w="3320" w:type="dxa"/>
          </w:tcPr>
          <w:p w14:paraId="124BC13F" w14:textId="77777777" w:rsidR="005546B5" w:rsidRDefault="005546B5" w:rsidP="00171765">
            <w:pPr>
              <w:rPr>
                <w:rFonts w:cs="Arial"/>
              </w:rPr>
            </w:pPr>
            <w:r>
              <w:rPr>
                <w:rFonts w:cs="Arial"/>
              </w:rPr>
              <w:t>Массив структур п.2.1.1.4</w:t>
            </w:r>
          </w:p>
        </w:tc>
        <w:tc>
          <w:tcPr>
            <w:tcW w:w="3320" w:type="dxa"/>
          </w:tcPr>
          <w:p w14:paraId="1084E221" w14:textId="7C0AAB48" w:rsidR="005546B5" w:rsidRDefault="005546B5" w:rsidP="00171765">
            <w:pPr>
              <w:rPr>
                <w:rFonts w:cs="Arial"/>
              </w:rPr>
            </w:pPr>
            <w:r>
              <w:rPr>
                <w:rFonts w:cs="Arial"/>
              </w:rPr>
              <w:t xml:space="preserve">Обязательность </w:t>
            </w:r>
          </w:p>
        </w:tc>
      </w:tr>
      <w:tr w:rsidR="005546B5" w:rsidRPr="008F4F86" w14:paraId="4B527395" w14:textId="54E3C934" w:rsidTr="005546B5">
        <w:tc>
          <w:tcPr>
            <w:tcW w:w="1813" w:type="dxa"/>
          </w:tcPr>
          <w:p w14:paraId="068F11C9" w14:textId="77777777" w:rsidR="005546B5" w:rsidRPr="00A25067" w:rsidRDefault="005546B5" w:rsidP="00171765">
            <w:pPr>
              <w:rPr>
                <w:rFonts w:cs="Arial"/>
              </w:rPr>
            </w:pPr>
            <w:r>
              <w:rPr>
                <w:rFonts w:cs="Arial"/>
                <w:lang w:val="en-US"/>
              </w:rPr>
              <w:t>t</w:t>
            </w:r>
            <w:proofErr w:type="spellStart"/>
            <w:r w:rsidRPr="00E40114">
              <w:rPr>
                <w:rFonts w:cs="Arial"/>
              </w:rPr>
              <w:t>axationSystem</w:t>
            </w:r>
            <w:proofErr w:type="spellEnd"/>
          </w:p>
        </w:tc>
        <w:tc>
          <w:tcPr>
            <w:tcW w:w="5150" w:type="dxa"/>
          </w:tcPr>
          <w:p w14:paraId="39AA112E" w14:textId="77777777" w:rsidR="005546B5" w:rsidRPr="0002624B" w:rsidRDefault="005546B5" w:rsidP="00171765">
            <w:pPr>
              <w:rPr>
                <w:rFonts w:cs="Arial"/>
              </w:rPr>
            </w:pPr>
            <w:bookmarkStart w:id="337" w:name="OLE_LINK334"/>
            <w:bookmarkStart w:id="338" w:name="OLE_LINK335"/>
            <w:r w:rsidRPr="00E40114">
              <w:rPr>
                <w:rFonts w:cs="Arial"/>
              </w:rPr>
              <w:t>Система налогообложения</w:t>
            </w:r>
            <w:r>
              <w:rPr>
                <w:rFonts w:cs="Arial"/>
              </w:rPr>
              <w:t>, 1055</w:t>
            </w:r>
            <w:r w:rsidRPr="0002624B">
              <w:rPr>
                <w:rFonts w:cs="Arial"/>
              </w:rPr>
              <w:t>:</w:t>
            </w:r>
          </w:p>
          <w:p w14:paraId="4C61DE4A" w14:textId="77777777" w:rsidR="005546B5" w:rsidRPr="00DD5EDD" w:rsidRDefault="005546B5" w:rsidP="00171765">
            <w:pPr>
              <w:rPr>
                <w:rFonts w:cs="Arial"/>
              </w:rPr>
            </w:pPr>
            <w:r w:rsidRPr="00DD5EDD">
              <w:rPr>
                <w:rFonts w:cs="Arial"/>
              </w:rPr>
              <w:t>0 – Общая, ОСН</w:t>
            </w:r>
          </w:p>
          <w:p w14:paraId="619988C9" w14:textId="77777777" w:rsidR="005546B5" w:rsidRPr="00DD5EDD" w:rsidRDefault="005546B5" w:rsidP="00171765">
            <w:pPr>
              <w:rPr>
                <w:rFonts w:cs="Arial"/>
              </w:rPr>
            </w:pPr>
            <w:r w:rsidRPr="00DD5EDD">
              <w:rPr>
                <w:rFonts w:cs="Arial"/>
              </w:rPr>
              <w:t>1 – Упрощенная доход, УСН доход</w:t>
            </w:r>
          </w:p>
          <w:p w14:paraId="5A2160EF" w14:textId="77777777" w:rsidR="005546B5" w:rsidRPr="00DD5EDD" w:rsidRDefault="005546B5" w:rsidP="00171765">
            <w:pPr>
              <w:rPr>
                <w:rFonts w:cs="Arial"/>
              </w:rPr>
            </w:pPr>
            <w:r w:rsidRPr="00DD5EDD">
              <w:rPr>
                <w:rFonts w:cs="Arial"/>
              </w:rPr>
              <w:t>2 – Упрощенная доход минус расход, УСН доход - расход</w:t>
            </w:r>
          </w:p>
          <w:p w14:paraId="4D908977" w14:textId="77777777" w:rsidR="005546B5" w:rsidRPr="00DD5EDD" w:rsidRDefault="005546B5" w:rsidP="00171765">
            <w:pPr>
              <w:rPr>
                <w:rFonts w:cs="Arial"/>
              </w:rPr>
            </w:pPr>
            <w:r w:rsidRPr="00DD5EDD">
              <w:rPr>
                <w:rFonts w:cs="Arial"/>
              </w:rPr>
              <w:t>3 – Единый налог на вмененный доход, ЕНВД</w:t>
            </w:r>
          </w:p>
          <w:p w14:paraId="3CF66F80" w14:textId="77777777" w:rsidR="005546B5" w:rsidRPr="00E41E42" w:rsidRDefault="005546B5" w:rsidP="00171765">
            <w:pPr>
              <w:rPr>
                <w:rFonts w:cs="Arial"/>
              </w:rPr>
            </w:pPr>
            <w:r w:rsidRPr="00E41E42">
              <w:rPr>
                <w:rFonts w:cs="Arial"/>
              </w:rPr>
              <w:t>4 – Единый сельскохозяйственный налог, ЕСН</w:t>
            </w:r>
          </w:p>
          <w:p w14:paraId="55205019" w14:textId="77777777" w:rsidR="005546B5" w:rsidRPr="00E41E42" w:rsidRDefault="005546B5" w:rsidP="00171765">
            <w:pPr>
              <w:rPr>
                <w:rFonts w:cs="Arial"/>
              </w:rPr>
            </w:pPr>
            <w:r w:rsidRPr="00E41E42">
              <w:rPr>
                <w:rFonts w:cs="Arial"/>
              </w:rPr>
              <w:t>5 – Патентная система налогообложения, Патент</w:t>
            </w:r>
            <w:bookmarkEnd w:id="337"/>
            <w:bookmarkEnd w:id="338"/>
          </w:p>
        </w:tc>
        <w:tc>
          <w:tcPr>
            <w:tcW w:w="3320" w:type="dxa"/>
          </w:tcPr>
          <w:p w14:paraId="53ADBDAD" w14:textId="17ED79EC" w:rsidR="005546B5" w:rsidRDefault="005546B5" w:rsidP="005546B5">
            <w:pPr>
              <w:rPr>
                <w:rFonts w:cs="Arial"/>
              </w:rPr>
            </w:pPr>
            <w:r>
              <w:rPr>
                <w:rFonts w:cs="Arial"/>
              </w:rPr>
              <w:t xml:space="preserve">Число от 0 до 5. </w:t>
            </w:r>
          </w:p>
        </w:tc>
        <w:tc>
          <w:tcPr>
            <w:tcW w:w="3320" w:type="dxa"/>
          </w:tcPr>
          <w:p w14:paraId="4059DDD2" w14:textId="4CF1FD17" w:rsidR="005546B5" w:rsidRDefault="005546B5" w:rsidP="005546B5">
            <w:pPr>
              <w:rPr>
                <w:rFonts w:cs="Arial"/>
              </w:rPr>
            </w:pPr>
            <w:r>
              <w:rPr>
                <w:rFonts w:cs="Arial"/>
              </w:rPr>
              <w:t>ФФД 1.05 – да</w:t>
            </w:r>
          </w:p>
          <w:p w14:paraId="41AAB917" w14:textId="323E37BF" w:rsidR="005546B5" w:rsidRDefault="005546B5" w:rsidP="005546B5">
            <w:pPr>
              <w:rPr>
                <w:rFonts w:cs="Arial"/>
              </w:rPr>
            </w:pPr>
            <w:r>
              <w:rPr>
                <w:rFonts w:cs="Arial"/>
              </w:rPr>
              <w:t>ФФД 1.2 - да</w:t>
            </w:r>
          </w:p>
        </w:tc>
      </w:tr>
      <w:bookmarkEnd w:id="330"/>
    </w:tbl>
    <w:p w14:paraId="3528FDE3" w14:textId="77777777" w:rsidR="00171765" w:rsidRDefault="00171765" w:rsidP="00171765"/>
    <w:p w14:paraId="3CEE92C9" w14:textId="43B566EC" w:rsidR="00892177" w:rsidRDefault="00892177" w:rsidP="00171765">
      <w:r>
        <w:t>Примечание:</w:t>
      </w:r>
      <w:r>
        <w:br/>
      </w:r>
      <w:r w:rsidRPr="00B114E2">
        <w:rPr>
          <w:b/>
          <w:sz w:val="24"/>
        </w:rPr>
        <w:t>Внимание!</w:t>
      </w:r>
      <w:r w:rsidRPr="002930F0">
        <w:t xml:space="preserve"> С 01.01.2021 ЕНВД отменен. Для выбора подходящего режима налогообложения Вы можете воспользоваться специальным </w:t>
      </w:r>
      <w:hyperlink r:id="rId28" w:tgtFrame="blank" w:history="1">
        <w:r>
          <w:rPr>
            <w:rStyle w:val="a5"/>
            <w:rFonts w:ascii="Arial" w:hAnsi="Arial" w:cs="Arial"/>
            <w:color w:val="0066B3"/>
          </w:rPr>
          <w:t>сервисом</w:t>
        </w:r>
      </w:hyperlink>
      <w:r w:rsidRPr="002930F0">
        <w:t>.</w:t>
      </w:r>
    </w:p>
    <w:p w14:paraId="00A0B061" w14:textId="77777777" w:rsidR="00171765" w:rsidRPr="00D74811" w:rsidRDefault="00171765" w:rsidP="00705CE0">
      <w:pPr>
        <w:pStyle w:val="4"/>
        <w:rPr>
          <w:lang w:val="en-US"/>
        </w:rPr>
      </w:pPr>
      <w:bookmarkStart w:id="339" w:name="_Toc507539855"/>
      <w:bookmarkStart w:id="340" w:name="_Toc27489460"/>
      <w:bookmarkStart w:id="341" w:name="_Toc80026476"/>
      <w:r>
        <w:rPr>
          <w:rFonts w:cs="Arial"/>
        </w:rPr>
        <w:t>2.1.1.</w:t>
      </w:r>
      <w:r>
        <w:rPr>
          <w:rFonts w:cs="Arial"/>
          <w:lang w:val="en-US"/>
        </w:rPr>
        <w:t>4</w:t>
      </w:r>
      <w:r>
        <w:t xml:space="preserve"> Оплата</w:t>
      </w:r>
      <w:bookmarkEnd w:id="339"/>
      <w:bookmarkEnd w:id="340"/>
      <w:bookmarkEnd w:id="341"/>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w:t>
            </w:r>
            <w:r w:rsidRPr="00E40114">
              <w:rPr>
                <w:rFonts w:cs="Arial"/>
                <w:lang w:val="en-US"/>
              </w:rPr>
              <w:t>ype</w:t>
            </w:r>
          </w:p>
        </w:tc>
        <w:tc>
          <w:tcPr>
            <w:tcW w:w="5150" w:type="dxa"/>
          </w:tcPr>
          <w:p w14:paraId="703D0C92" w14:textId="77777777" w:rsidR="005546B5" w:rsidRPr="00E41E42" w:rsidRDefault="005546B5" w:rsidP="00171765">
            <w:pPr>
              <w:rPr>
                <w:rFonts w:cs="Arial"/>
              </w:rPr>
            </w:pPr>
            <w:bookmarkStart w:id="342" w:name="OLE_LINK339"/>
            <w:bookmarkStart w:id="343" w:name="OLE_LINK340"/>
            <w:r>
              <w:rPr>
                <w:rFonts w:cs="Arial"/>
              </w:rPr>
              <w:t>Тип оплаты</w:t>
            </w:r>
            <w:r w:rsidRPr="00E41E42">
              <w:rPr>
                <w:rFonts w:cs="Arial"/>
              </w:rPr>
              <w:t>:</w:t>
            </w:r>
          </w:p>
          <w:p w14:paraId="71183D93" w14:textId="77777777" w:rsidR="005546B5" w:rsidRPr="00B334D5" w:rsidRDefault="005546B5" w:rsidP="00171765">
            <w:pPr>
              <w:rPr>
                <w:rFonts w:cs="Arial"/>
              </w:rPr>
            </w:pPr>
            <w:r>
              <w:rPr>
                <w:rFonts w:cs="Arial"/>
              </w:rPr>
              <w:lastRenderedPageBreak/>
              <w:t>1</w:t>
            </w:r>
            <w:r w:rsidRPr="00721334">
              <w:rPr>
                <w:rFonts w:cs="Arial"/>
              </w:rPr>
              <w:t xml:space="preserve"> – </w:t>
            </w:r>
            <w:r>
              <w:t>сумма по чеку наличными</w:t>
            </w:r>
            <w:r w:rsidRPr="00B334D5">
              <w:t xml:space="preserve">, </w:t>
            </w:r>
            <w:r>
              <w:t>1031</w:t>
            </w:r>
          </w:p>
          <w:p w14:paraId="49FF34A7" w14:textId="77777777" w:rsidR="005546B5" w:rsidRPr="00B334D5" w:rsidRDefault="005546B5" w:rsidP="00171765">
            <w:pPr>
              <w:rPr>
                <w:rFonts w:cs="Arial"/>
              </w:rPr>
            </w:pPr>
            <w:r w:rsidRPr="00721334">
              <w:rPr>
                <w:rFonts w:cs="Arial"/>
              </w:rPr>
              <w:t xml:space="preserve">2 – </w:t>
            </w:r>
            <w:r>
              <w:t>сумма по чеку</w:t>
            </w:r>
            <w:r w:rsidRPr="00B334D5">
              <w:t xml:space="preserve"> </w:t>
            </w:r>
            <w:r>
              <w:t>безналичными</w:t>
            </w:r>
            <w:r w:rsidRPr="00B334D5">
              <w:t xml:space="preserve">, </w:t>
            </w:r>
            <w:r>
              <w:t>1081</w:t>
            </w:r>
          </w:p>
          <w:p w14:paraId="5E93B512" w14:textId="77777777" w:rsidR="005546B5" w:rsidRPr="00B334D5" w:rsidRDefault="005546B5" w:rsidP="00171765">
            <w:pPr>
              <w:rPr>
                <w:rFonts w:cs="Arial"/>
              </w:rPr>
            </w:pPr>
            <w:r w:rsidRPr="00721334">
              <w:rPr>
                <w:rFonts w:cs="Arial"/>
              </w:rPr>
              <w:t xml:space="preserve">14 – </w:t>
            </w:r>
            <w:r>
              <w:t>сумма по чеку предоплатой (зачетом аванса и (или) предыдущих платежей)</w:t>
            </w:r>
            <w:r w:rsidRPr="00B334D5">
              <w:t xml:space="preserve">, </w:t>
            </w:r>
            <w:r>
              <w:t>1215</w:t>
            </w:r>
          </w:p>
          <w:p w14:paraId="63965B8A" w14:textId="77777777" w:rsidR="005546B5" w:rsidRPr="00B334D5" w:rsidRDefault="005546B5" w:rsidP="00171765">
            <w:pPr>
              <w:rPr>
                <w:rFonts w:cs="Arial"/>
              </w:rPr>
            </w:pPr>
            <w:r w:rsidRPr="00721334">
              <w:rPr>
                <w:rFonts w:cs="Arial"/>
              </w:rPr>
              <w:t xml:space="preserve">15 – </w:t>
            </w:r>
            <w:r>
              <w:t xml:space="preserve">сумма по чеку </w:t>
            </w:r>
            <w:proofErr w:type="spellStart"/>
            <w:r>
              <w:t>постоплатой</w:t>
            </w:r>
            <w:proofErr w:type="spellEnd"/>
            <w:r>
              <w:t xml:space="preserve"> (в кредит)</w:t>
            </w:r>
            <w:r w:rsidRPr="00B334D5">
              <w:t xml:space="preserve">, </w:t>
            </w:r>
            <w:r>
              <w:t>1216</w:t>
            </w:r>
          </w:p>
          <w:p w14:paraId="1A429B78" w14:textId="77777777" w:rsidR="005546B5" w:rsidRPr="00B334D5" w:rsidRDefault="005546B5" w:rsidP="00171765">
            <w:pPr>
              <w:rPr>
                <w:rFonts w:cs="Arial"/>
              </w:rPr>
            </w:pPr>
            <w:r w:rsidRPr="0002624B">
              <w:rPr>
                <w:rFonts w:cs="Arial"/>
              </w:rPr>
              <w:t xml:space="preserve">16 – </w:t>
            </w:r>
            <w:r>
              <w:t>сумма по чеку (БСО) встречным предоставлением</w:t>
            </w:r>
            <w:r w:rsidRPr="00B334D5">
              <w:t xml:space="preserve">, </w:t>
            </w:r>
            <w:r>
              <w:t>1217</w:t>
            </w:r>
            <w:bookmarkEnd w:id="342"/>
            <w:bookmarkEnd w:id="343"/>
          </w:p>
        </w:tc>
        <w:tc>
          <w:tcPr>
            <w:tcW w:w="3320" w:type="dxa"/>
          </w:tcPr>
          <w:p w14:paraId="0853185F" w14:textId="3B4A3196" w:rsidR="005546B5" w:rsidRDefault="005546B5" w:rsidP="005546B5">
            <w:pPr>
              <w:rPr>
                <w:rFonts w:cs="Arial"/>
              </w:rPr>
            </w:pPr>
            <w:r>
              <w:rPr>
                <w:rFonts w:cs="Arial"/>
              </w:rPr>
              <w:lastRenderedPageBreak/>
              <w:t xml:space="preserve">Число от 1 до 16. </w:t>
            </w:r>
          </w:p>
        </w:tc>
        <w:tc>
          <w:tcPr>
            <w:tcW w:w="3320" w:type="dxa"/>
          </w:tcPr>
          <w:p w14:paraId="13513921" w14:textId="07C58CBC" w:rsidR="005546B5" w:rsidRDefault="005546B5" w:rsidP="005546B5">
            <w:pPr>
              <w:rPr>
                <w:rFonts w:cs="Arial"/>
              </w:rPr>
            </w:pPr>
            <w:r>
              <w:rPr>
                <w:rFonts w:cs="Arial"/>
              </w:rPr>
              <w:t>ФФД 1.05 – да</w:t>
            </w:r>
          </w:p>
          <w:p w14:paraId="14BD8DA7" w14:textId="70BCAACA" w:rsidR="005546B5" w:rsidRDefault="005546B5" w:rsidP="005546B5">
            <w:pPr>
              <w:rPr>
                <w:rFonts w:cs="Arial"/>
              </w:rPr>
            </w:pPr>
            <w:r>
              <w:rPr>
                <w:rFonts w:cs="Arial"/>
              </w:rPr>
              <w:lastRenderedPageBreak/>
              <w:t>ФФД 1.2 - да</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lastRenderedPageBreak/>
              <w:t>a</w:t>
            </w:r>
            <w:proofErr w:type="spellStart"/>
            <w:r w:rsidRPr="00E40114">
              <w:rPr>
                <w:rFonts w:cs="Arial"/>
              </w:rPr>
              <w:t>mount</w:t>
            </w:r>
            <w:proofErr w:type="spellEnd"/>
          </w:p>
        </w:tc>
        <w:tc>
          <w:tcPr>
            <w:tcW w:w="5150" w:type="dxa"/>
          </w:tcPr>
          <w:p w14:paraId="1CC23920" w14:textId="77777777" w:rsidR="005546B5" w:rsidRPr="00E40114" w:rsidRDefault="005546B5" w:rsidP="00171765">
            <w:pPr>
              <w:rPr>
                <w:rFonts w:cs="Arial"/>
              </w:rPr>
            </w:pPr>
            <w:bookmarkStart w:id="344" w:name="OLE_LINK341"/>
            <w:bookmarkStart w:id="345" w:name="OLE_LINK342"/>
            <w:bookmarkStart w:id="346" w:name="OLE_LINK343"/>
            <w:r>
              <w:rPr>
                <w:rFonts w:cs="Arial"/>
              </w:rPr>
              <w:t>Сумма оплаты</w:t>
            </w:r>
            <w:bookmarkEnd w:id="344"/>
            <w:bookmarkEnd w:id="345"/>
            <w:bookmarkEnd w:id="346"/>
          </w:p>
        </w:tc>
        <w:tc>
          <w:tcPr>
            <w:tcW w:w="3320" w:type="dxa"/>
          </w:tcPr>
          <w:p w14:paraId="621643E9" w14:textId="77777777" w:rsidR="005546B5" w:rsidRPr="00525F22" w:rsidRDefault="005546B5" w:rsidP="00171765">
            <w:pPr>
              <w:rPr>
                <w:rFonts w:cs="Arial"/>
              </w:rPr>
            </w:pPr>
            <w:bookmarkStart w:id="347" w:name="OLE_LINK285"/>
            <w:bookmarkStart w:id="348" w:name="OLE_LINK286"/>
            <w:r>
              <w:rPr>
                <w:rFonts w:cs="Arial"/>
              </w:rPr>
              <w:t>Десятичное число с точностью до 2 символов после точки</w:t>
            </w:r>
            <w:bookmarkEnd w:id="347"/>
            <w:bookmarkEnd w:id="348"/>
            <w:r>
              <w:rPr>
                <w:rFonts w:cs="Arial"/>
              </w:rPr>
              <w:t>*. Параметр обязательный.</w:t>
            </w:r>
          </w:p>
        </w:tc>
        <w:tc>
          <w:tcPr>
            <w:tcW w:w="3320" w:type="dxa"/>
          </w:tcPr>
          <w:p w14:paraId="6A571105" w14:textId="77777777" w:rsidR="005546B5" w:rsidRDefault="005546B5" w:rsidP="005546B5">
            <w:pPr>
              <w:rPr>
                <w:rFonts w:cs="Arial"/>
              </w:rPr>
            </w:pPr>
            <w:r>
              <w:rPr>
                <w:rFonts w:cs="Arial"/>
              </w:rPr>
              <w:t>ФФД 1.05 – да</w:t>
            </w:r>
          </w:p>
          <w:p w14:paraId="7E300588" w14:textId="2934DAD0" w:rsidR="005546B5" w:rsidRDefault="005546B5" w:rsidP="005546B5">
            <w:pPr>
              <w:rPr>
                <w:rFonts w:cs="Arial"/>
              </w:rPr>
            </w:pPr>
            <w:r>
              <w:rPr>
                <w:rFonts w:cs="Arial"/>
              </w:rPr>
              <w:t>ФФД 1.2 - да</w:t>
            </w:r>
          </w:p>
        </w:tc>
      </w:tr>
    </w:tbl>
    <w:p w14:paraId="0329EE39" w14:textId="77777777" w:rsidR="00171765" w:rsidRDefault="00171765" w:rsidP="00171765">
      <w:r>
        <w:t xml:space="preserve">* Максимальная сумма чека </w:t>
      </w:r>
      <w:bookmarkStart w:id="349" w:name="OLE_LINK49"/>
      <w:bookmarkStart w:id="350" w:name="OLE_LINK50"/>
      <w:bookmarkStart w:id="351" w:name="OLE_LINK51"/>
      <w:bookmarkStart w:id="352" w:name="OLE_LINK52"/>
      <w:bookmarkStart w:id="353" w:name="OLE_LINK173"/>
      <w:bookmarkStart w:id="354" w:name="OLE_LINK174"/>
      <w:bookmarkStart w:id="355" w:name="OLE_LINK175"/>
      <w:r>
        <w:t xml:space="preserve">99 999 999.99 </w:t>
      </w:r>
      <w:bookmarkEnd w:id="349"/>
      <w:bookmarkEnd w:id="350"/>
      <w:r>
        <w:t>рублей</w:t>
      </w:r>
      <w:bookmarkEnd w:id="351"/>
      <w:bookmarkEnd w:id="352"/>
      <w:bookmarkEnd w:id="353"/>
      <w:bookmarkEnd w:id="354"/>
      <w:bookmarkEnd w:id="355"/>
      <w:r>
        <w:t xml:space="preserve">. Максимальная сумма позиции </w:t>
      </w:r>
      <w:r>
        <w:rPr>
          <w:rFonts w:cs="Arial"/>
          <w:lang w:val="en-US"/>
        </w:rPr>
        <w:t>q</w:t>
      </w:r>
      <w:r w:rsidRPr="002D76D1">
        <w:rPr>
          <w:rFonts w:cs="Arial"/>
          <w:lang w:val="en-US"/>
        </w:rPr>
        <w:t>uantity</w:t>
      </w:r>
      <w:r>
        <w:rPr>
          <w:rFonts w:cs="Arial"/>
        </w:rPr>
        <w:t xml:space="preserve"> * </w:t>
      </w:r>
      <w:r>
        <w:rPr>
          <w:rFonts w:cs="Arial"/>
          <w:lang w:val="en-US"/>
        </w:rPr>
        <w:t>price</w:t>
      </w:r>
      <w:r>
        <w:rPr>
          <w:rFonts w:cs="Arial"/>
        </w:rPr>
        <w:t xml:space="preserve"> после округления так же </w:t>
      </w:r>
      <w:r>
        <w:t>99 999 999.99 рублей.</w:t>
      </w:r>
      <w:r w:rsidRPr="00D74AB1">
        <w:t xml:space="preserve"> </w:t>
      </w:r>
      <w:r>
        <w:t xml:space="preserve">Максимальная цена за единицу предмета расчета 99 999 999.99 рублей, максимальное количество предмета расчета </w:t>
      </w:r>
      <w:bookmarkStart w:id="356" w:name="OLE_LINK195"/>
      <w:bookmarkStart w:id="357" w:name="OLE_LINK196"/>
      <w:bookmarkStart w:id="358" w:name="OLE_LINK197"/>
      <w:bookmarkStart w:id="359" w:name="OLE_LINK198"/>
      <w:bookmarkStart w:id="360" w:name="OLE_LINK199"/>
      <w:r w:rsidRPr="00F33DE0">
        <w:t>281</w:t>
      </w:r>
      <w:r>
        <w:t> </w:t>
      </w:r>
      <w:r w:rsidRPr="00F33DE0">
        <w:t>474</w:t>
      </w:r>
      <w:r>
        <w:t> </w:t>
      </w:r>
      <w:r w:rsidRPr="00F33DE0">
        <w:t>976.710</w:t>
      </w:r>
      <w:r>
        <w:t> </w:t>
      </w:r>
      <w:r w:rsidRPr="00F33DE0">
        <w:t>655</w:t>
      </w:r>
      <w:bookmarkEnd w:id="356"/>
      <w:bookmarkEnd w:id="357"/>
      <w:bookmarkEnd w:id="358"/>
      <w:bookmarkEnd w:id="359"/>
      <w:bookmarkEnd w:id="360"/>
      <w:r>
        <w:t>.</w:t>
      </w:r>
    </w:p>
    <w:p w14:paraId="7AA4AAE3" w14:textId="77777777" w:rsidR="00171765" w:rsidRPr="00D74AB1" w:rsidRDefault="00171765" w:rsidP="00171765">
      <w:bookmarkStart w:id="361" w:name="OLE_LINK215"/>
      <w:bookmarkStart w:id="362" w:name="OLE_LINK216"/>
    </w:p>
    <w:p w14:paraId="1A3CD0CA" w14:textId="77777777" w:rsidR="00171765" w:rsidRPr="007B0FC3" w:rsidRDefault="00171765" w:rsidP="00705CE0">
      <w:pPr>
        <w:pStyle w:val="4"/>
      </w:pPr>
      <w:bookmarkStart w:id="363" w:name="_Toc507539856"/>
      <w:bookmarkStart w:id="364" w:name="_Toc27489461"/>
      <w:bookmarkStart w:id="365" w:name="_Toc80026477"/>
      <w:r>
        <w:rPr>
          <w:rFonts w:cs="Arial"/>
        </w:rPr>
        <w:t>2.1.1.</w:t>
      </w:r>
      <w:r>
        <w:rPr>
          <w:rFonts w:cs="Arial"/>
          <w:lang w:val="en-US"/>
        </w:rPr>
        <w:t>5</w:t>
      </w:r>
      <w:r>
        <w:t xml:space="preserve"> Дополнительный реквизит пользователя</w:t>
      </w:r>
      <w:bookmarkEnd w:id="363"/>
      <w:bookmarkEnd w:id="364"/>
      <w:bookmarkEnd w:id="365"/>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366" w:name="OLE_LINK302"/>
            <w:bookmarkStart w:id="367" w:name="OLE_LINK303"/>
            <w:r>
              <w:t>Н</w:t>
            </w:r>
            <w:r w:rsidRPr="00C427A1">
              <w:t>аименование дополнительного реквизита пользователя</w:t>
            </w:r>
            <w:r>
              <w:t>, 1085</w:t>
            </w:r>
            <w:bookmarkEnd w:id="366"/>
            <w:bookmarkEnd w:id="367"/>
          </w:p>
        </w:tc>
        <w:tc>
          <w:tcPr>
            <w:tcW w:w="3183" w:type="dxa"/>
          </w:tcPr>
          <w:p w14:paraId="017966A4" w14:textId="77777777" w:rsidR="005546B5" w:rsidRDefault="005546B5" w:rsidP="00171765">
            <w:pPr>
              <w:rPr>
                <w:rFonts w:cs="Arial"/>
              </w:rPr>
            </w:pPr>
            <w:r>
              <w:rPr>
                <w:rFonts w:cs="Arial"/>
              </w:rPr>
              <w:t>Строка</w:t>
            </w:r>
            <w:r w:rsidRPr="003C11F4">
              <w:rPr>
                <w:rFonts w:cs="Arial"/>
              </w:rPr>
              <w:t xml:space="preserve"> </w:t>
            </w:r>
            <w:r>
              <w:rPr>
                <w:rFonts w:cs="Arial"/>
              </w:rPr>
              <w:t xml:space="preserve">от 1 до </w:t>
            </w:r>
            <w:r w:rsidRPr="003C11F4">
              <w:rPr>
                <w:rFonts w:cs="Arial"/>
              </w:rPr>
              <w:t>64</w:t>
            </w:r>
            <w:r>
              <w:rPr>
                <w:rFonts w:cs="Arial"/>
              </w:rPr>
              <w:t xml:space="preserve"> символов.</w:t>
            </w:r>
          </w:p>
          <w:p w14:paraId="29635E92" w14:textId="77777777" w:rsidR="005546B5" w:rsidRPr="003C11F4"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43701FA4" w14:textId="2DE6E3DF" w:rsidR="005546B5" w:rsidRDefault="005546B5" w:rsidP="005546B5">
            <w:pPr>
              <w:rPr>
                <w:rFonts w:cs="Arial"/>
              </w:rPr>
            </w:pPr>
            <w:r>
              <w:rPr>
                <w:rFonts w:cs="Arial"/>
              </w:rPr>
              <w:t>ФФД 1.05 – нет</w:t>
            </w:r>
          </w:p>
          <w:p w14:paraId="0417385A" w14:textId="6DB6FF68" w:rsidR="005546B5" w:rsidRDefault="005546B5" w:rsidP="005546B5">
            <w:pPr>
              <w:rPr>
                <w:rFonts w:cs="Arial"/>
              </w:rPr>
            </w:pPr>
            <w:r>
              <w:rPr>
                <w:rFonts w:cs="Arial"/>
              </w:rPr>
              <w:t>ФФД 1.2 - нет</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368" w:name="OLE_LINK304"/>
            <w:bookmarkStart w:id="369" w:name="OLE_LINK305"/>
            <w:r>
              <w:t>З</w:t>
            </w:r>
            <w:r w:rsidRPr="00C427A1">
              <w:t>начение дополнительного реквизита пользователя</w:t>
            </w:r>
            <w:r>
              <w:t>, 1086</w:t>
            </w:r>
            <w:bookmarkEnd w:id="368"/>
            <w:bookmarkEnd w:id="369"/>
          </w:p>
        </w:tc>
        <w:tc>
          <w:tcPr>
            <w:tcW w:w="3183" w:type="dxa"/>
          </w:tcPr>
          <w:p w14:paraId="43674746" w14:textId="77777777" w:rsidR="005546B5" w:rsidRDefault="005546B5" w:rsidP="00171765">
            <w:pPr>
              <w:rPr>
                <w:rFonts w:cs="Arial"/>
              </w:rPr>
            </w:pPr>
            <w:r>
              <w:rPr>
                <w:rFonts w:cs="Arial"/>
              </w:rPr>
              <w:t xml:space="preserve">Строка от 1 до </w:t>
            </w:r>
            <w:r w:rsidRPr="003C11F4">
              <w:rPr>
                <w:rFonts w:cs="Arial"/>
              </w:rPr>
              <w:t>23</w:t>
            </w:r>
            <w:r>
              <w:rPr>
                <w:rFonts w:cs="Arial"/>
              </w:rPr>
              <w:t>4 символов.</w:t>
            </w:r>
          </w:p>
          <w:p w14:paraId="6C260E43" w14:textId="77777777" w:rsidR="005546B5" w:rsidRPr="00525F22"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715D5326" w14:textId="77777777" w:rsidR="005546B5" w:rsidRDefault="005546B5" w:rsidP="005546B5">
            <w:pPr>
              <w:rPr>
                <w:rFonts w:cs="Arial"/>
              </w:rPr>
            </w:pPr>
            <w:r>
              <w:rPr>
                <w:rFonts w:cs="Arial"/>
              </w:rPr>
              <w:t>ФФД 1.05 – нет</w:t>
            </w:r>
          </w:p>
          <w:p w14:paraId="794411E9" w14:textId="244BDAA8" w:rsidR="005546B5" w:rsidRDefault="005546B5" w:rsidP="005546B5">
            <w:pPr>
              <w:rPr>
                <w:rFonts w:cs="Arial"/>
              </w:rPr>
            </w:pPr>
            <w:r>
              <w:rPr>
                <w:rFonts w:cs="Arial"/>
              </w:rPr>
              <w:t>ФФД 1.2 - нет</w:t>
            </w:r>
          </w:p>
        </w:tc>
      </w:tr>
      <w:bookmarkEnd w:id="361"/>
      <w:bookmarkEnd w:id="362"/>
    </w:tbl>
    <w:p w14:paraId="4E1CF551" w14:textId="77777777" w:rsidR="00171765" w:rsidRPr="003C11F4" w:rsidRDefault="00171765" w:rsidP="00171765"/>
    <w:p w14:paraId="47FC08AE" w14:textId="77777777" w:rsidR="00171765" w:rsidRPr="007B0FC3" w:rsidRDefault="00171765" w:rsidP="00705CE0">
      <w:pPr>
        <w:pStyle w:val="4"/>
      </w:pPr>
      <w:bookmarkStart w:id="370" w:name="_Toc507539857"/>
      <w:bookmarkStart w:id="371" w:name="_Toc27489462"/>
      <w:bookmarkStart w:id="372" w:name="_Toc80026478"/>
      <w:bookmarkStart w:id="373" w:name="OLE_LINK437"/>
      <w:bookmarkStart w:id="374" w:name="OLE_LINK438"/>
      <w:r>
        <w:rPr>
          <w:rFonts w:cs="Arial"/>
        </w:rPr>
        <w:t>2.1.1.6</w:t>
      </w:r>
      <w:r>
        <w:t xml:space="preserve"> Данные поставщика</w:t>
      </w:r>
      <w:bookmarkEnd w:id="370"/>
      <w:bookmarkEnd w:id="371"/>
      <w:bookmarkEnd w:id="372"/>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77777777" w:rsidR="005546B5" w:rsidRPr="00EA41AF" w:rsidRDefault="005546B5" w:rsidP="00171765">
            <w:bookmarkStart w:id="375" w:name="OLE_LINK239"/>
            <w:bookmarkStart w:id="376" w:name="OLE_LINK240"/>
            <w:bookmarkStart w:id="377" w:name="OLE_LINK244"/>
            <w:bookmarkStart w:id="378" w:name="OLE_LINK245"/>
            <w:r>
              <w:rPr>
                <w:lang w:val="en-US"/>
              </w:rPr>
              <w:t>p</w:t>
            </w:r>
            <w:proofErr w:type="spellStart"/>
            <w:r w:rsidRPr="00EA41AF">
              <w:t>honeNumbers</w:t>
            </w:r>
            <w:bookmarkEnd w:id="375"/>
            <w:bookmarkEnd w:id="376"/>
            <w:bookmarkEnd w:id="377"/>
            <w:bookmarkEnd w:id="378"/>
            <w:proofErr w:type="spellEnd"/>
          </w:p>
        </w:tc>
        <w:tc>
          <w:tcPr>
            <w:tcW w:w="4825" w:type="dxa"/>
          </w:tcPr>
          <w:p w14:paraId="4E5EE311" w14:textId="77777777" w:rsidR="005546B5" w:rsidRDefault="005546B5" w:rsidP="00171765">
            <w:bookmarkStart w:id="379" w:name="OLE_LINK246"/>
            <w:bookmarkStart w:id="380" w:name="OLE_LINK247"/>
            <w:bookmarkStart w:id="381" w:name="OLE_LINK248"/>
            <w:bookmarkStart w:id="382" w:name="OLE_LINK372"/>
            <w:bookmarkStart w:id="383" w:name="OLE_LINK373"/>
            <w:bookmarkStart w:id="384" w:name="OLE_LINK374"/>
            <w:r>
              <w:t>Т</w:t>
            </w:r>
            <w:r w:rsidRPr="004E1AAD">
              <w:t>елефон поставщика</w:t>
            </w:r>
            <w:bookmarkEnd w:id="379"/>
            <w:bookmarkEnd w:id="380"/>
            <w:bookmarkEnd w:id="381"/>
            <w:r>
              <w:t xml:space="preserve">, </w:t>
            </w:r>
            <w:r w:rsidRPr="004E1AAD">
              <w:t>1171</w:t>
            </w:r>
            <w:bookmarkEnd w:id="382"/>
            <w:bookmarkEnd w:id="383"/>
            <w:bookmarkEnd w:id="384"/>
          </w:p>
        </w:tc>
        <w:tc>
          <w:tcPr>
            <w:tcW w:w="3130" w:type="dxa"/>
          </w:tcPr>
          <w:p w14:paraId="2939DF1D" w14:textId="62A34BE8" w:rsidR="005546B5" w:rsidRDefault="005546B5" w:rsidP="005546B5">
            <w:pPr>
              <w:rPr>
                <w:rFonts w:cs="Arial"/>
              </w:rPr>
            </w:pPr>
            <w:r>
              <w:rPr>
                <w:rFonts w:cs="Arial"/>
              </w:rPr>
              <w:t xml:space="preserve">Массив строк длиной от 1 до 19 символов, формат </w:t>
            </w:r>
            <w:r w:rsidRPr="008B35C0">
              <w:rPr>
                <w:rFonts w:cs="Arial"/>
              </w:rPr>
              <w:t>+{Ц}</w:t>
            </w:r>
            <w:r>
              <w:rPr>
                <w:rFonts w:cs="Arial"/>
              </w:rPr>
              <w:t xml:space="preserve">. </w:t>
            </w:r>
          </w:p>
        </w:tc>
        <w:tc>
          <w:tcPr>
            <w:tcW w:w="3130" w:type="dxa"/>
          </w:tcPr>
          <w:p w14:paraId="38431757" w14:textId="77777777" w:rsidR="005546B5" w:rsidRDefault="005546B5" w:rsidP="005546B5">
            <w:pPr>
              <w:rPr>
                <w:rFonts w:cs="Arial"/>
              </w:rPr>
            </w:pPr>
            <w:r>
              <w:rPr>
                <w:rFonts w:cs="Arial"/>
              </w:rPr>
              <w:t>ФФД 1.05 – нет</w:t>
            </w:r>
          </w:p>
          <w:p w14:paraId="0DA5756F" w14:textId="00E34724" w:rsidR="005546B5" w:rsidRDefault="005546B5" w:rsidP="005546B5">
            <w:pPr>
              <w:rPr>
                <w:rFonts w:cs="Arial"/>
              </w:rPr>
            </w:pPr>
            <w:r>
              <w:rPr>
                <w:rFonts w:cs="Arial"/>
              </w:rPr>
              <w:t>ФФД 1.2 - нет</w:t>
            </w:r>
          </w:p>
        </w:tc>
      </w:tr>
      <w:tr w:rsidR="005546B5" w:rsidRPr="008F4F86" w14:paraId="729A7494" w14:textId="1F96CB7D" w:rsidTr="005546B5">
        <w:tc>
          <w:tcPr>
            <w:tcW w:w="2328" w:type="dxa"/>
          </w:tcPr>
          <w:p w14:paraId="761E9DF3" w14:textId="77777777" w:rsidR="005546B5" w:rsidRPr="005546B5" w:rsidRDefault="005546B5" w:rsidP="00171765">
            <w:bookmarkStart w:id="385" w:name="OLE_LINK241"/>
            <w:bookmarkStart w:id="386" w:name="OLE_LINK242"/>
            <w:bookmarkStart w:id="387" w:name="OLE_LINK243"/>
            <w:r>
              <w:rPr>
                <w:lang w:val="en-US"/>
              </w:rPr>
              <w:t>name</w:t>
            </w:r>
            <w:bookmarkEnd w:id="385"/>
            <w:bookmarkEnd w:id="386"/>
            <w:bookmarkEnd w:id="387"/>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388" w:name="OLE_LINK249"/>
            <w:bookmarkStart w:id="389" w:name="OLE_LINK250"/>
            <w:bookmarkStart w:id="390" w:name="OLE_LINK251"/>
            <w:bookmarkStart w:id="391" w:name="OLE_LINK375"/>
            <w:bookmarkStart w:id="392" w:name="OLE_LINK376"/>
            <w:bookmarkStart w:id="393" w:name="OLE_LINK377"/>
            <w:r>
              <w:t>Н</w:t>
            </w:r>
            <w:r w:rsidRPr="00C427A1">
              <w:t>аименование поставщика</w:t>
            </w:r>
            <w:bookmarkEnd w:id="388"/>
            <w:bookmarkEnd w:id="389"/>
            <w:bookmarkEnd w:id="390"/>
            <w:r>
              <w:t>, 1225</w:t>
            </w:r>
            <w:bookmarkEnd w:id="391"/>
            <w:bookmarkEnd w:id="392"/>
            <w:bookmarkEnd w:id="393"/>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Строка до 239 символов.</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Внимание: в данные 24</w:t>
            </w:r>
            <w:r>
              <w:rPr>
                <w:rFonts w:cs="Arial"/>
                <w:i/>
              </w:rPr>
              <w:t>3</w:t>
            </w:r>
            <w:r w:rsidRPr="00562159">
              <w:rPr>
                <w:rFonts w:cs="Arial"/>
                <w:i/>
              </w:rPr>
              <w:t xml:space="preserve"> символа включаются телефоны поставщика + 4 символа на каждый телефон.</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 xml:space="preserve">Например, если передано 2 телефона поставщика длиной 12 и 14 символов, то максимальная длина </w:t>
            </w:r>
            <w:r>
              <w:rPr>
                <w:rFonts w:cs="Arial"/>
              </w:rPr>
              <w:lastRenderedPageBreak/>
              <w:t>наименования поставщика будет 239 – (12 + 4) – (14 + 4)  = 205 символов</w:t>
            </w:r>
          </w:p>
        </w:tc>
        <w:tc>
          <w:tcPr>
            <w:tcW w:w="3130" w:type="dxa"/>
          </w:tcPr>
          <w:p w14:paraId="2A2CDE16" w14:textId="77777777" w:rsidR="005546B5" w:rsidRDefault="005546B5" w:rsidP="005546B5">
            <w:pPr>
              <w:rPr>
                <w:rFonts w:cs="Arial"/>
              </w:rPr>
            </w:pPr>
            <w:r>
              <w:rPr>
                <w:rFonts w:cs="Arial"/>
              </w:rPr>
              <w:lastRenderedPageBreak/>
              <w:t>ФФД 1.05 – нет</w:t>
            </w:r>
          </w:p>
          <w:p w14:paraId="77093BAB" w14:textId="1650B9B4" w:rsidR="005546B5" w:rsidRDefault="005546B5" w:rsidP="005546B5">
            <w:pPr>
              <w:overflowPunct w:val="0"/>
              <w:autoSpaceDE w:val="0"/>
              <w:autoSpaceDN w:val="0"/>
              <w:adjustRightInd w:val="0"/>
              <w:textAlignment w:val="baseline"/>
              <w:rPr>
                <w:rFonts w:cs="Arial"/>
              </w:rPr>
            </w:pPr>
            <w:r>
              <w:rPr>
                <w:rFonts w:cs="Arial"/>
              </w:rPr>
              <w:t>ФФД 1.2 - нет</w:t>
            </w:r>
          </w:p>
        </w:tc>
      </w:tr>
    </w:tbl>
    <w:p w14:paraId="2A774648" w14:textId="77777777" w:rsidR="00171765" w:rsidRDefault="00171765" w:rsidP="00171765"/>
    <w:p w14:paraId="3CCFFD04" w14:textId="77777777" w:rsidR="00171765" w:rsidRPr="007B0FC3" w:rsidRDefault="00171765" w:rsidP="00705CE0">
      <w:pPr>
        <w:pStyle w:val="4"/>
      </w:pPr>
      <w:bookmarkStart w:id="394" w:name="_Toc27489463"/>
      <w:bookmarkStart w:id="395" w:name="_Toc80026479"/>
      <w:r>
        <w:rPr>
          <w:rFonts w:cs="Arial"/>
        </w:rPr>
        <w:t>2.1.1.7</w:t>
      </w:r>
      <w:r>
        <w:t xml:space="preserve"> Данные агента</w:t>
      </w:r>
      <w:bookmarkEnd w:id="394"/>
      <w:bookmarkEnd w:id="395"/>
    </w:p>
    <w:tbl>
      <w:tblPr>
        <w:tblStyle w:val="ab"/>
        <w:tblW w:w="12946" w:type="dxa"/>
        <w:tblLook w:val="04A0" w:firstRow="1" w:lastRow="0" w:firstColumn="1" w:lastColumn="0" w:noHBand="0" w:noVBand="1"/>
      </w:tblPr>
      <w:tblGrid>
        <w:gridCol w:w="3966"/>
        <w:gridCol w:w="3654"/>
        <w:gridCol w:w="2663"/>
        <w:gridCol w:w="2663"/>
      </w:tblGrid>
      <w:tr w:rsidR="00A30465" w:rsidRPr="008F4F86" w14:paraId="64E50990" w14:textId="5EEA2683" w:rsidTr="00A30465">
        <w:tc>
          <w:tcPr>
            <w:tcW w:w="3966" w:type="dxa"/>
          </w:tcPr>
          <w:p w14:paraId="122A5986" w14:textId="77777777" w:rsidR="00A30465" w:rsidRPr="00AE6B24" w:rsidRDefault="00A30465" w:rsidP="00171765">
            <w:pPr>
              <w:rPr>
                <w:rFonts w:cs="Arial"/>
              </w:rPr>
            </w:pPr>
            <w:r>
              <w:rPr>
                <w:lang w:val="en-US"/>
              </w:rPr>
              <w:t>p</w:t>
            </w:r>
            <w:proofErr w:type="spellStart"/>
            <w:r w:rsidRPr="00EA41AF">
              <w:t>aymentTransferOperatorPhoneNumbers</w:t>
            </w:r>
            <w:proofErr w:type="spellEnd"/>
          </w:p>
        </w:tc>
        <w:tc>
          <w:tcPr>
            <w:tcW w:w="3654" w:type="dxa"/>
          </w:tcPr>
          <w:p w14:paraId="7DB91FB3" w14:textId="77777777" w:rsidR="00A30465" w:rsidRPr="008B35C0" w:rsidRDefault="00A30465" w:rsidP="00171765">
            <w:r>
              <w:t>Т</w:t>
            </w:r>
            <w:r w:rsidRPr="004E1AAD">
              <w:t xml:space="preserve">елефон </w:t>
            </w:r>
            <w:r>
              <w:t>оператора перевода, 1075</w:t>
            </w:r>
          </w:p>
        </w:tc>
        <w:tc>
          <w:tcPr>
            <w:tcW w:w="2663" w:type="dxa"/>
          </w:tcPr>
          <w:p w14:paraId="420214CE" w14:textId="69747097"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bookmarkStart w:id="396" w:name="OLE_LINK443"/>
            <w:bookmarkStart w:id="397" w:name="OLE_LINK444"/>
            <w:r w:rsidRPr="008B35C0">
              <w:rPr>
                <w:rFonts w:cs="Arial"/>
              </w:rPr>
              <w:t>}</w:t>
            </w:r>
            <w:bookmarkEnd w:id="396"/>
            <w:bookmarkEnd w:id="397"/>
            <w:r>
              <w:rPr>
                <w:rFonts w:cs="Arial"/>
              </w:rPr>
              <w:t>.</w:t>
            </w:r>
          </w:p>
        </w:tc>
        <w:tc>
          <w:tcPr>
            <w:tcW w:w="2663" w:type="dxa"/>
          </w:tcPr>
          <w:p w14:paraId="6FCE83AA" w14:textId="77777777" w:rsidR="00A30465" w:rsidRDefault="00A30465" w:rsidP="00A30465">
            <w:pPr>
              <w:rPr>
                <w:rFonts w:cs="Arial"/>
              </w:rPr>
            </w:pPr>
            <w:r>
              <w:rPr>
                <w:rFonts w:cs="Arial"/>
              </w:rPr>
              <w:t>ФФД 1.05 – нет</w:t>
            </w:r>
          </w:p>
          <w:p w14:paraId="57D45724" w14:textId="609E0019" w:rsidR="00A30465" w:rsidRDefault="00A30465" w:rsidP="00A30465">
            <w:pPr>
              <w:rPr>
                <w:rFonts w:cs="Arial"/>
              </w:rPr>
            </w:pPr>
            <w:r>
              <w:rPr>
                <w:rFonts w:cs="Arial"/>
              </w:rPr>
              <w:t>ФФД 1.2 - нет</w:t>
            </w:r>
          </w:p>
        </w:tc>
      </w:tr>
      <w:tr w:rsidR="00A30465" w:rsidRPr="008F4F86" w14:paraId="3920E667" w14:textId="081FDAF8" w:rsidTr="00A30465">
        <w:tc>
          <w:tcPr>
            <w:tcW w:w="3966" w:type="dxa"/>
          </w:tcPr>
          <w:p w14:paraId="41ACB447" w14:textId="77777777" w:rsidR="00A30465" w:rsidRPr="00AE6B24" w:rsidRDefault="00A30465" w:rsidP="00171765">
            <w:pPr>
              <w:rPr>
                <w:rFonts w:cs="Arial"/>
              </w:rPr>
            </w:pPr>
            <w:r>
              <w:rPr>
                <w:lang w:val="en-US"/>
              </w:rPr>
              <w:t>p</w:t>
            </w:r>
            <w:proofErr w:type="spellStart"/>
            <w:r w:rsidRPr="00EA41AF">
              <w:t>aymentAgentOperation</w:t>
            </w:r>
            <w:proofErr w:type="spellEnd"/>
          </w:p>
        </w:tc>
        <w:tc>
          <w:tcPr>
            <w:tcW w:w="3654" w:type="dxa"/>
          </w:tcPr>
          <w:p w14:paraId="198CCEE7" w14:textId="77777777" w:rsidR="00A30465" w:rsidRPr="008B35C0" w:rsidRDefault="00A30465" w:rsidP="00171765">
            <w:pPr>
              <w:rPr>
                <w:lang w:val="en-US"/>
              </w:rPr>
            </w:pPr>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p>
        </w:tc>
        <w:tc>
          <w:tcPr>
            <w:tcW w:w="2663" w:type="dxa"/>
          </w:tcPr>
          <w:p w14:paraId="49EA35DB" w14:textId="3B9A2B2A" w:rsidR="00A30465" w:rsidRDefault="00A30465" w:rsidP="00A30465">
            <w:pPr>
              <w:rPr>
                <w:rFonts w:cs="Arial"/>
              </w:rPr>
            </w:pPr>
            <w:r>
              <w:rPr>
                <w:rFonts w:cs="Arial"/>
              </w:rPr>
              <w:t>Строка длиной от 1 до 24 символов.</w:t>
            </w:r>
          </w:p>
        </w:tc>
        <w:tc>
          <w:tcPr>
            <w:tcW w:w="2663" w:type="dxa"/>
          </w:tcPr>
          <w:p w14:paraId="772E77FD" w14:textId="77777777" w:rsidR="00A30465" w:rsidRDefault="00A30465" w:rsidP="00A30465">
            <w:pPr>
              <w:rPr>
                <w:rFonts w:cs="Arial"/>
              </w:rPr>
            </w:pPr>
            <w:r>
              <w:rPr>
                <w:rFonts w:cs="Arial"/>
              </w:rPr>
              <w:t>ФФД 1.05 – нет</w:t>
            </w:r>
          </w:p>
          <w:p w14:paraId="49201C3B" w14:textId="4CBE1168" w:rsidR="00A30465" w:rsidRDefault="00A30465" w:rsidP="00A30465">
            <w:pPr>
              <w:rPr>
                <w:rFonts w:cs="Arial"/>
              </w:rPr>
            </w:pPr>
            <w:r>
              <w:rPr>
                <w:rFonts w:cs="Arial"/>
              </w:rPr>
              <w:t>ФФД 1.2 - нет</w:t>
            </w:r>
          </w:p>
        </w:tc>
      </w:tr>
      <w:tr w:rsidR="00A30465" w:rsidRPr="008F4F86" w14:paraId="40CF0A74" w14:textId="6FE7EFDA" w:rsidTr="00A30465">
        <w:tc>
          <w:tcPr>
            <w:tcW w:w="3966" w:type="dxa"/>
          </w:tcPr>
          <w:p w14:paraId="3E33E113" w14:textId="77777777" w:rsidR="00A30465" w:rsidRPr="00EA41AF" w:rsidRDefault="00A30465" w:rsidP="00171765">
            <w:r>
              <w:rPr>
                <w:lang w:val="en-US"/>
              </w:rPr>
              <w:t>p</w:t>
            </w:r>
            <w:proofErr w:type="spellStart"/>
            <w:r w:rsidRPr="00EA41AF">
              <w:t>aymentAgentPhoneNumbers</w:t>
            </w:r>
            <w:proofErr w:type="spellEnd"/>
          </w:p>
        </w:tc>
        <w:tc>
          <w:tcPr>
            <w:tcW w:w="3654" w:type="dxa"/>
          </w:tcPr>
          <w:p w14:paraId="674E5FB4" w14:textId="77777777" w:rsidR="00A30465" w:rsidRDefault="00A30465" w:rsidP="00171765">
            <w:r>
              <w:t>Т</w:t>
            </w:r>
            <w:r w:rsidRPr="000E7E7C">
              <w:t>елефон платежного агента</w:t>
            </w:r>
            <w:r>
              <w:t xml:space="preserve">, </w:t>
            </w:r>
            <w:r w:rsidRPr="000E7E7C">
              <w:t>1073</w:t>
            </w:r>
          </w:p>
        </w:tc>
        <w:tc>
          <w:tcPr>
            <w:tcW w:w="2663" w:type="dxa"/>
          </w:tcPr>
          <w:p w14:paraId="44BA795F" w14:textId="5DA3451D"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32AE9D39" w14:textId="77777777" w:rsidR="00A30465" w:rsidRDefault="00A30465" w:rsidP="00A30465">
            <w:pPr>
              <w:rPr>
                <w:rFonts w:cs="Arial"/>
              </w:rPr>
            </w:pPr>
            <w:r>
              <w:rPr>
                <w:rFonts w:cs="Arial"/>
              </w:rPr>
              <w:t>ФФД 1.05 – нет</w:t>
            </w:r>
          </w:p>
          <w:p w14:paraId="2FE97808" w14:textId="6FD25065" w:rsidR="00A30465" w:rsidRDefault="00A30465" w:rsidP="00A30465">
            <w:pPr>
              <w:rPr>
                <w:rFonts w:cs="Arial"/>
              </w:rPr>
            </w:pPr>
            <w:r>
              <w:rPr>
                <w:rFonts w:cs="Arial"/>
              </w:rPr>
              <w:t>ФФД 1.2 - нет</w:t>
            </w:r>
          </w:p>
        </w:tc>
      </w:tr>
      <w:tr w:rsidR="00A30465" w:rsidRPr="008F4F86" w14:paraId="0FA3B0C0" w14:textId="2AAE8BDF" w:rsidTr="00A30465">
        <w:tc>
          <w:tcPr>
            <w:tcW w:w="3966" w:type="dxa"/>
          </w:tcPr>
          <w:p w14:paraId="61D0CEEB" w14:textId="77777777" w:rsidR="00A30465" w:rsidRPr="00EA41AF" w:rsidRDefault="00A30465" w:rsidP="00171765">
            <w:r>
              <w:rPr>
                <w:lang w:val="en-US"/>
              </w:rPr>
              <w:t>p</w:t>
            </w:r>
            <w:proofErr w:type="spellStart"/>
            <w:r w:rsidRPr="00EA41AF">
              <w:t>aymentOperatorPhoneNumbers</w:t>
            </w:r>
            <w:proofErr w:type="spellEnd"/>
          </w:p>
        </w:tc>
        <w:tc>
          <w:tcPr>
            <w:tcW w:w="3654" w:type="dxa"/>
          </w:tcPr>
          <w:p w14:paraId="229EF1DA" w14:textId="77777777" w:rsidR="00A30465" w:rsidRDefault="00A30465" w:rsidP="00171765">
            <w:r>
              <w:t>Т</w:t>
            </w:r>
            <w:r w:rsidRPr="0080191E">
              <w:t>елефон оператора по приему платежей</w:t>
            </w:r>
            <w:r>
              <w:t xml:space="preserve">, </w:t>
            </w:r>
            <w:r w:rsidRPr="0080191E">
              <w:t>1074</w:t>
            </w:r>
          </w:p>
        </w:tc>
        <w:tc>
          <w:tcPr>
            <w:tcW w:w="2663" w:type="dxa"/>
          </w:tcPr>
          <w:p w14:paraId="46B101ED" w14:textId="0B80622B"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726337D6" w14:textId="77777777" w:rsidR="00A30465" w:rsidRDefault="00A30465" w:rsidP="00A30465">
            <w:pPr>
              <w:rPr>
                <w:rFonts w:cs="Arial"/>
              </w:rPr>
            </w:pPr>
            <w:r>
              <w:rPr>
                <w:rFonts w:cs="Arial"/>
              </w:rPr>
              <w:t>ФФД 1.05 – нет</w:t>
            </w:r>
          </w:p>
          <w:p w14:paraId="0538B000" w14:textId="63620467" w:rsidR="00A30465" w:rsidRDefault="00A30465" w:rsidP="00A30465">
            <w:pPr>
              <w:rPr>
                <w:rFonts w:cs="Arial"/>
              </w:rPr>
            </w:pPr>
            <w:r>
              <w:rPr>
                <w:rFonts w:cs="Arial"/>
              </w:rPr>
              <w:t>ФФД 1.2 - нет</w:t>
            </w:r>
          </w:p>
        </w:tc>
      </w:tr>
      <w:tr w:rsidR="00A30465" w:rsidRPr="008F4F86" w14:paraId="15C41274" w14:textId="6AC49623" w:rsidTr="00A30465">
        <w:tc>
          <w:tcPr>
            <w:tcW w:w="3966" w:type="dxa"/>
          </w:tcPr>
          <w:p w14:paraId="15C06C73" w14:textId="77777777" w:rsidR="00A30465" w:rsidRPr="00EA41AF" w:rsidRDefault="00A30465" w:rsidP="00171765">
            <w:r>
              <w:rPr>
                <w:lang w:val="en-US"/>
              </w:rPr>
              <w:t>p</w:t>
            </w:r>
            <w:proofErr w:type="spellStart"/>
            <w:r w:rsidRPr="00EA41AF">
              <w:t>aymentOperatorName</w:t>
            </w:r>
            <w:proofErr w:type="spellEnd"/>
          </w:p>
        </w:tc>
        <w:tc>
          <w:tcPr>
            <w:tcW w:w="3654" w:type="dxa"/>
          </w:tcPr>
          <w:p w14:paraId="120D422F" w14:textId="77777777" w:rsidR="00A30465" w:rsidRDefault="00A30465" w:rsidP="00171765">
            <w:r>
              <w:t>Н</w:t>
            </w:r>
            <w:r w:rsidRPr="000B1B66">
              <w:t>аименование оператора перевода</w:t>
            </w:r>
            <w:r>
              <w:t xml:space="preserve">, </w:t>
            </w:r>
            <w:r w:rsidRPr="000B1B66">
              <w:t>1026</w:t>
            </w:r>
          </w:p>
        </w:tc>
        <w:tc>
          <w:tcPr>
            <w:tcW w:w="2663" w:type="dxa"/>
          </w:tcPr>
          <w:p w14:paraId="21B0C6B7" w14:textId="3470CD5D" w:rsidR="00A30465" w:rsidRDefault="00A30465" w:rsidP="00A30465">
            <w:pPr>
              <w:rPr>
                <w:rFonts w:cs="Arial"/>
              </w:rPr>
            </w:pPr>
            <w:r>
              <w:rPr>
                <w:rFonts w:cs="Arial"/>
              </w:rPr>
              <w:t>Строка длиной от 1 до 64 символов.</w:t>
            </w:r>
          </w:p>
        </w:tc>
        <w:tc>
          <w:tcPr>
            <w:tcW w:w="2663" w:type="dxa"/>
          </w:tcPr>
          <w:p w14:paraId="424FC067" w14:textId="77777777" w:rsidR="00A30465" w:rsidRDefault="00A30465" w:rsidP="00A30465">
            <w:pPr>
              <w:rPr>
                <w:rFonts w:cs="Arial"/>
              </w:rPr>
            </w:pPr>
            <w:r>
              <w:rPr>
                <w:rFonts w:cs="Arial"/>
              </w:rPr>
              <w:t>ФФД 1.05 – нет</w:t>
            </w:r>
          </w:p>
          <w:p w14:paraId="12C0A804" w14:textId="08951938" w:rsidR="00A30465" w:rsidRDefault="00A30465" w:rsidP="00A30465">
            <w:pPr>
              <w:rPr>
                <w:rFonts w:cs="Arial"/>
              </w:rPr>
            </w:pPr>
            <w:r>
              <w:rPr>
                <w:rFonts w:cs="Arial"/>
              </w:rPr>
              <w:t>ФФД 1.2 - нет</w:t>
            </w:r>
          </w:p>
        </w:tc>
      </w:tr>
      <w:tr w:rsidR="00A30465" w:rsidRPr="008F4F86" w14:paraId="05D3C0DC" w14:textId="03FA5921" w:rsidTr="00A30465">
        <w:tc>
          <w:tcPr>
            <w:tcW w:w="3966" w:type="dxa"/>
          </w:tcPr>
          <w:p w14:paraId="1E04B9EB" w14:textId="77777777" w:rsidR="00A30465" w:rsidRPr="00EA41AF" w:rsidRDefault="00A30465" w:rsidP="00171765">
            <w:r>
              <w:rPr>
                <w:lang w:val="en-US"/>
              </w:rPr>
              <w:t>p</w:t>
            </w:r>
            <w:proofErr w:type="spellStart"/>
            <w:r w:rsidRPr="00EA41AF">
              <w:t>aymentOperatorAddress</w:t>
            </w:r>
            <w:proofErr w:type="spellEnd"/>
          </w:p>
        </w:tc>
        <w:tc>
          <w:tcPr>
            <w:tcW w:w="3654" w:type="dxa"/>
          </w:tcPr>
          <w:p w14:paraId="365D34AE" w14:textId="77777777" w:rsidR="00A30465" w:rsidRDefault="00A30465" w:rsidP="00171765">
            <w:r>
              <w:t xml:space="preserve">Адрес оператора перевода, </w:t>
            </w:r>
            <w:r w:rsidRPr="00CB6556">
              <w:t>1005</w:t>
            </w:r>
          </w:p>
        </w:tc>
        <w:tc>
          <w:tcPr>
            <w:tcW w:w="2663" w:type="dxa"/>
          </w:tcPr>
          <w:p w14:paraId="30BAB58D" w14:textId="505B76F1" w:rsidR="00A30465" w:rsidRDefault="00A30465" w:rsidP="00A30465">
            <w:pPr>
              <w:rPr>
                <w:rFonts w:cs="Arial"/>
              </w:rPr>
            </w:pPr>
            <w:r>
              <w:rPr>
                <w:rFonts w:cs="Arial"/>
              </w:rPr>
              <w:t>Строка длиной от 1 до 243 символов.</w:t>
            </w:r>
          </w:p>
        </w:tc>
        <w:tc>
          <w:tcPr>
            <w:tcW w:w="2663" w:type="dxa"/>
          </w:tcPr>
          <w:p w14:paraId="5FEECE0C" w14:textId="77777777" w:rsidR="00A30465" w:rsidRDefault="00A30465" w:rsidP="00A30465">
            <w:pPr>
              <w:rPr>
                <w:rFonts w:cs="Arial"/>
              </w:rPr>
            </w:pPr>
            <w:r>
              <w:rPr>
                <w:rFonts w:cs="Arial"/>
              </w:rPr>
              <w:t>ФФД 1.05 – нет</w:t>
            </w:r>
          </w:p>
          <w:p w14:paraId="3639F8E4" w14:textId="67637BAC" w:rsidR="00A30465" w:rsidRDefault="00A30465" w:rsidP="00A30465">
            <w:pPr>
              <w:rPr>
                <w:rFonts w:cs="Arial"/>
              </w:rPr>
            </w:pPr>
            <w:r>
              <w:rPr>
                <w:rFonts w:cs="Arial"/>
              </w:rPr>
              <w:t>ФФД 1.2 - нет</w:t>
            </w:r>
          </w:p>
        </w:tc>
      </w:tr>
      <w:tr w:rsidR="00A30465" w:rsidRPr="008F4F86" w14:paraId="45111F60" w14:textId="690E1B9E" w:rsidTr="00A30465">
        <w:tc>
          <w:tcPr>
            <w:tcW w:w="3966" w:type="dxa"/>
          </w:tcPr>
          <w:p w14:paraId="279A7B36" w14:textId="77777777" w:rsidR="00A30465" w:rsidRPr="00EA41AF" w:rsidRDefault="00A30465" w:rsidP="00171765">
            <w:r>
              <w:rPr>
                <w:lang w:val="en-US"/>
              </w:rPr>
              <w:t>p</w:t>
            </w:r>
            <w:proofErr w:type="spellStart"/>
            <w:r w:rsidRPr="00EA41AF">
              <w:t>aymentOperatorINN</w:t>
            </w:r>
            <w:proofErr w:type="spellEnd"/>
          </w:p>
        </w:tc>
        <w:tc>
          <w:tcPr>
            <w:tcW w:w="3654" w:type="dxa"/>
          </w:tcPr>
          <w:p w14:paraId="6C757E70" w14:textId="77777777" w:rsidR="00A30465" w:rsidRDefault="00A30465" w:rsidP="00171765">
            <w:r w:rsidRPr="00A8468B">
              <w:t>ИНН оператора перевода</w:t>
            </w:r>
            <w:r>
              <w:t xml:space="preserve">, </w:t>
            </w:r>
            <w:r w:rsidRPr="00A8468B">
              <w:t>1016</w:t>
            </w:r>
          </w:p>
        </w:tc>
        <w:tc>
          <w:tcPr>
            <w:tcW w:w="2663" w:type="dxa"/>
          </w:tcPr>
          <w:p w14:paraId="728074E3" w14:textId="4905157E" w:rsidR="00A30465" w:rsidRDefault="00A30465" w:rsidP="00A30465">
            <w:pPr>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63" w:type="dxa"/>
          </w:tcPr>
          <w:p w14:paraId="6E8C631A" w14:textId="77777777" w:rsidR="00A30465" w:rsidRDefault="00A30465" w:rsidP="00A30465">
            <w:pPr>
              <w:rPr>
                <w:rFonts w:cs="Arial"/>
              </w:rPr>
            </w:pPr>
            <w:r>
              <w:rPr>
                <w:rFonts w:cs="Arial"/>
              </w:rPr>
              <w:t>ФФД 1.05 – нет</w:t>
            </w:r>
          </w:p>
          <w:p w14:paraId="5D465F9A" w14:textId="1AC2D2AF" w:rsidR="00A30465" w:rsidRDefault="00A30465" w:rsidP="00A30465">
            <w:pPr>
              <w:rPr>
                <w:rFonts w:cs="Arial"/>
              </w:rPr>
            </w:pPr>
            <w:r>
              <w:rPr>
                <w:rFonts w:cs="Arial"/>
              </w:rPr>
              <w:t>ФФД 1.2 - нет</w:t>
            </w:r>
          </w:p>
        </w:tc>
      </w:tr>
      <w:bookmarkEnd w:id="373"/>
      <w:bookmarkEnd w:id="374"/>
    </w:tbl>
    <w:p w14:paraId="3CED89E8" w14:textId="5C6BB65C" w:rsidR="00171765" w:rsidRDefault="00171765" w:rsidP="00171765"/>
    <w:p w14:paraId="3AA52201" w14:textId="4980C09E" w:rsidR="005E0D92" w:rsidRPr="003272D0" w:rsidRDefault="005E0D92" w:rsidP="005E0D92">
      <w:pPr>
        <w:pStyle w:val="4"/>
        <w:rPr>
          <w:lang w:val="en-US"/>
        </w:rPr>
      </w:pPr>
      <w:bookmarkStart w:id="398" w:name="_Toc80026480"/>
      <w:r>
        <w:rPr>
          <w:rFonts w:cs="Arial"/>
        </w:rPr>
        <w:t>2.1.1.</w:t>
      </w:r>
      <w:r>
        <w:rPr>
          <w:rFonts w:cs="Arial"/>
          <w:lang w:val="en-US"/>
        </w:rPr>
        <w:t>8</w:t>
      </w:r>
      <w:r>
        <w:t xml:space="preserve"> </w:t>
      </w:r>
      <w:r w:rsidR="00A60F13" w:rsidRPr="00627F02">
        <w:t>Сведения о покупателе (клиенте)</w:t>
      </w:r>
      <w:r w:rsidR="003272D0">
        <w:rPr>
          <w:lang w:val="en-US"/>
        </w:rPr>
        <w:t>, 1256</w:t>
      </w:r>
      <w:bookmarkEnd w:id="398"/>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Покупатель (клиент)</w:t>
            </w:r>
            <w:r w:rsidRPr="009D5B7E">
              <w:t xml:space="preserve">, </w:t>
            </w:r>
            <w:r>
              <w:t>1227</w:t>
            </w:r>
          </w:p>
        </w:tc>
        <w:tc>
          <w:tcPr>
            <w:tcW w:w="2619" w:type="dxa"/>
          </w:tcPr>
          <w:p w14:paraId="7CEBF93B" w14:textId="497E80A5" w:rsidR="00A30465" w:rsidRDefault="00A30465" w:rsidP="00A30465">
            <w:pPr>
              <w:rPr>
                <w:rFonts w:cs="Arial"/>
              </w:rPr>
            </w:pPr>
            <w:r>
              <w:rPr>
                <w:rFonts w:cs="Arial"/>
              </w:rPr>
              <w:t xml:space="preserve">Строка от 1 до </w:t>
            </w:r>
            <w:bookmarkStart w:id="399" w:name="OLE_LINK559"/>
            <w:bookmarkStart w:id="400" w:name="OLE_LINK560"/>
            <w:r>
              <w:rPr>
                <w:rFonts w:cs="Arial"/>
              </w:rPr>
              <w:t>239</w:t>
            </w:r>
            <w:bookmarkEnd w:id="399"/>
            <w:bookmarkEnd w:id="400"/>
            <w:r>
              <w:rPr>
                <w:rFonts w:cs="Arial"/>
              </w:rPr>
              <w:t xml:space="preserve"> символов.</w:t>
            </w:r>
          </w:p>
        </w:tc>
        <w:tc>
          <w:tcPr>
            <w:tcW w:w="2619" w:type="dxa"/>
          </w:tcPr>
          <w:p w14:paraId="7B3A1258" w14:textId="77777777" w:rsidR="00A30465" w:rsidRDefault="00A30465" w:rsidP="00A30465">
            <w:pPr>
              <w:rPr>
                <w:rFonts w:cs="Arial"/>
              </w:rPr>
            </w:pPr>
            <w:r>
              <w:rPr>
                <w:rFonts w:cs="Arial"/>
              </w:rPr>
              <w:t>ФФД 1.05 – нет</w:t>
            </w:r>
          </w:p>
          <w:p w14:paraId="589BF972" w14:textId="7DDEBF7D" w:rsidR="00A30465" w:rsidRDefault="00A30465" w:rsidP="00A30465">
            <w:pPr>
              <w:rPr>
                <w:rFonts w:cs="Arial"/>
              </w:rPr>
            </w:pPr>
            <w:r>
              <w:rPr>
                <w:rFonts w:cs="Arial"/>
              </w:rPr>
              <w:t>ФФД 1.2 - нет</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ИНН покупателя (клиента)</w:t>
            </w:r>
            <w:r w:rsidRPr="009D5B7E">
              <w:t>, 12</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19" w:type="dxa"/>
          </w:tcPr>
          <w:p w14:paraId="6565129F" w14:textId="77777777" w:rsidR="00A30465" w:rsidRDefault="00A30465" w:rsidP="00A30465">
            <w:pPr>
              <w:rPr>
                <w:rFonts w:cs="Arial"/>
              </w:rPr>
            </w:pPr>
            <w:r>
              <w:rPr>
                <w:rFonts w:cs="Arial"/>
              </w:rPr>
              <w:t>ФФД 1.05 – нет</w:t>
            </w:r>
          </w:p>
          <w:p w14:paraId="6B3C8F6C" w14:textId="7188537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7732EC4" w14:textId="0D571F25" w:rsidTr="00A30465">
        <w:tc>
          <w:tcPr>
            <w:tcW w:w="2317" w:type="dxa"/>
          </w:tcPr>
          <w:p w14:paraId="6D71302A" w14:textId="037DC729" w:rsidR="00A30465" w:rsidRDefault="00A30465" w:rsidP="00A60F13">
            <w:pPr>
              <w:rPr>
                <w:lang w:val="en-US"/>
              </w:rPr>
            </w:pPr>
            <w:proofErr w:type="spellStart"/>
            <w:r>
              <w:rPr>
                <w:lang w:val="en-US"/>
              </w:rPr>
              <w:t>b</w:t>
            </w:r>
            <w:r w:rsidRPr="00086E5C">
              <w:rPr>
                <w:lang w:val="en-US"/>
              </w:rPr>
              <w:t>irthDate</w:t>
            </w:r>
            <w:proofErr w:type="spellEnd"/>
          </w:p>
        </w:tc>
        <w:tc>
          <w:tcPr>
            <w:tcW w:w="3759" w:type="dxa"/>
          </w:tcPr>
          <w:p w14:paraId="2A51B877" w14:textId="30EEA81C" w:rsidR="00A30465" w:rsidRDefault="00A30465" w:rsidP="00A60F13">
            <w:pPr>
              <w:overflowPunct w:val="0"/>
              <w:autoSpaceDE w:val="0"/>
              <w:autoSpaceDN w:val="0"/>
              <w:adjustRightInd w:val="0"/>
              <w:textAlignment w:val="baseline"/>
            </w:pPr>
            <w:r w:rsidRPr="00F71EA8">
              <w:t>Дата рождения покупателя (клиента),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bookmarkStart w:id="401" w:name="OLE_LINK561"/>
            <w:r w:rsidRPr="00F71EA8">
              <w:rPr>
                <w:rFonts w:cs="Arial"/>
              </w:rPr>
              <w:t>ДД.ММ.ГГГГ</w:t>
            </w:r>
            <w:bookmarkEnd w:id="401"/>
            <w:r>
              <w:rPr>
                <w:rFonts w:cs="Arial"/>
              </w:rPr>
              <w:t>.</w:t>
            </w:r>
          </w:p>
        </w:tc>
        <w:tc>
          <w:tcPr>
            <w:tcW w:w="2619" w:type="dxa"/>
          </w:tcPr>
          <w:p w14:paraId="15F73083" w14:textId="77777777" w:rsidR="00A30465" w:rsidRDefault="00A30465" w:rsidP="00A30465">
            <w:pPr>
              <w:rPr>
                <w:rFonts w:cs="Arial"/>
              </w:rPr>
            </w:pPr>
            <w:r>
              <w:rPr>
                <w:rFonts w:cs="Arial"/>
              </w:rPr>
              <w:t>ФФД 1.05 – нет</w:t>
            </w:r>
          </w:p>
          <w:p w14:paraId="62527A1F" w14:textId="470CC64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t>c</w:t>
            </w:r>
            <w:r w:rsidRPr="00086E5C">
              <w:rPr>
                <w:lang w:val="en-US"/>
              </w:rPr>
              <w:t>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proofErr w:type="gramStart"/>
            <w:r w:rsidRPr="00086E5C">
              <w:t>Гражданство ,</w:t>
            </w:r>
            <w:proofErr w:type="gramEnd"/>
            <w:r w:rsidRPr="00086E5C">
              <w:t xml:space="preserve"> 1244</w:t>
            </w:r>
          </w:p>
        </w:tc>
        <w:tc>
          <w:tcPr>
            <w:tcW w:w="2619" w:type="dxa"/>
          </w:tcPr>
          <w:p w14:paraId="79295263" w14:textId="6E803F06" w:rsidR="00A30465" w:rsidRPr="00733FB4" w:rsidRDefault="00A30465" w:rsidP="00086E5C">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3F3E0495" w14:textId="414AA7A9" w:rsidR="00A30465" w:rsidRDefault="00A30465" w:rsidP="00086E5C">
            <w:pPr>
              <w:overflowPunct w:val="0"/>
              <w:autoSpaceDE w:val="0"/>
              <w:autoSpaceDN w:val="0"/>
              <w:adjustRightInd w:val="0"/>
              <w:textAlignment w:val="baseline"/>
              <w:rPr>
                <w:rFonts w:cs="Arial"/>
              </w:rPr>
            </w:pPr>
            <w:r>
              <w:rPr>
                <w:rFonts w:cs="Arial"/>
              </w:rPr>
              <w:lastRenderedPageBreak/>
              <w:t>Сервис автоматически дополнит строку до 3 символов пробелами.</w:t>
            </w:r>
          </w:p>
        </w:tc>
        <w:tc>
          <w:tcPr>
            <w:tcW w:w="2619" w:type="dxa"/>
          </w:tcPr>
          <w:p w14:paraId="501EECC7" w14:textId="77777777" w:rsidR="00A30465" w:rsidRDefault="00A30465" w:rsidP="00A30465">
            <w:pPr>
              <w:rPr>
                <w:rFonts w:cs="Arial"/>
              </w:rPr>
            </w:pPr>
            <w:r>
              <w:rPr>
                <w:rFonts w:cs="Arial"/>
              </w:rPr>
              <w:lastRenderedPageBreak/>
              <w:t>ФФД 1.05 – нет</w:t>
            </w:r>
          </w:p>
          <w:p w14:paraId="2B4108C2" w14:textId="4D6E7279" w:rsidR="00A30465" w:rsidRDefault="00A30465" w:rsidP="00A30465">
            <w:pPr>
              <w:rPr>
                <w:rFonts w:cs="Arial"/>
              </w:rPr>
            </w:pPr>
            <w:r>
              <w:rPr>
                <w:rFonts w:cs="Arial"/>
              </w:rPr>
              <w:t>ФФД 1.2 - нет</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proofErr w:type="spellStart"/>
            <w:r>
              <w:rPr>
                <w:lang w:val="en-US"/>
              </w:rPr>
              <w:t>i</w:t>
            </w:r>
            <w:r w:rsidRPr="00086E5C">
              <w:rPr>
                <w:lang w:val="en-US"/>
              </w:rPr>
              <w:t>dentityDocumentCode</w:t>
            </w:r>
            <w:proofErr w:type="spellEnd"/>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Код вида документа, удостоверяющего личность, 1245</w:t>
            </w:r>
          </w:p>
        </w:tc>
        <w:tc>
          <w:tcPr>
            <w:tcW w:w="2619" w:type="dxa"/>
          </w:tcPr>
          <w:p w14:paraId="0517EECD" w14:textId="7177E6A9" w:rsidR="00A30465" w:rsidRPr="00086E5C" w:rsidRDefault="00A30465" w:rsidP="00A30465">
            <w:pPr>
              <w:rPr>
                <w:rFonts w:cs="Arial"/>
              </w:rPr>
            </w:pPr>
            <w:r>
              <w:rPr>
                <w:rFonts w:cs="Arial"/>
              </w:rPr>
              <w:t>Строка длиной 2 символа, формат ЦЦ.</w:t>
            </w:r>
          </w:p>
        </w:tc>
        <w:tc>
          <w:tcPr>
            <w:tcW w:w="2619" w:type="dxa"/>
          </w:tcPr>
          <w:p w14:paraId="212A602E" w14:textId="77777777" w:rsidR="00A30465" w:rsidRDefault="00A30465" w:rsidP="00A30465">
            <w:pPr>
              <w:rPr>
                <w:rFonts w:cs="Arial"/>
              </w:rPr>
            </w:pPr>
            <w:r>
              <w:rPr>
                <w:rFonts w:cs="Arial"/>
              </w:rPr>
              <w:t>ФФД 1.05 – нет</w:t>
            </w:r>
          </w:p>
          <w:p w14:paraId="217E6E2E" w14:textId="71B87E7A" w:rsidR="00A30465" w:rsidRDefault="00A30465" w:rsidP="00A30465">
            <w:pPr>
              <w:rPr>
                <w:rFonts w:cs="Arial"/>
              </w:rPr>
            </w:pPr>
            <w:r>
              <w:rPr>
                <w:rFonts w:cs="Arial"/>
              </w:rPr>
              <w:t>ФФД 1.2 - нет</w:t>
            </w:r>
          </w:p>
        </w:tc>
      </w:tr>
      <w:tr w:rsidR="00A30465" w:rsidRPr="008F4F86" w14:paraId="74EC6EC0" w14:textId="0A55A15F" w:rsidTr="00A30465">
        <w:tc>
          <w:tcPr>
            <w:tcW w:w="2317" w:type="dxa"/>
          </w:tcPr>
          <w:p w14:paraId="75CAB2AE" w14:textId="4DB5441B" w:rsidR="00A30465" w:rsidRDefault="00A30465" w:rsidP="00A60F13">
            <w:pPr>
              <w:rPr>
                <w:lang w:val="en-US"/>
              </w:rPr>
            </w:pPr>
            <w:proofErr w:type="spellStart"/>
            <w:r>
              <w:rPr>
                <w:lang w:val="en-US"/>
              </w:rPr>
              <w:t>i</w:t>
            </w:r>
            <w:r w:rsidRPr="00086E5C">
              <w:rPr>
                <w:lang w:val="en-US"/>
              </w:rPr>
              <w:t>dentityDocument</w:t>
            </w:r>
            <w:r>
              <w:rPr>
                <w:lang w:val="en-US"/>
              </w:rPr>
              <w:t>Data</w:t>
            </w:r>
            <w:proofErr w:type="spellEnd"/>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Д</w:t>
            </w:r>
            <w:r w:rsidRPr="001B466E">
              <w:t>анные документа, удостоверяющего личность</w:t>
            </w:r>
            <w:r>
              <w:t>, 1246</w:t>
            </w:r>
          </w:p>
        </w:tc>
        <w:tc>
          <w:tcPr>
            <w:tcW w:w="2619" w:type="dxa"/>
          </w:tcPr>
          <w:p w14:paraId="341DC3C7" w14:textId="5A5CCA0E" w:rsidR="00A30465" w:rsidRPr="00536C5F" w:rsidRDefault="00A30465" w:rsidP="00A30465">
            <w:pPr>
              <w:rPr>
                <w:rFonts w:cs="Arial"/>
              </w:rPr>
            </w:pPr>
            <w:r>
              <w:rPr>
                <w:rFonts w:cs="Arial"/>
              </w:rPr>
              <w:t>Строка до 64 символов.</w:t>
            </w:r>
          </w:p>
        </w:tc>
        <w:tc>
          <w:tcPr>
            <w:tcW w:w="2619" w:type="dxa"/>
          </w:tcPr>
          <w:p w14:paraId="4DD9103F" w14:textId="77777777" w:rsidR="00A30465" w:rsidRDefault="00A30465" w:rsidP="00A30465">
            <w:pPr>
              <w:rPr>
                <w:rFonts w:cs="Arial"/>
              </w:rPr>
            </w:pPr>
            <w:r>
              <w:rPr>
                <w:rFonts w:cs="Arial"/>
              </w:rPr>
              <w:t>ФФД 1.05 – нет</w:t>
            </w:r>
          </w:p>
          <w:p w14:paraId="121C7801" w14:textId="1B511988" w:rsidR="00A30465" w:rsidRDefault="00A30465" w:rsidP="00A30465">
            <w:pPr>
              <w:rPr>
                <w:rFonts w:cs="Arial"/>
              </w:rPr>
            </w:pPr>
            <w:r>
              <w:rPr>
                <w:rFonts w:cs="Arial"/>
              </w:rPr>
              <w:t>ФФД 1.2 - нет</w:t>
            </w:r>
          </w:p>
        </w:tc>
      </w:tr>
      <w:tr w:rsidR="00A30465" w:rsidRPr="008F4F86" w14:paraId="49F17A50" w14:textId="69348492" w:rsidTr="00A30465">
        <w:tc>
          <w:tcPr>
            <w:tcW w:w="2317" w:type="dxa"/>
          </w:tcPr>
          <w:p w14:paraId="487937D8" w14:textId="00336079" w:rsidR="00A30465" w:rsidRPr="00086E5C" w:rsidRDefault="00A30465" w:rsidP="00A60F13">
            <w:r>
              <w:rPr>
                <w:lang w:val="en-US"/>
              </w:rPr>
              <w:t>a</w:t>
            </w:r>
            <w:proofErr w:type="spellStart"/>
            <w:r w:rsidRPr="00086E5C">
              <w:t>ddress</w:t>
            </w:r>
            <w:proofErr w:type="spellEnd"/>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Адрес покупателя (клиента), 1254</w:t>
            </w:r>
          </w:p>
        </w:tc>
        <w:tc>
          <w:tcPr>
            <w:tcW w:w="2619" w:type="dxa"/>
          </w:tcPr>
          <w:p w14:paraId="2085D963" w14:textId="531667CB" w:rsidR="00A30465" w:rsidRDefault="00A30465" w:rsidP="00A30465">
            <w:pPr>
              <w:rPr>
                <w:rFonts w:cs="Arial"/>
              </w:rPr>
            </w:pPr>
            <w:r>
              <w:rPr>
                <w:rFonts w:cs="Arial"/>
              </w:rPr>
              <w:t>Строка от 1 до 239 символов.</w:t>
            </w:r>
          </w:p>
        </w:tc>
        <w:tc>
          <w:tcPr>
            <w:tcW w:w="2619" w:type="dxa"/>
          </w:tcPr>
          <w:p w14:paraId="114D2551" w14:textId="77777777" w:rsidR="00A30465" w:rsidRDefault="00A30465" w:rsidP="00A30465">
            <w:pPr>
              <w:rPr>
                <w:rFonts w:cs="Arial"/>
              </w:rPr>
            </w:pPr>
            <w:r>
              <w:rPr>
                <w:rFonts w:cs="Arial"/>
              </w:rPr>
              <w:t>ФФД 1.05 – нет</w:t>
            </w:r>
          </w:p>
          <w:p w14:paraId="1ECEB673" w14:textId="579D3CA9" w:rsidR="00A30465" w:rsidRDefault="00A30465" w:rsidP="00A30465">
            <w:pPr>
              <w:rPr>
                <w:rFonts w:cs="Arial"/>
              </w:rPr>
            </w:pPr>
            <w:r>
              <w:rPr>
                <w:rFonts w:cs="Arial"/>
              </w:rPr>
              <w:t>ФФД 1.2 - нет</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402" w:name="_Toc80026481"/>
      <w:r>
        <w:rPr>
          <w:rFonts w:cs="Arial"/>
        </w:rPr>
        <w:t>2.1.1.</w:t>
      </w:r>
      <w:r>
        <w:rPr>
          <w:rFonts w:cs="Arial"/>
          <w:lang w:val="en-US"/>
        </w:rPr>
        <w:t>9</w:t>
      </w:r>
      <w:r>
        <w:t xml:space="preserve"> </w:t>
      </w:r>
      <w:r w:rsidRPr="00677EEF">
        <w:t>Операционный реквизит чека</w:t>
      </w:r>
      <w:r w:rsidR="003272D0">
        <w:rPr>
          <w:lang w:val="en-US"/>
        </w:rPr>
        <w:t>, 1270</w:t>
      </w:r>
      <w:bookmarkEnd w:id="402"/>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w:t>
            </w:r>
            <w:r w:rsidRPr="005A2BA4">
              <w:rPr>
                <w:lang w:val="en-US"/>
              </w:rPr>
              <w:t>ate</w:t>
            </w:r>
          </w:p>
        </w:tc>
        <w:tc>
          <w:tcPr>
            <w:tcW w:w="4825" w:type="dxa"/>
          </w:tcPr>
          <w:p w14:paraId="09B565A0" w14:textId="0695C2E2" w:rsidR="00A30465" w:rsidRDefault="00A30465" w:rsidP="00E61789">
            <w:r w:rsidRPr="00677EEF">
              <w:t>Дата, время операции, 1273</w:t>
            </w:r>
          </w:p>
        </w:tc>
        <w:tc>
          <w:tcPr>
            <w:tcW w:w="3130" w:type="dxa"/>
          </w:tcPr>
          <w:p w14:paraId="0F0857C9" w14:textId="724BFAA6" w:rsidR="00A30465" w:rsidRDefault="00A30465" w:rsidP="00A304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30" w:type="dxa"/>
          </w:tcPr>
          <w:p w14:paraId="6ED7EFB1" w14:textId="77777777" w:rsidR="00A30465" w:rsidRDefault="00A30465" w:rsidP="00A30465">
            <w:pPr>
              <w:rPr>
                <w:rFonts w:cs="Arial"/>
              </w:rPr>
            </w:pPr>
            <w:r>
              <w:rPr>
                <w:rFonts w:cs="Arial"/>
              </w:rPr>
              <w:t>ФФД 1.05 – нет</w:t>
            </w:r>
          </w:p>
          <w:p w14:paraId="34F20C08" w14:textId="6D133E27" w:rsidR="00A30465" w:rsidRPr="008F4F86" w:rsidRDefault="00A30465" w:rsidP="00A30465">
            <w:pPr>
              <w:rPr>
                <w:rFonts w:cs="Arial"/>
              </w:rPr>
            </w:pPr>
            <w:r>
              <w:rPr>
                <w:rFonts w:cs="Arial"/>
              </w:rPr>
              <w:t>ФФД 1.2 - нет</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w:t>
            </w:r>
            <w:r w:rsidRPr="005A2BA4">
              <w:rPr>
                <w:lang w:val="en-US"/>
              </w:rPr>
              <w:t>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Идентификатор операции,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t>Принимает значения «0» до определения значения реквизита ФНС России.</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t>Число от 0 до 255.</w:t>
            </w:r>
          </w:p>
        </w:tc>
        <w:tc>
          <w:tcPr>
            <w:tcW w:w="3130" w:type="dxa"/>
          </w:tcPr>
          <w:p w14:paraId="16444AE4" w14:textId="77777777" w:rsidR="00A30465" w:rsidRDefault="00A30465" w:rsidP="00A30465">
            <w:pPr>
              <w:rPr>
                <w:rFonts w:cs="Arial"/>
              </w:rPr>
            </w:pPr>
            <w:r>
              <w:rPr>
                <w:rFonts w:cs="Arial"/>
              </w:rPr>
              <w:t>ФФД 1.05 – нет</w:t>
            </w:r>
          </w:p>
          <w:p w14:paraId="3B07DAAF" w14:textId="54F9D5E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0FA896E4" w14:textId="375D4244" w:rsidTr="00A30465">
        <w:tc>
          <w:tcPr>
            <w:tcW w:w="2328" w:type="dxa"/>
          </w:tcPr>
          <w:p w14:paraId="0E23174F" w14:textId="0F2E3B9B" w:rsidR="00A30465" w:rsidRDefault="00A30465" w:rsidP="00E61789">
            <w:pPr>
              <w:rPr>
                <w:lang w:val="en-US"/>
              </w:rPr>
            </w:pPr>
            <w:r>
              <w:rPr>
                <w:lang w:val="en-US"/>
              </w:rPr>
              <w:t>v</w:t>
            </w:r>
            <w:r w:rsidRPr="005A2BA4">
              <w:rPr>
                <w:lang w:val="en-US"/>
              </w:rPr>
              <w:t>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Данные операции,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Строка от 1 до 64 символов.</w:t>
            </w:r>
          </w:p>
        </w:tc>
        <w:tc>
          <w:tcPr>
            <w:tcW w:w="3130" w:type="dxa"/>
          </w:tcPr>
          <w:p w14:paraId="0F8F1CC4" w14:textId="77777777" w:rsidR="00A30465" w:rsidRDefault="00A30465" w:rsidP="00A30465">
            <w:pPr>
              <w:rPr>
                <w:rFonts w:cs="Arial"/>
              </w:rPr>
            </w:pPr>
            <w:r>
              <w:rPr>
                <w:rFonts w:cs="Arial"/>
              </w:rPr>
              <w:t>ФФД 1.05 – нет</w:t>
            </w:r>
          </w:p>
          <w:p w14:paraId="0FC40A9D" w14:textId="004F40A2"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403" w:name="_Toc80026482"/>
      <w:r>
        <w:rPr>
          <w:rFonts w:cs="Arial"/>
        </w:rPr>
        <w:t>2.1.1.</w:t>
      </w:r>
      <w:r>
        <w:rPr>
          <w:rFonts w:cs="Arial"/>
          <w:lang w:val="en-US"/>
        </w:rPr>
        <w:t>10</w:t>
      </w:r>
      <w:r>
        <w:t xml:space="preserve"> </w:t>
      </w:r>
      <w:r w:rsidRPr="00627F02">
        <w:t>Отраслевой реквизит чека, 1261</w:t>
      </w:r>
      <w:bookmarkEnd w:id="403"/>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proofErr w:type="spellStart"/>
            <w:r>
              <w:rPr>
                <w:lang w:val="en-US"/>
              </w:rPr>
              <w:t>f</w:t>
            </w:r>
            <w:r w:rsidRPr="00442F72">
              <w:rPr>
                <w:lang w:val="en-US"/>
              </w:rPr>
              <w:t>oivId</w:t>
            </w:r>
            <w:proofErr w:type="spellEnd"/>
          </w:p>
        </w:tc>
        <w:tc>
          <w:tcPr>
            <w:tcW w:w="4778" w:type="dxa"/>
          </w:tcPr>
          <w:p w14:paraId="67422C5C" w14:textId="0FD7DA0D" w:rsidR="00A30465" w:rsidRDefault="00A30465" w:rsidP="00E61789">
            <w:r w:rsidRPr="00640C9A">
              <w:t>Идентификатор ФОИВ, 1262</w:t>
            </w:r>
          </w:p>
        </w:tc>
        <w:tc>
          <w:tcPr>
            <w:tcW w:w="3109" w:type="dxa"/>
          </w:tcPr>
          <w:p w14:paraId="70ACB510" w14:textId="7226E89E" w:rsidR="00A30465" w:rsidRDefault="00A30465" w:rsidP="00A30465">
            <w:pPr>
              <w:rPr>
                <w:rFonts w:cs="Arial"/>
              </w:rPr>
            </w:pPr>
            <w:r>
              <w:rPr>
                <w:rFonts w:cs="Arial"/>
              </w:rPr>
              <w:t xml:space="preserve">Строка от 1 до </w:t>
            </w:r>
            <w:r w:rsidRPr="00640C9A">
              <w:rPr>
                <w:rFonts w:cs="Arial"/>
              </w:rPr>
              <w:t>3</w:t>
            </w:r>
            <w:r>
              <w:rPr>
                <w:rFonts w:cs="Arial"/>
              </w:rPr>
              <w:t xml:space="preserve"> символов.</w:t>
            </w:r>
          </w:p>
        </w:tc>
        <w:tc>
          <w:tcPr>
            <w:tcW w:w="3109" w:type="dxa"/>
          </w:tcPr>
          <w:p w14:paraId="4D63FAF7" w14:textId="77777777" w:rsidR="00A30465" w:rsidRDefault="00A30465" w:rsidP="00A30465">
            <w:pPr>
              <w:rPr>
                <w:rFonts w:cs="Arial"/>
              </w:rPr>
            </w:pPr>
            <w:r>
              <w:rPr>
                <w:rFonts w:cs="Arial"/>
              </w:rPr>
              <w:t>ФФД 1.05 – нет</w:t>
            </w:r>
          </w:p>
          <w:p w14:paraId="785C745D" w14:textId="0F9FAD2D" w:rsidR="00A30465" w:rsidRDefault="00A30465" w:rsidP="00A30465">
            <w:pPr>
              <w:rPr>
                <w:rFonts w:cs="Arial"/>
              </w:rPr>
            </w:pPr>
            <w:r>
              <w:rPr>
                <w:rFonts w:cs="Arial"/>
              </w:rPr>
              <w:t>ФФД 1.2 - нет</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proofErr w:type="spellStart"/>
            <w:r>
              <w:rPr>
                <w:lang w:val="en-US"/>
              </w:rPr>
              <w:t>c</w:t>
            </w:r>
            <w:r w:rsidRPr="00442F72">
              <w:rPr>
                <w:lang w:val="en-US"/>
              </w:rPr>
              <w:t>auseDocumentDate</w:t>
            </w:r>
            <w:proofErr w:type="spellEnd"/>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Дата документа основания,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r w:rsidRPr="00F71EA8">
              <w:rPr>
                <w:rFonts w:cs="Arial"/>
              </w:rPr>
              <w:t>ДД.ММ.ГГГГ</w:t>
            </w:r>
            <w:r>
              <w:rPr>
                <w:rFonts w:cs="Arial"/>
              </w:rPr>
              <w:t>.</w:t>
            </w:r>
          </w:p>
        </w:tc>
        <w:tc>
          <w:tcPr>
            <w:tcW w:w="3109" w:type="dxa"/>
          </w:tcPr>
          <w:p w14:paraId="7BC349D9" w14:textId="77777777" w:rsidR="00A30465" w:rsidRDefault="00A30465" w:rsidP="00A30465">
            <w:pPr>
              <w:rPr>
                <w:rFonts w:cs="Arial"/>
              </w:rPr>
            </w:pPr>
            <w:r>
              <w:rPr>
                <w:rFonts w:cs="Arial"/>
              </w:rPr>
              <w:t>ФФД 1.05 – нет</w:t>
            </w:r>
          </w:p>
          <w:p w14:paraId="3F88BB7D" w14:textId="0DF4F40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999CE8" w14:textId="7B8D7C61" w:rsidTr="00A30465">
        <w:tc>
          <w:tcPr>
            <w:tcW w:w="2396" w:type="dxa"/>
          </w:tcPr>
          <w:p w14:paraId="18F46CE3" w14:textId="7D1EAFFA" w:rsidR="00A30465" w:rsidRDefault="00A30465" w:rsidP="00E61789">
            <w:pPr>
              <w:rPr>
                <w:lang w:val="en-US"/>
              </w:rPr>
            </w:pPr>
            <w:proofErr w:type="spellStart"/>
            <w:r>
              <w:rPr>
                <w:lang w:val="en-US"/>
              </w:rPr>
              <w:t>c</w:t>
            </w:r>
            <w:r w:rsidRPr="00442F72">
              <w:rPr>
                <w:lang w:val="en-US"/>
              </w:rPr>
              <w:t>auseDocumentNumber</w:t>
            </w:r>
            <w:proofErr w:type="spellEnd"/>
          </w:p>
        </w:tc>
        <w:tc>
          <w:tcPr>
            <w:tcW w:w="4778" w:type="dxa"/>
          </w:tcPr>
          <w:p w14:paraId="7401FBA8" w14:textId="1DEE77CE" w:rsidR="00A30465" w:rsidRDefault="00A30465" w:rsidP="00E61789">
            <w:pPr>
              <w:overflowPunct w:val="0"/>
              <w:autoSpaceDE w:val="0"/>
              <w:autoSpaceDN w:val="0"/>
              <w:adjustRightInd w:val="0"/>
              <w:textAlignment w:val="baseline"/>
            </w:pPr>
            <w:r w:rsidRPr="00640C9A">
              <w:t>Номер документа основания,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32</w:t>
            </w:r>
            <w:r>
              <w:rPr>
                <w:rFonts w:cs="Arial"/>
              </w:rPr>
              <w:t xml:space="preserve"> символов.</w:t>
            </w:r>
          </w:p>
        </w:tc>
        <w:tc>
          <w:tcPr>
            <w:tcW w:w="3109" w:type="dxa"/>
          </w:tcPr>
          <w:p w14:paraId="0941B30B" w14:textId="77777777" w:rsidR="00A30465" w:rsidRDefault="00A30465" w:rsidP="00A30465">
            <w:pPr>
              <w:rPr>
                <w:rFonts w:cs="Arial"/>
              </w:rPr>
            </w:pPr>
            <w:r>
              <w:rPr>
                <w:rFonts w:cs="Arial"/>
              </w:rPr>
              <w:t>ФФД 1.05 – нет</w:t>
            </w:r>
          </w:p>
          <w:p w14:paraId="7DE98A7F" w14:textId="387E56F5"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w:t>
            </w:r>
            <w:r w:rsidRPr="005A2BA4">
              <w:rPr>
                <w:lang w:val="en-US"/>
              </w:rPr>
              <w:t>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Значение отраслевого реквизита,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Строка от 1 до 239 символов.</w:t>
            </w:r>
          </w:p>
        </w:tc>
        <w:tc>
          <w:tcPr>
            <w:tcW w:w="3109" w:type="dxa"/>
          </w:tcPr>
          <w:p w14:paraId="61DAC40D" w14:textId="77777777" w:rsidR="00A30465" w:rsidRDefault="00A30465" w:rsidP="00A30465">
            <w:pPr>
              <w:rPr>
                <w:rFonts w:cs="Arial"/>
              </w:rPr>
            </w:pPr>
            <w:r>
              <w:rPr>
                <w:rFonts w:cs="Arial"/>
              </w:rPr>
              <w:t>ФФД 1.05 – нет</w:t>
            </w:r>
          </w:p>
          <w:p w14:paraId="75B8CB81" w14:textId="20A018C4"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404" w:name="_Toc80026483"/>
      <w:r>
        <w:rPr>
          <w:rFonts w:cs="Arial"/>
        </w:rPr>
        <w:t>2.1.1.</w:t>
      </w:r>
      <w:r>
        <w:rPr>
          <w:rFonts w:cs="Arial"/>
          <w:lang w:val="en-US"/>
        </w:rPr>
        <w:t>11</w:t>
      </w:r>
      <w:r>
        <w:t xml:space="preserve"> </w:t>
      </w:r>
      <w:bookmarkStart w:id="405" w:name="OLE_LINK473"/>
      <w:r w:rsidR="007D4134">
        <w:t xml:space="preserve">Штрих-коды </w:t>
      </w:r>
      <w:r w:rsidR="004A4E09">
        <w:t>предмета расчета</w:t>
      </w:r>
      <w:bookmarkEnd w:id="404"/>
      <w:bookmarkEnd w:id="405"/>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06" w:name="OLE_LINK539"/>
            <w:bookmarkStart w:id="407" w:name="OLE_LINK540"/>
            <w:r>
              <w:rPr>
                <w:lang w:val="en-US"/>
              </w:rPr>
              <w:t>ean8</w:t>
            </w:r>
            <w:bookmarkEnd w:id="406"/>
            <w:bookmarkEnd w:id="407"/>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08" w:name="OLE_LINK536"/>
            <w:bookmarkStart w:id="409" w:name="OLE_LINK538"/>
            <w:r w:rsidRPr="00A81B2D">
              <w:t>КТ EAN-8</w:t>
            </w:r>
            <w:r w:rsidRPr="00640C9A">
              <w:t xml:space="preserve">, </w:t>
            </w:r>
            <w:r>
              <w:rPr>
                <w:lang w:val="en-US"/>
              </w:rPr>
              <w:t>1301</w:t>
            </w:r>
            <w:bookmarkEnd w:id="408"/>
            <w:bookmarkEnd w:id="409"/>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8</w:t>
            </w:r>
            <w:r>
              <w:rPr>
                <w:rFonts w:cs="Arial"/>
              </w:rPr>
              <w:t xml:space="preserve"> символов, </w:t>
            </w:r>
          </w:p>
        </w:tc>
        <w:tc>
          <w:tcPr>
            <w:tcW w:w="3105" w:type="dxa"/>
          </w:tcPr>
          <w:p w14:paraId="0F1770C9" w14:textId="77777777" w:rsidR="00A30465" w:rsidRDefault="00A30465" w:rsidP="00A30465">
            <w:pPr>
              <w:rPr>
                <w:rFonts w:cs="Arial"/>
              </w:rPr>
            </w:pPr>
            <w:r>
              <w:rPr>
                <w:rFonts w:cs="Arial"/>
              </w:rPr>
              <w:t>ФФД 1.05 – нет</w:t>
            </w:r>
          </w:p>
          <w:p w14:paraId="1AB39869" w14:textId="114E8C9E"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10" w:name="OLE_LINK474"/>
            <w:bookmarkStart w:id="411" w:name="OLE_LINK562"/>
            <w:r>
              <w:rPr>
                <w:lang w:val="en-US"/>
              </w:rPr>
              <w:t>ean13</w:t>
            </w:r>
            <w:bookmarkEnd w:id="410"/>
            <w:bookmarkEnd w:id="411"/>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КТ EAN-13</w:t>
            </w:r>
            <w:r w:rsidRPr="00640C9A">
              <w:t xml:space="preserve">,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13</w:t>
            </w:r>
            <w:r>
              <w:rPr>
                <w:rFonts w:cs="Arial"/>
              </w:rPr>
              <w:t xml:space="preserve"> символов, </w:t>
            </w:r>
          </w:p>
        </w:tc>
        <w:tc>
          <w:tcPr>
            <w:tcW w:w="3105" w:type="dxa"/>
          </w:tcPr>
          <w:p w14:paraId="0D75395B" w14:textId="77777777" w:rsidR="00A30465" w:rsidRDefault="00A30465" w:rsidP="00A30465">
            <w:pPr>
              <w:rPr>
                <w:rFonts w:cs="Arial"/>
              </w:rPr>
            </w:pPr>
            <w:r>
              <w:rPr>
                <w:rFonts w:cs="Arial"/>
              </w:rPr>
              <w:t>ФФД 1.05 – нет</w:t>
            </w:r>
          </w:p>
          <w:p w14:paraId="26BF674F" w14:textId="65261520" w:rsidR="00A30465" w:rsidRDefault="00A30465" w:rsidP="00A30465">
            <w:pPr>
              <w:overflowPunct w:val="0"/>
              <w:autoSpaceDE w:val="0"/>
              <w:autoSpaceDN w:val="0"/>
              <w:adjustRightInd w:val="0"/>
              <w:textAlignment w:val="baseline"/>
              <w:rPr>
                <w:rFonts w:cs="Arial"/>
              </w:rPr>
            </w:pPr>
            <w:r>
              <w:rPr>
                <w:rFonts w:cs="Arial"/>
              </w:rPr>
              <w:lastRenderedPageBreak/>
              <w:t>ФФД 1.2 - нет</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12" w:name="OLE_LINK563"/>
            <w:r>
              <w:rPr>
                <w:lang w:val="en-US"/>
              </w:rPr>
              <w:lastRenderedPageBreak/>
              <w:t>itf14</w:t>
            </w:r>
            <w:bookmarkEnd w:id="412"/>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13" w:name="OLE_LINK564"/>
            <w:bookmarkStart w:id="414" w:name="OLE_LINK565"/>
            <w:r w:rsidRPr="00A81B2D">
              <w:t>КТ ITF-14</w:t>
            </w:r>
            <w:r w:rsidRPr="00640C9A">
              <w:t xml:space="preserve">, </w:t>
            </w:r>
            <w:r>
              <w:rPr>
                <w:lang w:val="en-US"/>
              </w:rPr>
              <w:t>1303</w:t>
            </w:r>
            <w:bookmarkEnd w:id="413"/>
            <w:bookmarkEnd w:id="414"/>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10547E4" w14:textId="77777777" w:rsidR="00A30465" w:rsidRDefault="00A30465" w:rsidP="00A30465">
            <w:pPr>
              <w:rPr>
                <w:rFonts w:cs="Arial"/>
              </w:rPr>
            </w:pPr>
            <w:r>
              <w:rPr>
                <w:rFonts w:cs="Arial"/>
              </w:rPr>
              <w:t>ФФД 1.05 – нет</w:t>
            </w:r>
          </w:p>
          <w:p w14:paraId="308F5A30" w14:textId="42A3B2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15" w:name="OLE_LINK566"/>
            <w:bookmarkStart w:id="416" w:name="OLE_LINK567"/>
            <w:bookmarkStart w:id="417" w:name="OLE_LINK591"/>
            <w:bookmarkStart w:id="418" w:name="OLE_LINK592"/>
            <w:r>
              <w:rPr>
                <w:lang w:val="en-US"/>
              </w:rPr>
              <w:t>gs1</w:t>
            </w:r>
            <w:bookmarkEnd w:id="415"/>
            <w:bookmarkEnd w:id="416"/>
            <w:bookmarkEnd w:id="417"/>
            <w:bookmarkEnd w:id="418"/>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19" w:name="OLE_LINK568"/>
            <w:bookmarkStart w:id="420" w:name="OLE_LINK569"/>
            <w:r w:rsidRPr="00A81B2D">
              <w:t>КТ GS1.0</w:t>
            </w:r>
            <w:r>
              <w:rPr>
                <w:lang w:val="en-US"/>
              </w:rPr>
              <w:t>, 1304</w:t>
            </w:r>
            <w:bookmarkEnd w:id="419"/>
            <w:bookmarkEnd w:id="420"/>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8</w:t>
            </w:r>
            <w:r>
              <w:rPr>
                <w:rFonts w:cs="Arial"/>
              </w:rPr>
              <w:t xml:space="preserve"> символов, </w:t>
            </w:r>
          </w:p>
        </w:tc>
        <w:tc>
          <w:tcPr>
            <w:tcW w:w="3105" w:type="dxa"/>
          </w:tcPr>
          <w:p w14:paraId="1D01973C" w14:textId="77777777" w:rsidR="00A30465" w:rsidRDefault="00A30465" w:rsidP="00A30465">
            <w:pPr>
              <w:rPr>
                <w:rFonts w:cs="Arial"/>
              </w:rPr>
            </w:pPr>
            <w:r>
              <w:rPr>
                <w:rFonts w:cs="Arial"/>
              </w:rPr>
              <w:t>ФФД 1.05 – нет</w:t>
            </w:r>
          </w:p>
          <w:p w14:paraId="03CB0375" w14:textId="6113933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21" w:name="OLE_LINK570"/>
            <w:r>
              <w:rPr>
                <w:lang w:val="en-US"/>
              </w:rPr>
              <w:t>mi</w:t>
            </w:r>
            <w:bookmarkEnd w:id="421"/>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22" w:name="OLE_LINK571"/>
            <w:bookmarkStart w:id="423" w:name="OLE_LINK572"/>
            <w:r w:rsidRPr="00A81B2D">
              <w:t>КТ МИ</w:t>
            </w:r>
            <w:r>
              <w:t>, 1307</w:t>
            </w:r>
            <w:bookmarkEnd w:id="422"/>
            <w:bookmarkEnd w:id="423"/>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20</w:t>
            </w:r>
            <w:r>
              <w:rPr>
                <w:rFonts w:cs="Arial"/>
              </w:rPr>
              <w:t xml:space="preserve"> символов, </w:t>
            </w:r>
          </w:p>
        </w:tc>
        <w:tc>
          <w:tcPr>
            <w:tcW w:w="3105" w:type="dxa"/>
          </w:tcPr>
          <w:p w14:paraId="47047F13" w14:textId="77777777" w:rsidR="00A30465" w:rsidRDefault="00A30465" w:rsidP="00A30465">
            <w:pPr>
              <w:rPr>
                <w:rFonts w:cs="Arial"/>
              </w:rPr>
            </w:pPr>
            <w:r>
              <w:rPr>
                <w:rFonts w:cs="Arial"/>
              </w:rPr>
              <w:t>ФФД 1.05 – нет</w:t>
            </w:r>
          </w:p>
          <w:p w14:paraId="08E2CC00" w14:textId="128BD5AB"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24" w:name="OLE_LINK573"/>
            <w:r>
              <w:rPr>
                <w:lang w:val="en-US"/>
              </w:rPr>
              <w:t>egais20</w:t>
            </w:r>
            <w:bookmarkEnd w:id="424"/>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25" w:name="OLE_LINK574"/>
            <w:bookmarkStart w:id="426" w:name="OLE_LINK575"/>
            <w:r w:rsidRPr="00A81B2D">
              <w:t>КТ ЕГАИС-2.0</w:t>
            </w:r>
            <w:r>
              <w:t>, 1308</w:t>
            </w:r>
            <w:bookmarkEnd w:id="425"/>
            <w:bookmarkEnd w:id="426"/>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23</w:t>
            </w:r>
            <w:r>
              <w:rPr>
                <w:rFonts w:cs="Arial"/>
              </w:rPr>
              <w:t xml:space="preserve"> символов, </w:t>
            </w:r>
          </w:p>
        </w:tc>
        <w:tc>
          <w:tcPr>
            <w:tcW w:w="3105" w:type="dxa"/>
          </w:tcPr>
          <w:p w14:paraId="1990CBD4" w14:textId="77777777" w:rsidR="00A30465" w:rsidRDefault="00A30465" w:rsidP="00A30465">
            <w:pPr>
              <w:rPr>
                <w:rFonts w:cs="Arial"/>
              </w:rPr>
            </w:pPr>
            <w:r>
              <w:rPr>
                <w:rFonts w:cs="Arial"/>
              </w:rPr>
              <w:t>ФФД 1.05 – нет</w:t>
            </w:r>
          </w:p>
          <w:p w14:paraId="6F55947E" w14:textId="62E83B2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27" w:name="OLE_LINK576"/>
            <w:bookmarkStart w:id="428" w:name="OLE_LINK577"/>
            <w:r>
              <w:rPr>
                <w:lang w:val="en-US"/>
              </w:rPr>
              <w:t>egais30</w:t>
            </w:r>
            <w:bookmarkEnd w:id="427"/>
            <w:bookmarkEnd w:id="428"/>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29" w:name="OLE_LINK578"/>
            <w:bookmarkStart w:id="430" w:name="OLE_LINK579"/>
            <w:r w:rsidRPr="00A81B2D">
              <w:t>КТ ЕГАИС-3.0</w:t>
            </w:r>
            <w:r>
              <w:t>, 1309</w:t>
            </w:r>
            <w:bookmarkEnd w:id="429"/>
            <w:bookmarkEnd w:id="430"/>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232881D" w14:textId="77777777" w:rsidR="00A30465" w:rsidRDefault="00A30465" w:rsidP="00A30465">
            <w:pPr>
              <w:rPr>
                <w:rFonts w:cs="Arial"/>
              </w:rPr>
            </w:pPr>
            <w:r>
              <w:rPr>
                <w:rFonts w:cs="Arial"/>
              </w:rPr>
              <w:t>ФФД 1.05 – нет</w:t>
            </w:r>
          </w:p>
          <w:p w14:paraId="31246D4C" w14:textId="679C69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31" w:name="OLE_LINK582"/>
            <w:bookmarkStart w:id="432" w:name="OLE_LINK583"/>
            <w:r>
              <w:rPr>
                <w:lang w:val="en-US"/>
              </w:rPr>
              <w:t>f1</w:t>
            </w:r>
            <w:bookmarkEnd w:id="431"/>
            <w:bookmarkEnd w:id="432"/>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33" w:name="OLE_LINK580"/>
            <w:bookmarkStart w:id="434" w:name="OLE_LINK581"/>
            <w:r w:rsidRPr="00A81B2D">
              <w:t>КТ Ф.1</w:t>
            </w:r>
            <w:r>
              <w:rPr>
                <w:lang w:val="en-US"/>
              </w:rPr>
              <w:t>, 1320</w:t>
            </w:r>
            <w:bookmarkEnd w:id="433"/>
            <w:bookmarkEnd w:id="434"/>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76861AFF" w14:textId="77777777" w:rsidR="00A30465" w:rsidRDefault="00A30465" w:rsidP="00A30465">
            <w:pPr>
              <w:rPr>
                <w:rFonts w:cs="Arial"/>
              </w:rPr>
            </w:pPr>
            <w:r>
              <w:rPr>
                <w:rFonts w:cs="Arial"/>
              </w:rPr>
              <w:t>ФФД 1.05 – нет</w:t>
            </w:r>
          </w:p>
          <w:p w14:paraId="59D8E244" w14:textId="11C69EA7"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КТ Ф.</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0BC12372" w14:textId="77777777" w:rsidR="00A30465" w:rsidRDefault="00A30465" w:rsidP="00A30465">
            <w:pPr>
              <w:rPr>
                <w:rFonts w:cs="Arial"/>
              </w:rPr>
            </w:pPr>
            <w:r>
              <w:rPr>
                <w:rFonts w:cs="Arial"/>
              </w:rPr>
              <w:t>ФФД 1.05 – нет</w:t>
            </w:r>
          </w:p>
          <w:p w14:paraId="2833823F" w14:textId="0B79776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КТ Ф.</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4DE74E1D" w14:textId="77777777" w:rsidR="00A30465" w:rsidRDefault="00A30465" w:rsidP="00A30465">
            <w:pPr>
              <w:rPr>
                <w:rFonts w:cs="Arial"/>
              </w:rPr>
            </w:pPr>
            <w:r>
              <w:rPr>
                <w:rFonts w:cs="Arial"/>
              </w:rPr>
              <w:t>ФФД 1.05 – нет</w:t>
            </w:r>
          </w:p>
          <w:p w14:paraId="51955FB2" w14:textId="3DAC8D3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КТ Ф.</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FB37425" w14:textId="77777777" w:rsidR="00A30465" w:rsidRDefault="00A30465" w:rsidP="00A30465">
            <w:pPr>
              <w:rPr>
                <w:rFonts w:cs="Arial"/>
              </w:rPr>
            </w:pPr>
            <w:r>
              <w:rPr>
                <w:rFonts w:cs="Arial"/>
              </w:rPr>
              <w:t>ФФД 1.05 – нет</w:t>
            </w:r>
          </w:p>
          <w:p w14:paraId="0FE98796" w14:textId="427B632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КТ Ф.</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29742A8" w14:textId="77777777" w:rsidR="00A30465" w:rsidRDefault="00A30465" w:rsidP="00A30465">
            <w:pPr>
              <w:rPr>
                <w:rFonts w:cs="Arial"/>
              </w:rPr>
            </w:pPr>
            <w:r>
              <w:rPr>
                <w:rFonts w:cs="Arial"/>
              </w:rPr>
              <w:t>ФФД 1.05 – нет</w:t>
            </w:r>
          </w:p>
          <w:p w14:paraId="50654B7D" w14:textId="4FE4F40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КТ Ф.</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D73B2CD" w14:textId="77777777" w:rsidR="00A30465" w:rsidRDefault="00A30465" w:rsidP="00A30465">
            <w:pPr>
              <w:rPr>
                <w:rFonts w:cs="Arial"/>
              </w:rPr>
            </w:pPr>
            <w:r>
              <w:rPr>
                <w:rFonts w:cs="Arial"/>
              </w:rPr>
              <w:t>ФФД 1.05 – нет</w:t>
            </w:r>
          </w:p>
          <w:p w14:paraId="033B256D" w14:textId="7A9F23A8"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5" w:name="_Toc80026484"/>
      <w:r>
        <w:rPr>
          <w:rFonts w:cs="Arial"/>
        </w:rPr>
        <w:t>2.1.1.</w:t>
      </w:r>
      <w:r>
        <w:rPr>
          <w:rFonts w:cs="Arial"/>
          <w:lang w:val="en-US"/>
        </w:rPr>
        <w:t>12</w:t>
      </w:r>
      <w:r>
        <w:t xml:space="preserve"> Дробное количество маркированного товара, 1291</w:t>
      </w:r>
      <w:bookmarkEnd w:id="435"/>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Числитель, 1293</w:t>
            </w:r>
          </w:p>
        </w:tc>
        <w:tc>
          <w:tcPr>
            <w:tcW w:w="3109" w:type="dxa"/>
          </w:tcPr>
          <w:p w14:paraId="6FC16B22" w14:textId="7F97172C" w:rsidR="00A30465" w:rsidRDefault="00A30465" w:rsidP="00E61789">
            <w:pPr>
              <w:rPr>
                <w:rFonts w:cs="Arial"/>
              </w:rPr>
            </w:pPr>
            <w:r>
              <w:rPr>
                <w:rFonts w:cs="Arial"/>
              </w:rPr>
              <w:t>Целое беззнаковое число 8 байт</w:t>
            </w:r>
          </w:p>
        </w:tc>
        <w:tc>
          <w:tcPr>
            <w:tcW w:w="3109" w:type="dxa"/>
          </w:tcPr>
          <w:p w14:paraId="658CEA3A" w14:textId="77777777" w:rsidR="00A30465" w:rsidRDefault="00A30465" w:rsidP="00A30465">
            <w:pPr>
              <w:rPr>
                <w:rFonts w:cs="Arial"/>
              </w:rPr>
            </w:pPr>
            <w:r>
              <w:rPr>
                <w:rFonts w:cs="Arial"/>
              </w:rPr>
              <w:t>ФФД 1.05 – нет</w:t>
            </w:r>
          </w:p>
          <w:p w14:paraId="7700DFFE" w14:textId="6A0297EC" w:rsidR="00A30465" w:rsidRDefault="00A30465" w:rsidP="00A30465">
            <w:pPr>
              <w:rPr>
                <w:rFonts w:cs="Arial"/>
              </w:rPr>
            </w:pPr>
            <w:r>
              <w:rPr>
                <w:rFonts w:cs="Arial"/>
              </w:rPr>
              <w:t>ФФД 1.2 - нет</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Знаменатель,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Целое беззнаковое число 8 байт</w:t>
            </w:r>
          </w:p>
        </w:tc>
        <w:tc>
          <w:tcPr>
            <w:tcW w:w="3109" w:type="dxa"/>
          </w:tcPr>
          <w:p w14:paraId="008B254F" w14:textId="77777777" w:rsidR="00A30465" w:rsidRDefault="00A30465" w:rsidP="00A30465">
            <w:pPr>
              <w:rPr>
                <w:rFonts w:cs="Arial"/>
              </w:rPr>
            </w:pPr>
            <w:r>
              <w:rPr>
                <w:rFonts w:cs="Arial"/>
              </w:rPr>
              <w:t>ФФД 1.05 – нет</w:t>
            </w:r>
          </w:p>
          <w:p w14:paraId="04A914BB" w14:textId="752302BD"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36" w:name="OLE_LINK163"/>
      <w:r>
        <w:lastRenderedPageBreak/>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6C717E3A"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9046A75"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w:t>
      </w:r>
      <w:bookmarkStart w:id="437" w:name="OLE_LINK119"/>
      <w:bookmarkStart w:id="438" w:name="OLE_LINK120"/>
      <w:bookmarkStart w:id="439" w:name="OLE_LINK129"/>
      <w:r>
        <w:t xml:space="preserve"> валидации, либо подпись не прошла проверку, тело ответа п.2.1.2</w:t>
      </w:r>
      <w:bookmarkEnd w:id="437"/>
      <w:bookmarkEnd w:id="438"/>
      <w:bookmarkEnd w:id="439"/>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732AAD4B" w14:textId="24F2DE9B" w:rsidR="00171765" w:rsidRDefault="00171765" w:rsidP="00171765"/>
    <w:p w14:paraId="180DF799" w14:textId="77777777" w:rsidR="00EC6744" w:rsidRPr="00EC6744" w:rsidRDefault="00EC6744" w:rsidP="00EC6744">
      <w:pPr>
        <w:rPr>
          <w:lang w:val="en-US"/>
        </w:rPr>
      </w:pPr>
      <w:bookmarkStart w:id="440" w:name="OLE_LINK271"/>
      <w:r w:rsidRPr="00203D30">
        <w:t>Пример</w:t>
      </w:r>
      <w:r w:rsidRPr="00EC6744">
        <w:rPr>
          <w:lang w:val="en-US"/>
        </w:rPr>
        <w:t xml:space="preserve"> </w:t>
      </w:r>
      <w:r w:rsidRPr="00203D30">
        <w:t>запроса</w:t>
      </w:r>
      <w:r w:rsidRPr="00EC6744">
        <w:rPr>
          <w:lang w:val="en-US"/>
        </w:rPr>
        <w:t>:</w:t>
      </w:r>
    </w:p>
    <w:bookmarkEnd w:id="440"/>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"id"</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"12345678990"</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"inn"</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"123456789012"</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"group"</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"Main"</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"content"</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"type"</w:t>
      </w:r>
      <w:r w:rsidRPr="00EC6744">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positions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1.000</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123.45</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6</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Булка</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9D7C38">
        <w:rPr>
          <w:rFonts w:ascii="Consolas" w:hAnsi="Consolas" w:cs="Consolas"/>
          <w:color w:val="8ACCCF"/>
          <w:sz w:val="18"/>
          <w:szCs w:val="18"/>
          <w:lang w:val="en-US"/>
        </w:rPr>
        <w:t>paymentMethodType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9D7C38">
        <w:rPr>
          <w:rFonts w:ascii="Consolas" w:hAnsi="Consolas" w:cs="Consolas"/>
          <w:color w:val="8ACCCF"/>
          <w:sz w:val="18"/>
          <w:szCs w:val="18"/>
          <w:lang w:val="en-US"/>
        </w:rPr>
        <w:t>paymentSubjectType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2.000</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4.45</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Спички</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41" w:name="OLE_LINK53"/>
      <w:bookmarkStart w:id="442" w:name="OLE_LINK54"/>
      <w:r w:rsidRPr="00EC6744">
        <w:rPr>
          <w:rFonts w:ascii="Consolas" w:hAnsi="Consolas" w:cs="Consolas"/>
          <w:color w:val="8ACCCF"/>
          <w:sz w:val="18"/>
          <w:szCs w:val="18"/>
          <w:lang w:val="en-US"/>
        </w:rPr>
        <w:t>"</w:t>
      </w:r>
      <w:bookmarkStart w:id="443" w:name="OLE_LINK68"/>
      <w:bookmarkStart w:id="444" w:name="OLE_LINK69"/>
      <w:bookmarkStart w:id="445" w:name="OLE_LINK77"/>
      <w:proofErr w:type="spellStart"/>
      <w:r w:rsidRPr="00DE4E08">
        <w:rPr>
          <w:rFonts w:ascii="Consolas" w:hAnsi="Consolas" w:cs="Consolas"/>
          <w:color w:val="8ACCCF"/>
          <w:sz w:val="18"/>
          <w:szCs w:val="18"/>
          <w:lang w:val="en-US"/>
        </w:rPr>
        <w:t>paymentMethodType</w:t>
      </w:r>
      <w:bookmarkEnd w:id="443"/>
      <w:bookmarkEnd w:id="444"/>
      <w:bookmarkEnd w:id="445"/>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3</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bookmarkStart w:id="446" w:name="OLE_LINK78"/>
      <w:proofErr w:type="spellStart"/>
      <w:r w:rsidRPr="00DE4E08">
        <w:rPr>
          <w:rFonts w:ascii="Consolas" w:hAnsi="Consolas" w:cs="Consolas"/>
          <w:color w:val="8ACCCF"/>
          <w:sz w:val="18"/>
          <w:szCs w:val="18"/>
          <w:lang w:val="en-US"/>
        </w:rPr>
        <w:t>paymentSubjectType</w:t>
      </w:r>
      <w:bookmarkEnd w:id="446"/>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13</w:t>
      </w:r>
      <w:bookmarkEnd w:id="441"/>
      <w:bookmarkEnd w:id="442"/>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DE4E08">
        <w:rPr>
          <w:rFonts w:ascii="Consolas" w:hAnsi="Consolas" w:cs="Consolas"/>
          <w:color w:val="8ACCCF"/>
          <w:sz w:val="18"/>
          <w:szCs w:val="18"/>
          <w:lang w:val="en-US"/>
        </w:rPr>
        <w:t>checkClose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payments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2</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6C0F21">
        <w:rPr>
          <w:rFonts w:ascii="Consolas" w:hAnsi="Consolas" w:cs="Consolas"/>
          <w:color w:val="8ACCCF"/>
          <w:sz w:val="18"/>
          <w:szCs w:val="18"/>
          <w:lang w:val="en-US"/>
        </w:rPr>
        <w:t>taxationSystem</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DE4E08">
        <w:rPr>
          <w:rFonts w:ascii="Consolas" w:hAnsi="Consolas" w:cs="Consolas"/>
          <w:color w:val="8ACCCF"/>
          <w:sz w:val="18"/>
          <w:szCs w:val="18"/>
          <w:lang w:val="en-US"/>
        </w:rPr>
        <w:t>customerContact</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foo</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example</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com</w:t>
      </w:r>
      <w:r w:rsidRPr="00EC6744">
        <w:rPr>
          <w:rFonts w:ascii="Consolas" w:hAnsi="Consolas" w:cs="Consolas"/>
          <w:color w:val="DFAF8F"/>
          <w:sz w:val="18"/>
          <w:szCs w:val="18"/>
          <w:lang w:val="en-US"/>
        </w:rPr>
        <w:t>"</w:t>
      </w:r>
    </w:p>
    <w:p w14:paraId="7C162684" w14:textId="77777777" w:rsidR="00EC6744" w:rsidRPr="00EA7AC6"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EA7AC6">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Пример</w:t>
      </w:r>
      <w:r w:rsidRPr="00981A2F">
        <w:t xml:space="preserve"> </w:t>
      </w:r>
      <w:r w:rsidRPr="00817738">
        <w:t>запроса</w:t>
      </w:r>
      <w:r>
        <w:t xml:space="preserve"> с данными агента, дополнительным реквизитом пользователя, данными поставщика</w:t>
      </w:r>
      <w:r w:rsidRPr="00DE4E08">
        <w:t xml:space="preserve">, </w:t>
      </w:r>
      <w:r>
        <w:t>номером автомата, адресом расчета и местом расчета:</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"id"</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"12345678990"</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"123456789012"</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"group"</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"Main"</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"key"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"content"</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"positions"</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1.000</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6</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Булка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paymentMethodType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paymentSubjectType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"nomenclatureCode"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"igQVAAADMTIzNDU2Nzg5MDEyMwAAAAAAAQ=="</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agentInfo</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"+74997870001</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D1C130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 1"</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"+79200000003</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Атлант</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Воронеж</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ул</w:t>
      </w:r>
      <w:proofErr w:type="spellEnd"/>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Недогонная</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 84"</w:t>
      </w:r>
      <w:r w:rsidRPr="00966FB4">
        <w:rPr>
          <w:rFonts w:ascii="Consolas" w:eastAsia="Times New Roman" w:hAnsi="Consolas" w:cs="Consolas"/>
          <w:color w:val="DFDFBF"/>
          <w:sz w:val="18"/>
          <w:szCs w:val="18"/>
          <w:lang w:val="en-US"/>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unitOfMeasurement</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EDC62DF" w14:textId="77777777" w:rsidR="00EC6744" w:rsidRPr="007E047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7E0478">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additionalAttribute</w:t>
      </w:r>
      <w:proofErr w:type="spellEnd"/>
      <w:r w:rsidRPr="007E0478">
        <w:rPr>
          <w:rFonts w:ascii="Consolas" w:eastAsia="Times New Roman" w:hAnsi="Consolas" w:cs="Consolas"/>
          <w:color w:val="8ACCCF"/>
          <w:sz w:val="18"/>
          <w:szCs w:val="18"/>
          <w:lang w:val="en-US"/>
        </w:rPr>
        <w:t>"</w:t>
      </w:r>
      <w:r w:rsidRPr="007E0478">
        <w:rPr>
          <w:rFonts w:ascii="Consolas" w:eastAsia="Times New Roman" w:hAnsi="Consolas" w:cs="Consolas"/>
          <w:color w:val="DFDFBF"/>
          <w:sz w:val="18"/>
          <w:szCs w:val="18"/>
          <w:lang w:val="en-US"/>
        </w:rPr>
        <w:t>:</w:t>
      </w:r>
      <w:r w:rsidRPr="00CA60BF">
        <w:rPr>
          <w:rFonts w:ascii="Consolas" w:eastAsia="Times New Roman" w:hAnsi="Consolas" w:cs="Consolas"/>
          <w:color w:val="DFDFBF"/>
          <w:sz w:val="18"/>
          <w:szCs w:val="18"/>
          <w:lang w:val="en-US"/>
        </w:rPr>
        <w:t> </w:t>
      </w:r>
      <w:r w:rsidRPr="007E0478">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7E0478">
        <w:rPr>
          <w:rFonts w:ascii="Consolas" w:eastAsia="Times New Roman" w:hAnsi="Consolas" w:cs="Consolas"/>
          <w:color w:val="DFAF8F"/>
          <w:sz w:val="18"/>
          <w:szCs w:val="18"/>
          <w:lang w:val="en-US"/>
        </w:rPr>
        <w:t>.</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и</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все</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тут</w:t>
      </w:r>
      <w:r w:rsidRPr="007E0478">
        <w:rPr>
          <w:rFonts w:ascii="Consolas" w:eastAsia="Times New Roman" w:hAnsi="Consolas" w:cs="Consolas"/>
          <w:color w:val="DFAF8F"/>
          <w:sz w:val="18"/>
          <w:szCs w:val="18"/>
          <w:lang w:val="en-US"/>
        </w:rPr>
        <w:t>"</w:t>
      </w:r>
      <w:r w:rsidRPr="007E0478">
        <w:rPr>
          <w:rFonts w:ascii="Consolas" w:eastAsia="Times New Roman" w:hAnsi="Consolas" w:cs="Consolas"/>
          <w:color w:val="DFDFBF"/>
          <w:sz w:val="18"/>
          <w:szCs w:val="18"/>
          <w:lang w:val="en-US"/>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manufacturerCountryCode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"643"</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customsDeclarationNumber</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АД</w:t>
      </w:r>
      <w:r w:rsidRPr="00966FB4">
        <w:rPr>
          <w:rFonts w:ascii="Consolas" w:eastAsia="Times New Roman" w:hAnsi="Consolas" w:cs="Consolas"/>
          <w:color w:val="DFAF8F"/>
          <w:sz w:val="18"/>
          <w:szCs w:val="18"/>
          <w:lang w:val="en-US"/>
        </w:rPr>
        <w:t> 11/77 </w:t>
      </w:r>
      <w:r w:rsidRPr="00966FB4">
        <w:rPr>
          <w:rFonts w:ascii="Consolas" w:eastAsia="Times New Roman" w:hAnsi="Consolas" w:cs="Consolas"/>
          <w:color w:val="DFAF8F"/>
          <w:sz w:val="18"/>
          <w:szCs w:val="18"/>
        </w:rPr>
        <w:t>от</w:t>
      </w:r>
      <w:r w:rsidRPr="00966FB4">
        <w:rPr>
          <w:rFonts w:ascii="Consolas" w:eastAsia="Times New Roman" w:hAnsi="Consolas" w:cs="Consolas"/>
          <w:color w:val="DFAF8F"/>
          <w:sz w:val="18"/>
          <w:szCs w:val="18"/>
          <w:lang w:val="en-US"/>
        </w:rPr>
        <w:t> 01.08.2018"</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"excise"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23.45</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2.000</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4.45</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Спички</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paymentMethodType</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3</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paymentSubjectType</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13</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supplierINN</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DFAF8F"/>
          <w:sz w:val="18"/>
          <w:szCs w:val="18"/>
          <w:lang w:val="en-US"/>
        </w:rPr>
        <w:t>"9715225506"</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supplierInfo</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"+79266660011"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"+79266660022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Адамас</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checkClose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"payments"</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taxationSystem</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customerContact</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"foo@example.com"</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"+74957870001</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14E1E2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"+79260000003</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Росинка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Мастеркова</w:t>
      </w:r>
      <w:r w:rsidRPr="00966FB4">
        <w:rPr>
          <w:rFonts w:ascii="Consolas" w:eastAsia="Times New Roman" w:hAnsi="Consolas" w:cs="Consolas"/>
          <w:color w:val="DFAF8F"/>
          <w:sz w:val="18"/>
          <w:szCs w:val="18"/>
          <w:lang w:val="en-US"/>
        </w:rPr>
        <w:t> 4"</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"9715225506"</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supplierPhoneNumbers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"+74957870004</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9048BDE" w14:textId="77777777" w:rsidR="00EC6744" w:rsidRPr="00542312"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542312">
        <w:rPr>
          <w:rFonts w:ascii="Consolas" w:eastAsia="Times New Roman" w:hAnsi="Consolas" w:cs="Consolas"/>
          <w:color w:val="8ACCCF"/>
          <w:sz w:val="18"/>
          <w:szCs w:val="18"/>
          <w:lang w:val="en-US"/>
        </w:rPr>
        <w:t>"</w:t>
      </w:r>
      <w:proofErr w:type="spellStart"/>
      <w:r w:rsidRPr="00D460A0">
        <w:rPr>
          <w:rFonts w:ascii="Consolas" w:eastAsia="Times New Roman" w:hAnsi="Consolas" w:cs="Consolas"/>
          <w:color w:val="8ACCCF"/>
          <w:sz w:val="18"/>
          <w:szCs w:val="18"/>
          <w:lang w:val="en-US"/>
        </w:rPr>
        <w:t>additionalUserAttribute</w:t>
      </w:r>
      <w:proofErr w:type="spellEnd"/>
      <w:r w:rsidRPr="00542312">
        <w:rPr>
          <w:rFonts w:ascii="Consolas" w:eastAsia="Times New Roman" w:hAnsi="Consolas" w:cs="Consolas"/>
          <w:color w:val="8ACCCF"/>
          <w:sz w:val="18"/>
          <w:szCs w:val="18"/>
          <w:lang w:val="en-US"/>
        </w:rPr>
        <w:t>"</w:t>
      </w:r>
      <w:r w:rsidRPr="00542312">
        <w:rPr>
          <w:rFonts w:ascii="Consolas" w:eastAsia="Times New Roman" w:hAnsi="Consolas" w:cs="Consolas"/>
          <w:color w:val="DFDFBF"/>
          <w:sz w:val="18"/>
          <w:szCs w:val="18"/>
          <w:lang w:val="en-US"/>
        </w:rPr>
        <w:t>:</w:t>
      </w:r>
      <w:r w:rsidRPr="00D460A0">
        <w:rPr>
          <w:rFonts w:ascii="Consolas" w:eastAsia="Times New Roman" w:hAnsi="Consolas" w:cs="Consolas"/>
          <w:color w:val="DFDFBF"/>
          <w:sz w:val="18"/>
          <w:szCs w:val="18"/>
          <w:lang w:val="en-US"/>
        </w:rPr>
        <w:t> </w:t>
      </w:r>
      <w:r w:rsidRPr="00542312">
        <w:rPr>
          <w:rFonts w:ascii="Consolas" w:eastAsia="Times New Roman" w:hAnsi="Consolas" w:cs="Consolas"/>
          <w:color w:val="DFDFBF"/>
          <w:sz w:val="18"/>
          <w:szCs w:val="18"/>
          <w:lang w:val="en-US"/>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w:t>
      </w:r>
      <w:r w:rsidRPr="000712C2">
        <w:rPr>
          <w:rFonts w:ascii="Consolas" w:eastAsia="Times New Roman" w:hAnsi="Consolas" w:cs="Consolas"/>
          <w:color w:val="8ACCCF"/>
          <w:sz w:val="18"/>
          <w:szCs w:val="18"/>
          <w:lang w:val="en-US"/>
        </w:rPr>
        <w:t>name</w:t>
      </w:r>
      <w:r w:rsidRPr="00070FA8">
        <w:rPr>
          <w:rFonts w:ascii="Consolas" w:eastAsia="Times New Roman" w:hAnsi="Consolas" w:cs="Consolas"/>
          <w:color w:val="8ACCCF"/>
          <w:sz w:val="18"/>
          <w:szCs w:val="18"/>
        </w:rPr>
        <w:t>"</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Любимая</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цитата</w:t>
      </w:r>
      <w:r w:rsidRPr="00070FA8">
        <w:rPr>
          <w:rFonts w:ascii="Consolas" w:eastAsia="Times New Roman" w:hAnsi="Consolas" w:cs="Consolas"/>
          <w:color w:val="DFAF8F"/>
          <w:sz w:val="18"/>
          <w:szCs w:val="18"/>
        </w:rPr>
        <w:t>"</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"value"</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"В здоровом теле здоровый дух, этот лозунг еще не потух!"</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automatNumber</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w:t>
      </w:r>
      <w:r w:rsidRPr="00966FB4">
        <w:rPr>
          <w:rFonts w:ascii="Consolas" w:eastAsia="Times New Roman" w:hAnsi="Consolas" w:cs="Consolas"/>
          <w:color w:val="DFDFBF"/>
          <w:sz w:val="18"/>
          <w:szCs w:val="18"/>
          <w:lang w:val="en-US"/>
        </w:rPr>
        <w:t>,</w:t>
      </w:r>
    </w:p>
    <w:p w14:paraId="2F645D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№6"</w:t>
      </w:r>
      <w:r w:rsidRPr="00966FB4">
        <w:rPr>
          <w:rFonts w:ascii="Consolas" w:eastAsia="Times New Roman" w:hAnsi="Consolas" w:cs="Consolas"/>
          <w:color w:val="DFDFBF"/>
          <w:sz w:val="18"/>
          <w:szCs w:val="18"/>
          <w:lang w:val="en-US"/>
        </w:rPr>
        <w:t>,</w:t>
      </w:r>
    </w:p>
    <w:p w14:paraId="247961C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additionalAttribute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чека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"Кузнецов Иван Петрович"</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proofErr w:type="gramStart"/>
      <w:r>
        <w:t>Пример запроса</w:t>
      </w:r>
      <w:proofErr w:type="gramEnd"/>
      <w:r>
        <w:t xml:space="preserve"> сформированного в соответствии с ФФД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"12345678990"</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3BA0516C" w14:textId="2A8318FD"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"group"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"Main</w:t>
      </w:r>
      <w:r w:rsidR="006B6383" w:rsidRPr="00542312">
        <w:rPr>
          <w:rFonts w:ascii="Consolas" w:eastAsia="Times New Roman" w:hAnsi="Consolas" w:cs="Courier New"/>
          <w:color w:val="D69D85"/>
          <w:sz w:val="20"/>
          <w:szCs w:val="20"/>
          <w:lang w:val="en-US" w:eastAsia="ru-RU"/>
        </w:rPr>
        <w:t>_2</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"key"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"content"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"positions"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1.000</w:t>
      </w:r>
      <w:r w:rsidRPr="009410FB">
        <w:rPr>
          <w:rFonts w:ascii="Consolas" w:eastAsia="Times New Roman" w:hAnsi="Consolas" w:cs="Courier New"/>
          <w:color w:val="B4B4B4"/>
          <w:sz w:val="20"/>
          <w:szCs w:val="20"/>
          <w:lang w:val="en-US" w:eastAsia="ru-RU"/>
        </w:rPr>
        <w:t>,</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6</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Булка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0FF09A9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1C684C6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6848F82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agentType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127</w:t>
      </w:r>
      <w:r w:rsidRPr="009410FB">
        <w:rPr>
          <w:rFonts w:ascii="Consolas" w:eastAsia="Times New Roman" w:hAnsi="Consolas" w:cs="Courier New"/>
          <w:color w:val="B4B4B4"/>
          <w:sz w:val="20"/>
          <w:szCs w:val="20"/>
          <w:lang w:val="en-US" w:eastAsia="ru-RU"/>
        </w:rPr>
        <w:t>,</w:t>
      </w:r>
    </w:p>
    <w:p w14:paraId="52656C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agentInfo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"paymentTransferOperatorPhoneNumbers"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5CCFBD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paymentAgentOperation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Какая</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то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операция</w:t>
      </w:r>
      <w:r w:rsidRPr="009410FB">
        <w:rPr>
          <w:rFonts w:ascii="Consolas" w:eastAsia="Times New Roman" w:hAnsi="Consolas" w:cs="Courier New"/>
          <w:color w:val="D69D85"/>
          <w:sz w:val="20"/>
          <w:szCs w:val="20"/>
          <w:lang w:val="en-US" w:eastAsia="ru-RU"/>
        </w:rPr>
        <w:t> 1"</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paymentAgentPhoneNumbers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78CE026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paymentOperatorName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ООО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Атлант</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paymentOperatorAddress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Воронеж</w:t>
      </w:r>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ул</w:t>
      </w:r>
      <w:proofErr w:type="spellEnd"/>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Недогонная</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 84"</w:t>
      </w:r>
      <w:r w:rsidRPr="009410FB">
        <w:rPr>
          <w:rFonts w:ascii="Consolas" w:eastAsia="Times New Roman" w:hAnsi="Consolas" w:cs="Courier New"/>
          <w:color w:val="B4B4B4"/>
          <w:sz w:val="20"/>
          <w:szCs w:val="20"/>
          <w:lang w:val="en-US" w:eastAsia="ru-RU"/>
        </w:rPr>
        <w:t>,</w:t>
      </w:r>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paymentOperatorINN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77777777" w:rsidR="00EC6744" w:rsidRPr="00EA7AC6"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additionalAttribute</w:t>
      </w:r>
      <w:proofErr w:type="spellEnd"/>
      <w:r w:rsidRPr="00EA7AC6">
        <w:rPr>
          <w:rFonts w:ascii="Consolas" w:eastAsia="Times New Roman" w:hAnsi="Consolas" w:cs="Courier New"/>
          <w:color w:val="8ACCCF"/>
          <w:sz w:val="20"/>
          <w:szCs w:val="20"/>
          <w:lang w:val="en-US" w:eastAsia="ru-RU"/>
        </w:rPr>
        <w:t>"</w:t>
      </w:r>
      <w:r w:rsidRPr="00EA7AC6">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Доп</w:t>
      </w:r>
      <w:proofErr w:type="spellEnd"/>
      <w:r w:rsidRPr="00EA7AC6">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все</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тут</w:t>
      </w:r>
      <w:r w:rsidRPr="00EA7AC6">
        <w:rPr>
          <w:rFonts w:ascii="Consolas" w:eastAsia="Times New Roman" w:hAnsi="Consolas" w:cs="Courier New"/>
          <w:color w:val="D69D85"/>
          <w:sz w:val="20"/>
          <w:szCs w:val="20"/>
          <w:lang w:val="en-US" w:eastAsia="ru-RU"/>
        </w:rPr>
        <w:t>"</w:t>
      </w:r>
      <w:r w:rsidRPr="00EA7AC6">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manufacturerCountryCode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customsDeclarationNumber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АД</w:t>
      </w:r>
      <w:r w:rsidRPr="009410FB">
        <w:rPr>
          <w:rFonts w:ascii="Consolas" w:eastAsia="Times New Roman" w:hAnsi="Consolas" w:cs="Courier New"/>
          <w:color w:val="D69D85"/>
          <w:sz w:val="20"/>
          <w:szCs w:val="20"/>
          <w:lang w:val="en-US" w:eastAsia="ru-RU"/>
        </w:rPr>
        <w:t> 11/77 </w:t>
      </w:r>
      <w:r w:rsidRPr="009410FB">
        <w:rPr>
          <w:rFonts w:ascii="Consolas" w:eastAsia="Times New Roman" w:hAnsi="Consolas" w:cs="Courier New"/>
          <w:color w:val="D69D85"/>
          <w:sz w:val="20"/>
          <w:szCs w:val="20"/>
          <w:lang w:eastAsia="ru-RU"/>
        </w:rPr>
        <w:t>от</w:t>
      </w:r>
      <w:r w:rsidRPr="009410FB">
        <w:rPr>
          <w:rFonts w:ascii="Consolas" w:eastAsia="Times New Roman" w:hAnsi="Consolas" w:cs="Courier New"/>
          <w:color w:val="D69D85"/>
          <w:sz w:val="20"/>
          <w:szCs w:val="20"/>
          <w:lang w:val="en-US" w:eastAsia="ru-RU"/>
        </w:rPr>
        <w:t> 01.08.2018"</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"excise"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23.45</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unitTaxSum</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0.23</w:t>
      </w:r>
      <w:r w:rsidRPr="009410FB">
        <w:rPr>
          <w:rFonts w:ascii="Consolas" w:eastAsia="Times New Roman" w:hAnsi="Consolas" w:cs="Courier New"/>
          <w:color w:val="B4B4B4"/>
          <w:sz w:val="20"/>
          <w:szCs w:val="20"/>
          <w:lang w:val="en-US" w:eastAsia="ru-RU"/>
        </w:rPr>
        <w:t>,</w:t>
      </w:r>
    </w:p>
    <w:p w14:paraId="242099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"itemCode"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"010460406000600021N4N57RSCBUZTQ</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2403004002910161218</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1724010191ffd0</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92tIAF/YVoU4roQS3M/m4z78yFq0fc/WsSmLeX5QkF/YVWwy8IMYAeiQ91Xa2z/fFSJcOkb2N+uUUmfr4n0mOX0Q=="</w:t>
      </w:r>
      <w:r w:rsidRPr="009410FB">
        <w:rPr>
          <w:rFonts w:ascii="Consolas" w:eastAsia="Times New Roman" w:hAnsi="Consolas" w:cs="Courier New"/>
          <w:color w:val="B4B4B4"/>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plannedStatus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fractionalQuantity</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"numerator"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27746C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"denominator"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"012"</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"12.08.2021"</w:t>
      </w:r>
      <w:r w:rsidRPr="009410FB">
        <w:rPr>
          <w:rFonts w:ascii="Consolas" w:eastAsia="Times New Roman" w:hAnsi="Consolas" w:cs="Courier New"/>
          <w:color w:val="B4B4B4"/>
          <w:sz w:val="20"/>
          <w:szCs w:val="20"/>
          <w:lang w:val="en-US" w:eastAsia="ru-RU"/>
        </w:rPr>
        <w:t>,</w:t>
      </w:r>
    </w:p>
    <w:p w14:paraId="1168C7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"666"</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"barcodes"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"46198532"</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"4006670128002"</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"14601234567890"</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"010460043993125621JgXJ5.T"</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"mi"</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"RU-401301-AAA0277031"</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"NU5DBKYDOT17ID980726019"</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"13622200005881"</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2.000</w:t>
      </w:r>
      <w:r w:rsidRPr="009410FB">
        <w:rPr>
          <w:rFonts w:ascii="Consolas" w:eastAsia="Times New Roman" w:hAnsi="Consolas" w:cs="Courier New"/>
          <w:color w:val="B4B4B4"/>
          <w:sz w:val="20"/>
          <w:szCs w:val="20"/>
          <w:lang w:val="en-US" w:eastAsia="ru-RU"/>
        </w:rPr>
        <w:t>,</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4.45</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288DBE1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Спички</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60C339D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3</w:t>
      </w:r>
      <w:r w:rsidRPr="009410FB">
        <w:rPr>
          <w:rFonts w:ascii="Consolas" w:eastAsia="Times New Roman" w:hAnsi="Consolas" w:cs="Courier New"/>
          <w:color w:val="B4B4B4"/>
          <w:sz w:val="20"/>
          <w:szCs w:val="20"/>
          <w:lang w:val="en-US" w:eastAsia="ru-RU"/>
        </w:rPr>
        <w:t>,</w:t>
      </w:r>
    </w:p>
    <w:p w14:paraId="3C9009F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13</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supplierINN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"9715225506"</w:t>
      </w:r>
      <w:r w:rsidRPr="009410FB">
        <w:rPr>
          <w:rFonts w:ascii="Consolas" w:eastAsia="Times New Roman" w:hAnsi="Consolas" w:cs="Courier New"/>
          <w:color w:val="B4B4B4"/>
          <w:sz w:val="20"/>
          <w:szCs w:val="20"/>
          <w:lang w:val="en-US" w:eastAsia="ru-RU"/>
        </w:rPr>
        <w:t>,</w:t>
      </w:r>
    </w:p>
    <w:p w14:paraId="771E998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supplierInfo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phoneNumbers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"+79266660011"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Адамас</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quantityMeasurementUnit</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checkClose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taxationSystem</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customerContact</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"foo@example.com"</w:t>
      </w:r>
      <w:r w:rsidRPr="009410FB">
        <w:rPr>
          <w:rFonts w:ascii="Consolas" w:eastAsia="Times New Roman" w:hAnsi="Consolas" w:cs="Courier New"/>
          <w:color w:val="B4B4B4"/>
          <w:sz w:val="20"/>
          <w:szCs w:val="20"/>
          <w:lang w:val="en-US" w:eastAsia="ru-RU"/>
        </w:rPr>
        <w:t>,</w:t>
      </w:r>
    </w:p>
    <w:p w14:paraId="1DEE7A22" w14:textId="77777777" w:rsidR="00EC6744" w:rsidRPr="00EA7AC6"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eastAsia="ru-RU"/>
        </w:rPr>
        <w:t>"</w:t>
      </w:r>
      <w:proofErr w:type="spellStart"/>
      <w:r w:rsidRPr="001B370A">
        <w:rPr>
          <w:rFonts w:ascii="Consolas" w:eastAsia="Times New Roman" w:hAnsi="Consolas" w:cs="Courier New"/>
          <w:color w:val="8ACCCF"/>
          <w:sz w:val="20"/>
          <w:szCs w:val="20"/>
          <w:lang w:val="en-US" w:eastAsia="ru-RU"/>
        </w:rPr>
        <w:t>additionalUserAttribute</w:t>
      </w:r>
      <w:proofErr w:type="spellEnd"/>
      <w:r w:rsidRPr="00EA7AC6">
        <w:rPr>
          <w:rFonts w:ascii="Consolas" w:eastAsia="Times New Roman" w:hAnsi="Consolas" w:cs="Courier New"/>
          <w:color w:val="8ACCCF"/>
          <w:sz w:val="20"/>
          <w:szCs w:val="20"/>
          <w:lang w:eastAsia="ru-RU"/>
        </w:rPr>
        <w:t>"</w:t>
      </w:r>
      <w:r w:rsidRPr="00EA7AC6">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name</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"Любимая цитата"</w:t>
      </w:r>
      <w:r w:rsidRPr="009410FB">
        <w:rPr>
          <w:rFonts w:ascii="Consolas" w:eastAsia="Times New Roman" w:hAnsi="Consolas" w:cs="Courier New"/>
          <w:color w:val="B4B4B4"/>
          <w:sz w:val="20"/>
          <w:szCs w:val="20"/>
          <w:lang w:eastAsia="ru-RU"/>
        </w:rPr>
        <w:t>,</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"В здоровом теле здоровый дух, этот лозунг еще не потух!"</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automatNumber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w:t>
      </w:r>
      <w:r w:rsidRPr="009410FB">
        <w:rPr>
          <w:rFonts w:ascii="Consolas" w:eastAsia="Times New Roman" w:hAnsi="Consolas" w:cs="Courier New"/>
          <w:color w:val="B4B4B4"/>
          <w:sz w:val="20"/>
          <w:szCs w:val="20"/>
          <w:lang w:val="en-US" w:eastAsia="ru-RU"/>
        </w:rPr>
        <w:t>,</w:t>
      </w:r>
    </w:p>
    <w:p w14:paraId="47F987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settlementAddress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г</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Москва</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Красная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площадь</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.1"</w:t>
      </w:r>
      <w:r w:rsidRPr="009410FB">
        <w:rPr>
          <w:rFonts w:ascii="Consolas" w:eastAsia="Times New Roman" w:hAnsi="Consolas" w:cs="Courier New"/>
          <w:color w:val="B4B4B4"/>
          <w:sz w:val="20"/>
          <w:szCs w:val="20"/>
          <w:lang w:val="en-US" w:eastAsia="ru-RU"/>
        </w:rPr>
        <w:t>,</w:t>
      </w:r>
    </w:p>
    <w:p w14:paraId="4ACA138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settlementPlace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Палата</w:t>
      </w:r>
      <w:r w:rsidRPr="009410FB">
        <w:rPr>
          <w:rFonts w:ascii="Consolas" w:eastAsia="Times New Roman" w:hAnsi="Consolas" w:cs="Courier New"/>
          <w:color w:val="D69D85"/>
          <w:sz w:val="20"/>
          <w:szCs w:val="20"/>
          <w:lang w:val="en-US" w:eastAsia="ru-RU"/>
        </w:rPr>
        <w:t> №6"</w:t>
      </w:r>
      <w:r w:rsidRPr="009410FB">
        <w:rPr>
          <w:rFonts w:ascii="Consolas" w:eastAsia="Times New Roman" w:hAnsi="Consolas" w:cs="Courier New"/>
          <w:color w:val="B4B4B4"/>
          <w:sz w:val="20"/>
          <w:szCs w:val="20"/>
          <w:lang w:val="en-US" w:eastAsia="ru-RU"/>
        </w:rPr>
        <w:t>,</w:t>
      </w:r>
    </w:p>
    <w:p w14:paraId="455C3D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Доп</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чека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E9FAE4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"cashier"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Кассир</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4EED083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senderEmail</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ru@example.mail</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customerInfo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Кузнецов</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Иван</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Петрович</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6EB757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birthDate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"15.09.1988"</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"citizenship"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identityDocumentCode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identityDocumentData</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multipassport</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Басеенная</w:t>
      </w:r>
      <w:proofErr w:type="spellEnd"/>
      <w:r w:rsidRPr="009410FB">
        <w:rPr>
          <w:rFonts w:ascii="Consolas" w:eastAsia="Times New Roman" w:hAnsi="Consolas" w:cs="Courier New"/>
          <w:color w:val="D69D85"/>
          <w:sz w:val="20"/>
          <w:szCs w:val="20"/>
          <w:lang w:val="en-US" w:eastAsia="ru-RU"/>
        </w:rPr>
        <w:t> 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operationalAttribute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"2021-08-12T18:36:16"</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"11.08.2021"</w:t>
      </w:r>
      <w:r w:rsidRPr="009410FB">
        <w:rPr>
          <w:rFonts w:ascii="Consolas" w:eastAsia="Times New Roman" w:hAnsi="Consolas" w:cs="Courier New"/>
          <w:color w:val="B4B4B4"/>
          <w:sz w:val="20"/>
          <w:szCs w:val="20"/>
          <w:lang w:val="en-US" w:eastAsia="ru-RU"/>
        </w:rPr>
        <w:t>,</w:t>
      </w:r>
    </w:p>
    <w:p w14:paraId="5D7004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"999"</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ffdVersion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"meta"</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"some meta"</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callbackUrl</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"http://call.back/?doc=2"</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ignoreItemCodeCheck</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proofErr w:type="spellStart"/>
      <w:r w:rsidRPr="009410FB">
        <w:rPr>
          <w:rFonts w:ascii="Consolas" w:eastAsia="Times New Roman" w:hAnsi="Consolas" w:cs="Courier New"/>
          <w:color w:val="EFC986"/>
          <w:sz w:val="20"/>
          <w:szCs w:val="20"/>
          <w:lang w:eastAsia="ru-RU"/>
        </w:rPr>
        <w:t>false</w:t>
      </w:r>
      <w:proofErr w:type="spellEnd"/>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7" w:name="_Toc507539858"/>
      <w:bookmarkStart w:id="448" w:name="_Toc27489464"/>
      <w:bookmarkStart w:id="449" w:name="_Toc63432911"/>
      <w:bookmarkStart w:id="450" w:name="_Toc80026485"/>
      <w:r>
        <w:t>2.1.</w:t>
      </w:r>
      <w:r w:rsidRPr="005560E2">
        <w:t>2</w:t>
      </w:r>
      <w:r>
        <w:t xml:space="preserve"> Тело ответа с ошибками обработки запроса</w:t>
      </w:r>
      <w:bookmarkEnd w:id="447"/>
      <w:bookmarkEnd w:id="448"/>
      <w:bookmarkEnd w:id="449"/>
      <w:bookmarkEnd w:id="450"/>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Массив ошибок обработки запроса</w:t>
            </w:r>
          </w:p>
        </w:tc>
        <w:tc>
          <w:tcPr>
            <w:tcW w:w="3320" w:type="dxa"/>
          </w:tcPr>
          <w:p w14:paraId="3DA40E4C" w14:textId="77777777" w:rsidR="00171765" w:rsidRDefault="00171765" w:rsidP="00171765">
            <w:pPr>
              <w:rPr>
                <w:rFonts w:cs="Arial"/>
              </w:rPr>
            </w:pPr>
            <w:r>
              <w:rPr>
                <w:rFonts w:cs="Arial"/>
              </w:rPr>
              <w:t>Массив строк</w:t>
            </w:r>
          </w:p>
        </w:tc>
      </w:tr>
      <w:bookmarkEnd w:id="436"/>
    </w:tbl>
    <w:p w14:paraId="02CE8C90" w14:textId="5E6E2676" w:rsidR="00171765" w:rsidRDefault="00171765" w:rsidP="00171765">
      <w:pPr>
        <w:rPr>
          <w:lang w:val="en-US"/>
        </w:rPr>
      </w:pPr>
    </w:p>
    <w:p w14:paraId="01C04081" w14:textId="77777777" w:rsidR="00171765" w:rsidRDefault="00171765" w:rsidP="00171765">
      <w:bookmarkStart w:id="451" w:name="OLE_LINK164"/>
      <w:bookmarkStart w:id="452" w:name="OLE_LINK165"/>
      <w:r>
        <w:t>Пример ответа с ошибкой:</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51"/>
    <w:bookmarkEnd w:id="452"/>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53" w:name="OLE_LINK280"/>
      <w:bookmarkStart w:id="454" w:name="OLE_LINK281"/>
      <w:bookmarkStart w:id="455" w:name="_Toc507539859"/>
      <w:bookmarkStart w:id="456" w:name="_Toc27489465"/>
      <w:bookmarkStart w:id="457" w:name="_Toc63432912"/>
      <w:bookmarkStart w:id="458" w:name="_Toc80026486"/>
      <w:bookmarkStart w:id="459" w:name="OLE_LINK98"/>
      <w:bookmarkStart w:id="460" w:name="OLE_LINK99"/>
      <w:bookmarkStart w:id="461" w:name="OLE_LINK255"/>
      <w:bookmarkStart w:id="462" w:name="OLE_LINK256"/>
      <w:bookmarkStart w:id="463" w:name="OLE_LINK278"/>
      <w:bookmarkStart w:id="464" w:name="OLE_LINK279"/>
      <w:r w:rsidRPr="00CE43A2">
        <w:lastRenderedPageBreak/>
        <w:t xml:space="preserve">2.2 </w:t>
      </w:r>
      <w:bookmarkEnd w:id="453"/>
      <w:bookmarkEnd w:id="454"/>
      <w:r>
        <w:t>Состояние</w:t>
      </w:r>
      <w:r w:rsidRPr="00CE43A2">
        <w:t xml:space="preserve"> </w:t>
      </w:r>
      <w:r>
        <w:t>чека</w:t>
      </w:r>
      <w:bookmarkEnd w:id="455"/>
      <w:bookmarkEnd w:id="456"/>
      <w:bookmarkEnd w:id="457"/>
      <w:bookmarkEnd w:id="458"/>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documents/</w:t>
      </w:r>
      <w:bookmarkStart w:id="465" w:name="OLE_LINK57"/>
      <w:bookmarkStart w:id="466" w:name="OLE_LINK58"/>
      <w:r>
        <w:rPr>
          <w:rFonts w:cs="Arial"/>
          <w:b/>
          <w:lang w:val="en-US"/>
        </w:rPr>
        <w:t>{inn}</w:t>
      </w:r>
      <w:bookmarkEnd w:id="465"/>
      <w:bookmarkEnd w:id="466"/>
      <w:r>
        <w:rPr>
          <w:rFonts w:cs="Arial"/>
          <w:b/>
          <w:lang w:val="en-US"/>
        </w:rPr>
        <w:t>/status</w:t>
      </w:r>
      <w:bookmarkStart w:id="467" w:name="OLE_LINK55"/>
      <w:bookmarkStart w:id="468" w:name="OLE_LINK56"/>
      <w:r>
        <w:rPr>
          <w:rFonts w:cs="Arial"/>
          <w:b/>
          <w:lang w:val="en-US"/>
        </w:rPr>
        <w:t>/{</w:t>
      </w:r>
      <w:bookmarkEnd w:id="467"/>
      <w:bookmarkEnd w:id="468"/>
      <w:proofErr w:type="spellStart"/>
      <w:r>
        <w:rPr>
          <w:rFonts w:cs="Arial"/>
          <w:b/>
          <w:lang w:val="en-US"/>
        </w:rPr>
        <w:t>document_id</w:t>
      </w:r>
      <w:proofErr w:type="spellEnd"/>
      <w:r>
        <w:rPr>
          <w:rFonts w:cs="Arial"/>
          <w:b/>
          <w:lang w:val="en-US"/>
        </w:rPr>
        <w:t>}</w:t>
      </w:r>
    </w:p>
    <w:bookmarkEnd w:id="459"/>
    <w:bookmarkEnd w:id="460"/>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ED4FDA"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bookmarkEnd w:id="461"/>
    <w:bookmarkEnd w:id="462"/>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51F3359F" w14:textId="77777777" w:rsidR="00171765" w:rsidRDefault="00171765" w:rsidP="00171765">
      <w:pPr>
        <w:rPr>
          <w:rFonts w:cs="Arial"/>
        </w:rPr>
      </w:pPr>
    </w:p>
    <w:p w14:paraId="7A5D0440"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9572045"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6E7D9F13"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44C9BF4"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12AAB63F" w14:textId="55062CA9" w:rsidR="00B27BD4" w:rsidRPr="00B509A4" w:rsidRDefault="00B27BD4" w:rsidP="00B27BD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00750BF1" w:rsidRPr="00750BF1">
        <w:t>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9" w:name="_Toc507539860"/>
      <w:bookmarkStart w:id="470" w:name="_Toc27489466"/>
      <w:bookmarkStart w:id="471" w:name="_Toc63432913"/>
      <w:bookmarkStart w:id="472" w:name="_Toc80026487"/>
      <w:r>
        <w:rPr>
          <w:lang w:val="en-US"/>
        </w:rPr>
        <w:t xml:space="preserve">2.2.1 </w:t>
      </w:r>
      <w:r>
        <w:t>Тело ответа</w:t>
      </w:r>
      <w:bookmarkEnd w:id="469"/>
      <w:bookmarkEnd w:id="470"/>
      <w:bookmarkEnd w:id="471"/>
      <w:bookmarkEnd w:id="472"/>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Идентификатор документа</w:t>
            </w:r>
          </w:p>
        </w:tc>
        <w:tc>
          <w:tcPr>
            <w:tcW w:w="2979" w:type="dxa"/>
          </w:tcPr>
          <w:p w14:paraId="266DB939"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14C96AF0" w14:textId="77777777" w:rsidTr="00171765">
        <w:tc>
          <w:tcPr>
            <w:tcW w:w="2465" w:type="dxa"/>
          </w:tcPr>
          <w:p w14:paraId="51413B23"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4E869172" w14:textId="77777777" w:rsidR="00171765" w:rsidRPr="00D71290" w:rsidRDefault="00171765" w:rsidP="00171765">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1B869330" w14:textId="77777777" w:rsidR="00171765" w:rsidRDefault="00171765" w:rsidP="00171765">
            <w:pPr>
              <w:rPr>
                <w:rFonts w:cs="Arial"/>
              </w:rPr>
            </w:pPr>
            <w:r>
              <w:rPr>
                <w:rFonts w:cs="Arial"/>
              </w:rPr>
              <w:t>Строка до 20 символов</w:t>
            </w:r>
          </w:p>
        </w:tc>
      </w:tr>
      <w:tr w:rsidR="00171765" w:rsidRPr="008F4F86" w14:paraId="3092B981" w14:textId="77777777" w:rsidTr="00171765">
        <w:tc>
          <w:tcPr>
            <w:tcW w:w="2465" w:type="dxa"/>
          </w:tcPr>
          <w:p w14:paraId="0E182C24"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50622856" w14:textId="77777777" w:rsidR="00171765" w:rsidRDefault="00171765" w:rsidP="00171765">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60B23B1D" w14:textId="77777777" w:rsidR="00171765" w:rsidRDefault="00171765" w:rsidP="00171765">
            <w:pPr>
              <w:rPr>
                <w:rFonts w:cs="Arial"/>
              </w:rPr>
            </w:pPr>
            <w:r>
              <w:rPr>
                <w:rFonts w:cs="Arial"/>
              </w:rPr>
              <w:t>Строка до 20 символов</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54A520B" w14:textId="77777777" w:rsidR="00171765" w:rsidRDefault="00171765" w:rsidP="00171765">
            <w:pPr>
              <w:rPr>
                <w:rFonts w:cs="Arial"/>
              </w:rPr>
            </w:pPr>
            <w:r>
              <w:rPr>
                <w:rFonts w:cs="Arial"/>
              </w:rPr>
              <w:t>Номер фискального накопителя</w:t>
            </w:r>
          </w:p>
        </w:tc>
        <w:tc>
          <w:tcPr>
            <w:tcW w:w="2979" w:type="dxa"/>
          </w:tcPr>
          <w:p w14:paraId="7F3A43C3" w14:textId="77777777" w:rsidR="00171765" w:rsidRDefault="00171765" w:rsidP="00171765">
            <w:pPr>
              <w:rPr>
                <w:rFonts w:cs="Arial"/>
              </w:rPr>
            </w:pPr>
            <w:r>
              <w:rPr>
                <w:rFonts w:cs="Arial"/>
              </w:rPr>
              <w:t>Строка 16 символов</w:t>
            </w:r>
          </w:p>
        </w:tc>
      </w:tr>
      <w:tr w:rsidR="00171765" w:rsidRPr="008F4F86" w14:paraId="033706CC" w14:textId="77777777" w:rsidTr="00171765">
        <w:tc>
          <w:tcPr>
            <w:tcW w:w="2465" w:type="dxa"/>
          </w:tcPr>
          <w:p w14:paraId="237E02D5"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343F5C4D" w14:textId="77777777" w:rsidR="00171765" w:rsidRPr="00D71290" w:rsidRDefault="00171765" w:rsidP="00171765">
            <w:pPr>
              <w:rPr>
                <w:rFonts w:cs="Arial"/>
              </w:rPr>
            </w:pPr>
            <w:r>
              <w:rPr>
                <w:rFonts w:cs="Arial"/>
              </w:rPr>
              <w:t>Наименование ОФД</w:t>
            </w:r>
          </w:p>
        </w:tc>
        <w:tc>
          <w:tcPr>
            <w:tcW w:w="2979" w:type="dxa"/>
          </w:tcPr>
          <w:p w14:paraId="7DC4D547" w14:textId="77777777" w:rsidR="00171765" w:rsidRDefault="00171765" w:rsidP="00171765">
            <w:pPr>
              <w:rPr>
                <w:rFonts w:cs="Arial"/>
              </w:rPr>
            </w:pPr>
            <w:r>
              <w:rPr>
                <w:rFonts w:cs="Arial"/>
              </w:rPr>
              <w:t xml:space="preserve">Строка </w:t>
            </w:r>
            <w:bookmarkStart w:id="473" w:name="OLE_LINK267"/>
            <w:bookmarkStart w:id="474" w:name="OLE_LINK268"/>
            <w:r>
              <w:rPr>
                <w:rFonts w:cs="Arial"/>
              </w:rPr>
              <w:t>до 256 символов</w:t>
            </w:r>
            <w:bookmarkEnd w:id="473"/>
            <w:bookmarkEnd w:id="474"/>
          </w:p>
        </w:tc>
      </w:tr>
      <w:tr w:rsidR="00171765" w:rsidRPr="008F4F86" w14:paraId="1077D51C" w14:textId="77777777" w:rsidTr="00171765">
        <w:tc>
          <w:tcPr>
            <w:tcW w:w="2465" w:type="dxa"/>
          </w:tcPr>
          <w:p w14:paraId="710C7947"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6958957"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31C2926B" w14:textId="77777777" w:rsidR="00171765" w:rsidRDefault="00171765" w:rsidP="00171765">
            <w:pPr>
              <w:rPr>
                <w:rFonts w:cs="Arial"/>
              </w:rPr>
            </w:pPr>
            <w:r>
              <w:rPr>
                <w:rFonts w:cs="Arial"/>
              </w:rPr>
              <w:t>Строка до 58? символов</w:t>
            </w:r>
          </w:p>
        </w:tc>
      </w:tr>
      <w:tr w:rsidR="00171765" w:rsidRPr="008F4F86" w14:paraId="2C50C80D" w14:textId="77777777" w:rsidTr="00171765">
        <w:tc>
          <w:tcPr>
            <w:tcW w:w="2465" w:type="dxa"/>
          </w:tcPr>
          <w:p w14:paraId="60375C86" w14:textId="4D066B1A" w:rsidR="00171765" w:rsidRPr="00B72AEC" w:rsidRDefault="00DF2D79" w:rsidP="00171765">
            <w:pPr>
              <w:rPr>
                <w:rFonts w:cs="Arial"/>
                <w:lang w:val="en-US"/>
              </w:rPr>
            </w:pPr>
            <w:bookmarkStart w:id="475" w:name="OLE_LINK17"/>
            <w:bookmarkStart w:id="476" w:name="OLE_LINK18"/>
            <w:bookmarkStart w:id="477" w:name="OLE_LINK19"/>
            <w:bookmarkStart w:id="478" w:name="OLE_LINK20"/>
            <w:bookmarkStart w:id="479" w:name="OLE_LINK21"/>
            <w:proofErr w:type="spellStart"/>
            <w:r>
              <w:rPr>
                <w:rFonts w:cs="Arial"/>
                <w:lang w:val="en-US"/>
              </w:rPr>
              <w:lastRenderedPageBreak/>
              <w:t>ofd</w:t>
            </w:r>
            <w:r w:rsidR="00171765">
              <w:rPr>
                <w:rFonts w:cs="Arial"/>
                <w:lang w:val="en-US"/>
              </w:rPr>
              <w:t>I</w:t>
            </w:r>
            <w:bookmarkEnd w:id="475"/>
            <w:bookmarkEnd w:id="476"/>
            <w:r w:rsidR="00171765">
              <w:rPr>
                <w:rFonts w:cs="Arial"/>
                <w:lang w:val="en-US"/>
              </w:rPr>
              <w:t>NN</w:t>
            </w:r>
            <w:bookmarkEnd w:id="477"/>
            <w:bookmarkEnd w:id="478"/>
            <w:bookmarkEnd w:id="479"/>
            <w:proofErr w:type="spellEnd"/>
          </w:p>
        </w:tc>
        <w:tc>
          <w:tcPr>
            <w:tcW w:w="4839" w:type="dxa"/>
          </w:tcPr>
          <w:p w14:paraId="46E57A37" w14:textId="77777777" w:rsidR="00171765" w:rsidRPr="00B72AEC" w:rsidRDefault="00171765" w:rsidP="00171765">
            <w:pPr>
              <w:rPr>
                <w:rFonts w:cs="Arial"/>
              </w:rPr>
            </w:pPr>
            <w:r>
              <w:rPr>
                <w:rFonts w:cs="Arial"/>
              </w:rPr>
              <w:t>ИНН ОФД</w:t>
            </w:r>
          </w:p>
        </w:tc>
        <w:tc>
          <w:tcPr>
            <w:tcW w:w="2979" w:type="dxa"/>
          </w:tcPr>
          <w:p w14:paraId="6C8E5B48" w14:textId="77777777" w:rsidR="00171765" w:rsidRDefault="00171765" w:rsidP="00171765">
            <w:pPr>
              <w:rPr>
                <w:rFonts w:cs="Arial"/>
              </w:rPr>
            </w:pPr>
            <w:r>
              <w:rPr>
                <w:rFonts w:cs="Arial"/>
              </w:rPr>
              <w:t>Строка 12 символов</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80" w:name="OLE_LINK22"/>
            <w:bookmarkStart w:id="481" w:name="OLE_LINK23"/>
            <w:bookmarkStart w:id="482" w:name="OLE_LINK24"/>
            <w:proofErr w:type="spellStart"/>
            <w:r>
              <w:rPr>
                <w:rFonts w:cs="Arial"/>
                <w:lang w:val="en-US"/>
              </w:rPr>
              <w:t>fnsWebsite</w:t>
            </w:r>
            <w:bookmarkEnd w:id="480"/>
            <w:bookmarkEnd w:id="481"/>
            <w:bookmarkEnd w:id="482"/>
            <w:proofErr w:type="spellEnd"/>
          </w:p>
        </w:tc>
        <w:tc>
          <w:tcPr>
            <w:tcW w:w="4839" w:type="dxa"/>
          </w:tcPr>
          <w:p w14:paraId="47E2955D"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5A88FB8F" w14:textId="77777777" w:rsidR="00171765" w:rsidRDefault="00171765" w:rsidP="00171765">
            <w:pPr>
              <w:rPr>
                <w:rFonts w:cs="Arial"/>
              </w:rPr>
            </w:pPr>
            <w:r>
              <w:rPr>
                <w:rFonts w:cs="Arial"/>
              </w:rPr>
              <w:t>Строка до 256 символов</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83" w:name="OLE_LINK25"/>
            <w:bookmarkStart w:id="484" w:name="OLE_LINK26"/>
            <w:bookmarkStart w:id="485" w:name="OLE_LINK27"/>
            <w:proofErr w:type="spellStart"/>
            <w:r>
              <w:rPr>
                <w:rFonts w:cs="Arial"/>
                <w:lang w:val="en-US"/>
              </w:rPr>
              <w:t>companyINN</w:t>
            </w:r>
            <w:bookmarkEnd w:id="483"/>
            <w:bookmarkEnd w:id="484"/>
            <w:bookmarkEnd w:id="485"/>
            <w:proofErr w:type="spellEnd"/>
          </w:p>
        </w:tc>
        <w:tc>
          <w:tcPr>
            <w:tcW w:w="4839" w:type="dxa"/>
          </w:tcPr>
          <w:p w14:paraId="5D659E8D" w14:textId="77777777" w:rsidR="00171765" w:rsidRPr="00B2081D" w:rsidRDefault="00171765" w:rsidP="00171765">
            <w:pPr>
              <w:rPr>
                <w:rFonts w:cs="Arial"/>
              </w:rPr>
            </w:pPr>
            <w:r>
              <w:rPr>
                <w:rFonts w:cs="Arial"/>
              </w:rPr>
              <w:t>ИНН пользователя</w:t>
            </w:r>
          </w:p>
        </w:tc>
        <w:tc>
          <w:tcPr>
            <w:tcW w:w="2979" w:type="dxa"/>
          </w:tcPr>
          <w:p w14:paraId="1E805CB8" w14:textId="77777777" w:rsidR="00171765" w:rsidRDefault="00171765" w:rsidP="00171765">
            <w:pPr>
              <w:rPr>
                <w:rFonts w:cs="Arial"/>
              </w:rPr>
            </w:pPr>
            <w:r>
              <w:rPr>
                <w:rFonts w:cs="Arial"/>
              </w:rPr>
              <w:t>Строка 12 символов</w:t>
            </w:r>
          </w:p>
        </w:tc>
      </w:tr>
      <w:tr w:rsidR="00171765" w:rsidRPr="008F4F86" w14:paraId="0332683F" w14:textId="77777777" w:rsidTr="00171765">
        <w:tc>
          <w:tcPr>
            <w:tcW w:w="2465" w:type="dxa"/>
          </w:tcPr>
          <w:p w14:paraId="4F4594C7" w14:textId="77777777" w:rsidR="00171765" w:rsidRPr="009E5A50" w:rsidRDefault="00171765" w:rsidP="00171765">
            <w:pPr>
              <w:rPr>
                <w:rFonts w:cs="Arial"/>
              </w:rPr>
            </w:pPr>
            <w:r>
              <w:rPr>
                <w:rFonts w:cs="Arial"/>
                <w:lang w:val="en-US"/>
              </w:rPr>
              <w:t>c</w:t>
            </w:r>
            <w:proofErr w:type="spellStart"/>
            <w:r w:rsidRPr="009E5A50">
              <w:rPr>
                <w:rFonts w:cs="Arial"/>
              </w:rPr>
              <w:t>ompanyName</w:t>
            </w:r>
            <w:proofErr w:type="spellEnd"/>
          </w:p>
        </w:tc>
        <w:tc>
          <w:tcPr>
            <w:tcW w:w="4839" w:type="dxa"/>
          </w:tcPr>
          <w:p w14:paraId="3B697527" w14:textId="77777777" w:rsidR="00171765" w:rsidRPr="009E5A50" w:rsidRDefault="00171765" w:rsidP="00171765">
            <w:pPr>
              <w:rPr>
                <w:rFonts w:cs="Arial"/>
              </w:rPr>
            </w:pPr>
            <w:r>
              <w:rPr>
                <w:rFonts w:cs="Arial"/>
              </w:rPr>
              <w:t>Наименование пользователя</w:t>
            </w:r>
          </w:p>
        </w:tc>
        <w:tc>
          <w:tcPr>
            <w:tcW w:w="2979" w:type="dxa"/>
          </w:tcPr>
          <w:p w14:paraId="57C0315C" w14:textId="77777777" w:rsidR="00171765" w:rsidRDefault="00171765" w:rsidP="00171765">
            <w:pPr>
              <w:rPr>
                <w:rFonts w:cs="Arial"/>
              </w:rPr>
            </w:pPr>
            <w:bookmarkStart w:id="486" w:name="OLE_LINK1"/>
            <w:bookmarkStart w:id="487" w:name="OLE_LINK2"/>
            <w:r>
              <w:rPr>
                <w:rFonts w:cs="Arial"/>
              </w:rPr>
              <w:t>Строка до 256 символов</w:t>
            </w:r>
            <w:bookmarkEnd w:id="486"/>
            <w:bookmarkEnd w:id="487"/>
          </w:p>
        </w:tc>
      </w:tr>
      <w:tr w:rsidR="00171765" w:rsidRPr="008F4F86" w14:paraId="37C55E36" w14:textId="77777777" w:rsidTr="00171765">
        <w:tc>
          <w:tcPr>
            <w:tcW w:w="2465" w:type="dxa"/>
          </w:tcPr>
          <w:p w14:paraId="3FD5F9DA"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0EDEE62F" w14:textId="77777777" w:rsidR="00171765" w:rsidRDefault="00171765" w:rsidP="00171765">
            <w:pPr>
              <w:rPr>
                <w:rFonts w:cs="Arial"/>
              </w:rPr>
            </w:pPr>
            <w:r w:rsidRPr="00CE2490">
              <w:rPr>
                <w:rFonts w:cs="Arial"/>
              </w:rPr>
              <w:t>Номер ФД</w:t>
            </w:r>
          </w:p>
        </w:tc>
        <w:tc>
          <w:tcPr>
            <w:tcW w:w="2979" w:type="dxa"/>
          </w:tcPr>
          <w:p w14:paraId="18315638" w14:textId="77777777" w:rsidR="00171765" w:rsidRDefault="00171765" w:rsidP="00171765">
            <w:pPr>
              <w:rPr>
                <w:rFonts w:cs="Arial"/>
              </w:rPr>
            </w:pPr>
            <w:r>
              <w:rPr>
                <w:rFonts w:cs="Arial"/>
              </w:rPr>
              <w:t>Число</w:t>
            </w:r>
          </w:p>
        </w:tc>
      </w:tr>
      <w:tr w:rsidR="00171765" w:rsidRPr="008F4F86" w14:paraId="47951678" w14:textId="77777777" w:rsidTr="00171765">
        <w:tc>
          <w:tcPr>
            <w:tcW w:w="2465" w:type="dxa"/>
          </w:tcPr>
          <w:p w14:paraId="29BC1C7A"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309D4C83" w14:textId="77777777" w:rsidR="00171765" w:rsidRDefault="00171765" w:rsidP="00171765">
            <w:pPr>
              <w:rPr>
                <w:rFonts w:cs="Arial"/>
              </w:rPr>
            </w:pPr>
            <w:r>
              <w:rPr>
                <w:rFonts w:cs="Arial"/>
              </w:rPr>
              <w:t>Номер смены</w:t>
            </w:r>
          </w:p>
        </w:tc>
        <w:tc>
          <w:tcPr>
            <w:tcW w:w="2979" w:type="dxa"/>
          </w:tcPr>
          <w:p w14:paraId="1D8D0F6A" w14:textId="77777777" w:rsidR="00171765" w:rsidRDefault="00171765" w:rsidP="00171765">
            <w:pPr>
              <w:rPr>
                <w:rFonts w:cs="Arial"/>
              </w:rPr>
            </w:pPr>
            <w:r>
              <w:rPr>
                <w:rFonts w:cs="Arial"/>
              </w:rPr>
              <w:t>Число</w:t>
            </w:r>
          </w:p>
        </w:tc>
      </w:tr>
      <w:tr w:rsidR="00171765" w:rsidRPr="008F4F86" w14:paraId="6E3576D9" w14:textId="77777777" w:rsidTr="00171765">
        <w:tc>
          <w:tcPr>
            <w:tcW w:w="2465" w:type="dxa"/>
          </w:tcPr>
          <w:p w14:paraId="3D8BE5F1"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Номер чека за смену</w:t>
            </w:r>
          </w:p>
        </w:tc>
        <w:tc>
          <w:tcPr>
            <w:tcW w:w="2979" w:type="dxa"/>
          </w:tcPr>
          <w:p w14:paraId="3477AD05" w14:textId="77777777" w:rsidR="00171765" w:rsidRPr="00CE2490" w:rsidRDefault="00171765" w:rsidP="00171765">
            <w:pPr>
              <w:rPr>
                <w:rFonts w:cs="Arial"/>
              </w:rPr>
            </w:pPr>
            <w:r>
              <w:rPr>
                <w:rFonts w:cs="Arial"/>
              </w:rPr>
              <w:t>Число</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8" w:name="OLE_LINK269"/>
            <w:bookmarkStart w:id="489" w:name="OLE_LINK270"/>
            <w:proofErr w:type="spellStart"/>
            <w:r>
              <w:rPr>
                <w:rFonts w:cs="Arial"/>
                <w:lang w:val="en-US"/>
              </w:rPr>
              <w:t>processedAt</w:t>
            </w:r>
            <w:bookmarkEnd w:id="488"/>
            <w:bookmarkEnd w:id="489"/>
            <w:proofErr w:type="spellEnd"/>
          </w:p>
        </w:tc>
        <w:tc>
          <w:tcPr>
            <w:tcW w:w="4839" w:type="dxa"/>
          </w:tcPr>
          <w:p w14:paraId="4630C4CF"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57FB03FA"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Содержимое документа</w:t>
            </w:r>
          </w:p>
        </w:tc>
        <w:tc>
          <w:tcPr>
            <w:tcW w:w="2979" w:type="dxa"/>
          </w:tcPr>
          <w:p w14:paraId="1AEEC6B2" w14:textId="77777777" w:rsidR="00171765" w:rsidRPr="00525F22" w:rsidRDefault="00171765" w:rsidP="00171765">
            <w:pPr>
              <w:rPr>
                <w:rFonts w:cs="Arial"/>
              </w:rPr>
            </w:pPr>
            <w:r>
              <w:rPr>
                <w:rFonts w:cs="Arial"/>
              </w:rPr>
              <w:t>Структура п.2.1.1.1</w:t>
            </w:r>
          </w:p>
        </w:tc>
      </w:tr>
      <w:tr w:rsidR="00171765" w:rsidRPr="008F4F86" w14:paraId="6261E4DF" w14:textId="77777777" w:rsidTr="00171765">
        <w:tc>
          <w:tcPr>
            <w:tcW w:w="2465" w:type="dxa"/>
          </w:tcPr>
          <w:p w14:paraId="7BB7252C" w14:textId="77777777" w:rsidR="00171765" w:rsidRPr="009E5A50" w:rsidRDefault="00171765" w:rsidP="00171765">
            <w:pPr>
              <w:rPr>
                <w:rFonts w:cs="Arial"/>
              </w:rPr>
            </w:pPr>
            <w:r>
              <w:rPr>
                <w:rFonts w:cs="Arial"/>
                <w:lang w:val="en-US"/>
              </w:rPr>
              <w:t>c</w:t>
            </w:r>
            <w:proofErr w:type="spellStart"/>
            <w:r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Сдача</w:t>
            </w:r>
          </w:p>
        </w:tc>
        <w:tc>
          <w:tcPr>
            <w:tcW w:w="2979" w:type="dxa"/>
          </w:tcPr>
          <w:p w14:paraId="4E8BC06D" w14:textId="77777777" w:rsidR="00171765" w:rsidRDefault="00171765" w:rsidP="00171765">
            <w:pPr>
              <w:rPr>
                <w:rFonts w:cs="Arial"/>
              </w:rPr>
            </w:pPr>
            <w:bookmarkStart w:id="490" w:name="OLE_LINK133"/>
            <w:bookmarkStart w:id="491" w:name="OLE_LINK134"/>
            <w:bookmarkStart w:id="492" w:name="OLE_LINK135"/>
            <w:r>
              <w:rPr>
                <w:rFonts w:cs="Arial"/>
              </w:rPr>
              <w:t>Десятичное число с точностью до 2 символов после точки</w:t>
            </w:r>
            <w:bookmarkEnd w:id="490"/>
            <w:bookmarkEnd w:id="491"/>
            <w:bookmarkEnd w:id="492"/>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Фискальный признак</w:t>
            </w:r>
          </w:p>
        </w:tc>
        <w:tc>
          <w:tcPr>
            <w:tcW w:w="2979" w:type="dxa"/>
          </w:tcPr>
          <w:p w14:paraId="0D6E3C33"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788673A3"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Метаданные запроса</w:t>
            </w:r>
          </w:p>
        </w:tc>
        <w:tc>
          <w:tcPr>
            <w:tcW w:w="2979" w:type="dxa"/>
          </w:tcPr>
          <w:p w14:paraId="6C323FAE" w14:textId="154BEDF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34416250" w14:textId="77777777" w:rsidR="00171765" w:rsidRDefault="00171765" w:rsidP="00171765">
      <w:pPr>
        <w:rPr>
          <w:rFonts w:cs="Arial"/>
        </w:rPr>
      </w:pPr>
    </w:p>
    <w:p w14:paraId="4B6569EF" w14:textId="77777777" w:rsidR="00171765" w:rsidRPr="00CF1D55" w:rsidRDefault="00171765" w:rsidP="00171765">
      <w:pPr>
        <w:rPr>
          <w:lang w:val="en-US"/>
        </w:rPr>
      </w:pPr>
      <w:bookmarkStart w:id="493" w:name="OLE_LINK287"/>
      <w:bookmarkStart w:id="494" w:name="OLE_LINK288"/>
      <w:r w:rsidRPr="00817738">
        <w:t>Пример</w:t>
      </w:r>
      <w:r w:rsidRPr="00CF1D55">
        <w:rPr>
          <w:lang w:val="en-US"/>
        </w:rPr>
        <w:t xml:space="preserve"> </w:t>
      </w:r>
      <w:r>
        <w:t>ответа</w:t>
      </w:r>
      <w:r w:rsidRPr="00CF1D55">
        <w:rPr>
          <w:lang w:val="en-US"/>
        </w:rPr>
        <w:t>:</w:t>
      </w:r>
    </w:p>
    <w:bookmarkEnd w:id="493"/>
    <w:bookmarkEnd w:id="494"/>
    <w:p w14:paraId="0C9DCB9F" w14:textId="77777777" w:rsidR="00171765" w:rsidRPr="00CF1D55" w:rsidRDefault="00171765" w:rsidP="00171765">
      <w:pPr>
        <w:rPr>
          <w:rFonts w:cs="Arial"/>
          <w:lang w:val="en-US"/>
        </w:rPr>
      </w:pPr>
    </w:p>
    <w:bookmarkEnd w:id="463"/>
    <w:bookmarkEnd w:id="464"/>
    <w:p w14:paraId="1C99456A"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3F08C541"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4E842EF8" w14:textId="77777777" w:rsidR="00171765" w:rsidRPr="00CF1D55" w:rsidRDefault="00171765" w:rsidP="00171765">
      <w:pPr>
        <w:pStyle w:val="HTML0"/>
        <w:shd w:val="clear" w:color="auto" w:fill="333333"/>
        <w:rPr>
          <w:rFonts w:ascii="Consolas" w:hAnsi="Consolas" w:cs="Consolas"/>
          <w:color w:val="DFDFBF"/>
          <w:sz w:val="18"/>
          <w:szCs w:val="18"/>
          <w:lang w:val="en-US"/>
        </w:rPr>
      </w:pPr>
      <w:bookmarkStart w:id="495" w:name="OLE_LINK534"/>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400AD090"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79EFF070"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bookmarkEnd w:id="495"/>
    <w:p w14:paraId="04E7E783"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E03318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6170F14A"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E675E0D" w14:textId="77777777" w:rsidR="00171765" w:rsidRPr="00EA7AC6"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EA7AC6">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Pr="00EA7AC6">
        <w:rPr>
          <w:rFonts w:ascii="Consolas" w:hAnsi="Consolas" w:cs="Consolas"/>
          <w:color w:val="8ACCCF"/>
          <w:sz w:val="18"/>
          <w:szCs w:val="18"/>
        </w:rPr>
        <w:t>"</w:t>
      </w:r>
      <w:r w:rsidRPr="00EA7AC6">
        <w:rPr>
          <w:rFonts w:ascii="Consolas" w:hAnsi="Consolas" w:cs="Consolas"/>
          <w:color w:val="DFDFBF"/>
          <w:sz w:val="18"/>
          <w:szCs w:val="18"/>
        </w:rPr>
        <w:t>:</w:t>
      </w:r>
      <w:r w:rsidRPr="00BD0C97">
        <w:rPr>
          <w:rFonts w:ascii="Consolas" w:hAnsi="Consolas" w:cs="Consolas"/>
          <w:color w:val="DFDFBF"/>
          <w:sz w:val="18"/>
          <w:szCs w:val="18"/>
          <w:lang w:val="en-US"/>
        </w:rPr>
        <w:t> </w:t>
      </w:r>
      <w:r w:rsidRPr="00EA7AC6">
        <w:rPr>
          <w:rFonts w:ascii="Consolas" w:hAnsi="Consolas" w:cs="Consolas"/>
          <w:color w:val="DFAF8F"/>
          <w:sz w:val="18"/>
          <w:szCs w:val="18"/>
        </w:rPr>
        <w:t>"2364009522"</w:t>
      </w:r>
    </w:p>
    <w:p w14:paraId="3E8FFA34" w14:textId="77777777" w:rsidR="00171765" w:rsidRPr="00EA7AC6" w:rsidRDefault="00171765" w:rsidP="00171765">
      <w:pPr>
        <w:pStyle w:val="HTML0"/>
        <w:shd w:val="clear" w:color="auto" w:fill="333333"/>
        <w:rPr>
          <w:rFonts w:ascii="Consolas" w:hAnsi="Consolas" w:cs="Consolas"/>
          <w:color w:val="DFDFBF"/>
          <w:sz w:val="18"/>
          <w:szCs w:val="18"/>
        </w:rPr>
      </w:pPr>
      <w:r w:rsidRPr="00EA7AC6">
        <w:rPr>
          <w:rFonts w:ascii="Consolas" w:hAnsi="Consolas" w:cs="Consolas"/>
          <w:color w:val="DFDFBF"/>
          <w:sz w:val="18"/>
          <w:szCs w:val="18"/>
        </w:rPr>
        <w:t>}</w:t>
      </w:r>
    </w:p>
    <w:p w14:paraId="347E82CB" w14:textId="2EE57C3E" w:rsidR="00171765" w:rsidRPr="00EA7AC6" w:rsidRDefault="00171765" w:rsidP="00FF029B"/>
    <w:p w14:paraId="4065F498" w14:textId="31B31754" w:rsidR="0007049E" w:rsidRPr="00E00BBE" w:rsidRDefault="0007049E" w:rsidP="0007049E">
      <w:pPr>
        <w:pStyle w:val="3"/>
        <w:rPr>
          <w:rFonts w:ascii="Verdana" w:hAnsi="Verdana" w:cs="Arial"/>
        </w:rPr>
      </w:pPr>
      <w:bookmarkStart w:id="496" w:name="_Toc80026488"/>
      <w:r>
        <w:t>2.2.</w:t>
      </w:r>
      <w:r w:rsidR="006768A7">
        <w:t>2</w:t>
      </w:r>
      <w:r>
        <w:t xml:space="preserve"> Тело ответа с ошибками обработки КМ</w:t>
      </w:r>
      <w:bookmarkEnd w:id="496"/>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Массив ошибок обработки запроса</w:t>
            </w:r>
          </w:p>
        </w:tc>
        <w:tc>
          <w:tcPr>
            <w:tcW w:w="3320" w:type="dxa"/>
          </w:tcPr>
          <w:p w14:paraId="65086580" w14:textId="1F7CC0CD" w:rsidR="0007049E" w:rsidRDefault="0007049E" w:rsidP="0084541F">
            <w:pPr>
              <w:rPr>
                <w:rFonts w:cs="Arial"/>
              </w:rPr>
            </w:pPr>
            <w:r>
              <w:rPr>
                <w:rFonts w:cs="Arial"/>
              </w:rPr>
              <w:t>Массив структур</w:t>
            </w:r>
            <w:r>
              <w:rPr>
                <w:rFonts w:cs="Arial"/>
                <w:lang w:val="en-US"/>
              </w:rPr>
              <w:t xml:space="preserve"> </w:t>
            </w:r>
            <w:r>
              <w:rPr>
                <w:rFonts w:cs="Arial"/>
              </w:rPr>
              <w:t>п.2.2.</w:t>
            </w:r>
            <w:r w:rsidR="006768A7">
              <w:rPr>
                <w:rFonts w:cs="Arial"/>
              </w:rPr>
              <w:t>2</w:t>
            </w:r>
            <w:r>
              <w:rPr>
                <w:rFonts w:cs="Arial"/>
              </w:rPr>
              <w:t>.1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7" w:name="_Toc80026489"/>
      <w:r>
        <w:lastRenderedPageBreak/>
        <w:t>2.2.</w:t>
      </w:r>
      <w:r w:rsidR="006768A7">
        <w:t>2</w:t>
      </w:r>
      <w:r w:rsidRPr="00CE6B60">
        <w:t>.1</w:t>
      </w:r>
      <w:r>
        <w:t xml:space="preserve"> </w:t>
      </w:r>
      <w:bookmarkStart w:id="498" w:name="OLE_LINK541"/>
      <w:bookmarkStart w:id="499" w:name="OLE_LINK542"/>
      <w:r>
        <w:t>Ошибка обработки предмета расчета содержащего КМ</w:t>
      </w:r>
      <w:bookmarkEnd w:id="497"/>
      <w:bookmarkEnd w:id="498"/>
      <w:bookmarkEnd w:id="499"/>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500" w:name="OLE_LINK543"/>
            <w:bookmarkStart w:id="501" w:name="OLE_LINK544"/>
            <w:r>
              <w:rPr>
                <w:rFonts w:cs="Arial"/>
                <w:lang w:val="en-US"/>
              </w:rPr>
              <w:t>position</w:t>
            </w:r>
            <w:bookmarkEnd w:id="500"/>
            <w:bookmarkEnd w:id="501"/>
          </w:p>
        </w:tc>
        <w:tc>
          <w:tcPr>
            <w:tcW w:w="5150" w:type="dxa"/>
          </w:tcPr>
          <w:p w14:paraId="13424BB6" w14:textId="77777777" w:rsidR="0007049E" w:rsidRDefault="0007049E" w:rsidP="0084541F">
            <w:pPr>
              <w:rPr>
                <w:rFonts w:cs="Arial"/>
              </w:rPr>
            </w:pPr>
            <w:bookmarkStart w:id="502" w:name="OLE_LINK548"/>
            <w:bookmarkStart w:id="503" w:name="OLE_LINK549"/>
            <w:r>
              <w:rPr>
                <w:rFonts w:cs="Arial"/>
              </w:rPr>
              <w:t>Номер позиции, начиная с 0</w:t>
            </w:r>
            <w:bookmarkEnd w:id="502"/>
            <w:bookmarkEnd w:id="503"/>
          </w:p>
        </w:tc>
        <w:tc>
          <w:tcPr>
            <w:tcW w:w="3320" w:type="dxa"/>
          </w:tcPr>
          <w:p w14:paraId="715F3F1C" w14:textId="77777777" w:rsidR="0007049E" w:rsidRPr="00CE6B60" w:rsidRDefault="0007049E" w:rsidP="0084541F">
            <w:pPr>
              <w:rPr>
                <w:rFonts w:cs="Arial"/>
              </w:rPr>
            </w:pPr>
            <w:r>
              <w:rPr>
                <w:rFonts w:cs="Arial"/>
              </w:rPr>
              <w:t>Число 2 байта</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504" w:name="OLE_LINK545"/>
            <w:bookmarkStart w:id="505" w:name="OLE_LINK546"/>
            <w:proofErr w:type="spellStart"/>
            <w:r>
              <w:rPr>
                <w:rFonts w:cs="Arial"/>
                <w:lang w:val="en-US"/>
              </w:rPr>
              <w:t>itemCode</w:t>
            </w:r>
            <w:bookmarkEnd w:id="504"/>
            <w:bookmarkEnd w:id="505"/>
            <w:proofErr w:type="spellEnd"/>
          </w:p>
        </w:tc>
        <w:tc>
          <w:tcPr>
            <w:tcW w:w="5150" w:type="dxa"/>
          </w:tcPr>
          <w:p w14:paraId="557A3827" w14:textId="77777777" w:rsidR="0007049E" w:rsidRPr="00B613ED" w:rsidRDefault="0007049E" w:rsidP="0084541F">
            <w:bookmarkStart w:id="506" w:name="OLE_LINK550"/>
            <w:bookmarkStart w:id="507" w:name="OLE_LINK551"/>
            <w:bookmarkStart w:id="508" w:name="OLE_LINK552"/>
            <w:r w:rsidRPr="003F544B">
              <w:t>Код маркировки, 2000</w:t>
            </w:r>
            <w:bookmarkEnd w:id="506"/>
            <w:bookmarkEnd w:id="507"/>
            <w:bookmarkEnd w:id="508"/>
          </w:p>
        </w:tc>
        <w:tc>
          <w:tcPr>
            <w:tcW w:w="3320" w:type="dxa"/>
          </w:tcPr>
          <w:p w14:paraId="4CC925A8" w14:textId="77777777" w:rsidR="0007049E" w:rsidRDefault="0007049E" w:rsidP="0084541F">
            <w:pPr>
              <w:rPr>
                <w:rFonts w:cs="Arial"/>
              </w:rPr>
            </w:pPr>
            <w:r>
              <w:rPr>
                <w:rFonts w:cs="Arial"/>
              </w:rPr>
              <w:t>Строка от 1 до 243 символов</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9" w:name="OLE_LINK547"/>
            <w:proofErr w:type="spellStart"/>
            <w:r>
              <w:rPr>
                <w:rFonts w:cs="Arial"/>
                <w:lang w:val="en-US"/>
              </w:rPr>
              <w:t>checkResult</w:t>
            </w:r>
            <w:bookmarkEnd w:id="509"/>
            <w:proofErr w:type="spellEnd"/>
          </w:p>
        </w:tc>
        <w:tc>
          <w:tcPr>
            <w:tcW w:w="5150" w:type="dxa"/>
          </w:tcPr>
          <w:p w14:paraId="7E919875" w14:textId="77777777" w:rsidR="0007049E" w:rsidRPr="003F544B" w:rsidRDefault="0007049E" w:rsidP="0084541F">
            <w:bookmarkStart w:id="510" w:name="OLE_LINK553"/>
            <w:bookmarkStart w:id="511" w:name="OLE_LINK554"/>
            <w:r>
              <w:rPr>
                <w:rFonts w:cs="Arial"/>
              </w:rPr>
              <w:t>Р</w:t>
            </w:r>
            <w:r w:rsidRPr="006B5B06">
              <w:rPr>
                <w:rFonts w:cs="Arial"/>
              </w:rPr>
              <w:t>езультат проверки</w:t>
            </w:r>
            <w:bookmarkEnd w:id="510"/>
            <w:bookmarkEnd w:id="511"/>
          </w:p>
        </w:tc>
        <w:tc>
          <w:tcPr>
            <w:tcW w:w="3320" w:type="dxa"/>
          </w:tcPr>
          <w:p w14:paraId="3292B77E" w14:textId="02F2A842" w:rsidR="0007049E" w:rsidRDefault="0007049E" w:rsidP="0084541F">
            <w:pPr>
              <w:rPr>
                <w:rFonts w:cs="Arial"/>
              </w:rPr>
            </w:pPr>
            <w:r>
              <w:rPr>
                <w:rFonts w:cs="Arial"/>
              </w:rPr>
              <w:t>Структура п.2.2.</w:t>
            </w:r>
            <w:r w:rsidR="006768A7">
              <w:rPr>
                <w:rFonts w:cs="Arial"/>
              </w:rPr>
              <w:t>2</w:t>
            </w:r>
            <w:r>
              <w:rPr>
                <w:rFonts w:cs="Arial"/>
              </w:rPr>
              <w:t>.2</w:t>
            </w:r>
          </w:p>
        </w:tc>
      </w:tr>
    </w:tbl>
    <w:p w14:paraId="39444785" w14:textId="77777777" w:rsidR="0007049E" w:rsidRDefault="0007049E" w:rsidP="0007049E"/>
    <w:p w14:paraId="0B78915C" w14:textId="370D5E2F" w:rsidR="0007049E" w:rsidRDefault="0007049E" w:rsidP="0007049E">
      <w:pPr>
        <w:pStyle w:val="3"/>
      </w:pPr>
      <w:bookmarkStart w:id="512" w:name="_Toc80026490"/>
      <w:r w:rsidRPr="007C163B">
        <w:t>2.</w:t>
      </w:r>
      <w:r>
        <w:t>2</w:t>
      </w:r>
      <w:r w:rsidRPr="007C163B">
        <w:t>.</w:t>
      </w:r>
      <w:r w:rsidR="006768A7">
        <w:t>2</w:t>
      </w:r>
      <w:r>
        <w:t>.2</w:t>
      </w:r>
      <w:r w:rsidRPr="007C163B">
        <w:t xml:space="preserve"> </w:t>
      </w:r>
      <w:bookmarkStart w:id="513" w:name="OLE_LINK477"/>
      <w:bookmarkStart w:id="514" w:name="OLE_LINK478"/>
      <w:r>
        <w:t>Результат проверки КМ</w:t>
      </w:r>
      <w:bookmarkEnd w:id="512"/>
      <w:bookmarkEnd w:id="513"/>
      <w:bookmarkEnd w:id="514"/>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5" w:name="OLE_LINK479"/>
            <w:bookmarkStart w:id="516" w:name="OLE_LINK480"/>
            <w:proofErr w:type="spellStart"/>
            <w:r>
              <w:rPr>
                <w:rFonts w:cs="Arial"/>
                <w:lang w:val="en-US"/>
              </w:rPr>
              <w:t>fsCheckStatus</w:t>
            </w:r>
            <w:bookmarkEnd w:id="515"/>
            <w:bookmarkEnd w:id="516"/>
            <w:proofErr w:type="spellEnd"/>
          </w:p>
        </w:tc>
        <w:tc>
          <w:tcPr>
            <w:tcW w:w="4839" w:type="dxa"/>
          </w:tcPr>
          <w:p w14:paraId="1862B1E8" w14:textId="77777777" w:rsidR="0007049E" w:rsidRPr="00B72AEC" w:rsidRDefault="0007049E" w:rsidP="0084541F">
            <w:pPr>
              <w:rPr>
                <w:rFonts w:cs="Arial"/>
              </w:rPr>
            </w:pPr>
            <w:bookmarkStart w:id="517" w:name="OLE_LINK518"/>
            <w:r>
              <w:rPr>
                <w:rFonts w:cs="Arial"/>
              </w:rPr>
              <w:t>Ре</w:t>
            </w:r>
            <w:r w:rsidRPr="002908DF">
              <w:rPr>
                <w:rFonts w:cs="Arial"/>
              </w:rPr>
              <w:t>зультат проверки КМ</w:t>
            </w:r>
            <w:r>
              <w:rPr>
                <w:rFonts w:cs="Arial"/>
              </w:rPr>
              <w:t>, 2004</w:t>
            </w:r>
            <w:bookmarkEnd w:id="517"/>
          </w:p>
        </w:tc>
        <w:tc>
          <w:tcPr>
            <w:tcW w:w="2979" w:type="dxa"/>
          </w:tcPr>
          <w:p w14:paraId="1D4FD684" w14:textId="77777777" w:rsidR="0007049E" w:rsidRDefault="0007049E" w:rsidP="0084541F">
            <w:pPr>
              <w:rPr>
                <w:rFonts w:cs="Arial"/>
              </w:rPr>
            </w:pPr>
            <w:r>
              <w:rPr>
                <w:rFonts w:cs="Arial"/>
              </w:rPr>
              <w:t>Число от 0 до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8" w:name="OLE_LINK481"/>
            <w:bookmarkStart w:id="519" w:name="_Hlk78897630"/>
            <w:proofErr w:type="spellStart"/>
            <w:r>
              <w:rPr>
                <w:rFonts w:cs="Arial"/>
                <w:lang w:val="en-US"/>
              </w:rPr>
              <w:t>fsCheckStatusCause</w:t>
            </w:r>
            <w:bookmarkEnd w:id="518"/>
            <w:proofErr w:type="spellEnd"/>
          </w:p>
        </w:tc>
        <w:tc>
          <w:tcPr>
            <w:tcW w:w="4839" w:type="dxa"/>
          </w:tcPr>
          <w:p w14:paraId="0BFFE373" w14:textId="77777777" w:rsidR="0007049E" w:rsidRPr="002908DF" w:rsidRDefault="0007049E" w:rsidP="0084541F">
            <w:pPr>
              <w:rPr>
                <w:rFonts w:cs="Arial"/>
              </w:rPr>
            </w:pPr>
            <w:r w:rsidRPr="002908DF">
              <w:rPr>
                <w:rFonts w:cs="Arial"/>
              </w:rPr>
              <w:t>Причина, по которой не была проведена локальная проверка:</w:t>
            </w:r>
          </w:p>
          <w:p w14:paraId="72C5619B" w14:textId="77777777" w:rsidR="0007049E" w:rsidRPr="002908DF" w:rsidRDefault="0007049E" w:rsidP="0084541F">
            <w:pPr>
              <w:rPr>
                <w:rFonts w:cs="Arial"/>
              </w:rPr>
            </w:pPr>
            <w:r w:rsidRPr="002908DF">
              <w:rPr>
                <w:rFonts w:cs="Arial"/>
              </w:rPr>
              <w:t>0 – КМ проверен в ФН</w:t>
            </w:r>
          </w:p>
          <w:p w14:paraId="193E654E" w14:textId="77777777" w:rsidR="0007049E" w:rsidRPr="002908DF" w:rsidRDefault="0007049E" w:rsidP="0084541F">
            <w:pPr>
              <w:rPr>
                <w:rFonts w:cs="Arial"/>
              </w:rPr>
            </w:pPr>
            <w:r w:rsidRPr="002908DF">
              <w:rPr>
                <w:rFonts w:cs="Arial"/>
              </w:rPr>
              <w:t>1 – КМ данного типа не подлежит проверки в ФН</w:t>
            </w:r>
          </w:p>
          <w:p w14:paraId="09C12DB1" w14:textId="77777777" w:rsidR="0007049E" w:rsidRPr="002908DF" w:rsidRDefault="0007049E" w:rsidP="0084541F">
            <w:pPr>
              <w:rPr>
                <w:rFonts w:cs="Arial"/>
              </w:rPr>
            </w:pPr>
            <w:r w:rsidRPr="002908DF">
              <w:rPr>
                <w:rFonts w:cs="Arial"/>
              </w:rPr>
              <w:t>2 – ФН не содержит ключ проверки кода проверки этого КМ</w:t>
            </w:r>
          </w:p>
          <w:p w14:paraId="5302964C" w14:textId="77777777" w:rsidR="0007049E" w:rsidRPr="002908DF" w:rsidRDefault="0007049E" w:rsidP="0084541F">
            <w:pPr>
              <w:rPr>
                <w:rFonts w:cs="Arial"/>
              </w:rPr>
            </w:pPr>
            <w:r w:rsidRPr="002908DF">
              <w:rPr>
                <w:rFonts w:cs="Arial"/>
              </w:rPr>
              <w:t>3 – Проверка невозможна, так как отсутствуют идентификаторы применения GS1 91 и/или 92 или их формат неверный.</w:t>
            </w:r>
          </w:p>
          <w:p w14:paraId="254CC7E3" w14:textId="77777777" w:rsidR="0007049E" w:rsidRPr="001132D0" w:rsidRDefault="0007049E" w:rsidP="0084541F">
            <w:pPr>
              <w:rPr>
                <w:rFonts w:cs="Arial"/>
              </w:rPr>
            </w:pPr>
            <w:r w:rsidRPr="002908DF">
              <w:rPr>
                <w:rFonts w:cs="Arial"/>
              </w:rPr>
              <w:t>4 – Проверка КМ в ФН невозможна по иной причине</w:t>
            </w:r>
          </w:p>
        </w:tc>
        <w:tc>
          <w:tcPr>
            <w:tcW w:w="2979" w:type="dxa"/>
          </w:tcPr>
          <w:p w14:paraId="0D9D26FC" w14:textId="77777777" w:rsidR="0007049E" w:rsidRDefault="0007049E" w:rsidP="0084541F">
            <w:pPr>
              <w:rPr>
                <w:rFonts w:cs="Arial"/>
              </w:rPr>
            </w:pPr>
            <w:r>
              <w:rPr>
                <w:rFonts w:cs="Arial"/>
              </w:rPr>
              <w:t>Число от 0 до 255</w:t>
            </w:r>
          </w:p>
        </w:tc>
      </w:tr>
      <w:tr w:rsidR="0007049E" w14:paraId="7ED2601D" w14:textId="77777777" w:rsidTr="0084541F">
        <w:tc>
          <w:tcPr>
            <w:tcW w:w="2465" w:type="dxa"/>
          </w:tcPr>
          <w:p w14:paraId="0A63BE82" w14:textId="77777777" w:rsidR="0007049E" w:rsidRDefault="0007049E" w:rsidP="0084541F">
            <w:pPr>
              <w:rPr>
                <w:rFonts w:cs="Arial"/>
                <w:lang w:val="en-US"/>
              </w:rPr>
            </w:pPr>
            <w:bookmarkStart w:id="520" w:name="OLE_LINK482"/>
            <w:bookmarkStart w:id="521" w:name="OLE_LINK483"/>
            <w:bookmarkEnd w:id="519"/>
            <w:r>
              <w:rPr>
                <w:rFonts w:cs="Arial"/>
                <w:lang w:val="en-US"/>
              </w:rPr>
              <w:t>fs</w:t>
            </w:r>
            <w:proofErr w:type="spellStart"/>
            <w:r w:rsidRPr="001A4E77">
              <w:rPr>
                <w:rFonts w:cs="Arial"/>
              </w:rPr>
              <w:t>ItemCodeType</w:t>
            </w:r>
            <w:bookmarkEnd w:id="520"/>
            <w:bookmarkEnd w:id="521"/>
            <w:proofErr w:type="spellEnd"/>
          </w:p>
        </w:tc>
        <w:tc>
          <w:tcPr>
            <w:tcW w:w="4839" w:type="dxa"/>
          </w:tcPr>
          <w:p w14:paraId="2F9043D7" w14:textId="77777777" w:rsidR="0007049E" w:rsidRPr="002908DF" w:rsidRDefault="0007049E" w:rsidP="0084541F">
            <w:pPr>
              <w:rPr>
                <w:rFonts w:cs="Arial"/>
              </w:rPr>
            </w:pPr>
            <w:bookmarkStart w:id="522" w:name="OLE_LINK522"/>
            <w:bookmarkStart w:id="523" w:name="OLE_LINK523"/>
            <w:r>
              <w:rPr>
                <w:rFonts w:cs="Arial"/>
              </w:rPr>
              <w:t>Т</w:t>
            </w:r>
            <w:r w:rsidRPr="001A4E77">
              <w:rPr>
                <w:rFonts w:cs="Arial"/>
              </w:rPr>
              <w:t>ип кода маркировки</w:t>
            </w:r>
            <w:r>
              <w:rPr>
                <w:rFonts w:cs="Arial"/>
              </w:rPr>
              <w:t>, 2100</w:t>
            </w:r>
            <w:bookmarkEnd w:id="522"/>
            <w:bookmarkEnd w:id="523"/>
          </w:p>
        </w:tc>
        <w:tc>
          <w:tcPr>
            <w:tcW w:w="2979" w:type="dxa"/>
          </w:tcPr>
          <w:p w14:paraId="4C8754F0" w14:textId="77777777" w:rsidR="0007049E" w:rsidRDefault="0007049E" w:rsidP="0084541F">
            <w:pPr>
              <w:rPr>
                <w:rFonts w:cs="Arial"/>
              </w:rPr>
            </w:pPr>
            <w:r>
              <w:rPr>
                <w:rFonts w:cs="Arial"/>
              </w:rPr>
              <w:t>Число от 0 до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24" w:name="OLE_LINK484"/>
            <w:bookmarkStart w:id="525" w:name="OLE_LINK485"/>
            <w:bookmarkStart w:id="526" w:name="OLE_LINK486"/>
            <w:bookmarkStart w:id="527" w:name="_Hlk78897650"/>
            <w:proofErr w:type="spellStart"/>
            <w:r>
              <w:rPr>
                <w:rFonts w:cs="Arial"/>
                <w:lang w:val="en-US"/>
              </w:rPr>
              <w:t>checkResult</w:t>
            </w:r>
            <w:bookmarkEnd w:id="524"/>
            <w:bookmarkEnd w:id="525"/>
            <w:bookmarkEnd w:id="526"/>
            <w:proofErr w:type="spellEnd"/>
          </w:p>
        </w:tc>
        <w:tc>
          <w:tcPr>
            <w:tcW w:w="4839" w:type="dxa"/>
          </w:tcPr>
          <w:p w14:paraId="05ADB258" w14:textId="77777777" w:rsidR="0007049E" w:rsidRPr="006B5B06" w:rsidRDefault="0007049E" w:rsidP="0084541F">
            <w:pPr>
              <w:rPr>
                <w:rFonts w:cs="Arial"/>
              </w:rPr>
            </w:pPr>
            <w:r>
              <w:rPr>
                <w:rFonts w:cs="Arial"/>
              </w:rPr>
              <w:t>Р</w:t>
            </w:r>
            <w:r w:rsidRPr="006B5B06">
              <w:rPr>
                <w:rFonts w:cs="Arial"/>
              </w:rPr>
              <w:t>езультат проверки сведений о товаре, 2106</w:t>
            </w:r>
          </w:p>
        </w:tc>
        <w:tc>
          <w:tcPr>
            <w:tcW w:w="2979" w:type="dxa"/>
          </w:tcPr>
          <w:p w14:paraId="739F7A7C" w14:textId="77777777" w:rsidR="0007049E" w:rsidRDefault="0007049E" w:rsidP="0084541F">
            <w:pPr>
              <w:rPr>
                <w:rFonts w:cs="Arial"/>
              </w:rPr>
            </w:pPr>
            <w:r>
              <w:rPr>
                <w:rFonts w:cs="Arial"/>
              </w:rPr>
              <w:t>Число от 0 до 255</w:t>
            </w:r>
          </w:p>
        </w:tc>
      </w:tr>
      <w:tr w:rsidR="0007049E" w14:paraId="355C3CA4" w14:textId="77777777" w:rsidTr="0084541F">
        <w:tc>
          <w:tcPr>
            <w:tcW w:w="2465" w:type="dxa"/>
          </w:tcPr>
          <w:p w14:paraId="2FFF1F1F" w14:textId="77777777" w:rsidR="0007049E" w:rsidRPr="009E5A50" w:rsidRDefault="0007049E" w:rsidP="0084541F">
            <w:pPr>
              <w:rPr>
                <w:rFonts w:cs="Arial"/>
              </w:rPr>
            </w:pPr>
            <w:bookmarkStart w:id="528" w:name="OLE_LINK487"/>
            <w:bookmarkStart w:id="529" w:name="OLE_LINK488"/>
            <w:bookmarkEnd w:id="527"/>
            <w:proofErr w:type="spellStart"/>
            <w:r>
              <w:rPr>
                <w:rFonts w:cs="Arial"/>
                <w:lang w:val="en-US"/>
              </w:rPr>
              <w:t>oism</w:t>
            </w:r>
            <w:r w:rsidRPr="00FA0278">
              <w:rPr>
                <w:rFonts w:cs="Arial"/>
              </w:rPr>
              <w:t>CheckResultCode</w:t>
            </w:r>
            <w:bookmarkEnd w:id="528"/>
            <w:bookmarkEnd w:id="529"/>
            <w:proofErr w:type="spellEnd"/>
          </w:p>
        </w:tc>
        <w:tc>
          <w:tcPr>
            <w:tcW w:w="4839" w:type="dxa"/>
          </w:tcPr>
          <w:p w14:paraId="6959AB65" w14:textId="77777777" w:rsidR="0007049E" w:rsidRPr="002908DF" w:rsidRDefault="0007049E" w:rsidP="0084541F">
            <w:pPr>
              <w:rPr>
                <w:rFonts w:cs="Arial"/>
              </w:rPr>
            </w:pPr>
            <w:bookmarkStart w:id="530" w:name="OLE_LINK527"/>
            <w:bookmarkStart w:id="531" w:name="OLE_LINK528"/>
            <w:r w:rsidRPr="002908DF">
              <w:rPr>
                <w:rFonts w:cs="Arial"/>
              </w:rPr>
              <w:t>Код ответа ФН на команду онлайн-проверки</w:t>
            </w:r>
          </w:p>
          <w:p w14:paraId="3011384E" w14:textId="77777777" w:rsidR="0007049E" w:rsidRPr="002908DF" w:rsidRDefault="0007049E" w:rsidP="0084541F">
            <w:pPr>
              <w:rPr>
                <w:rFonts w:cs="Arial"/>
              </w:rPr>
            </w:pPr>
            <w:r w:rsidRPr="002908DF">
              <w:rPr>
                <w:rFonts w:cs="Arial"/>
              </w:rPr>
              <w:t>Если 0x20, то в следующем байте возвращается причина:</w:t>
            </w:r>
          </w:p>
          <w:p w14:paraId="1FA9D06B" w14:textId="77777777" w:rsidR="0007049E" w:rsidRPr="002908DF" w:rsidRDefault="0007049E" w:rsidP="0084541F">
            <w:pPr>
              <w:rPr>
                <w:rFonts w:cs="Arial"/>
              </w:rPr>
            </w:pPr>
            <w:r w:rsidRPr="002908DF">
              <w:rPr>
                <w:rFonts w:cs="Arial"/>
              </w:rPr>
              <w:t>1 – Неверный фискальный признак ответа;</w:t>
            </w:r>
          </w:p>
          <w:p w14:paraId="50AD68AB" w14:textId="77777777" w:rsidR="0007049E" w:rsidRPr="002908DF" w:rsidRDefault="0007049E" w:rsidP="0084541F">
            <w:pPr>
              <w:rPr>
                <w:rFonts w:cs="Arial"/>
              </w:rPr>
            </w:pPr>
            <w:r w:rsidRPr="002908DF">
              <w:rPr>
                <w:rFonts w:cs="Arial"/>
              </w:rPr>
              <w:t xml:space="preserve">2 – Неверный формат </w:t>
            </w:r>
            <w:proofErr w:type="spellStart"/>
            <w:r w:rsidRPr="002908DF">
              <w:rPr>
                <w:rFonts w:cs="Arial"/>
              </w:rPr>
              <w:t>реквизиов</w:t>
            </w:r>
            <w:proofErr w:type="spellEnd"/>
            <w:r w:rsidRPr="002908DF">
              <w:rPr>
                <w:rFonts w:cs="Arial"/>
              </w:rPr>
              <w:t xml:space="preserve"> ответа;</w:t>
            </w:r>
          </w:p>
          <w:p w14:paraId="2795531F" w14:textId="77777777" w:rsidR="0007049E" w:rsidRPr="002908DF" w:rsidRDefault="0007049E" w:rsidP="0084541F">
            <w:pPr>
              <w:rPr>
                <w:rFonts w:cs="Arial"/>
              </w:rPr>
            </w:pPr>
            <w:r w:rsidRPr="002908DF">
              <w:rPr>
                <w:rFonts w:cs="Arial"/>
              </w:rPr>
              <w:t>3 – Неверный номер запроса в ответе;</w:t>
            </w:r>
          </w:p>
          <w:p w14:paraId="26A28E6D" w14:textId="77777777" w:rsidR="0007049E" w:rsidRPr="002908DF" w:rsidRDefault="0007049E" w:rsidP="0084541F">
            <w:pPr>
              <w:rPr>
                <w:rFonts w:cs="Arial"/>
              </w:rPr>
            </w:pPr>
            <w:r w:rsidRPr="002908DF">
              <w:rPr>
                <w:rFonts w:cs="Arial"/>
              </w:rPr>
              <w:t>4 – Неверный номер ФН;</w:t>
            </w:r>
          </w:p>
          <w:p w14:paraId="453EADFC" w14:textId="77777777" w:rsidR="0007049E" w:rsidRPr="002908DF" w:rsidRDefault="0007049E" w:rsidP="0084541F">
            <w:pPr>
              <w:rPr>
                <w:rFonts w:cs="Arial"/>
              </w:rPr>
            </w:pPr>
            <w:r w:rsidRPr="002908DF">
              <w:rPr>
                <w:rFonts w:cs="Arial"/>
              </w:rPr>
              <w:t>5 – Неверный CRC блока данных;</w:t>
            </w:r>
          </w:p>
          <w:p w14:paraId="10A573D7" w14:textId="77777777" w:rsidR="0007049E" w:rsidRPr="002908DF" w:rsidRDefault="0007049E" w:rsidP="0084541F">
            <w:pPr>
              <w:rPr>
                <w:rFonts w:cs="Arial"/>
              </w:rPr>
            </w:pPr>
            <w:r w:rsidRPr="002908DF">
              <w:rPr>
                <w:rFonts w:cs="Arial"/>
              </w:rPr>
              <w:t>7 – Неверная длина ответа.</w:t>
            </w:r>
          </w:p>
          <w:p w14:paraId="3659CA09" w14:textId="77777777" w:rsidR="0007049E" w:rsidRPr="009E5A50" w:rsidRDefault="0007049E" w:rsidP="0084541F">
            <w:pPr>
              <w:rPr>
                <w:rFonts w:cs="Arial"/>
              </w:rPr>
            </w:pPr>
            <w:r w:rsidRPr="002908DF">
              <w:rPr>
                <w:rFonts w:cs="Arial"/>
              </w:rPr>
              <w:t>Значение 0xFF, если сервер не ответил в течение таймаута.</w:t>
            </w:r>
            <w:bookmarkEnd w:id="530"/>
            <w:bookmarkEnd w:id="531"/>
          </w:p>
        </w:tc>
        <w:tc>
          <w:tcPr>
            <w:tcW w:w="2979" w:type="dxa"/>
          </w:tcPr>
          <w:p w14:paraId="2DA88753" w14:textId="77777777" w:rsidR="0007049E" w:rsidRDefault="0007049E" w:rsidP="0084541F">
            <w:pPr>
              <w:rPr>
                <w:rFonts w:cs="Arial"/>
              </w:rPr>
            </w:pPr>
            <w:r>
              <w:rPr>
                <w:rFonts w:cs="Arial"/>
              </w:rPr>
              <w:t>Число от 0 до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32" w:name="OLE_LINK489"/>
            <w:bookmarkStart w:id="533" w:name="OLE_LINK490"/>
            <w:proofErr w:type="spellStart"/>
            <w:r>
              <w:rPr>
                <w:rFonts w:cs="Arial"/>
                <w:lang w:val="en-US"/>
              </w:rPr>
              <w:t>oismResponse</w:t>
            </w:r>
            <w:bookmarkEnd w:id="532"/>
            <w:bookmarkEnd w:id="533"/>
            <w:proofErr w:type="spellEnd"/>
          </w:p>
        </w:tc>
        <w:tc>
          <w:tcPr>
            <w:tcW w:w="4839" w:type="dxa"/>
          </w:tcPr>
          <w:p w14:paraId="46305FD7" w14:textId="77777777" w:rsidR="0007049E" w:rsidRDefault="0007049E" w:rsidP="0084541F">
            <w:pPr>
              <w:rPr>
                <w:rFonts w:cs="Arial"/>
              </w:rPr>
            </w:pPr>
            <w:bookmarkStart w:id="534" w:name="OLE_LINK516"/>
            <w:bookmarkStart w:id="535" w:name="OLE_LINK517"/>
            <w:r>
              <w:rPr>
                <w:rFonts w:cs="Arial"/>
              </w:rPr>
              <w:t>Ответ ОИСМ на запрос.</w:t>
            </w:r>
          </w:p>
          <w:p w14:paraId="48D982A9" w14:textId="77777777" w:rsidR="0007049E" w:rsidRDefault="0007049E" w:rsidP="0084541F">
            <w:pPr>
              <w:rPr>
                <w:rFonts w:cs="Arial"/>
              </w:rPr>
            </w:pPr>
          </w:p>
          <w:p w14:paraId="5B767924" w14:textId="77777777" w:rsidR="0007049E" w:rsidRPr="002201A5" w:rsidRDefault="0007049E" w:rsidP="0084541F">
            <w:pPr>
              <w:rPr>
                <w:rFonts w:cs="Arial"/>
              </w:rPr>
            </w:pPr>
            <w:r>
              <w:rPr>
                <w:rFonts w:cs="Arial"/>
              </w:rPr>
              <w:lastRenderedPageBreak/>
              <w:t xml:space="preserve">Поле отсутствует если </w:t>
            </w:r>
            <w:proofErr w:type="spellStart"/>
            <w:r>
              <w:rPr>
                <w:rFonts w:cs="Arial"/>
                <w:lang w:val="en-US"/>
              </w:rPr>
              <w:t>oism</w:t>
            </w:r>
            <w:r w:rsidRPr="00FA0278">
              <w:rPr>
                <w:rFonts w:cs="Arial"/>
              </w:rPr>
              <w:t>CheckResultCode</w:t>
            </w:r>
            <w:proofErr w:type="spellEnd"/>
            <w:r>
              <w:rPr>
                <w:rFonts w:cs="Arial"/>
              </w:rPr>
              <w:t xml:space="preserve"> имеет значение отличное от 0 или касса находится в автономном режиме.</w:t>
            </w:r>
            <w:bookmarkEnd w:id="534"/>
            <w:bookmarkEnd w:id="535"/>
          </w:p>
        </w:tc>
        <w:tc>
          <w:tcPr>
            <w:tcW w:w="2979" w:type="dxa"/>
          </w:tcPr>
          <w:p w14:paraId="6B123B8F" w14:textId="1D984CC4" w:rsidR="0007049E" w:rsidRDefault="0007049E" w:rsidP="00136331">
            <w:pPr>
              <w:rPr>
                <w:rFonts w:cs="Arial"/>
              </w:rPr>
            </w:pPr>
            <w:r>
              <w:rPr>
                <w:rFonts w:cs="Arial"/>
              </w:rPr>
              <w:lastRenderedPageBreak/>
              <w:t>Структура п.2.</w:t>
            </w:r>
            <w:r w:rsidR="00B256F6">
              <w:rPr>
                <w:rFonts w:cs="Arial"/>
              </w:rPr>
              <w:t>2</w:t>
            </w:r>
            <w:r>
              <w:rPr>
                <w:rFonts w:cs="Arial"/>
              </w:rPr>
              <w:t>.</w:t>
            </w:r>
            <w:r w:rsidR="006768A7">
              <w:rPr>
                <w:rFonts w:cs="Arial"/>
              </w:rPr>
              <w:t>2</w:t>
            </w:r>
            <w:r>
              <w:rPr>
                <w:rFonts w:cs="Arial"/>
              </w:rPr>
              <w:t>.</w:t>
            </w:r>
            <w:r w:rsidR="00B256F6">
              <w:rPr>
                <w:rFonts w:cs="Arial"/>
              </w:rPr>
              <w:t>3</w:t>
            </w:r>
            <w:r>
              <w:rPr>
                <w:rFonts w:cs="Arial"/>
              </w:rPr>
              <w:t xml:space="preserve">, </w:t>
            </w:r>
          </w:p>
        </w:tc>
      </w:tr>
    </w:tbl>
    <w:p w14:paraId="1AD7003C" w14:textId="77777777" w:rsidR="0007049E" w:rsidRDefault="0007049E" w:rsidP="0007049E"/>
    <w:p w14:paraId="4530CBDF" w14:textId="09370498" w:rsidR="0007049E" w:rsidRDefault="0007049E" w:rsidP="00A30465">
      <w:pPr>
        <w:pStyle w:val="3"/>
      </w:pPr>
      <w:bookmarkStart w:id="536" w:name="_Toc80026491"/>
      <w:r w:rsidRPr="007C163B">
        <w:t>2.</w:t>
      </w:r>
      <w:r w:rsidR="00F12CBC">
        <w:t>2</w:t>
      </w:r>
      <w:r w:rsidRPr="007C163B">
        <w:t>.</w:t>
      </w:r>
      <w:r w:rsidR="006768A7">
        <w:t>2</w:t>
      </w:r>
      <w:r>
        <w:t>.3</w:t>
      </w:r>
      <w:r w:rsidRPr="007C163B">
        <w:t xml:space="preserve"> </w:t>
      </w:r>
      <w:bookmarkStart w:id="537" w:name="OLE_LINK491"/>
      <w:r>
        <w:t>Ответ сервера на запрос проверки КМ</w:t>
      </w:r>
      <w:bookmarkEnd w:id="536"/>
      <w:bookmarkEnd w:id="537"/>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8" w:name="OLE_LINK492"/>
            <w:bookmarkStart w:id="539" w:name="OLE_LINK493"/>
            <w:proofErr w:type="spellStart"/>
            <w:r>
              <w:rPr>
                <w:rFonts w:cs="Arial"/>
                <w:lang w:val="en-US"/>
              </w:rPr>
              <w:t>d</w:t>
            </w:r>
            <w:r w:rsidRPr="000D0368">
              <w:rPr>
                <w:rFonts w:cs="Arial"/>
                <w:lang w:val="en-US"/>
              </w:rPr>
              <w:t>ateTime</w:t>
            </w:r>
            <w:bookmarkEnd w:id="538"/>
            <w:bookmarkEnd w:id="539"/>
            <w:proofErr w:type="spellEnd"/>
          </w:p>
        </w:tc>
        <w:tc>
          <w:tcPr>
            <w:tcW w:w="4839" w:type="dxa"/>
          </w:tcPr>
          <w:p w14:paraId="28CF4206" w14:textId="77777777" w:rsidR="0007049E" w:rsidRPr="00DF451F" w:rsidRDefault="0007049E" w:rsidP="0084541F">
            <w:pPr>
              <w:rPr>
                <w:rFonts w:cs="Arial"/>
              </w:rPr>
            </w:pPr>
            <w:bookmarkStart w:id="540" w:name="OLE_LINK514"/>
            <w:bookmarkStart w:id="541" w:name="OLE_LINK515"/>
            <w:r w:rsidRPr="000D0368">
              <w:rPr>
                <w:rFonts w:cs="Arial"/>
              </w:rPr>
              <w:t>Дата и время запроса, 2114</w:t>
            </w:r>
            <w:bookmarkEnd w:id="540"/>
            <w:bookmarkEnd w:id="541"/>
          </w:p>
        </w:tc>
        <w:tc>
          <w:tcPr>
            <w:tcW w:w="2979" w:type="dxa"/>
          </w:tcPr>
          <w:p w14:paraId="322499F3" w14:textId="77777777" w:rsidR="0007049E" w:rsidRDefault="0007049E" w:rsidP="0084541F">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42" w:name="OLE_LINK494"/>
            <w:bookmarkStart w:id="543" w:name="OLE_LINK495"/>
            <w:proofErr w:type="spellStart"/>
            <w:r>
              <w:rPr>
                <w:rFonts w:cs="Arial"/>
                <w:lang w:val="en-US"/>
              </w:rPr>
              <w:t>r</w:t>
            </w:r>
            <w:r w:rsidRPr="000D0368">
              <w:rPr>
                <w:rFonts w:cs="Arial"/>
                <w:lang w:val="en-US"/>
              </w:rPr>
              <w:t>esultCode</w:t>
            </w:r>
            <w:bookmarkEnd w:id="542"/>
            <w:bookmarkEnd w:id="543"/>
            <w:proofErr w:type="spellEnd"/>
          </w:p>
        </w:tc>
        <w:tc>
          <w:tcPr>
            <w:tcW w:w="4839" w:type="dxa"/>
          </w:tcPr>
          <w:p w14:paraId="0CC1AEEB" w14:textId="77777777" w:rsidR="0007049E" w:rsidRPr="000D0368" w:rsidRDefault="0007049E" w:rsidP="0084541F">
            <w:pPr>
              <w:rPr>
                <w:rFonts w:cs="Arial"/>
              </w:rPr>
            </w:pPr>
            <w:bookmarkStart w:id="544" w:name="OLE_LINK512"/>
            <w:bookmarkStart w:id="545" w:name="OLE_LINK513"/>
            <w:r w:rsidRPr="000D0368">
              <w:rPr>
                <w:rFonts w:cs="Arial"/>
              </w:rPr>
              <w:t>Коды обработки запроса, 2105</w:t>
            </w:r>
            <w:bookmarkEnd w:id="544"/>
            <w:bookmarkEnd w:id="545"/>
          </w:p>
        </w:tc>
        <w:tc>
          <w:tcPr>
            <w:tcW w:w="2979" w:type="dxa"/>
          </w:tcPr>
          <w:p w14:paraId="7D601DD9" w14:textId="77777777" w:rsidR="0007049E" w:rsidRPr="008F4F86" w:rsidRDefault="0007049E" w:rsidP="0084541F">
            <w:pPr>
              <w:rPr>
                <w:rFonts w:cs="Arial"/>
              </w:rPr>
            </w:pPr>
            <w:r>
              <w:rPr>
                <w:rFonts w:cs="Arial"/>
              </w:rPr>
              <w:t>Число от 0 до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6" w:name="OLE_LINK496"/>
            <w:bookmarkStart w:id="547" w:name="OLE_LINK497"/>
            <w:proofErr w:type="spellStart"/>
            <w:r>
              <w:rPr>
                <w:rFonts w:cs="Arial"/>
                <w:lang w:val="en-US"/>
              </w:rPr>
              <w:t>i</w:t>
            </w:r>
            <w:r w:rsidRPr="00527DE0">
              <w:rPr>
                <w:rFonts w:cs="Arial"/>
                <w:lang w:val="en-US"/>
              </w:rPr>
              <w:t>temCodeType</w:t>
            </w:r>
            <w:bookmarkEnd w:id="546"/>
            <w:bookmarkEnd w:id="547"/>
            <w:proofErr w:type="spellEnd"/>
          </w:p>
        </w:tc>
        <w:tc>
          <w:tcPr>
            <w:tcW w:w="4839" w:type="dxa"/>
          </w:tcPr>
          <w:p w14:paraId="1DAB9F8C" w14:textId="77777777" w:rsidR="0007049E" w:rsidRPr="000D0368" w:rsidRDefault="0007049E" w:rsidP="0084541F">
            <w:pPr>
              <w:rPr>
                <w:rFonts w:cs="Arial"/>
              </w:rPr>
            </w:pPr>
            <w:bookmarkStart w:id="548" w:name="OLE_LINK510"/>
            <w:bookmarkStart w:id="549" w:name="OLE_LINK511"/>
            <w:r w:rsidRPr="00527DE0">
              <w:rPr>
                <w:rFonts w:cs="Arial"/>
              </w:rPr>
              <w:t>Тип кода маркировки, 2100</w:t>
            </w:r>
            <w:bookmarkEnd w:id="548"/>
            <w:bookmarkEnd w:id="549"/>
          </w:p>
        </w:tc>
        <w:tc>
          <w:tcPr>
            <w:tcW w:w="2979" w:type="dxa"/>
          </w:tcPr>
          <w:p w14:paraId="5C147BC0" w14:textId="7719585E" w:rsidR="0007049E" w:rsidRPr="00F0301A" w:rsidRDefault="0007049E" w:rsidP="00136331">
            <w:pPr>
              <w:rPr>
                <w:rFonts w:cs="Arial"/>
              </w:rPr>
            </w:pPr>
            <w:r>
              <w:rPr>
                <w:rFonts w:cs="Arial"/>
              </w:rPr>
              <w:t xml:space="preserve">Число от 0 до 255, </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50" w:name="OLE_LINK498"/>
            <w:bookmarkStart w:id="551" w:name="OLE_LINK499"/>
            <w:proofErr w:type="spellStart"/>
            <w:r>
              <w:rPr>
                <w:rFonts w:cs="Arial"/>
                <w:lang w:val="en-US"/>
              </w:rPr>
              <w:t>o</w:t>
            </w:r>
            <w:r w:rsidRPr="00536886">
              <w:rPr>
                <w:rFonts w:cs="Arial"/>
                <w:lang w:val="en-US"/>
              </w:rPr>
              <w:t>ismStatus</w:t>
            </w:r>
            <w:bookmarkEnd w:id="550"/>
            <w:bookmarkEnd w:id="551"/>
            <w:proofErr w:type="spellEnd"/>
          </w:p>
        </w:tc>
        <w:tc>
          <w:tcPr>
            <w:tcW w:w="4839" w:type="dxa"/>
          </w:tcPr>
          <w:p w14:paraId="57702E77" w14:textId="77777777" w:rsidR="0007049E" w:rsidRPr="00527DE0" w:rsidRDefault="0007049E" w:rsidP="0084541F">
            <w:pPr>
              <w:rPr>
                <w:rFonts w:cs="Arial"/>
              </w:rPr>
            </w:pPr>
            <w:bookmarkStart w:id="552" w:name="OLE_LINK508"/>
            <w:bookmarkStart w:id="553" w:name="OLE_LINK509"/>
            <w:r w:rsidRPr="00536886">
              <w:rPr>
                <w:rFonts w:cs="Arial"/>
              </w:rPr>
              <w:t>Ответ ОИСМ о статусе товара, 2109</w:t>
            </w:r>
            <w:bookmarkEnd w:id="552"/>
            <w:bookmarkEnd w:id="553"/>
          </w:p>
        </w:tc>
        <w:tc>
          <w:tcPr>
            <w:tcW w:w="2979" w:type="dxa"/>
          </w:tcPr>
          <w:p w14:paraId="05B36034" w14:textId="22600609" w:rsidR="0007049E" w:rsidRDefault="0007049E" w:rsidP="00136331">
            <w:pPr>
              <w:rPr>
                <w:rFonts w:cs="Arial"/>
              </w:rPr>
            </w:pPr>
            <w:r>
              <w:rPr>
                <w:rFonts w:cs="Arial"/>
              </w:rPr>
              <w:t xml:space="preserve">Число от 0 до 255, </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54" w:name="OLE_LINK500"/>
            <w:bookmarkStart w:id="555" w:name="OLE_LINK501"/>
            <w:proofErr w:type="spellStart"/>
            <w:r>
              <w:rPr>
                <w:rFonts w:cs="Arial"/>
                <w:lang w:val="en-US"/>
              </w:rPr>
              <w:t>p</w:t>
            </w:r>
            <w:r w:rsidRPr="00536886">
              <w:rPr>
                <w:rFonts w:cs="Arial"/>
                <w:lang w:val="en-US"/>
              </w:rPr>
              <w:t>rocessingResults</w:t>
            </w:r>
            <w:bookmarkEnd w:id="554"/>
            <w:bookmarkEnd w:id="555"/>
            <w:proofErr w:type="spellEnd"/>
          </w:p>
        </w:tc>
        <w:tc>
          <w:tcPr>
            <w:tcW w:w="4839" w:type="dxa"/>
          </w:tcPr>
          <w:p w14:paraId="6919E7C5" w14:textId="77777777" w:rsidR="0007049E" w:rsidRPr="00536886" w:rsidRDefault="0007049E" w:rsidP="0084541F">
            <w:pPr>
              <w:rPr>
                <w:rFonts w:cs="Arial"/>
              </w:rPr>
            </w:pPr>
            <w:bookmarkStart w:id="556" w:name="OLE_LINK506"/>
            <w:bookmarkStart w:id="557" w:name="OLE_LINK507"/>
            <w:r w:rsidRPr="00536886">
              <w:rPr>
                <w:rFonts w:cs="Arial"/>
              </w:rPr>
              <w:t>Результаты обработки запроса, 2005</w:t>
            </w:r>
            <w:bookmarkEnd w:id="556"/>
            <w:bookmarkEnd w:id="557"/>
          </w:p>
        </w:tc>
        <w:tc>
          <w:tcPr>
            <w:tcW w:w="2979" w:type="dxa"/>
          </w:tcPr>
          <w:p w14:paraId="21DD6169" w14:textId="58D452B9" w:rsidR="0007049E" w:rsidRDefault="0007049E" w:rsidP="00136331">
            <w:pPr>
              <w:rPr>
                <w:rFonts w:cs="Arial"/>
              </w:rPr>
            </w:pPr>
            <w:r>
              <w:rPr>
                <w:rFonts w:cs="Arial"/>
              </w:rPr>
              <w:t xml:space="preserve">Число от 0 до 255, </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8" w:name="OLE_LINK502"/>
            <w:bookmarkStart w:id="559" w:name="OLE_LINK503"/>
            <w:proofErr w:type="spellStart"/>
            <w:r>
              <w:rPr>
                <w:rFonts w:cs="Arial"/>
                <w:lang w:val="en-US"/>
              </w:rPr>
              <w:t>i</w:t>
            </w:r>
            <w:r w:rsidRPr="00536886">
              <w:rPr>
                <w:rFonts w:cs="Arial"/>
                <w:lang w:val="en-US"/>
              </w:rPr>
              <w:t>temId</w:t>
            </w:r>
            <w:bookmarkEnd w:id="558"/>
            <w:bookmarkEnd w:id="559"/>
            <w:proofErr w:type="spellEnd"/>
          </w:p>
        </w:tc>
        <w:tc>
          <w:tcPr>
            <w:tcW w:w="4839" w:type="dxa"/>
          </w:tcPr>
          <w:p w14:paraId="09DD1DE2" w14:textId="77777777" w:rsidR="0007049E" w:rsidRPr="00536886" w:rsidRDefault="0007049E" w:rsidP="0084541F">
            <w:pPr>
              <w:rPr>
                <w:rFonts w:cs="Arial"/>
              </w:rPr>
            </w:pPr>
            <w:bookmarkStart w:id="560" w:name="OLE_LINK504"/>
            <w:bookmarkStart w:id="561" w:name="OLE_LINK505"/>
            <w:r w:rsidRPr="00536886">
              <w:rPr>
                <w:rFonts w:cs="Arial"/>
              </w:rPr>
              <w:t>Идентификатор товара, 2101</w:t>
            </w:r>
            <w:bookmarkEnd w:id="560"/>
            <w:bookmarkEnd w:id="561"/>
          </w:p>
        </w:tc>
        <w:tc>
          <w:tcPr>
            <w:tcW w:w="2979" w:type="dxa"/>
          </w:tcPr>
          <w:p w14:paraId="02D02BE4" w14:textId="647659AC" w:rsidR="0007049E" w:rsidRDefault="0007049E" w:rsidP="00136331">
            <w:pPr>
              <w:rPr>
                <w:rFonts w:cs="Arial"/>
              </w:rPr>
            </w:pPr>
            <w:r>
              <w:rPr>
                <w:rFonts w:cs="Arial"/>
              </w:rPr>
              <w:t xml:space="preserve">Строка от 1 до 38 символов, </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Пример</w:t>
      </w:r>
      <w:r w:rsidRPr="00CE43A2">
        <w:rPr>
          <w:lang w:val="en-US"/>
        </w:rPr>
        <w:t xml:space="preserve"> </w:t>
      </w:r>
      <w:r>
        <w:t>ответа</w:t>
      </w:r>
      <w:r w:rsidRPr="00CE43A2">
        <w:rPr>
          <w:lang w:val="en-US"/>
        </w:rPr>
        <w:t>:</w:t>
      </w:r>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"position"</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0</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itemCode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"123"</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fsCheckStatus</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2</w:t>
      </w:r>
      <w:r w:rsidRPr="00CE43A2">
        <w:rPr>
          <w:rFonts w:ascii="Consolas" w:eastAsia="Times New Roman" w:hAnsi="Consolas" w:cs="Courier New"/>
          <w:color w:val="B4B4B4"/>
          <w:sz w:val="20"/>
          <w:szCs w:val="20"/>
          <w:lang w:val="en-US" w:eastAsia="ru-RU"/>
        </w:rPr>
        <w:t>,</w:t>
      </w:r>
    </w:p>
    <w:p w14:paraId="1DB7C5DA"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fsCheckStatusCause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3</w:t>
      </w:r>
      <w:r w:rsidRPr="00CE43A2">
        <w:rPr>
          <w:rFonts w:ascii="Consolas" w:eastAsia="Times New Roman" w:hAnsi="Consolas" w:cs="Courier New"/>
          <w:color w:val="B4B4B4"/>
          <w:sz w:val="20"/>
          <w:szCs w:val="20"/>
          <w:lang w:val="en-US" w:eastAsia="ru-RU"/>
        </w:rPr>
        <w:t>,</w:t>
      </w:r>
    </w:p>
    <w:p w14:paraId="2E2E106B"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fsItemCodeType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4</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oismCheckResultCode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5</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oismResponse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resultCode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w:t>
      </w:r>
      <w:proofErr w:type="spellStart"/>
      <w:r w:rsidRPr="00CE43A2">
        <w:rPr>
          <w:rFonts w:ascii="Consolas" w:eastAsia="Times New Roman" w:hAnsi="Consolas" w:cs="Courier New"/>
          <w:color w:val="8ACCCF"/>
          <w:sz w:val="20"/>
          <w:szCs w:val="20"/>
          <w:lang w:val="en-US" w:eastAsia="ru-RU"/>
        </w:rPr>
        <w:t>itemCodeType</w:t>
      </w:r>
      <w:proofErr w:type="spellEnd"/>
      <w:r w:rsidRPr="001B370A">
        <w:rPr>
          <w:rFonts w:ascii="Consolas" w:eastAsia="Times New Roman" w:hAnsi="Consolas" w:cs="Courier New"/>
          <w:color w:val="8ACCCF"/>
          <w:sz w:val="20"/>
          <w:szCs w:val="20"/>
          <w:lang w:eastAsia="ru-RU"/>
        </w:rPr>
        <w:t>"</w:t>
      </w:r>
      <w:r w:rsidRPr="001B370A">
        <w:rPr>
          <w:rFonts w:ascii="Consolas" w:eastAsia="Times New Roman" w:hAnsi="Consolas" w:cs="Courier New"/>
          <w:color w:val="B4B4B4"/>
          <w:sz w:val="20"/>
          <w:szCs w:val="20"/>
          <w:lang w:eastAsia="ru-RU"/>
        </w:rPr>
        <w:t>:</w:t>
      </w: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62" w:name="_Toc507539861"/>
      <w:bookmarkStart w:id="563" w:name="_Toc27489467"/>
      <w:bookmarkStart w:id="564" w:name="_Toc63432914"/>
      <w:bookmarkStart w:id="565" w:name="_Toc80026492"/>
      <w:r w:rsidRPr="001B370A">
        <w:lastRenderedPageBreak/>
        <w:t xml:space="preserve">2.3 </w:t>
      </w:r>
      <w:r>
        <w:t>Создания</w:t>
      </w:r>
      <w:r w:rsidRPr="001B370A">
        <w:t xml:space="preserve"> </w:t>
      </w:r>
      <w:r>
        <w:t>чека</w:t>
      </w:r>
      <w:r w:rsidRPr="001B370A">
        <w:t xml:space="preserve"> </w:t>
      </w:r>
      <w:r>
        <w:t>коррекции</w:t>
      </w:r>
      <w:bookmarkEnd w:id="562"/>
      <w:bookmarkEnd w:id="563"/>
      <w:bookmarkEnd w:id="564"/>
      <w:bookmarkEnd w:id="565"/>
    </w:p>
    <w:p w14:paraId="5C87160C" w14:textId="77777777" w:rsidR="00171765" w:rsidRDefault="00171765" w:rsidP="00171765">
      <w:pPr>
        <w:rPr>
          <w:rFonts w:cs="Arial"/>
        </w:rPr>
      </w:pPr>
      <w:r>
        <w:rPr>
          <w:rFonts w:cs="Arial"/>
        </w:rPr>
        <w:t xml:space="preserve">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w:t>
      </w:r>
      <w:proofErr w:type="gramStart"/>
      <w:r>
        <w:rPr>
          <w:rFonts w:cs="Arial"/>
        </w:rPr>
        <w:t>коррекции(</w:t>
      </w:r>
      <w:proofErr w:type="gramEnd"/>
      <w:r>
        <w:rPr>
          <w:rFonts w:cs="Arial"/>
        </w:rPr>
        <w:t>п.2.4). Плюс, данный идентификатор обеспечивает идемпотентность запросов.</w:t>
      </w:r>
    </w:p>
    <w:p w14:paraId="4565AC84" w14:textId="77777777" w:rsidR="00171765" w:rsidRDefault="00171765" w:rsidP="00171765">
      <w:pPr>
        <w:rPr>
          <w:rFonts w:cs="Arial"/>
        </w:rPr>
      </w:pPr>
      <w:r>
        <w:rPr>
          <w:rFonts w:cs="Arial"/>
        </w:rPr>
        <w:t>Идентификатор должен быть уникальным в пределах организации.</w:t>
      </w:r>
    </w:p>
    <w:p w14:paraId="6898274E" w14:textId="77777777" w:rsidR="00171765" w:rsidRDefault="00171765" w:rsidP="00171765">
      <w:pPr>
        <w:rPr>
          <w:rFonts w:cs="Arial"/>
        </w:rPr>
      </w:pPr>
      <w:r>
        <w:rPr>
          <w:rFonts w:cs="Arial"/>
        </w:rPr>
        <w:t>ИНН служит для определения устройства, с помощью которого может быть проведен чек.</w:t>
      </w:r>
    </w:p>
    <w:p w14:paraId="3028D5FF" w14:textId="77777777" w:rsidR="00171765" w:rsidRDefault="00171765" w:rsidP="00171765">
      <w:pPr>
        <w:rPr>
          <w:rFonts w:cs="Arial"/>
        </w:rPr>
      </w:pPr>
      <w:r>
        <w:rPr>
          <w:rFonts w:cs="Arial"/>
          <w:lang w:val="en-US"/>
        </w:rPr>
        <w:t>Group</w:t>
      </w:r>
      <w:r>
        <w:rPr>
          <w:rFonts w:cs="Arial"/>
        </w:rPr>
        <w:t xml:space="preserve"> в запросе может быть </w:t>
      </w:r>
      <w:r>
        <w:rPr>
          <w:rFonts w:cs="Arial"/>
          <w:lang w:val="en-US"/>
        </w:rPr>
        <w:t>null</w:t>
      </w:r>
      <w:r w:rsidRPr="00575A1C">
        <w:rPr>
          <w:rFonts w:cs="Arial"/>
        </w:rPr>
        <w:t xml:space="preserve"> </w:t>
      </w:r>
      <w:r>
        <w:rPr>
          <w:rFonts w:cs="Arial"/>
        </w:rPr>
        <w:t>или не указана, в таком случае чек отправится в группу по умолчанию.</w:t>
      </w:r>
    </w:p>
    <w:p w14:paraId="29A65860" w14:textId="77777777" w:rsidR="00171765" w:rsidRPr="00575A1C" w:rsidRDefault="00171765" w:rsidP="00171765">
      <w:pPr>
        <w:rPr>
          <w:rFonts w:cs="Arial"/>
        </w:rPr>
      </w:pPr>
      <w:r>
        <w:rPr>
          <w:rFonts w:cs="Arial"/>
        </w:rPr>
        <w:t xml:space="preserve">Группой по умолчанию считается группа с названием </w:t>
      </w:r>
      <w:r>
        <w:rPr>
          <w:rFonts w:cs="Arial"/>
          <w:lang w:val="en-US"/>
        </w:rPr>
        <w:t>Main</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566" w:name="OLE_LINK103"/>
      <w:bookmarkStart w:id="567" w:name="OLE_LINK104"/>
      <w:bookmarkStart w:id="568" w:name="OLE_LINK105"/>
      <w:r>
        <w:rPr>
          <w:rFonts w:cs="Arial"/>
          <w:b/>
          <w:lang w:val="en-US"/>
        </w:rPr>
        <w:t>corrections</w:t>
      </w:r>
      <w:bookmarkEnd w:id="566"/>
      <w:bookmarkEnd w:id="567"/>
      <w:bookmarkEnd w:id="568"/>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9" w:name="_Toc507539862"/>
      <w:bookmarkStart w:id="570" w:name="_Toc27489468"/>
      <w:bookmarkStart w:id="571" w:name="_Toc63432915"/>
      <w:bookmarkStart w:id="572" w:name="_Toc80026493"/>
      <w:r>
        <w:t>2.3.1 Тело запроса</w:t>
      </w:r>
      <w:bookmarkEnd w:id="569"/>
      <w:bookmarkEnd w:id="570"/>
      <w:bookmarkEnd w:id="571"/>
      <w:bookmarkEnd w:id="572"/>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Идентификатор документа</w:t>
            </w:r>
          </w:p>
        </w:tc>
        <w:tc>
          <w:tcPr>
            <w:tcW w:w="3118" w:type="dxa"/>
          </w:tcPr>
          <w:p w14:paraId="3C5A87EA" w14:textId="241F3D5E" w:rsidR="00D3414D" w:rsidRDefault="00D3414D" w:rsidP="00D3414D">
            <w:pPr>
              <w:rPr>
                <w:rFonts w:cs="Arial"/>
              </w:rPr>
            </w:pPr>
            <w:r>
              <w:rPr>
                <w:rFonts w:cs="Arial"/>
              </w:rPr>
              <w:t xml:space="preserve">Строка от 1 до </w:t>
            </w:r>
            <w:r w:rsidRPr="0000532B">
              <w:rPr>
                <w:rFonts w:cs="Arial"/>
              </w:rPr>
              <w:t>64</w:t>
            </w:r>
            <w:r>
              <w:rPr>
                <w:rFonts w:cs="Arial"/>
              </w:rPr>
              <w:t xml:space="preserve"> символов. </w:t>
            </w:r>
          </w:p>
        </w:tc>
        <w:tc>
          <w:tcPr>
            <w:tcW w:w="3118" w:type="dxa"/>
          </w:tcPr>
          <w:p w14:paraId="79BA5B84" w14:textId="3DB6A38A" w:rsidR="00D3414D" w:rsidRDefault="00D3414D" w:rsidP="00171765">
            <w:pPr>
              <w:rPr>
                <w:rFonts w:cs="Arial"/>
              </w:rPr>
            </w:pPr>
            <w:r>
              <w:rPr>
                <w:rFonts w:cs="Arial"/>
              </w:rPr>
              <w:t>Параметр обязательный.</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ИНН организации, для которой пробивается чек</w:t>
            </w:r>
          </w:p>
        </w:tc>
        <w:tc>
          <w:tcPr>
            <w:tcW w:w="3118" w:type="dxa"/>
          </w:tcPr>
          <w:p w14:paraId="257D2A2B" w14:textId="5027DB92" w:rsidR="00D3414D" w:rsidRDefault="00D3414D" w:rsidP="00D3414D">
            <w:pPr>
              <w:rPr>
                <w:rFonts w:cs="Arial"/>
              </w:rPr>
            </w:pPr>
            <w:bookmarkStart w:id="573" w:name="OLE_LINK166"/>
            <w:bookmarkStart w:id="574" w:name="OLE_LINK167"/>
            <w:r>
              <w:rPr>
                <w:rFonts w:cs="Arial"/>
              </w:rPr>
              <w:t>Строка</w:t>
            </w:r>
            <w:r w:rsidRPr="0000532B">
              <w:rPr>
                <w:rFonts w:cs="Arial"/>
              </w:rPr>
              <w:t xml:space="preserve"> 10 </w:t>
            </w:r>
            <w:r>
              <w:rPr>
                <w:rFonts w:cs="Arial"/>
              </w:rPr>
              <w:t>или 12 символов</w:t>
            </w:r>
            <w:bookmarkEnd w:id="573"/>
            <w:bookmarkEnd w:id="574"/>
            <w:r>
              <w:rPr>
                <w:rFonts w:cs="Arial"/>
              </w:rPr>
              <w:t xml:space="preserve">. </w:t>
            </w:r>
          </w:p>
        </w:tc>
        <w:tc>
          <w:tcPr>
            <w:tcW w:w="3118" w:type="dxa"/>
          </w:tcPr>
          <w:p w14:paraId="5E1E0E74" w14:textId="22ACAC2B" w:rsidR="00D3414D" w:rsidRDefault="00D3414D" w:rsidP="00171765">
            <w:pPr>
              <w:rPr>
                <w:rFonts w:cs="Arial"/>
              </w:rPr>
            </w:pPr>
            <w:r>
              <w:rPr>
                <w:rFonts w:cs="Arial"/>
              </w:rPr>
              <w:t>Параметр обязательный.</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Группа устройств, с помощью которых будет пробит чек</w:t>
            </w:r>
          </w:p>
        </w:tc>
        <w:tc>
          <w:tcPr>
            <w:tcW w:w="3118" w:type="dxa"/>
          </w:tcPr>
          <w:p w14:paraId="3A9BDDE0" w14:textId="77777777" w:rsidR="00D3414D" w:rsidRPr="00E41E42" w:rsidRDefault="00D3414D" w:rsidP="00171765">
            <w:pPr>
              <w:rPr>
                <w:rFonts w:cs="Arial"/>
              </w:rPr>
            </w:pPr>
            <w:r>
              <w:rPr>
                <w:rFonts w:cs="Arial"/>
              </w:rPr>
              <w:t xml:space="preserve">Строка от 1 до 32 символов или </w:t>
            </w:r>
            <w:r>
              <w:rPr>
                <w:rFonts w:cs="Arial"/>
                <w:lang w:val="en-US"/>
              </w:rPr>
              <w:t>null</w:t>
            </w:r>
          </w:p>
        </w:tc>
        <w:tc>
          <w:tcPr>
            <w:tcW w:w="3118" w:type="dxa"/>
          </w:tcPr>
          <w:p w14:paraId="7C1DC1FD" w14:textId="5555A897" w:rsidR="00D3414D" w:rsidRDefault="00D3414D" w:rsidP="00171765">
            <w:pPr>
              <w:rPr>
                <w:rFonts w:cs="Arial"/>
              </w:rPr>
            </w:pPr>
            <w:r>
              <w:rPr>
                <w:rFonts w:cs="Arial"/>
              </w:rPr>
              <w:t>Параметр обязательный.</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Содержимое документа</w:t>
            </w:r>
          </w:p>
        </w:tc>
        <w:tc>
          <w:tcPr>
            <w:tcW w:w="3118" w:type="dxa"/>
          </w:tcPr>
          <w:p w14:paraId="2F18D837" w14:textId="77777777" w:rsidR="00D3414D" w:rsidRPr="00525F22" w:rsidRDefault="00D3414D" w:rsidP="00171765">
            <w:pPr>
              <w:rPr>
                <w:rFonts w:cs="Arial"/>
              </w:rPr>
            </w:pPr>
            <w:r>
              <w:rPr>
                <w:rFonts w:cs="Arial"/>
              </w:rPr>
              <w:t>Структура п.2.3.1.1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77777777" w:rsidR="00D3414D" w:rsidRPr="000E0360" w:rsidRDefault="00D3414D" w:rsidP="00171765">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72307E4B" w14:textId="5D820402" w:rsidR="00D3414D" w:rsidRPr="0000532B" w:rsidRDefault="00D3414D" w:rsidP="00D3414D">
            <w:pPr>
              <w:rPr>
                <w:rFonts w:cs="Arial"/>
              </w:rPr>
            </w:pPr>
            <w:r>
              <w:rPr>
                <w:rFonts w:cs="Arial"/>
              </w:rPr>
              <w:t xml:space="preserve">Строка от 1 до 32 символов либо </w:t>
            </w:r>
            <w:r>
              <w:rPr>
                <w:rFonts w:cs="Arial"/>
                <w:lang w:val="en-US"/>
              </w:rPr>
              <w:t>null</w:t>
            </w:r>
            <w:r>
              <w:rPr>
                <w:rFonts w:cs="Arial"/>
              </w:rPr>
              <w:t>.</w:t>
            </w:r>
          </w:p>
        </w:tc>
        <w:tc>
          <w:tcPr>
            <w:tcW w:w="3118" w:type="dxa"/>
          </w:tcPr>
          <w:p w14:paraId="0C79DD8F" w14:textId="523180D2" w:rsidR="00D3414D" w:rsidRDefault="00D3414D" w:rsidP="00171765">
            <w:pPr>
              <w:rPr>
                <w:rFonts w:cs="Arial"/>
              </w:rPr>
            </w:pPr>
            <w:r>
              <w:rPr>
                <w:rFonts w:cs="Arial"/>
              </w:rPr>
              <w:t>Параметр обязательный.</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proofErr w:type="spellStart"/>
            <w:r>
              <w:rPr>
                <w:rFonts w:cs="Arial"/>
                <w:lang w:val="en-US"/>
              </w:rPr>
              <w:t>callbackUrl</w:t>
            </w:r>
            <w:proofErr w:type="spellEnd"/>
          </w:p>
        </w:tc>
        <w:tc>
          <w:tcPr>
            <w:tcW w:w="5950" w:type="dxa"/>
          </w:tcPr>
          <w:p w14:paraId="694851ED" w14:textId="77777777" w:rsidR="00D3414D" w:rsidRPr="009D7C38" w:rsidRDefault="00D3414D"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3118" w:type="dxa"/>
          </w:tcPr>
          <w:p w14:paraId="167BD97A" w14:textId="7A93DDB4" w:rsidR="00D3414D" w:rsidRPr="00136331" w:rsidRDefault="00D3414D" w:rsidP="00D3414D">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3118" w:type="dxa"/>
          </w:tcPr>
          <w:p w14:paraId="2E044BFD" w14:textId="264CA7C5" w:rsidR="00D3414D" w:rsidRDefault="00D3414D" w:rsidP="00171765">
            <w:pPr>
              <w:rPr>
                <w:rFonts w:cs="Arial"/>
              </w:rPr>
            </w:pPr>
            <w:r>
              <w:rPr>
                <w:rFonts w:cs="Arial"/>
              </w:rPr>
              <w:t>Параметр необязательный.</w:t>
            </w:r>
          </w:p>
        </w:tc>
      </w:tr>
      <w:tr w:rsidR="007B2DC5" w:rsidRPr="008F4F86" w14:paraId="06B0E7CB" w14:textId="77777777" w:rsidTr="00D3414D">
        <w:tc>
          <w:tcPr>
            <w:tcW w:w="1813" w:type="dxa"/>
          </w:tcPr>
          <w:p w14:paraId="0CF339BF" w14:textId="77777777" w:rsidR="007B2DC5" w:rsidRDefault="007B2DC5" w:rsidP="007B2DC5">
            <w:pPr>
              <w:rPr>
                <w:rFonts w:cs="Arial"/>
                <w:lang w:val="en-US"/>
              </w:rPr>
            </w:pPr>
            <w:proofErr w:type="spellStart"/>
            <w:r w:rsidRPr="00F12065">
              <w:rPr>
                <w:rFonts w:cs="Arial"/>
                <w:lang w:val="en-US"/>
              </w:rPr>
              <w:t>callbackApiKey</w:t>
            </w:r>
            <w:proofErr w:type="spellEnd"/>
          </w:p>
          <w:p w14:paraId="3366551B" w14:textId="77777777" w:rsidR="007B2DC5" w:rsidRDefault="007B2DC5" w:rsidP="007B2DC5">
            <w:pPr>
              <w:rPr>
                <w:rFonts w:cs="Arial"/>
                <w:lang w:val="en-US"/>
              </w:rPr>
            </w:pPr>
          </w:p>
        </w:tc>
        <w:tc>
          <w:tcPr>
            <w:tcW w:w="5950" w:type="dxa"/>
          </w:tcPr>
          <w:p w14:paraId="77DBB317" w14:textId="69FB1892"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3118" w:type="dxa"/>
          </w:tcPr>
          <w:p w14:paraId="427261BB" w14:textId="60EA7E1E"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3118" w:type="dxa"/>
          </w:tcPr>
          <w:p w14:paraId="391C1DD3" w14:textId="1EF52003" w:rsidR="007B2DC5" w:rsidRDefault="007B2DC5" w:rsidP="007B2DC5">
            <w:pPr>
              <w:rPr>
                <w:rFonts w:cs="Arial"/>
              </w:rPr>
            </w:pPr>
            <w:r>
              <w:rPr>
                <w:rFonts w:cs="Arial"/>
              </w:rPr>
              <w:t>Параметр не обязательный</w:t>
            </w:r>
          </w:p>
        </w:tc>
      </w:tr>
      <w:tr w:rsidR="007B2DC5" w:rsidRPr="008F4F86" w14:paraId="0B6E0865" w14:textId="75E3E5C0" w:rsidTr="00D3414D">
        <w:tc>
          <w:tcPr>
            <w:tcW w:w="1813" w:type="dxa"/>
          </w:tcPr>
          <w:p w14:paraId="09556BDC" w14:textId="19752617" w:rsidR="007B2DC5" w:rsidRDefault="007B2DC5" w:rsidP="007B2DC5">
            <w:pPr>
              <w:rPr>
                <w:rFonts w:cs="Arial"/>
                <w:lang w:val="en-US"/>
              </w:rPr>
            </w:pPr>
            <w:r>
              <w:rPr>
                <w:rFonts w:cs="Arial"/>
                <w:lang w:val="en-US"/>
              </w:rPr>
              <w:t>meta</w:t>
            </w:r>
          </w:p>
        </w:tc>
        <w:tc>
          <w:tcPr>
            <w:tcW w:w="5950" w:type="dxa"/>
          </w:tcPr>
          <w:p w14:paraId="2D179C9B" w14:textId="3E42FF72" w:rsidR="007B2DC5" w:rsidRDefault="007B2DC5" w:rsidP="007B2DC5">
            <w:pPr>
              <w:rPr>
                <w:rFonts w:cs="Arial"/>
                <w:lang w:val="en-US"/>
              </w:rPr>
            </w:pPr>
            <w:r>
              <w:rPr>
                <w:rFonts w:cs="Arial"/>
              </w:rPr>
              <w:t>Метаданные запроса</w:t>
            </w:r>
          </w:p>
        </w:tc>
        <w:tc>
          <w:tcPr>
            <w:tcW w:w="3118" w:type="dxa"/>
          </w:tcPr>
          <w:p w14:paraId="7DDFBD4C" w14:textId="0243B56E" w:rsidR="007B2DC5" w:rsidRPr="00136331" w:rsidRDefault="007B2DC5" w:rsidP="007B2DC5">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3118" w:type="dxa"/>
          </w:tcPr>
          <w:p w14:paraId="42F1E379" w14:textId="65CCF0EE" w:rsidR="007B2DC5" w:rsidRDefault="007B2DC5" w:rsidP="007B2DC5">
            <w:pPr>
              <w:rPr>
                <w:rFonts w:cs="Arial"/>
              </w:rPr>
            </w:pPr>
            <w:r>
              <w:rPr>
                <w:rFonts w:cs="Arial"/>
              </w:rPr>
              <w:t>Параметр необязательный.</w:t>
            </w:r>
          </w:p>
        </w:tc>
      </w:tr>
    </w:tbl>
    <w:p w14:paraId="0DFE1E51" w14:textId="77777777" w:rsidR="00171765" w:rsidRDefault="00171765" w:rsidP="00171765"/>
    <w:p w14:paraId="68DDC2E5" w14:textId="77777777" w:rsidR="00171765" w:rsidRPr="00C16811" w:rsidRDefault="00171765" w:rsidP="00705CE0">
      <w:pPr>
        <w:pStyle w:val="4"/>
      </w:pPr>
      <w:bookmarkStart w:id="575" w:name="_Toc507539863"/>
      <w:bookmarkStart w:id="576" w:name="_Toc27489469"/>
      <w:bookmarkStart w:id="577" w:name="_Toc80026494"/>
      <w:r>
        <w:rPr>
          <w:rFonts w:cs="Arial"/>
        </w:rPr>
        <w:t>2.3.1.1</w:t>
      </w:r>
      <w:r>
        <w:t xml:space="preserve"> Содержимое документа</w:t>
      </w:r>
      <w:bookmarkEnd w:id="575"/>
      <w:bookmarkEnd w:id="576"/>
      <w:bookmarkEnd w:id="577"/>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578" w:name="_Hlk490849500"/>
            <w:proofErr w:type="spellStart"/>
            <w:r>
              <w:rPr>
                <w:rFonts w:cs="Arial"/>
                <w:lang w:val="en-US"/>
              </w:rPr>
              <w:t>correctionType</w:t>
            </w:r>
            <w:proofErr w:type="spellEnd"/>
          </w:p>
        </w:tc>
        <w:tc>
          <w:tcPr>
            <w:tcW w:w="5103" w:type="dxa"/>
          </w:tcPr>
          <w:p w14:paraId="49BE807F" w14:textId="77777777" w:rsidR="00D3414D" w:rsidRPr="00CA7F3F" w:rsidRDefault="00D3414D" w:rsidP="00171765">
            <w:pPr>
              <w:rPr>
                <w:rFonts w:cs="Arial"/>
              </w:rPr>
            </w:pPr>
            <w:bookmarkStart w:id="579" w:name="OLE_LINK378"/>
            <w:bookmarkStart w:id="580" w:name="OLE_LINK379"/>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2C547456" w14:textId="77777777" w:rsidR="00D3414D" w:rsidRPr="00CA7F3F" w:rsidRDefault="00D3414D" w:rsidP="00171765">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3EFFC5CF" w14:textId="77777777" w:rsidR="00D3414D" w:rsidRPr="00EB31B9" w:rsidRDefault="00D3414D" w:rsidP="00171765">
            <w:pPr>
              <w:ind w:firstLine="295"/>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bookmarkEnd w:id="579"/>
            <w:bookmarkEnd w:id="580"/>
          </w:p>
        </w:tc>
        <w:tc>
          <w:tcPr>
            <w:tcW w:w="3118" w:type="dxa"/>
          </w:tcPr>
          <w:p w14:paraId="7554635F" w14:textId="742CE537" w:rsidR="00D3414D" w:rsidRDefault="00D3414D" w:rsidP="00D3414D">
            <w:pPr>
              <w:rPr>
                <w:rFonts w:cs="Arial"/>
              </w:rPr>
            </w:pPr>
            <w:r>
              <w:rPr>
                <w:rFonts w:cs="Arial"/>
              </w:rPr>
              <w:t xml:space="preserve">Число. </w:t>
            </w:r>
          </w:p>
        </w:tc>
        <w:tc>
          <w:tcPr>
            <w:tcW w:w="3118" w:type="dxa"/>
          </w:tcPr>
          <w:p w14:paraId="490FFA38" w14:textId="4F521598" w:rsidR="00D3414D" w:rsidRDefault="00D3414D" w:rsidP="00171765">
            <w:pPr>
              <w:rPr>
                <w:rFonts w:cs="Arial"/>
              </w:rPr>
            </w:pPr>
            <w:r>
              <w:rPr>
                <w:rFonts w:cs="Arial"/>
              </w:rPr>
              <w:t>Параметр обязательный.</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581" w:name="_Hlk491086840"/>
            <w:bookmarkEnd w:id="578"/>
            <w:r>
              <w:rPr>
                <w:rFonts w:cs="Arial"/>
                <w:lang w:val="en-US"/>
              </w:rPr>
              <w:t>type</w:t>
            </w:r>
          </w:p>
        </w:tc>
        <w:tc>
          <w:tcPr>
            <w:tcW w:w="5103" w:type="dxa"/>
          </w:tcPr>
          <w:p w14:paraId="3B3B2966" w14:textId="77777777" w:rsidR="00D3414D" w:rsidRDefault="00D3414D" w:rsidP="00171765">
            <w:pPr>
              <w:rPr>
                <w:rFonts w:cs="Arial"/>
              </w:rPr>
            </w:pPr>
            <w:bookmarkStart w:id="582" w:name="OLE_LINK380"/>
            <w:bookmarkStart w:id="583" w:name="OLE_LINK381"/>
            <w:r>
              <w:rPr>
                <w:rFonts w:cs="Arial"/>
              </w:rPr>
              <w:t>Признак расчета, 1054:</w:t>
            </w:r>
          </w:p>
          <w:p w14:paraId="67B00964" w14:textId="77777777" w:rsidR="00D3414D" w:rsidRPr="006E111B" w:rsidRDefault="00D3414D" w:rsidP="00171765">
            <w:pPr>
              <w:ind w:left="295"/>
              <w:rPr>
                <w:rFonts w:cs="Arial"/>
              </w:rPr>
            </w:pPr>
            <w:r w:rsidRPr="00981BE5">
              <w:rPr>
                <w:rFonts w:cs="Arial"/>
              </w:rPr>
              <w:t xml:space="preserve">1. </w:t>
            </w:r>
            <w:r w:rsidRPr="006E111B">
              <w:rPr>
                <w:rFonts w:cs="Arial"/>
              </w:rPr>
              <w:t>Приход</w:t>
            </w:r>
          </w:p>
          <w:p w14:paraId="67652B46" w14:textId="77777777" w:rsidR="00D3414D" w:rsidRPr="00EB31B9" w:rsidRDefault="00D3414D" w:rsidP="00171765">
            <w:pPr>
              <w:ind w:left="295"/>
              <w:rPr>
                <w:rFonts w:cs="Arial"/>
              </w:rPr>
            </w:pPr>
            <w:r w:rsidRPr="00981BE5">
              <w:rPr>
                <w:rFonts w:cs="Arial"/>
              </w:rPr>
              <w:t xml:space="preserve">3. </w:t>
            </w:r>
            <w:r w:rsidRPr="006E111B">
              <w:rPr>
                <w:rFonts w:cs="Arial"/>
              </w:rPr>
              <w:t>Расход</w:t>
            </w:r>
            <w:bookmarkEnd w:id="582"/>
            <w:bookmarkEnd w:id="583"/>
          </w:p>
        </w:tc>
        <w:tc>
          <w:tcPr>
            <w:tcW w:w="3118" w:type="dxa"/>
          </w:tcPr>
          <w:p w14:paraId="2F3A167D" w14:textId="796271CD" w:rsidR="00D3414D" w:rsidRDefault="00D3414D" w:rsidP="00D3414D">
            <w:pPr>
              <w:rPr>
                <w:rFonts w:cs="Arial"/>
              </w:rPr>
            </w:pPr>
            <w:bookmarkStart w:id="584" w:name="OLE_LINK154"/>
            <w:bookmarkStart w:id="585" w:name="OLE_LINK155"/>
            <w:bookmarkStart w:id="586" w:name="OLE_LINK156"/>
            <w:r>
              <w:rPr>
                <w:rFonts w:cs="Arial"/>
              </w:rPr>
              <w:t>Число</w:t>
            </w:r>
            <w:bookmarkEnd w:id="584"/>
            <w:bookmarkEnd w:id="585"/>
            <w:bookmarkEnd w:id="586"/>
            <w:r>
              <w:rPr>
                <w:rFonts w:cs="Arial"/>
              </w:rPr>
              <w:t xml:space="preserve">. </w:t>
            </w:r>
          </w:p>
        </w:tc>
        <w:tc>
          <w:tcPr>
            <w:tcW w:w="3118" w:type="dxa"/>
          </w:tcPr>
          <w:p w14:paraId="492240FA" w14:textId="1B135159" w:rsidR="00D3414D" w:rsidRDefault="00D3414D" w:rsidP="00171765">
            <w:pPr>
              <w:rPr>
                <w:rFonts w:cs="Arial"/>
              </w:rPr>
            </w:pPr>
            <w:r>
              <w:rPr>
                <w:rFonts w:cs="Arial"/>
              </w:rPr>
              <w:t>Параметр обязательный.</w:t>
            </w:r>
          </w:p>
        </w:tc>
      </w:tr>
      <w:bookmarkEnd w:id="581"/>
      <w:tr w:rsidR="00D3414D" w:rsidRPr="008F4F86" w14:paraId="0B47E767" w14:textId="422398D4" w:rsidTr="00D3414D">
        <w:tc>
          <w:tcPr>
            <w:tcW w:w="2660" w:type="dxa"/>
          </w:tcPr>
          <w:p w14:paraId="05E8B70A" w14:textId="77777777" w:rsidR="00D3414D" w:rsidRPr="00981BE5" w:rsidRDefault="00D3414D" w:rsidP="00171765">
            <w:pPr>
              <w:rPr>
                <w:rFonts w:cs="Arial"/>
              </w:rPr>
            </w:pPr>
            <w:r>
              <w:rPr>
                <w:rFonts w:cs="Arial"/>
                <w:lang w:val="en-US"/>
              </w:rPr>
              <w:t>c</w:t>
            </w:r>
            <w:proofErr w:type="spellStart"/>
            <w:r w:rsidRPr="00CA7F3F">
              <w:rPr>
                <w:rFonts w:cs="Arial"/>
              </w:rPr>
              <w:t>auseDocumentDate</w:t>
            </w:r>
            <w:proofErr w:type="spellEnd"/>
          </w:p>
        </w:tc>
        <w:tc>
          <w:tcPr>
            <w:tcW w:w="5103" w:type="dxa"/>
          </w:tcPr>
          <w:p w14:paraId="4BC2AA23" w14:textId="77777777" w:rsidR="00D3414D" w:rsidRDefault="00D3414D" w:rsidP="00171765">
            <w:pPr>
              <w:rPr>
                <w:rFonts w:cs="Arial"/>
              </w:rPr>
            </w:pPr>
            <w:bookmarkStart w:id="587" w:name="OLE_LINK384"/>
            <w:bookmarkStart w:id="588" w:name="OLE_LINK385"/>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bookmarkEnd w:id="587"/>
            <w:bookmarkEnd w:id="588"/>
          </w:p>
          <w:p w14:paraId="0605E0B4" w14:textId="77777777" w:rsidR="00D3414D" w:rsidRDefault="00D3414D" w:rsidP="00171765">
            <w:pPr>
              <w:rPr>
                <w:rFonts w:cs="Arial"/>
              </w:rPr>
            </w:pPr>
            <w:r w:rsidRPr="00592356">
              <w:rPr>
                <w:rFonts w:cs="Arial"/>
              </w:rPr>
              <w:t>В данном реквизите время всегда указывать, как 00:00:00</w:t>
            </w:r>
          </w:p>
        </w:tc>
        <w:tc>
          <w:tcPr>
            <w:tcW w:w="3118" w:type="dxa"/>
          </w:tcPr>
          <w:p w14:paraId="2A8A00A8" w14:textId="50B4CB5E" w:rsidR="00D3414D" w:rsidRPr="00CA7F3F"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18" w:type="dxa"/>
          </w:tcPr>
          <w:p w14:paraId="6AAAC6F8" w14:textId="4F2470BD" w:rsidR="00D3414D" w:rsidRPr="008F4F86" w:rsidRDefault="00D3414D" w:rsidP="00171765">
            <w:pPr>
              <w:rPr>
                <w:rFonts w:cs="Arial"/>
              </w:rPr>
            </w:pPr>
            <w:r>
              <w:rPr>
                <w:rFonts w:cs="Arial"/>
              </w:rPr>
              <w:t>Параметр обязательный.</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c</w:t>
            </w:r>
            <w:proofErr w:type="spellStart"/>
            <w:r w:rsidRPr="00CA7F3F">
              <w:rPr>
                <w:rFonts w:cs="Arial"/>
              </w:rPr>
              <w:t>auseDocumentNumber</w:t>
            </w:r>
            <w:proofErr w:type="spellEnd"/>
          </w:p>
        </w:tc>
        <w:tc>
          <w:tcPr>
            <w:tcW w:w="5103" w:type="dxa"/>
          </w:tcPr>
          <w:p w14:paraId="6E4FDAE2" w14:textId="0D7337F8" w:rsidR="00D3414D" w:rsidRPr="00EE49C2" w:rsidRDefault="00D3414D" w:rsidP="00AC4785">
            <w:pPr>
              <w:spacing w:after="160" w:line="259" w:lineRule="auto"/>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118" w:type="dxa"/>
          </w:tcPr>
          <w:p w14:paraId="088D00CC" w14:textId="42EAC5C4" w:rsidR="00D3414D" w:rsidRPr="00525F22" w:rsidRDefault="00D3414D" w:rsidP="00D3414D">
            <w:pPr>
              <w:rPr>
                <w:rFonts w:cs="Arial"/>
              </w:rPr>
            </w:pPr>
            <w:r>
              <w:rPr>
                <w:rFonts w:cs="Arial"/>
              </w:rPr>
              <w:t xml:space="preserve">Строка от 1 до 32 символов. </w:t>
            </w:r>
          </w:p>
        </w:tc>
        <w:tc>
          <w:tcPr>
            <w:tcW w:w="3118" w:type="dxa"/>
          </w:tcPr>
          <w:p w14:paraId="78AC3D00" w14:textId="4405DF59" w:rsidR="00D3414D" w:rsidRDefault="00D3414D" w:rsidP="00171765">
            <w:pPr>
              <w:rPr>
                <w:rFonts w:cs="Arial"/>
              </w:rPr>
            </w:pPr>
            <w:r>
              <w:rPr>
                <w:rFonts w:cs="Arial"/>
              </w:rPr>
              <w:t>Параметр обязательный.</w:t>
            </w:r>
          </w:p>
        </w:tc>
      </w:tr>
      <w:tr w:rsidR="00D3414D" w:rsidRPr="008F4F86" w14:paraId="38413B95" w14:textId="02AD1AE5" w:rsidTr="00D3414D">
        <w:tc>
          <w:tcPr>
            <w:tcW w:w="2660" w:type="dxa"/>
          </w:tcPr>
          <w:p w14:paraId="36E250C0" w14:textId="77777777" w:rsidR="00D3414D" w:rsidRPr="00B2081D" w:rsidRDefault="00D3414D" w:rsidP="00171765">
            <w:pPr>
              <w:rPr>
                <w:rFonts w:cs="Arial"/>
              </w:rPr>
            </w:pPr>
            <w:r>
              <w:rPr>
                <w:rFonts w:cs="Arial"/>
                <w:lang w:val="en-US"/>
              </w:rPr>
              <w:t>t</w:t>
            </w:r>
            <w:proofErr w:type="spellStart"/>
            <w:r w:rsidRPr="006E25F9">
              <w:rPr>
                <w:rFonts w:cs="Arial"/>
              </w:rPr>
              <w:t>otalSum</w:t>
            </w:r>
            <w:proofErr w:type="spellEnd"/>
          </w:p>
        </w:tc>
        <w:tc>
          <w:tcPr>
            <w:tcW w:w="5103" w:type="dxa"/>
          </w:tcPr>
          <w:p w14:paraId="2340A327" w14:textId="77777777" w:rsidR="00D3414D" w:rsidRDefault="00D3414D" w:rsidP="00171765">
            <w:pPr>
              <w:rPr>
                <w:rFonts w:cs="Arial"/>
              </w:rPr>
            </w:pPr>
            <w:bookmarkStart w:id="589" w:name="OLE_LINK388"/>
            <w:bookmarkStart w:id="590" w:name="OLE_LINK389"/>
            <w:r>
              <w:rPr>
                <w:rFonts w:cs="Arial"/>
              </w:rPr>
              <w:t>С</w:t>
            </w:r>
            <w:r w:rsidRPr="004D0CB7">
              <w:rPr>
                <w:rFonts w:cs="Arial"/>
              </w:rPr>
              <w:t>умма расчета, указанного в чеке (БСО)</w:t>
            </w:r>
            <w:r>
              <w:rPr>
                <w:rFonts w:cs="Arial"/>
              </w:rPr>
              <w:t xml:space="preserve">, </w:t>
            </w:r>
            <w:r w:rsidRPr="004D0CB7">
              <w:rPr>
                <w:rFonts w:cs="Arial"/>
              </w:rPr>
              <w:t>1020</w:t>
            </w:r>
            <w:bookmarkEnd w:id="589"/>
            <w:bookmarkEnd w:id="590"/>
          </w:p>
        </w:tc>
        <w:tc>
          <w:tcPr>
            <w:tcW w:w="3118" w:type="dxa"/>
          </w:tcPr>
          <w:p w14:paraId="01BFDB00" w14:textId="43B1CA44" w:rsidR="00D3414D" w:rsidRDefault="00D3414D" w:rsidP="00D3414D">
            <w:pPr>
              <w:rPr>
                <w:rFonts w:cs="Arial"/>
              </w:rPr>
            </w:pPr>
            <w:bookmarkStart w:id="591" w:name="OLE_LINK136"/>
            <w:bookmarkStart w:id="592" w:name="OLE_LINK137"/>
            <w:bookmarkStart w:id="593" w:name="OLE_LINK138"/>
            <w:r>
              <w:rPr>
                <w:rFonts w:cs="Arial"/>
              </w:rPr>
              <w:t>Десятичное число с точностью до 2 символов после точки</w:t>
            </w:r>
            <w:bookmarkEnd w:id="591"/>
            <w:bookmarkEnd w:id="592"/>
            <w:bookmarkEnd w:id="593"/>
            <w:r>
              <w:rPr>
                <w:rFonts w:cs="Arial"/>
              </w:rPr>
              <w:t xml:space="preserve">. </w:t>
            </w:r>
          </w:p>
        </w:tc>
        <w:tc>
          <w:tcPr>
            <w:tcW w:w="3118" w:type="dxa"/>
          </w:tcPr>
          <w:p w14:paraId="45ED7A43" w14:textId="30562742" w:rsidR="00D3414D" w:rsidRDefault="00D3414D" w:rsidP="00171765">
            <w:pPr>
              <w:rPr>
                <w:rFonts w:cs="Arial"/>
              </w:rPr>
            </w:pPr>
            <w:r>
              <w:rPr>
                <w:rFonts w:cs="Arial"/>
              </w:rPr>
              <w:t>Параметр обязательный.</w:t>
            </w:r>
          </w:p>
        </w:tc>
      </w:tr>
      <w:tr w:rsidR="00D3414D" w:rsidRPr="008F4F86" w14:paraId="283E40CA" w14:textId="42784996" w:rsidTr="00D3414D">
        <w:tc>
          <w:tcPr>
            <w:tcW w:w="2660" w:type="dxa"/>
          </w:tcPr>
          <w:p w14:paraId="39979FE5" w14:textId="77777777" w:rsidR="00D3414D" w:rsidRPr="00B2081D" w:rsidRDefault="00D3414D" w:rsidP="00171765">
            <w:pPr>
              <w:rPr>
                <w:rFonts w:cs="Arial"/>
              </w:rPr>
            </w:pPr>
            <w:r>
              <w:rPr>
                <w:rFonts w:cs="Arial"/>
                <w:lang w:val="en-US"/>
              </w:rPr>
              <w:t>c</w:t>
            </w:r>
            <w:proofErr w:type="spellStart"/>
            <w:r w:rsidRPr="00935C2F">
              <w:rPr>
                <w:rFonts w:cs="Arial"/>
              </w:rPr>
              <w:t>ashSum</w:t>
            </w:r>
            <w:proofErr w:type="spellEnd"/>
          </w:p>
        </w:tc>
        <w:tc>
          <w:tcPr>
            <w:tcW w:w="5103" w:type="dxa"/>
          </w:tcPr>
          <w:p w14:paraId="08DDD9BB" w14:textId="77777777" w:rsidR="00D3414D" w:rsidRPr="004311A3" w:rsidRDefault="00D3414D" w:rsidP="00171765">
            <w:pPr>
              <w:rPr>
                <w:rFonts w:cs="Arial"/>
              </w:rPr>
            </w:pPr>
            <w:bookmarkStart w:id="594" w:name="OLE_LINK390"/>
            <w:bookmarkStart w:id="595" w:name="OLE_LINK391"/>
            <w:r>
              <w:t>С</w:t>
            </w:r>
            <w:r w:rsidRPr="00935C2F">
              <w:t>умма по чеку (БСО) наличными</w:t>
            </w:r>
            <w:r>
              <w:t xml:space="preserve">, </w:t>
            </w:r>
            <w:r w:rsidRPr="00935C2F">
              <w:t>1031</w:t>
            </w:r>
            <w:bookmarkEnd w:id="594"/>
            <w:bookmarkEnd w:id="595"/>
          </w:p>
        </w:tc>
        <w:tc>
          <w:tcPr>
            <w:tcW w:w="3118" w:type="dxa"/>
          </w:tcPr>
          <w:p w14:paraId="41F67DA0" w14:textId="77777777" w:rsidR="00D3414D" w:rsidRPr="000813B8" w:rsidRDefault="00D3414D" w:rsidP="00171765">
            <w:pPr>
              <w:rPr>
                <w:rFonts w:cs="Arial"/>
              </w:rPr>
            </w:pPr>
            <w:bookmarkStart w:id="596" w:name="OLE_LINK139"/>
            <w:bookmarkStart w:id="597" w:name="OLE_LINK140"/>
            <w:r>
              <w:rPr>
                <w:rFonts w:cs="Arial"/>
              </w:rPr>
              <w:t>Десятичное число с точностью до 2 символов после точки</w:t>
            </w:r>
            <w:bookmarkEnd w:id="596"/>
            <w:bookmarkEnd w:id="597"/>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77777777" w:rsidR="00D3414D" w:rsidRPr="004D0CB7" w:rsidRDefault="00D3414D" w:rsidP="00171765">
            <w:pPr>
              <w:rPr>
                <w:rFonts w:cs="Arial"/>
              </w:rPr>
            </w:pPr>
            <w:r>
              <w:rPr>
                <w:rFonts w:cs="Arial"/>
                <w:lang w:val="en-US"/>
              </w:rPr>
              <w:t>e</w:t>
            </w:r>
            <w:proofErr w:type="spellStart"/>
            <w:r w:rsidRPr="00F4590F">
              <w:rPr>
                <w:rFonts w:cs="Arial"/>
              </w:rPr>
              <w:t>CashSum</w:t>
            </w:r>
            <w:proofErr w:type="spellEnd"/>
          </w:p>
        </w:tc>
        <w:tc>
          <w:tcPr>
            <w:tcW w:w="5103" w:type="dxa"/>
          </w:tcPr>
          <w:p w14:paraId="2904DE3C" w14:textId="77777777" w:rsidR="00D3414D" w:rsidRPr="00935C2F" w:rsidRDefault="00D3414D" w:rsidP="00171765">
            <w:pPr>
              <w:tabs>
                <w:tab w:val="center" w:pos="2467"/>
              </w:tabs>
            </w:pPr>
            <w:bookmarkStart w:id="598" w:name="OLE_LINK392"/>
            <w:bookmarkStart w:id="599" w:name="OLE_LINK393"/>
            <w:r>
              <w:t>С</w:t>
            </w:r>
            <w:r w:rsidRPr="00F4590F">
              <w:t xml:space="preserve">умма по чеку (БСО) </w:t>
            </w:r>
            <w:r>
              <w:t xml:space="preserve">безналичными, </w:t>
            </w:r>
            <w:r w:rsidRPr="00F4590F">
              <w:t>1081</w:t>
            </w:r>
            <w:bookmarkEnd w:id="598"/>
            <w:bookmarkEnd w:id="599"/>
          </w:p>
        </w:tc>
        <w:tc>
          <w:tcPr>
            <w:tcW w:w="3118" w:type="dxa"/>
          </w:tcPr>
          <w:p w14:paraId="3ACE5EC4" w14:textId="77777777" w:rsidR="00D3414D" w:rsidRPr="006A64D3" w:rsidRDefault="00D3414D" w:rsidP="00171765">
            <w:pPr>
              <w:rPr>
                <w:rFonts w:cs="Arial"/>
              </w:rPr>
            </w:pPr>
            <w:bookmarkStart w:id="600" w:name="OLE_LINK141"/>
            <w:bookmarkStart w:id="601" w:name="OLE_LINK143"/>
            <w:bookmarkStart w:id="602" w:name="OLE_LINK144"/>
            <w:r>
              <w:rPr>
                <w:rFonts w:cs="Arial"/>
              </w:rPr>
              <w:t>Десятичное число с точностью до 2 символов после точки</w:t>
            </w:r>
            <w:bookmarkEnd w:id="600"/>
            <w:bookmarkEnd w:id="601"/>
            <w:bookmarkEnd w:id="602"/>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77777777" w:rsidR="00D3414D" w:rsidRPr="00AE6B24" w:rsidRDefault="00D3414D" w:rsidP="00171765">
            <w:pPr>
              <w:rPr>
                <w:rFonts w:cs="Arial"/>
              </w:rPr>
            </w:pPr>
            <w:r>
              <w:rPr>
                <w:rFonts w:cs="Arial"/>
                <w:lang w:val="en-US"/>
              </w:rPr>
              <w:t>p</w:t>
            </w:r>
            <w:proofErr w:type="spellStart"/>
            <w:r w:rsidRPr="000F29F3">
              <w:rPr>
                <w:rFonts w:cs="Arial"/>
              </w:rPr>
              <w:t>repaymentSum</w:t>
            </w:r>
            <w:proofErr w:type="spellEnd"/>
          </w:p>
        </w:tc>
        <w:tc>
          <w:tcPr>
            <w:tcW w:w="5103" w:type="dxa"/>
          </w:tcPr>
          <w:p w14:paraId="30E4F43F" w14:textId="77777777" w:rsidR="00D3414D" w:rsidRPr="008B35C0" w:rsidRDefault="00D3414D" w:rsidP="00171765">
            <w:bookmarkStart w:id="603" w:name="OLE_LINK394"/>
            <w:bookmarkStart w:id="604" w:name="OLE_LINK395"/>
            <w:r>
              <w:t>С</w:t>
            </w:r>
            <w:r w:rsidRPr="000F29F3">
              <w:t>умма по чеку (БСО) предоплатой (зачетом аванса и (или) предыдущих платежей)</w:t>
            </w:r>
            <w:r>
              <w:t xml:space="preserve">, </w:t>
            </w:r>
            <w:r w:rsidRPr="000F29F3">
              <w:t>1215</w:t>
            </w:r>
            <w:bookmarkEnd w:id="603"/>
            <w:bookmarkEnd w:id="604"/>
          </w:p>
        </w:tc>
        <w:tc>
          <w:tcPr>
            <w:tcW w:w="3118" w:type="dxa"/>
          </w:tcPr>
          <w:p w14:paraId="5A7AD9BF" w14:textId="77777777" w:rsidR="00D3414D" w:rsidRDefault="00D3414D" w:rsidP="00171765">
            <w:pPr>
              <w:rPr>
                <w:rFonts w:cs="Arial"/>
              </w:rPr>
            </w:pPr>
            <w:bookmarkStart w:id="605" w:name="OLE_LINK145"/>
            <w:bookmarkStart w:id="606" w:name="OLE_LINK146"/>
            <w:bookmarkStart w:id="607" w:name="OLE_LINK147"/>
            <w:r>
              <w:rPr>
                <w:rFonts w:cs="Arial"/>
              </w:rPr>
              <w:t>Десятичное число с точностью до 2 символов после точки</w:t>
            </w:r>
            <w:bookmarkEnd w:id="605"/>
            <w:bookmarkEnd w:id="606"/>
            <w:bookmarkEnd w:id="607"/>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77777777" w:rsidR="00D3414D" w:rsidRPr="00AE6B24" w:rsidRDefault="00D3414D" w:rsidP="00171765">
            <w:pPr>
              <w:rPr>
                <w:rFonts w:cs="Arial"/>
              </w:rPr>
            </w:pPr>
            <w:r>
              <w:rPr>
                <w:lang w:val="en-US"/>
              </w:rPr>
              <w:t>p</w:t>
            </w:r>
            <w:proofErr w:type="spellStart"/>
            <w:r w:rsidRPr="000F29F3">
              <w:t>ostpaymentSum</w:t>
            </w:r>
            <w:proofErr w:type="spellEnd"/>
          </w:p>
        </w:tc>
        <w:tc>
          <w:tcPr>
            <w:tcW w:w="5103" w:type="dxa"/>
          </w:tcPr>
          <w:p w14:paraId="04EB7C76" w14:textId="77777777" w:rsidR="00D3414D" w:rsidRPr="004D0CB7" w:rsidRDefault="00D3414D" w:rsidP="00171765">
            <w:bookmarkStart w:id="608" w:name="OLE_LINK396"/>
            <w:bookmarkStart w:id="609" w:name="OLE_LINK397"/>
            <w:r>
              <w:t>С</w:t>
            </w:r>
            <w:r w:rsidRPr="000F29F3">
              <w:t xml:space="preserve">умма по чеку (БСО) </w:t>
            </w:r>
            <w:proofErr w:type="spellStart"/>
            <w:r w:rsidRPr="000F29F3">
              <w:t>постоплатой</w:t>
            </w:r>
            <w:proofErr w:type="spellEnd"/>
            <w:r w:rsidRPr="000F29F3">
              <w:t xml:space="preserve"> (в кредит)</w:t>
            </w:r>
            <w:r>
              <w:t xml:space="preserve">, </w:t>
            </w:r>
            <w:r w:rsidRPr="000F29F3">
              <w:t>1216</w:t>
            </w:r>
            <w:bookmarkEnd w:id="608"/>
            <w:bookmarkEnd w:id="609"/>
          </w:p>
        </w:tc>
        <w:tc>
          <w:tcPr>
            <w:tcW w:w="3118" w:type="dxa"/>
          </w:tcPr>
          <w:p w14:paraId="59127B3B"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77777777" w:rsidR="00D3414D" w:rsidRPr="00EA41AF" w:rsidRDefault="00D3414D" w:rsidP="00171765">
            <w:bookmarkStart w:id="610" w:name="_Hlk491086635"/>
            <w:r>
              <w:rPr>
                <w:lang w:val="en-US"/>
              </w:rPr>
              <w:t>o</w:t>
            </w:r>
            <w:proofErr w:type="spellStart"/>
            <w:r w:rsidRPr="000F29F3">
              <w:t>therPaymentTypeSum</w:t>
            </w:r>
            <w:proofErr w:type="spellEnd"/>
          </w:p>
        </w:tc>
        <w:tc>
          <w:tcPr>
            <w:tcW w:w="5103" w:type="dxa"/>
          </w:tcPr>
          <w:p w14:paraId="438C0632" w14:textId="77777777" w:rsidR="00D3414D" w:rsidRDefault="00D3414D" w:rsidP="00171765">
            <w:bookmarkStart w:id="611" w:name="OLE_LINK398"/>
            <w:bookmarkStart w:id="612" w:name="OLE_LINK399"/>
            <w:r>
              <w:t>С</w:t>
            </w:r>
            <w:r w:rsidRPr="000F29F3">
              <w:t>умма по чеку (БСО) встречным предоставлением</w:t>
            </w:r>
            <w:r>
              <w:t xml:space="preserve">, </w:t>
            </w:r>
            <w:r w:rsidRPr="000F29F3">
              <w:t>1217</w:t>
            </w:r>
            <w:bookmarkEnd w:id="611"/>
            <w:bookmarkEnd w:id="612"/>
          </w:p>
        </w:tc>
        <w:tc>
          <w:tcPr>
            <w:tcW w:w="3118" w:type="dxa"/>
          </w:tcPr>
          <w:p w14:paraId="6DD68002" w14:textId="77777777" w:rsidR="00D3414D" w:rsidRDefault="00D3414D" w:rsidP="00171765">
            <w:pPr>
              <w:rPr>
                <w:rFonts w:cs="Arial"/>
              </w:rPr>
            </w:pPr>
            <w:bookmarkStart w:id="613" w:name="OLE_LINK150"/>
            <w:bookmarkStart w:id="614" w:name="OLE_LINK151"/>
            <w:r>
              <w:rPr>
                <w:rFonts w:cs="Arial"/>
              </w:rPr>
              <w:t>Десятичное число с точностью до 2 символов после точки</w:t>
            </w:r>
            <w:bookmarkEnd w:id="613"/>
            <w:bookmarkEnd w:id="614"/>
          </w:p>
        </w:tc>
        <w:tc>
          <w:tcPr>
            <w:tcW w:w="3118" w:type="dxa"/>
          </w:tcPr>
          <w:p w14:paraId="3CE14371" w14:textId="621FF67C" w:rsidR="00D3414D" w:rsidRDefault="00D3414D" w:rsidP="00171765">
            <w:pPr>
              <w:rPr>
                <w:rFonts w:cs="Arial"/>
              </w:rPr>
            </w:pPr>
          </w:p>
        </w:tc>
      </w:tr>
      <w:bookmarkEnd w:id="610"/>
      <w:tr w:rsidR="00D3414D" w:rsidRPr="008F4F86" w14:paraId="53B63790" w14:textId="28E51D0B" w:rsidTr="00D3414D">
        <w:tc>
          <w:tcPr>
            <w:tcW w:w="2660" w:type="dxa"/>
          </w:tcPr>
          <w:p w14:paraId="7DF0698D" w14:textId="77777777" w:rsidR="00D3414D" w:rsidRPr="00EA41AF" w:rsidRDefault="00D3414D" w:rsidP="00171765">
            <w:r>
              <w:rPr>
                <w:lang w:val="en-US"/>
              </w:rPr>
              <w:t>t</w:t>
            </w:r>
            <w:r w:rsidRPr="00ED5962">
              <w:t>ax1Sum</w:t>
            </w:r>
          </w:p>
        </w:tc>
        <w:tc>
          <w:tcPr>
            <w:tcW w:w="5103" w:type="dxa"/>
          </w:tcPr>
          <w:p w14:paraId="0B0E5125" w14:textId="77777777" w:rsidR="00D3414D" w:rsidRDefault="00D3414D" w:rsidP="00171765">
            <w:bookmarkStart w:id="615" w:name="OLE_LINK400"/>
            <w:bookmarkStart w:id="616" w:name="OLE_LINK401"/>
            <w:r>
              <w:t>С</w:t>
            </w:r>
            <w:r w:rsidRPr="000F29F3">
              <w:t xml:space="preserve">умма НДС чека по ставке </w:t>
            </w:r>
            <w:r>
              <w:t>20</w:t>
            </w:r>
            <w:r w:rsidRPr="000F29F3">
              <w:t>%</w:t>
            </w:r>
            <w:r>
              <w:t xml:space="preserve">, </w:t>
            </w:r>
            <w:r w:rsidRPr="000F29F3">
              <w:t>1102</w:t>
            </w:r>
            <w:bookmarkEnd w:id="615"/>
            <w:bookmarkEnd w:id="616"/>
          </w:p>
        </w:tc>
        <w:tc>
          <w:tcPr>
            <w:tcW w:w="3118" w:type="dxa"/>
          </w:tcPr>
          <w:p w14:paraId="3F4BA2ED" w14:textId="77777777" w:rsidR="00D3414D" w:rsidRDefault="00D3414D" w:rsidP="00171765">
            <w:pPr>
              <w:rPr>
                <w:rFonts w:cs="Arial"/>
              </w:rPr>
            </w:pPr>
            <w:bookmarkStart w:id="617" w:name="OLE_LINK157"/>
            <w:bookmarkStart w:id="618" w:name="OLE_LINK158"/>
            <w:bookmarkStart w:id="619" w:name="OLE_LINK159"/>
            <w:bookmarkStart w:id="620" w:name="OLE_LINK160"/>
            <w:bookmarkStart w:id="621" w:name="OLE_LINK161"/>
            <w:bookmarkStart w:id="622" w:name="OLE_LINK162"/>
            <w:r>
              <w:rPr>
                <w:rFonts w:cs="Arial"/>
              </w:rPr>
              <w:t>Десятичное число с точностью до 2 символов после точки</w:t>
            </w:r>
            <w:bookmarkEnd w:id="617"/>
            <w:bookmarkEnd w:id="618"/>
            <w:bookmarkEnd w:id="619"/>
            <w:bookmarkEnd w:id="620"/>
            <w:bookmarkEnd w:id="621"/>
            <w:bookmarkEnd w:id="622"/>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77777777" w:rsidR="00D3414D" w:rsidRPr="00EA41AF" w:rsidRDefault="00D3414D" w:rsidP="00171765">
            <w:r>
              <w:rPr>
                <w:lang w:val="en-US"/>
              </w:rPr>
              <w:t>t</w:t>
            </w:r>
            <w:r w:rsidRPr="00ED5962">
              <w:t>ax2Sum</w:t>
            </w:r>
          </w:p>
        </w:tc>
        <w:tc>
          <w:tcPr>
            <w:tcW w:w="5103" w:type="dxa"/>
          </w:tcPr>
          <w:p w14:paraId="5BE296DB" w14:textId="77777777" w:rsidR="00D3414D" w:rsidRDefault="00D3414D" w:rsidP="00171765">
            <w:bookmarkStart w:id="623" w:name="OLE_LINK402"/>
            <w:bookmarkStart w:id="624" w:name="OLE_LINK403"/>
            <w:r>
              <w:t>С</w:t>
            </w:r>
            <w:r w:rsidRPr="00ED5962">
              <w:t>умма НДС чека по ставке 10%</w:t>
            </w:r>
            <w:r>
              <w:t xml:space="preserve">, </w:t>
            </w:r>
            <w:r w:rsidRPr="00ED5962">
              <w:t>1103</w:t>
            </w:r>
            <w:bookmarkEnd w:id="623"/>
            <w:bookmarkEnd w:id="624"/>
          </w:p>
        </w:tc>
        <w:tc>
          <w:tcPr>
            <w:tcW w:w="3118" w:type="dxa"/>
          </w:tcPr>
          <w:p w14:paraId="1EC24247"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77777777" w:rsidR="00D3414D" w:rsidRPr="00EA41AF" w:rsidRDefault="00D3414D" w:rsidP="00171765">
            <w:r>
              <w:rPr>
                <w:lang w:val="en-US"/>
              </w:rPr>
              <w:t>t</w:t>
            </w:r>
            <w:r w:rsidRPr="00ED5962">
              <w:t>ax3Sum</w:t>
            </w:r>
          </w:p>
        </w:tc>
        <w:tc>
          <w:tcPr>
            <w:tcW w:w="5103" w:type="dxa"/>
          </w:tcPr>
          <w:p w14:paraId="4E59BDE9" w14:textId="77777777" w:rsidR="00D3414D" w:rsidRDefault="00D3414D" w:rsidP="00171765">
            <w:bookmarkStart w:id="625" w:name="OLE_LINK404"/>
            <w:bookmarkStart w:id="626" w:name="OLE_LINK405"/>
            <w:r>
              <w:t>С</w:t>
            </w:r>
            <w:r w:rsidRPr="00ED5962">
              <w:t>умма расчета по чеку с НДС по ставке 0%</w:t>
            </w:r>
            <w:r>
              <w:t xml:space="preserve">, </w:t>
            </w:r>
            <w:r w:rsidRPr="00ED5962">
              <w:t>1104</w:t>
            </w:r>
            <w:bookmarkEnd w:id="625"/>
            <w:bookmarkEnd w:id="626"/>
          </w:p>
        </w:tc>
        <w:tc>
          <w:tcPr>
            <w:tcW w:w="3118" w:type="dxa"/>
          </w:tcPr>
          <w:p w14:paraId="63D7737A"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7777777" w:rsidR="00D3414D" w:rsidRPr="00EA41AF" w:rsidRDefault="00D3414D" w:rsidP="00171765">
            <w:r>
              <w:rPr>
                <w:lang w:val="en-US"/>
              </w:rPr>
              <w:t>t</w:t>
            </w:r>
            <w:r w:rsidRPr="00ED5962">
              <w:t>ax4Sum</w:t>
            </w:r>
          </w:p>
        </w:tc>
        <w:tc>
          <w:tcPr>
            <w:tcW w:w="5103" w:type="dxa"/>
          </w:tcPr>
          <w:p w14:paraId="2BF84F3F" w14:textId="77777777" w:rsidR="00D3414D" w:rsidRDefault="00D3414D" w:rsidP="00171765">
            <w:bookmarkStart w:id="627" w:name="OLE_LINK406"/>
            <w:bookmarkStart w:id="628" w:name="OLE_LINK407"/>
            <w:r>
              <w:t>С</w:t>
            </w:r>
            <w:r w:rsidRPr="00ED5962">
              <w:t>умма расчета по чеку без НДС</w:t>
            </w:r>
            <w:r>
              <w:t xml:space="preserve">, </w:t>
            </w:r>
            <w:r w:rsidRPr="00ED5962">
              <w:t>1105</w:t>
            </w:r>
            <w:bookmarkEnd w:id="627"/>
            <w:bookmarkEnd w:id="628"/>
          </w:p>
        </w:tc>
        <w:tc>
          <w:tcPr>
            <w:tcW w:w="3118" w:type="dxa"/>
          </w:tcPr>
          <w:p w14:paraId="7004E273"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77777777" w:rsidR="00D3414D" w:rsidRPr="00EA41AF" w:rsidRDefault="00D3414D" w:rsidP="00171765">
            <w:r>
              <w:rPr>
                <w:lang w:val="en-US"/>
              </w:rPr>
              <w:lastRenderedPageBreak/>
              <w:t>t</w:t>
            </w:r>
            <w:r w:rsidRPr="00ED5962">
              <w:t>ax5Sum</w:t>
            </w:r>
          </w:p>
        </w:tc>
        <w:tc>
          <w:tcPr>
            <w:tcW w:w="5103" w:type="dxa"/>
          </w:tcPr>
          <w:p w14:paraId="1451362C" w14:textId="77777777" w:rsidR="00D3414D" w:rsidRDefault="00D3414D" w:rsidP="00171765">
            <w:bookmarkStart w:id="629" w:name="OLE_LINK408"/>
            <w:bookmarkStart w:id="630" w:name="OLE_LINK409"/>
            <w:r>
              <w:t>С</w:t>
            </w:r>
            <w:r w:rsidRPr="00ED5962">
              <w:t xml:space="preserve">умма НДС чека по </w:t>
            </w:r>
            <w:proofErr w:type="spellStart"/>
            <w:r w:rsidRPr="00ED5962">
              <w:t>расч</w:t>
            </w:r>
            <w:proofErr w:type="spellEnd"/>
            <w:r w:rsidRPr="00ED5962">
              <w:t xml:space="preserve">. ставке </w:t>
            </w:r>
            <w:r>
              <w:t>20</w:t>
            </w:r>
            <w:r w:rsidRPr="00ED5962">
              <w:t>/1</w:t>
            </w:r>
            <w:r>
              <w:t xml:space="preserve">20, </w:t>
            </w:r>
            <w:r w:rsidRPr="00ED5962">
              <w:t>1106</w:t>
            </w:r>
            <w:bookmarkEnd w:id="629"/>
            <w:bookmarkEnd w:id="630"/>
          </w:p>
        </w:tc>
        <w:tc>
          <w:tcPr>
            <w:tcW w:w="3118" w:type="dxa"/>
          </w:tcPr>
          <w:p w14:paraId="0A97E305"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77777777" w:rsidR="00D3414D" w:rsidRPr="00EA41AF" w:rsidRDefault="00D3414D" w:rsidP="00171765">
            <w:r>
              <w:rPr>
                <w:lang w:val="en-US"/>
              </w:rPr>
              <w:t>t</w:t>
            </w:r>
            <w:r w:rsidRPr="00ED5962">
              <w:t>ax6Sum</w:t>
            </w:r>
          </w:p>
        </w:tc>
        <w:tc>
          <w:tcPr>
            <w:tcW w:w="5103" w:type="dxa"/>
          </w:tcPr>
          <w:p w14:paraId="1228098C" w14:textId="77777777" w:rsidR="00D3414D" w:rsidRDefault="00D3414D" w:rsidP="00171765">
            <w:bookmarkStart w:id="631" w:name="OLE_LINK410"/>
            <w:bookmarkStart w:id="632" w:name="OLE_LINK411"/>
            <w:r>
              <w:t>С</w:t>
            </w:r>
            <w:r w:rsidRPr="00ED5962">
              <w:t xml:space="preserve">умма НДС чека по </w:t>
            </w:r>
            <w:proofErr w:type="spellStart"/>
            <w:r w:rsidRPr="00ED5962">
              <w:t>расч</w:t>
            </w:r>
            <w:proofErr w:type="spellEnd"/>
            <w:r w:rsidRPr="00ED5962">
              <w:t>. ставке 10/110</w:t>
            </w:r>
            <w:r>
              <w:t xml:space="preserve">, </w:t>
            </w:r>
            <w:r w:rsidRPr="00ED5962">
              <w:t>1107</w:t>
            </w:r>
            <w:bookmarkEnd w:id="631"/>
            <w:bookmarkEnd w:id="632"/>
          </w:p>
        </w:tc>
        <w:tc>
          <w:tcPr>
            <w:tcW w:w="3118" w:type="dxa"/>
          </w:tcPr>
          <w:p w14:paraId="2502E82C"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7091BF8" w14:textId="5890504B" w:rsidR="00D3414D" w:rsidRDefault="00D3414D" w:rsidP="00171765">
            <w:pPr>
              <w:rPr>
                <w:rFonts w:cs="Arial"/>
              </w:rPr>
            </w:pPr>
          </w:p>
        </w:tc>
      </w:tr>
      <w:tr w:rsidR="00D3414D" w:rsidRPr="008F4F86" w14:paraId="4DE4BCB6" w14:textId="7382D0D5" w:rsidTr="00D3414D">
        <w:tc>
          <w:tcPr>
            <w:tcW w:w="2660" w:type="dxa"/>
          </w:tcPr>
          <w:p w14:paraId="1EFA77B1" w14:textId="77777777" w:rsidR="00D3414D" w:rsidRPr="00EA41AF" w:rsidRDefault="00D3414D" w:rsidP="00171765">
            <w:r>
              <w:rPr>
                <w:lang w:val="en-US"/>
              </w:rPr>
              <w:t>t</w:t>
            </w:r>
            <w:proofErr w:type="spellStart"/>
            <w:r w:rsidRPr="00ED5962">
              <w:t>axationSystem</w:t>
            </w:r>
            <w:proofErr w:type="spellEnd"/>
          </w:p>
        </w:tc>
        <w:tc>
          <w:tcPr>
            <w:tcW w:w="5103" w:type="dxa"/>
          </w:tcPr>
          <w:p w14:paraId="09CE7E12" w14:textId="77777777" w:rsidR="00D3414D" w:rsidRDefault="00D3414D" w:rsidP="00171765">
            <w:bookmarkStart w:id="633" w:name="OLE_LINK412"/>
            <w:bookmarkStart w:id="634" w:name="OLE_LINK413"/>
            <w:r>
              <w:t>Применяемая система налогообложения, 1055:</w:t>
            </w:r>
          </w:p>
          <w:p w14:paraId="51C737ED" w14:textId="77777777" w:rsidR="00D3414D" w:rsidRDefault="00D3414D" w:rsidP="00171765">
            <w:pPr>
              <w:ind w:firstLine="317"/>
            </w:pPr>
            <w:r>
              <w:t>0. Общая</w:t>
            </w:r>
          </w:p>
          <w:p w14:paraId="62B9728F" w14:textId="77777777" w:rsidR="00D3414D" w:rsidRDefault="00D3414D" w:rsidP="00171765">
            <w:pPr>
              <w:ind w:firstLine="317"/>
            </w:pPr>
            <w:r>
              <w:t>1. Упрощенная доход</w:t>
            </w:r>
          </w:p>
          <w:p w14:paraId="7F6CD4A0" w14:textId="77777777" w:rsidR="00D3414D" w:rsidRDefault="00D3414D" w:rsidP="00171765">
            <w:pPr>
              <w:ind w:firstLine="317"/>
            </w:pPr>
            <w:r>
              <w:t>2. Упрощенная доход минус расход</w:t>
            </w:r>
          </w:p>
          <w:p w14:paraId="0D2607EC" w14:textId="77777777" w:rsidR="00D3414D" w:rsidRDefault="00D3414D" w:rsidP="00171765">
            <w:pPr>
              <w:ind w:firstLine="317"/>
            </w:pPr>
            <w:r>
              <w:t>3. Единый налог на вмененный доход</w:t>
            </w:r>
          </w:p>
          <w:p w14:paraId="070A9DB6" w14:textId="77777777" w:rsidR="00D3414D" w:rsidRDefault="00D3414D" w:rsidP="00171765">
            <w:pPr>
              <w:ind w:firstLine="317"/>
            </w:pPr>
            <w:r>
              <w:t>4. Единый сельскохозяйственный налог</w:t>
            </w:r>
          </w:p>
          <w:p w14:paraId="3D5112B4" w14:textId="77777777" w:rsidR="00D3414D" w:rsidRDefault="00D3414D" w:rsidP="00171765">
            <w:r>
              <w:t>5. Патентная система налогообложения</w:t>
            </w:r>
            <w:bookmarkEnd w:id="633"/>
            <w:bookmarkEnd w:id="634"/>
          </w:p>
        </w:tc>
        <w:tc>
          <w:tcPr>
            <w:tcW w:w="3118" w:type="dxa"/>
          </w:tcPr>
          <w:p w14:paraId="6A475715" w14:textId="1F16218E" w:rsidR="00D3414D" w:rsidRDefault="00D3414D" w:rsidP="00D3414D">
            <w:pPr>
              <w:rPr>
                <w:rFonts w:cs="Arial"/>
              </w:rPr>
            </w:pPr>
            <w:r>
              <w:rPr>
                <w:rFonts w:cs="Arial"/>
              </w:rPr>
              <w:t xml:space="preserve">Число. </w:t>
            </w:r>
          </w:p>
        </w:tc>
        <w:tc>
          <w:tcPr>
            <w:tcW w:w="3118" w:type="dxa"/>
          </w:tcPr>
          <w:p w14:paraId="7C92701D" w14:textId="3F448B6A" w:rsidR="00D3414D" w:rsidRDefault="00D3414D" w:rsidP="00171765">
            <w:pPr>
              <w:rPr>
                <w:rFonts w:cs="Arial"/>
              </w:rPr>
            </w:pPr>
            <w:r>
              <w:rPr>
                <w:rFonts w:cs="Arial"/>
              </w:rPr>
              <w:t>Параметр обязательный.</w:t>
            </w:r>
          </w:p>
        </w:tc>
      </w:tr>
      <w:tr w:rsidR="00D3414D" w:rsidRPr="008F4F86" w14:paraId="523D2A4C" w14:textId="18E408BD" w:rsidTr="00D3414D">
        <w:tc>
          <w:tcPr>
            <w:tcW w:w="2660" w:type="dxa"/>
          </w:tcPr>
          <w:p w14:paraId="5B28642A" w14:textId="77777777" w:rsidR="00D3414D" w:rsidRPr="00EA41AF" w:rsidRDefault="00D3414D" w:rsidP="00171765">
            <w:proofErr w:type="spellStart"/>
            <w:r>
              <w:rPr>
                <w:lang w:val="en-US"/>
              </w:rPr>
              <w:t>automatNumber</w:t>
            </w:r>
            <w:proofErr w:type="spellEnd"/>
          </w:p>
        </w:tc>
        <w:tc>
          <w:tcPr>
            <w:tcW w:w="5103" w:type="dxa"/>
          </w:tcPr>
          <w:p w14:paraId="37977520" w14:textId="77777777" w:rsidR="00D3414D" w:rsidRDefault="00D3414D" w:rsidP="00171765">
            <w:pPr>
              <w:ind w:firstLine="317"/>
            </w:pPr>
            <w:r>
              <w:t xml:space="preserve">Номер автомата, </w:t>
            </w:r>
            <w:r w:rsidRPr="00C427A1">
              <w:t>1036</w:t>
            </w:r>
          </w:p>
        </w:tc>
        <w:tc>
          <w:tcPr>
            <w:tcW w:w="3118" w:type="dxa"/>
          </w:tcPr>
          <w:p w14:paraId="48752C9C" w14:textId="77777777" w:rsidR="00D3414D" w:rsidRDefault="00D3414D" w:rsidP="00171765">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7F300C67" w14:textId="621D6B8A" w:rsidR="00D3414D" w:rsidRDefault="00D3414D" w:rsidP="00171765">
            <w:pPr>
              <w:rPr>
                <w:rFonts w:cs="Arial"/>
              </w:rPr>
            </w:pPr>
            <w:r>
              <w:rPr>
                <w:rFonts w:cs="Arial"/>
              </w:rPr>
              <w:t>Параметр обязательный т</w:t>
            </w:r>
            <w:r w:rsidRPr="00D3414D">
              <w:rPr>
                <w:rFonts w:cs="Arial"/>
              </w:rPr>
              <w:t>олько для вендинга и транспорта.</w:t>
            </w:r>
          </w:p>
        </w:tc>
      </w:tr>
      <w:tr w:rsidR="00D3414D" w:rsidRPr="008F4F86" w14:paraId="06B36381" w14:textId="7158D223" w:rsidTr="00D3414D">
        <w:tc>
          <w:tcPr>
            <w:tcW w:w="2660" w:type="dxa"/>
          </w:tcPr>
          <w:p w14:paraId="0F8C8658" w14:textId="77777777" w:rsidR="00D3414D" w:rsidRDefault="00D3414D" w:rsidP="00171765">
            <w:pPr>
              <w:rPr>
                <w:lang w:val="en-US"/>
              </w:rPr>
            </w:pPr>
            <w:proofErr w:type="spellStart"/>
            <w:r>
              <w:rPr>
                <w:lang w:val="en-US"/>
              </w:rPr>
              <w:t>settlementAddress</w:t>
            </w:r>
            <w:proofErr w:type="spellEnd"/>
          </w:p>
        </w:tc>
        <w:tc>
          <w:tcPr>
            <w:tcW w:w="5103" w:type="dxa"/>
          </w:tcPr>
          <w:p w14:paraId="1D0AA48E" w14:textId="77777777" w:rsidR="00D3414D" w:rsidRDefault="00D3414D" w:rsidP="00171765">
            <w:r>
              <w:t>А</w:t>
            </w:r>
            <w:r w:rsidRPr="00C427A1">
              <w:t>дрес расчетов</w:t>
            </w:r>
            <w:r>
              <w:t>, 1009</w:t>
            </w:r>
          </w:p>
        </w:tc>
        <w:tc>
          <w:tcPr>
            <w:tcW w:w="3118" w:type="dxa"/>
          </w:tcPr>
          <w:p w14:paraId="3C57931C" w14:textId="77777777" w:rsidR="00D3414D" w:rsidRPr="001B2CA7" w:rsidRDefault="00D3414D"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77827954" w14:textId="075126D2" w:rsidR="00D3414D" w:rsidRDefault="00D3414D" w:rsidP="00171765">
            <w:pPr>
              <w:rPr>
                <w:rFonts w:cs="Arial"/>
              </w:rPr>
            </w:pPr>
            <w:r>
              <w:rPr>
                <w:rFonts w:cs="Arial"/>
              </w:rPr>
              <w:t>Параметр обязательный т</w:t>
            </w:r>
            <w:r w:rsidRPr="00D3414D">
              <w:rPr>
                <w:rFonts w:cs="Arial"/>
              </w:rPr>
              <w:t>олько для вендинга и транспорта.</w:t>
            </w:r>
          </w:p>
        </w:tc>
      </w:tr>
      <w:tr w:rsidR="00D3414D" w:rsidRPr="008F4F86" w14:paraId="19ED43C5" w14:textId="63758C04" w:rsidTr="00D3414D">
        <w:tc>
          <w:tcPr>
            <w:tcW w:w="2660" w:type="dxa"/>
          </w:tcPr>
          <w:p w14:paraId="2AFD0689" w14:textId="77777777" w:rsidR="00D3414D" w:rsidRPr="001B2CA7" w:rsidRDefault="00D3414D" w:rsidP="00171765">
            <w:proofErr w:type="spellStart"/>
            <w:r>
              <w:rPr>
                <w:lang w:val="en-US"/>
              </w:rPr>
              <w:t>settlementPlace</w:t>
            </w:r>
            <w:proofErr w:type="spellEnd"/>
          </w:p>
        </w:tc>
        <w:tc>
          <w:tcPr>
            <w:tcW w:w="5103" w:type="dxa"/>
          </w:tcPr>
          <w:p w14:paraId="47F071DD" w14:textId="77777777" w:rsidR="00D3414D" w:rsidRDefault="00D3414D" w:rsidP="00171765">
            <w:r>
              <w:t>Место расчетов, 1187</w:t>
            </w:r>
          </w:p>
        </w:tc>
        <w:tc>
          <w:tcPr>
            <w:tcW w:w="3118" w:type="dxa"/>
          </w:tcPr>
          <w:p w14:paraId="6E4CF8AF" w14:textId="77777777" w:rsidR="00D3414D" w:rsidRDefault="00D3414D"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2F896313" w14:textId="0BD25511" w:rsidR="00D3414D" w:rsidRDefault="00D3414D" w:rsidP="00171765">
            <w:pPr>
              <w:rPr>
                <w:rFonts w:cs="Arial"/>
              </w:rPr>
            </w:pPr>
            <w:r>
              <w:rPr>
                <w:rFonts w:cs="Arial"/>
              </w:rPr>
              <w:t>Параметр обязательный т</w:t>
            </w:r>
            <w:r w:rsidRPr="00D3414D">
              <w:rPr>
                <w:rFonts w:cs="Arial"/>
              </w:rPr>
              <w:t>олько для вендинга и транспорта.</w:t>
            </w:r>
          </w:p>
        </w:tc>
      </w:tr>
    </w:tbl>
    <w:p w14:paraId="5FADEEBB" w14:textId="77777777" w:rsidR="00171765" w:rsidRDefault="00171765" w:rsidP="00171765"/>
    <w:p w14:paraId="2EAC57CC" w14:textId="77777777" w:rsidR="00171765" w:rsidRDefault="00171765" w:rsidP="00171765">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349E3E62"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35CC0DF1" w14:textId="77777777" w:rsidR="00171765" w:rsidRDefault="00171765" w:rsidP="00171765">
      <w:pPr>
        <w:pStyle w:val="ac"/>
        <w:numPr>
          <w:ilvl w:val="0"/>
          <w:numId w:val="2"/>
        </w:numPr>
        <w:spacing w:after="0" w:line="240" w:lineRule="auto"/>
      </w:pPr>
      <w:r w:rsidRPr="00E02F83">
        <w:lastRenderedPageBreak/>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35" w:name="_Toc507539864"/>
      <w:bookmarkStart w:id="636" w:name="_Toc27489470"/>
      <w:bookmarkStart w:id="637" w:name="_Toc63432916"/>
      <w:bookmarkStart w:id="638" w:name="_Toc80026495"/>
      <w:r>
        <w:t>2.3.</w:t>
      </w:r>
      <w:r w:rsidRPr="005560E2">
        <w:t>2</w:t>
      </w:r>
      <w:r>
        <w:t xml:space="preserve"> Тело ответа с ошибками обработки запроса</w:t>
      </w:r>
      <w:bookmarkEnd w:id="635"/>
      <w:bookmarkEnd w:id="636"/>
      <w:bookmarkEnd w:id="637"/>
      <w:bookmarkEnd w:id="638"/>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Массив ошибок обработки запроса</w:t>
            </w:r>
          </w:p>
        </w:tc>
        <w:tc>
          <w:tcPr>
            <w:tcW w:w="3320" w:type="dxa"/>
          </w:tcPr>
          <w:p w14:paraId="3758A5BC" w14:textId="77777777" w:rsidR="00171765" w:rsidRDefault="00171765" w:rsidP="00171765">
            <w:pPr>
              <w:rPr>
                <w:rFonts w:cs="Arial"/>
              </w:rPr>
            </w:pPr>
            <w:r>
              <w:rPr>
                <w:rFonts w:cs="Arial"/>
              </w:rPr>
              <w:t>Массив строк</w:t>
            </w:r>
          </w:p>
        </w:tc>
      </w:tr>
    </w:tbl>
    <w:p w14:paraId="0DFD9148" w14:textId="77777777" w:rsidR="00171765" w:rsidRDefault="00171765" w:rsidP="00171765"/>
    <w:p w14:paraId="53BB3C64" w14:textId="77777777" w:rsidR="00171765" w:rsidRPr="007973EC" w:rsidRDefault="00171765" w:rsidP="00171765">
      <w:pPr>
        <w:rPr>
          <w:lang w:val="en-US"/>
        </w:rPr>
      </w:pPr>
      <w:r>
        <w:t>Пример</w:t>
      </w:r>
      <w:r w:rsidRPr="007973EC">
        <w:rPr>
          <w:lang w:val="en-US"/>
        </w:rPr>
        <w:t xml:space="preserve"> </w:t>
      </w:r>
      <w:r>
        <w:t>запроса</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"id"</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"12345678990"</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"inn"</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"123456789012"</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"group"</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"Main"</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"content"</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correctionType</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"type"</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causeDocumentDate</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"2017-08-10T00:00:00"</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causeDocumentNumber</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w:t>
      </w:r>
      <w:r w:rsidRPr="007973EC">
        <w:rPr>
          <w:rFonts w:ascii="Consolas" w:hAnsi="Consolas" w:cs="Consolas"/>
          <w:color w:val="DFAF8F"/>
          <w:sz w:val="18"/>
          <w:szCs w:val="18"/>
        </w:rPr>
        <w:t>ФЗ</w:t>
      </w:r>
      <w:r w:rsidRPr="007973EC">
        <w:rPr>
          <w:rFonts w:ascii="Consolas" w:hAnsi="Consolas" w:cs="Consolas"/>
          <w:color w:val="DFAF8F"/>
          <w:sz w:val="18"/>
          <w:szCs w:val="18"/>
          <w:lang w:val="en-US"/>
        </w:rPr>
        <w:t>-54"</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totalSum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17.25</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cashSum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1.23</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eCashSum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prepaymentSum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5.67</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postpaymentSum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4.56</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otherPaymentTypeSum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3.45</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1.34</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3.34</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4.34</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5.34</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w:t>
      </w:r>
      <w:proofErr w:type="spellStart"/>
      <w:r w:rsidRPr="00966FB4">
        <w:rPr>
          <w:rFonts w:ascii="Consolas" w:hAnsi="Consolas" w:cs="Consolas"/>
          <w:color w:val="8ACCCF"/>
          <w:sz w:val="18"/>
          <w:szCs w:val="18"/>
          <w:lang w:val="en-US"/>
        </w:rPr>
        <w:t>automatNumber</w:t>
      </w:r>
      <w:proofErr w:type="spellEnd"/>
      <w:r w:rsidRPr="00966FB4">
        <w:rPr>
          <w:rFonts w:ascii="Consolas" w:hAnsi="Consolas" w:cs="Consolas"/>
          <w:color w:val="8ACCCF"/>
          <w:sz w:val="18"/>
          <w:szCs w:val="18"/>
          <w:lang w:val="en-US"/>
        </w:rPr>
        <w:t>"</w:t>
      </w:r>
      <w:r w:rsidRPr="00966FB4">
        <w:rPr>
          <w:rFonts w:ascii="Consolas" w:hAnsi="Consolas" w:cs="Consolas"/>
          <w:color w:val="DFDFBF"/>
          <w:sz w:val="18"/>
          <w:szCs w:val="18"/>
          <w:lang w:val="en-US"/>
        </w:rPr>
        <w:t>: </w:t>
      </w:r>
      <w:r w:rsidRPr="00966FB4">
        <w:rPr>
          <w:rFonts w:ascii="Consolas" w:hAnsi="Consolas" w:cs="Consolas"/>
          <w:color w:val="DFAF8F"/>
          <w:sz w:val="18"/>
          <w:szCs w:val="18"/>
          <w:lang w:val="en-US"/>
        </w:rPr>
        <w:t>"123456789"</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lang w:val="en-US"/>
        </w:rPr>
        <w:t>settlementPlace</w:t>
      </w:r>
      <w:proofErr w:type="spellEnd"/>
      <w:r w:rsidRPr="009D1FE4">
        <w:rPr>
          <w:rFonts w:ascii="Consolas" w:eastAsia="Times New Roman" w:hAnsi="Consolas" w:cs="Consolas"/>
          <w:color w:val="8ACCCF"/>
          <w:sz w:val="18"/>
          <w:szCs w:val="18"/>
        </w:rPr>
        <w:t>"</w:t>
      </w:r>
      <w:r w:rsidRPr="009D1FE4">
        <w:rPr>
          <w:rFonts w:ascii="Consolas" w:eastAsia="Times New Roman" w:hAnsi="Consolas" w:cs="Consolas"/>
          <w:color w:val="DFDFBF"/>
          <w:sz w:val="18"/>
          <w:szCs w:val="18"/>
        </w:rPr>
        <w:t>:</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№6"</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Pr="009D1FE4" w:rsidRDefault="00171765" w:rsidP="00171765"/>
    <w:p w14:paraId="34DB747C" w14:textId="77777777" w:rsidR="00171765" w:rsidRPr="009D1FE4" w:rsidRDefault="00171765" w:rsidP="00171765">
      <w:r>
        <w:lastRenderedPageBreak/>
        <w:t>Пример</w:t>
      </w:r>
      <w:r w:rsidRPr="009D1FE4">
        <w:t xml:space="preserve"> </w:t>
      </w:r>
      <w:r>
        <w:t>ответа</w:t>
      </w:r>
      <w:r w:rsidRPr="009D1FE4">
        <w:t xml:space="preserve"> </w:t>
      </w:r>
      <w:r>
        <w:t>с</w:t>
      </w:r>
      <w:r w:rsidRPr="009D1FE4">
        <w:t xml:space="preserve"> </w:t>
      </w:r>
      <w:r>
        <w:t>ошибкой</w:t>
      </w:r>
      <w:r w:rsidRPr="009D1FE4">
        <w:t>:</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9" w:name="_Toc507539865"/>
      <w:bookmarkStart w:id="640" w:name="_Toc27489471"/>
      <w:bookmarkStart w:id="641" w:name="_Toc63432917"/>
      <w:bookmarkStart w:id="642" w:name="_Toc80026496"/>
      <w:r>
        <w:lastRenderedPageBreak/>
        <w:t>2.4 Состояние чека</w:t>
      </w:r>
      <w:r w:rsidRPr="005E0AA8">
        <w:t xml:space="preserve"> </w:t>
      </w:r>
      <w:r>
        <w:t>коррекции</w:t>
      </w:r>
      <w:bookmarkEnd w:id="639"/>
      <w:bookmarkEnd w:id="640"/>
      <w:bookmarkEnd w:id="641"/>
      <w:bookmarkEnd w:id="642"/>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corrections/{inn}/status/{</w:t>
      </w:r>
      <w:proofErr w:type="spellStart"/>
      <w:r>
        <w:rPr>
          <w:rFonts w:cs="Arial"/>
          <w:b/>
          <w:lang w:val="en-US"/>
        </w:rPr>
        <w:t>document_id</w:t>
      </w:r>
      <w:proofErr w:type="spellEnd"/>
      <w:r>
        <w:rPr>
          <w:rFonts w:cs="Arial"/>
          <w:b/>
          <w:lang w:val="en-US"/>
        </w:rPr>
        <w:t>}</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36BAA2C"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6C9B6768" w14:textId="77777777" w:rsidR="00171765" w:rsidRDefault="00171765" w:rsidP="00171765">
      <w:pPr>
        <w:rPr>
          <w:rFonts w:cs="Arial"/>
        </w:rPr>
      </w:pPr>
    </w:p>
    <w:p w14:paraId="20DAEA35"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5EB7FD9" w14:textId="77777777" w:rsidR="00171765" w:rsidRDefault="00171765" w:rsidP="00171765">
      <w:pPr>
        <w:pStyle w:val="ac"/>
        <w:numPr>
          <w:ilvl w:val="0"/>
          <w:numId w:val="2"/>
        </w:numPr>
        <w:spacing w:after="0" w:line="240" w:lineRule="auto"/>
      </w:pPr>
      <w:bookmarkStart w:id="643" w:name="OLE_LINK111"/>
      <w:bookmarkStart w:id="644" w:name="OLE_LINK112"/>
      <w:bookmarkStart w:id="645" w:name="OLE_LINK113"/>
      <w:bookmarkStart w:id="646" w:name="OLE_LINK106"/>
      <w:bookmarkStart w:id="647" w:name="OLE_LINK107"/>
      <w:r w:rsidRPr="00E02F83">
        <w:t>40</w:t>
      </w:r>
      <w:r>
        <w:t xml:space="preserve">0 </w:t>
      </w:r>
      <w:r>
        <w:rPr>
          <w:lang w:val="en-US"/>
        </w:rPr>
        <w:t>Bad</w:t>
      </w:r>
      <w:r w:rsidRPr="00C42DB2">
        <w:t xml:space="preserve"> </w:t>
      </w:r>
      <w:r>
        <w:rPr>
          <w:lang w:val="en-US"/>
        </w:rPr>
        <w:t>Request</w:t>
      </w:r>
      <w:bookmarkEnd w:id="643"/>
      <w:bookmarkEnd w:id="644"/>
      <w:bookmarkEnd w:id="645"/>
      <w:r w:rsidRPr="00425254">
        <w:t xml:space="preserve"> </w:t>
      </w:r>
      <w:bookmarkEnd w:id="646"/>
      <w:bookmarkEnd w:id="647"/>
      <w:r w:rsidRPr="00197C7F">
        <w:t>–</w:t>
      </w:r>
      <w:r>
        <w:t xml:space="preserve"> организация не найдена, чек с указанным идентификатором не найден</w:t>
      </w:r>
    </w:p>
    <w:p w14:paraId="36944CC6"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2521075"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77777777" w:rsidR="00171765" w:rsidRDefault="00171765" w:rsidP="00171765">
      <w:pPr>
        <w:pStyle w:val="3"/>
      </w:pPr>
      <w:bookmarkStart w:id="648" w:name="_Toc507539866"/>
      <w:bookmarkStart w:id="649" w:name="_Toc27489472"/>
      <w:bookmarkStart w:id="650" w:name="_Toc63432918"/>
      <w:bookmarkStart w:id="651" w:name="_Toc80026497"/>
      <w:r>
        <w:rPr>
          <w:lang w:val="en-US"/>
        </w:rPr>
        <w:t>2.</w:t>
      </w:r>
      <w:r>
        <w:t>4</w:t>
      </w:r>
      <w:r>
        <w:rPr>
          <w:lang w:val="en-US"/>
        </w:rPr>
        <w:t xml:space="preserve">.1 </w:t>
      </w:r>
      <w:r>
        <w:t>Тело ответа</w:t>
      </w:r>
      <w:bookmarkEnd w:id="648"/>
      <w:bookmarkEnd w:id="649"/>
      <w:bookmarkEnd w:id="650"/>
      <w:bookmarkEnd w:id="651"/>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Идентификатор документа</w:t>
            </w:r>
          </w:p>
        </w:tc>
        <w:tc>
          <w:tcPr>
            <w:tcW w:w="2979" w:type="dxa"/>
          </w:tcPr>
          <w:p w14:paraId="0F88D82D"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4CA6B002" w14:textId="77777777" w:rsidTr="00171765">
        <w:tc>
          <w:tcPr>
            <w:tcW w:w="2465" w:type="dxa"/>
          </w:tcPr>
          <w:p w14:paraId="37EE9E2D"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5836F4F8" w14:textId="77777777" w:rsidR="00171765" w:rsidRPr="00D71290" w:rsidRDefault="00171765" w:rsidP="00171765">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F60B904" w14:textId="77777777" w:rsidR="00171765" w:rsidRDefault="00171765" w:rsidP="00171765">
            <w:pPr>
              <w:rPr>
                <w:rFonts w:cs="Arial"/>
              </w:rPr>
            </w:pPr>
            <w:r>
              <w:rPr>
                <w:rFonts w:cs="Arial"/>
              </w:rPr>
              <w:t>Строка до 20 символов</w:t>
            </w:r>
          </w:p>
        </w:tc>
      </w:tr>
      <w:tr w:rsidR="00171765" w:rsidRPr="008F4F86" w14:paraId="23B08803" w14:textId="77777777" w:rsidTr="00171765">
        <w:tc>
          <w:tcPr>
            <w:tcW w:w="2465" w:type="dxa"/>
          </w:tcPr>
          <w:p w14:paraId="31BB2999"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7437A97F" w14:textId="77777777" w:rsidR="00171765" w:rsidRDefault="00171765" w:rsidP="00171765">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166E61F4" w14:textId="77777777" w:rsidR="00171765" w:rsidRDefault="00171765" w:rsidP="00171765">
            <w:pPr>
              <w:rPr>
                <w:rFonts w:cs="Arial"/>
              </w:rPr>
            </w:pPr>
            <w:r>
              <w:rPr>
                <w:rFonts w:cs="Arial"/>
              </w:rPr>
              <w:t>Строка до 20 символов</w:t>
            </w:r>
          </w:p>
        </w:tc>
      </w:tr>
      <w:tr w:rsidR="00171765" w:rsidRPr="008F4F86" w14:paraId="2BEE3024" w14:textId="77777777" w:rsidTr="00171765">
        <w:tc>
          <w:tcPr>
            <w:tcW w:w="2465" w:type="dxa"/>
          </w:tcPr>
          <w:p w14:paraId="465EA1AC"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76D215F" w14:textId="77777777" w:rsidR="00171765" w:rsidRDefault="00171765" w:rsidP="00171765">
            <w:pPr>
              <w:rPr>
                <w:rFonts w:cs="Arial"/>
              </w:rPr>
            </w:pPr>
            <w:r>
              <w:rPr>
                <w:rFonts w:cs="Arial"/>
              </w:rPr>
              <w:t>Номер фискального накопителя</w:t>
            </w:r>
          </w:p>
        </w:tc>
        <w:tc>
          <w:tcPr>
            <w:tcW w:w="2979" w:type="dxa"/>
          </w:tcPr>
          <w:p w14:paraId="70A603D7" w14:textId="77777777" w:rsidR="00171765" w:rsidRDefault="00171765" w:rsidP="00171765">
            <w:pPr>
              <w:rPr>
                <w:rFonts w:cs="Arial"/>
              </w:rPr>
            </w:pPr>
            <w:r>
              <w:rPr>
                <w:rFonts w:cs="Arial"/>
              </w:rPr>
              <w:t>Строка 16 символов</w:t>
            </w:r>
          </w:p>
        </w:tc>
      </w:tr>
      <w:tr w:rsidR="00171765" w:rsidRPr="008F4F86" w14:paraId="171FEDA3" w14:textId="77777777" w:rsidTr="00171765">
        <w:tc>
          <w:tcPr>
            <w:tcW w:w="2465" w:type="dxa"/>
          </w:tcPr>
          <w:p w14:paraId="6BB9913E"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4905F241" w14:textId="77777777" w:rsidR="00171765" w:rsidRPr="00D71290" w:rsidRDefault="00171765" w:rsidP="00171765">
            <w:pPr>
              <w:rPr>
                <w:rFonts w:cs="Arial"/>
              </w:rPr>
            </w:pPr>
            <w:r>
              <w:rPr>
                <w:rFonts w:cs="Arial"/>
              </w:rPr>
              <w:t>Наименование ОФД</w:t>
            </w:r>
          </w:p>
        </w:tc>
        <w:tc>
          <w:tcPr>
            <w:tcW w:w="2979" w:type="dxa"/>
          </w:tcPr>
          <w:p w14:paraId="042B95D6" w14:textId="77777777" w:rsidR="00171765" w:rsidRDefault="00171765" w:rsidP="00171765">
            <w:pPr>
              <w:rPr>
                <w:rFonts w:cs="Arial"/>
              </w:rPr>
            </w:pPr>
            <w:r>
              <w:rPr>
                <w:rFonts w:cs="Arial"/>
              </w:rPr>
              <w:t>Строка до 256 символов</w:t>
            </w:r>
          </w:p>
        </w:tc>
      </w:tr>
      <w:tr w:rsidR="00171765" w:rsidRPr="008F4F86" w14:paraId="0A3313F3" w14:textId="77777777" w:rsidTr="00171765">
        <w:tc>
          <w:tcPr>
            <w:tcW w:w="2465" w:type="dxa"/>
          </w:tcPr>
          <w:p w14:paraId="3EEC5736"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BDA9A06"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5C537EC4" w14:textId="6EB4CD7D" w:rsidR="00171765" w:rsidRDefault="0085578E" w:rsidP="00171765">
            <w:pPr>
              <w:rPr>
                <w:rFonts w:cs="Arial"/>
              </w:rPr>
            </w:pPr>
            <w:r>
              <w:rPr>
                <w:rFonts w:cs="Arial"/>
              </w:rPr>
              <w:t>Строка до 58</w:t>
            </w:r>
            <w:r w:rsidR="00171765">
              <w:rPr>
                <w:rFonts w:cs="Arial"/>
              </w:rPr>
              <w:t xml:space="preserve"> символов</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ИНН ОФД</w:t>
            </w:r>
          </w:p>
        </w:tc>
        <w:tc>
          <w:tcPr>
            <w:tcW w:w="2979" w:type="dxa"/>
          </w:tcPr>
          <w:p w14:paraId="32A93763" w14:textId="77777777" w:rsidR="00171765" w:rsidRDefault="00171765" w:rsidP="00171765">
            <w:pPr>
              <w:rPr>
                <w:rFonts w:cs="Arial"/>
              </w:rPr>
            </w:pPr>
            <w:r>
              <w:rPr>
                <w:rFonts w:cs="Arial"/>
              </w:rPr>
              <w:t>Строка 12 символов</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0368F3DC" w14:textId="77777777" w:rsidR="00171765" w:rsidRDefault="00171765" w:rsidP="00171765">
            <w:pPr>
              <w:rPr>
                <w:rFonts w:cs="Arial"/>
              </w:rPr>
            </w:pPr>
            <w:r>
              <w:rPr>
                <w:rFonts w:cs="Arial"/>
              </w:rPr>
              <w:t>Строка до 256 символов</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ИНН пользователя</w:t>
            </w:r>
          </w:p>
        </w:tc>
        <w:tc>
          <w:tcPr>
            <w:tcW w:w="2979" w:type="dxa"/>
          </w:tcPr>
          <w:p w14:paraId="2FA30B72" w14:textId="77777777" w:rsidR="00171765" w:rsidRDefault="00171765" w:rsidP="00171765">
            <w:pPr>
              <w:rPr>
                <w:rFonts w:cs="Arial"/>
              </w:rPr>
            </w:pPr>
            <w:r>
              <w:rPr>
                <w:rFonts w:cs="Arial"/>
              </w:rPr>
              <w:t>Строка 12 символов</w:t>
            </w:r>
          </w:p>
        </w:tc>
      </w:tr>
      <w:tr w:rsidR="00171765" w:rsidRPr="008F4F86" w14:paraId="5EC1299E" w14:textId="77777777" w:rsidTr="00171765">
        <w:tc>
          <w:tcPr>
            <w:tcW w:w="2465" w:type="dxa"/>
          </w:tcPr>
          <w:p w14:paraId="61D8022E" w14:textId="77777777" w:rsidR="00171765" w:rsidRPr="009E5A50" w:rsidRDefault="00171765" w:rsidP="00171765">
            <w:pPr>
              <w:rPr>
                <w:rFonts w:cs="Arial"/>
              </w:rPr>
            </w:pPr>
            <w:r>
              <w:rPr>
                <w:rFonts w:cs="Arial"/>
                <w:lang w:val="en-US"/>
              </w:rPr>
              <w:lastRenderedPageBreak/>
              <w:t>c</w:t>
            </w:r>
            <w:proofErr w:type="spellStart"/>
            <w:r w:rsidRPr="009E5A50">
              <w:rPr>
                <w:rFonts w:cs="Arial"/>
              </w:rPr>
              <w:t>ompanyName</w:t>
            </w:r>
            <w:proofErr w:type="spellEnd"/>
          </w:p>
        </w:tc>
        <w:tc>
          <w:tcPr>
            <w:tcW w:w="4839" w:type="dxa"/>
          </w:tcPr>
          <w:p w14:paraId="36D88849" w14:textId="77777777" w:rsidR="00171765" w:rsidRPr="009E5A50" w:rsidRDefault="00171765" w:rsidP="00171765">
            <w:pPr>
              <w:rPr>
                <w:rFonts w:cs="Arial"/>
              </w:rPr>
            </w:pPr>
            <w:r>
              <w:rPr>
                <w:rFonts w:cs="Arial"/>
              </w:rPr>
              <w:t>Наименование пользователя</w:t>
            </w:r>
          </w:p>
        </w:tc>
        <w:tc>
          <w:tcPr>
            <w:tcW w:w="2979" w:type="dxa"/>
          </w:tcPr>
          <w:p w14:paraId="2BF12FBD" w14:textId="77777777" w:rsidR="00171765" w:rsidRDefault="00171765" w:rsidP="00171765">
            <w:pPr>
              <w:rPr>
                <w:rFonts w:cs="Arial"/>
              </w:rPr>
            </w:pPr>
            <w:r>
              <w:rPr>
                <w:rFonts w:cs="Arial"/>
              </w:rPr>
              <w:t>Строка до 256 символов</w:t>
            </w:r>
          </w:p>
        </w:tc>
      </w:tr>
      <w:tr w:rsidR="00171765" w:rsidRPr="008F4F86" w14:paraId="5D2FFE73" w14:textId="77777777" w:rsidTr="00171765">
        <w:tc>
          <w:tcPr>
            <w:tcW w:w="2465" w:type="dxa"/>
          </w:tcPr>
          <w:p w14:paraId="336688F0"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7FA0204C" w14:textId="77777777" w:rsidR="00171765" w:rsidRDefault="00171765" w:rsidP="00171765">
            <w:pPr>
              <w:rPr>
                <w:rFonts w:cs="Arial"/>
              </w:rPr>
            </w:pPr>
            <w:r w:rsidRPr="00CE2490">
              <w:rPr>
                <w:rFonts w:cs="Arial"/>
              </w:rPr>
              <w:t>Номер ФД</w:t>
            </w:r>
          </w:p>
        </w:tc>
        <w:tc>
          <w:tcPr>
            <w:tcW w:w="2979" w:type="dxa"/>
          </w:tcPr>
          <w:p w14:paraId="3D03FDE5" w14:textId="77777777" w:rsidR="00171765" w:rsidRDefault="00171765" w:rsidP="00171765">
            <w:pPr>
              <w:rPr>
                <w:rFonts w:cs="Arial"/>
              </w:rPr>
            </w:pPr>
            <w:r>
              <w:rPr>
                <w:rFonts w:cs="Arial"/>
              </w:rPr>
              <w:t>Число</w:t>
            </w:r>
          </w:p>
        </w:tc>
      </w:tr>
      <w:tr w:rsidR="00171765" w:rsidRPr="008F4F86" w14:paraId="5CB196F5" w14:textId="77777777" w:rsidTr="00171765">
        <w:tc>
          <w:tcPr>
            <w:tcW w:w="2465" w:type="dxa"/>
          </w:tcPr>
          <w:p w14:paraId="15416DD4"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0A1F0EA6" w14:textId="77777777" w:rsidR="00171765" w:rsidRDefault="00171765" w:rsidP="00171765">
            <w:pPr>
              <w:rPr>
                <w:rFonts w:cs="Arial"/>
              </w:rPr>
            </w:pPr>
            <w:r>
              <w:rPr>
                <w:rFonts w:cs="Arial"/>
              </w:rPr>
              <w:t>Номер смены</w:t>
            </w:r>
          </w:p>
        </w:tc>
        <w:tc>
          <w:tcPr>
            <w:tcW w:w="2979" w:type="dxa"/>
          </w:tcPr>
          <w:p w14:paraId="6481A55C" w14:textId="77777777" w:rsidR="00171765" w:rsidRDefault="00171765" w:rsidP="00171765">
            <w:pPr>
              <w:rPr>
                <w:rFonts w:cs="Arial"/>
              </w:rPr>
            </w:pPr>
            <w:r>
              <w:rPr>
                <w:rFonts w:cs="Arial"/>
              </w:rPr>
              <w:t>Число</w:t>
            </w:r>
          </w:p>
        </w:tc>
      </w:tr>
      <w:tr w:rsidR="00171765" w:rsidRPr="008F4F86" w14:paraId="207397AF" w14:textId="77777777" w:rsidTr="00171765">
        <w:tc>
          <w:tcPr>
            <w:tcW w:w="2465" w:type="dxa"/>
          </w:tcPr>
          <w:p w14:paraId="23F91B5C"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Номер чека за смену</w:t>
            </w:r>
          </w:p>
        </w:tc>
        <w:tc>
          <w:tcPr>
            <w:tcW w:w="2979" w:type="dxa"/>
          </w:tcPr>
          <w:p w14:paraId="2F6DC036" w14:textId="77777777" w:rsidR="00171765" w:rsidRPr="00CE2490" w:rsidRDefault="00171765" w:rsidP="00171765">
            <w:pPr>
              <w:rPr>
                <w:rFonts w:cs="Arial"/>
              </w:rPr>
            </w:pPr>
            <w:r>
              <w:rPr>
                <w:rFonts w:cs="Arial"/>
              </w:rPr>
              <w:t>Число</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2BF65523" w14:textId="77777777" w:rsidR="00171765" w:rsidRDefault="00171765" w:rsidP="00171765">
            <w:pPr>
              <w:rPr>
                <w:rFonts w:cs="Arial"/>
              </w:rPr>
            </w:pPr>
            <w:bookmarkStart w:id="652" w:name="OLE_LINK116"/>
            <w:bookmarkStart w:id="653" w:name="OLE_LINK117"/>
            <w:bookmarkStart w:id="654" w:name="OLE_LINK118"/>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bookmarkEnd w:id="652"/>
            <w:bookmarkEnd w:id="653"/>
            <w:bookmarkEnd w:id="654"/>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Содержимое документа</w:t>
            </w:r>
          </w:p>
        </w:tc>
        <w:tc>
          <w:tcPr>
            <w:tcW w:w="2979" w:type="dxa"/>
          </w:tcPr>
          <w:p w14:paraId="51A07975" w14:textId="341A1863" w:rsidR="00171765" w:rsidRPr="00525F22" w:rsidRDefault="0085578E" w:rsidP="00171765">
            <w:pPr>
              <w:rPr>
                <w:rFonts w:cs="Arial"/>
              </w:rPr>
            </w:pPr>
            <w:r>
              <w:rPr>
                <w:rFonts w:cs="Arial"/>
              </w:rPr>
              <w:t>Структура п.2.3</w:t>
            </w:r>
            <w:r w:rsidR="00171765">
              <w:rPr>
                <w:rFonts w:cs="Arial"/>
              </w:rPr>
              <w:t>.1.1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Фискальный признак</w:t>
            </w:r>
          </w:p>
        </w:tc>
        <w:tc>
          <w:tcPr>
            <w:tcW w:w="2979" w:type="dxa"/>
          </w:tcPr>
          <w:p w14:paraId="42E6931F"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4BFA3AC6"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Метаданные запроса</w:t>
            </w:r>
          </w:p>
        </w:tc>
        <w:tc>
          <w:tcPr>
            <w:tcW w:w="2979" w:type="dxa"/>
          </w:tcPr>
          <w:p w14:paraId="1C8448EA" w14:textId="53434812" w:rsidR="00377149" w:rsidRDefault="00377149" w:rsidP="00377149">
            <w:pPr>
              <w:rPr>
                <w:rFonts w:cs="Arial"/>
              </w:rPr>
            </w:pPr>
            <w:r>
              <w:rPr>
                <w:rFonts w:cs="Arial"/>
              </w:rPr>
              <w:t xml:space="preserve">Строка от 1 до 128 символов или </w:t>
            </w:r>
            <w:r>
              <w:rPr>
                <w:rFonts w:cs="Arial"/>
                <w:lang w:val="en-US"/>
              </w:rPr>
              <w:t>null</w:t>
            </w:r>
          </w:p>
        </w:tc>
      </w:tr>
    </w:tbl>
    <w:p w14:paraId="7270A013" w14:textId="77777777" w:rsidR="00171765" w:rsidRDefault="00171765" w:rsidP="00171765">
      <w:pPr>
        <w:rPr>
          <w:rFonts w:cs="Arial"/>
        </w:rPr>
      </w:pPr>
    </w:p>
    <w:p w14:paraId="65B9E53F" w14:textId="77777777" w:rsidR="00171765" w:rsidRPr="00CF1D55" w:rsidRDefault="00171765" w:rsidP="00171765">
      <w:pPr>
        <w:rPr>
          <w:lang w:val="en-US"/>
        </w:rPr>
      </w:pPr>
      <w:bookmarkStart w:id="655" w:name="_Hlk77695558"/>
      <w:r w:rsidRPr="00817738">
        <w:t>Пример</w:t>
      </w:r>
      <w:r w:rsidRPr="00CF1D55">
        <w:rPr>
          <w:lang w:val="en-US"/>
        </w:rPr>
        <w:t xml:space="preserve"> </w:t>
      </w:r>
      <w:r>
        <w:t>ответа</w:t>
      </w:r>
      <w:r w:rsidRPr="00CF1D55">
        <w:rPr>
          <w:lang w:val="en-US"/>
        </w:rPr>
        <w:t>:</w:t>
      </w:r>
    </w:p>
    <w:p w14:paraId="279C94E7" w14:textId="77777777" w:rsidR="00171765" w:rsidRPr="00CF1D55" w:rsidRDefault="00171765" w:rsidP="00171765">
      <w:pPr>
        <w:rPr>
          <w:rFonts w:cs="Arial"/>
          <w:lang w:val="en-US"/>
        </w:rPr>
      </w:pPr>
    </w:p>
    <w:p w14:paraId="3D0934CA"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bookmarkEnd w:id="655"/>
    </w:p>
    <w:p w14:paraId="253AFF2D"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635C3A5C"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6437D388"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4CBAE8C3"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3980714F"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sidRPr="008F5442">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sidRPr="008F5442">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sidRPr="008F5442">
        <w:rPr>
          <w:rFonts w:ascii="Consolas" w:hAnsi="Consolas" w:cs="Consolas"/>
          <w:color w:val="DFAF8F"/>
          <w:sz w:val="18"/>
          <w:szCs w:val="18"/>
        </w:rPr>
        <w:t>ОФД</w:t>
      </w:r>
      <w:r w:rsidRPr="00CF1D55">
        <w:rPr>
          <w:rFonts w:ascii="Consolas" w:hAnsi="Consolas" w:cs="Consolas"/>
          <w:color w:val="DFAF8F"/>
          <w:sz w:val="18"/>
          <w:szCs w:val="18"/>
          <w:lang w:val="en-US"/>
        </w:rPr>
        <w:t>-</w:t>
      </w:r>
      <w:r w:rsidRPr="008F5442">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companyINN</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"123456789012"</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companyName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ЗАО</w:t>
      </w:r>
      <w:r w:rsidRPr="008F5442">
        <w:rPr>
          <w:rFonts w:ascii="Consolas" w:hAnsi="Consolas" w:cs="Consolas"/>
          <w:color w:val="DFAF8F"/>
          <w:sz w:val="18"/>
          <w:szCs w:val="18"/>
          <w:lang w:val="en-US"/>
        </w:rPr>
        <w:t> </w:t>
      </w:r>
      <w:r w:rsidRPr="008F5442">
        <w:rPr>
          <w:rFonts w:ascii="Consolas" w:hAnsi="Consolas" w:cs="Consolas"/>
          <w:color w:val="DFAF8F"/>
          <w:sz w:val="18"/>
          <w:szCs w:val="18"/>
        </w:rPr>
        <w:t>ТОРГОВЫЙ</w:t>
      </w:r>
      <w:r w:rsidRPr="008F5442">
        <w:rPr>
          <w:rFonts w:ascii="Consolas" w:hAnsi="Consolas" w:cs="Consolas"/>
          <w:color w:val="DFAF8F"/>
          <w:sz w:val="18"/>
          <w:szCs w:val="18"/>
          <w:lang w:val="en-US"/>
        </w:rPr>
        <w:t> </w:t>
      </w:r>
      <w:r w:rsidRPr="008F5442">
        <w:rPr>
          <w:rFonts w:ascii="Consolas" w:hAnsi="Consolas" w:cs="Consolas"/>
          <w:color w:val="DFAF8F"/>
          <w:sz w:val="18"/>
          <w:szCs w:val="18"/>
        </w:rPr>
        <w:t>ОБЪЕКТ</w:t>
      </w:r>
      <w:r w:rsidRPr="008F5442">
        <w:rPr>
          <w:rFonts w:ascii="Consolas" w:hAnsi="Consolas" w:cs="Consolas"/>
          <w:color w:val="DFAF8F"/>
          <w:sz w:val="18"/>
          <w:szCs w:val="18"/>
          <w:lang w:val="en-US"/>
        </w:rPr>
        <w:t> №1"</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117</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shiftNumber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20</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documentIndex</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processedAt</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"2017-02-14T14:16:00"</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"content"</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"description"</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НЕ</w:t>
      </w:r>
      <w:r w:rsidRPr="008F5442">
        <w:rPr>
          <w:rFonts w:ascii="Consolas" w:hAnsi="Consolas" w:cs="Consolas"/>
          <w:color w:val="DFAF8F"/>
          <w:sz w:val="18"/>
          <w:szCs w:val="18"/>
          <w:lang w:val="en-US"/>
        </w:rPr>
        <w:t> </w:t>
      </w:r>
      <w:r w:rsidRPr="008F5442">
        <w:rPr>
          <w:rFonts w:ascii="Consolas" w:hAnsi="Consolas" w:cs="Consolas"/>
          <w:color w:val="DFAF8F"/>
          <w:sz w:val="18"/>
          <w:szCs w:val="18"/>
        </w:rPr>
        <w:t>ХОЧЕТСЯ</w:t>
      </w:r>
      <w:r w:rsidRPr="008F5442">
        <w:rPr>
          <w:rFonts w:ascii="Consolas" w:hAnsi="Consolas" w:cs="Consolas"/>
          <w:color w:val="DFAF8F"/>
          <w:sz w:val="18"/>
          <w:szCs w:val="18"/>
          <w:lang w:val="en-US"/>
        </w:rPr>
        <w:t> </w:t>
      </w:r>
      <w:r w:rsidRPr="008F5442">
        <w:rPr>
          <w:rFonts w:ascii="Consolas" w:hAnsi="Consolas" w:cs="Consolas"/>
          <w:color w:val="DFAF8F"/>
          <w:sz w:val="18"/>
          <w:szCs w:val="18"/>
        </w:rPr>
        <w:t>НО</w:t>
      </w:r>
      <w:r w:rsidRPr="008F5442">
        <w:rPr>
          <w:rFonts w:ascii="Consolas" w:hAnsi="Consolas" w:cs="Consolas"/>
          <w:color w:val="DFAF8F"/>
          <w:sz w:val="18"/>
          <w:szCs w:val="18"/>
          <w:lang w:val="en-US"/>
        </w:rPr>
        <w:t> </w:t>
      </w:r>
      <w:r w:rsidRPr="008F5442">
        <w:rPr>
          <w:rFonts w:ascii="Consolas" w:hAnsi="Consolas" w:cs="Consolas"/>
          <w:color w:val="DFAF8F"/>
          <w:sz w:val="18"/>
          <w:szCs w:val="18"/>
        </w:rPr>
        <w:t>НАДО</w:t>
      </w:r>
      <w:r w:rsidRPr="008F5442">
        <w:rPr>
          <w:rFonts w:ascii="Consolas" w:hAnsi="Consolas" w:cs="Consolas"/>
          <w:color w:val="DFAF8F"/>
          <w:sz w:val="18"/>
          <w:szCs w:val="18"/>
          <w:lang w:val="en-US"/>
        </w:rPr>
        <w:t>"</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totalSum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17.25</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cashSum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1.23</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eCashSum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prepaymentSum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5.67</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postpaymentSum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4.56</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otherPaymentTypeSum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3.45</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1.34</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3.34</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4.34</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5.34</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"change"</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974.01</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fp</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6" w:name="_Toc27489473"/>
      <w:bookmarkStart w:id="657" w:name="_Toc63432919"/>
      <w:bookmarkStart w:id="658" w:name="_Toc80026498"/>
      <w:r w:rsidRPr="00070FA8">
        <w:rPr>
          <w:lang w:val="en-US"/>
        </w:rPr>
        <w:lastRenderedPageBreak/>
        <w:t xml:space="preserve">2.5 </w:t>
      </w:r>
      <w:r>
        <w:t>Статус</w:t>
      </w:r>
      <w:r w:rsidRPr="003713DA">
        <w:rPr>
          <w:lang w:val="en-US"/>
        </w:rPr>
        <w:t xml:space="preserve"> </w:t>
      </w:r>
      <w:r>
        <w:t>ККТ</w:t>
      </w:r>
      <w:r w:rsidRPr="003713DA">
        <w:rPr>
          <w:lang w:val="en-US"/>
        </w:rPr>
        <w:t xml:space="preserve"> </w:t>
      </w:r>
      <w:r>
        <w:t>в</w:t>
      </w:r>
      <w:r w:rsidRPr="003713DA">
        <w:rPr>
          <w:lang w:val="en-US"/>
        </w:rPr>
        <w:t xml:space="preserve"> </w:t>
      </w:r>
      <w:r>
        <w:t>группе</w:t>
      </w:r>
      <w:bookmarkEnd w:id="656"/>
      <w:bookmarkEnd w:id="657"/>
      <w:bookmarkEnd w:id="658"/>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659" w:name="OLE_LINK468"/>
      <w:r>
        <w:rPr>
          <w:rFonts w:cs="Arial"/>
          <w:b/>
          <w:lang w:val="en-US"/>
        </w:rPr>
        <w:t>devices/status/{inn}/{</w:t>
      </w:r>
      <w:proofErr w:type="spellStart"/>
      <w:r>
        <w:rPr>
          <w:rFonts w:cs="Arial"/>
          <w:b/>
          <w:lang w:val="en-US"/>
        </w:rPr>
        <w:t>group_name</w:t>
      </w:r>
      <w:proofErr w:type="spellEnd"/>
      <w:r>
        <w:rPr>
          <w:rFonts w:cs="Arial"/>
          <w:b/>
          <w:lang w:val="en-US"/>
        </w:rPr>
        <w:t>}</w:t>
      </w:r>
      <w:bookmarkEnd w:id="659"/>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w:t>
      </w:r>
    </w:p>
    <w:p w14:paraId="37C7F0BB" w14:textId="77777777" w:rsidR="00171765" w:rsidRPr="000C255B" w:rsidRDefault="00171765" w:rsidP="00171765">
      <w:pPr>
        <w:rPr>
          <w:rFonts w:cs="Arial"/>
        </w:rPr>
      </w:pPr>
      <w:proofErr w:type="gramStart"/>
      <w:r w:rsidRPr="000C255B">
        <w:rPr>
          <w:rFonts w:cs="Arial"/>
          <w:b/>
        </w:rPr>
        <w:t>{</w:t>
      </w:r>
      <w:r w:rsidRPr="00233398">
        <w:rPr>
          <w:rFonts w:cs="Arial"/>
          <w:b/>
        </w:rPr>
        <w:t xml:space="preserve"> </w:t>
      </w:r>
      <w:r>
        <w:rPr>
          <w:rFonts w:cs="Arial"/>
          <w:b/>
          <w:lang w:val="en-US"/>
        </w:rPr>
        <w:t>group</w:t>
      </w:r>
      <w:proofErr w:type="gramEnd"/>
      <w:r w:rsidRPr="00233398">
        <w:rPr>
          <w:rFonts w:cs="Arial"/>
          <w:b/>
        </w:rPr>
        <w:t>_</w:t>
      </w:r>
      <w:r>
        <w:rPr>
          <w:rFonts w:cs="Arial"/>
          <w:b/>
          <w:lang w:val="en-US"/>
        </w:rPr>
        <w:t>name</w:t>
      </w:r>
      <w:r w:rsidRPr="000C255B">
        <w:rPr>
          <w:rFonts w:cs="Arial"/>
          <w:b/>
        </w:rPr>
        <w:t xml:space="preserve"> }</w:t>
      </w:r>
      <w:r w:rsidRPr="000C255B">
        <w:rPr>
          <w:rFonts w:cs="Arial"/>
        </w:rPr>
        <w:t xml:space="preserve"> –</w:t>
      </w:r>
      <w:r>
        <w:rPr>
          <w:rFonts w:cs="Arial"/>
        </w:rPr>
        <w:t xml:space="preserve"> название группы устройств</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A94FDF0" w14:textId="77777777" w:rsidR="00171765" w:rsidRDefault="00171765" w:rsidP="00171765">
      <w:pPr>
        <w:rPr>
          <w:rFonts w:cs="Arial"/>
        </w:rPr>
      </w:pPr>
    </w:p>
    <w:p w14:paraId="40DED6CD"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3FE34A2B"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или группа не найдена, тело ответа 2.5.2</w:t>
      </w:r>
    </w:p>
    <w:p w14:paraId="0DA12958"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ABBC0A6"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ошибок нет, тело ответа п.2.5.1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7777777" w:rsidR="00171765" w:rsidRDefault="00171765" w:rsidP="00171765">
      <w:pPr>
        <w:pStyle w:val="3"/>
      </w:pPr>
      <w:bookmarkStart w:id="660" w:name="_Toc27489474"/>
      <w:bookmarkStart w:id="661" w:name="_Toc63432920"/>
      <w:bookmarkStart w:id="662" w:name="_Toc80026499"/>
      <w:r>
        <w:rPr>
          <w:lang w:val="en-US"/>
        </w:rPr>
        <w:t>2.</w:t>
      </w:r>
      <w:r>
        <w:t>5</w:t>
      </w:r>
      <w:r>
        <w:rPr>
          <w:lang w:val="en-US"/>
        </w:rPr>
        <w:t xml:space="preserve">.1 </w:t>
      </w:r>
      <w:r>
        <w:t>Тело ответа</w:t>
      </w:r>
      <w:bookmarkEnd w:id="660"/>
      <w:bookmarkEnd w:id="661"/>
      <w:bookmarkEnd w:id="662"/>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Список устройств в группе</w:t>
            </w:r>
          </w:p>
        </w:tc>
        <w:tc>
          <w:tcPr>
            <w:tcW w:w="2979" w:type="dxa"/>
          </w:tcPr>
          <w:p w14:paraId="4313DA0E" w14:textId="77777777" w:rsidR="00171765" w:rsidRDefault="00171765" w:rsidP="00171765">
            <w:pPr>
              <w:rPr>
                <w:rFonts w:cs="Arial"/>
              </w:rPr>
            </w:pPr>
            <w:r>
              <w:rPr>
                <w:rFonts w:cs="Arial"/>
              </w:rPr>
              <w:t>Массив структур п.2.5.1.1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63" w:name="_Toc27489475"/>
      <w:bookmarkStart w:id="664" w:name="_Toc80026500"/>
      <w:r w:rsidRPr="00233398">
        <w:t>2.</w:t>
      </w:r>
      <w:r>
        <w:t>5</w:t>
      </w:r>
      <w:r w:rsidRPr="00233398">
        <w:t>.1</w:t>
      </w:r>
      <w:r>
        <w:t>.1</w:t>
      </w:r>
      <w:r w:rsidRPr="00233398">
        <w:t xml:space="preserve"> </w:t>
      </w:r>
      <w:r>
        <w:t>Структура объекта информация об устройстве</w:t>
      </w:r>
      <w:bookmarkEnd w:id="663"/>
      <w:bookmarkEnd w:id="664"/>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77777777" w:rsidR="00D3414D" w:rsidRDefault="00D3414D" w:rsidP="00171765">
            <w:pPr>
              <w:rPr>
                <w:rFonts w:cs="Arial"/>
                <w:lang w:val="en-US"/>
              </w:rPr>
            </w:pPr>
            <w:r>
              <w:rPr>
                <w:rFonts w:cs="Arial"/>
                <w:lang w:val="en-US"/>
              </w:rPr>
              <w:t>d</w:t>
            </w:r>
            <w:proofErr w:type="spellStart"/>
            <w:r w:rsidRPr="00D71290">
              <w:rPr>
                <w:rFonts w:cs="Arial"/>
              </w:rPr>
              <w:t>eviceSN</w:t>
            </w:r>
            <w:proofErr w:type="spellEnd"/>
          </w:p>
        </w:tc>
        <w:tc>
          <w:tcPr>
            <w:tcW w:w="4610" w:type="dxa"/>
          </w:tcPr>
          <w:p w14:paraId="37371BAC" w14:textId="77777777" w:rsidR="00D3414D" w:rsidRPr="00B51814" w:rsidRDefault="00D3414D" w:rsidP="00171765">
            <w:pPr>
              <w:rPr>
                <w:rFonts w:cs="Arial"/>
                <w:lang w:val="en-US"/>
              </w:rPr>
            </w:pPr>
            <w:r>
              <w:rPr>
                <w:rFonts w:cs="Arial"/>
              </w:rPr>
              <w:t>Заводской номер устройства</w:t>
            </w:r>
          </w:p>
        </w:tc>
        <w:tc>
          <w:tcPr>
            <w:tcW w:w="2889" w:type="dxa"/>
          </w:tcPr>
          <w:p w14:paraId="582D788A" w14:textId="77777777" w:rsidR="00D3414D" w:rsidRDefault="00D3414D" w:rsidP="00171765">
            <w:pPr>
              <w:rPr>
                <w:rFonts w:cs="Arial"/>
              </w:rPr>
            </w:pPr>
            <w:r>
              <w:rPr>
                <w:rFonts w:cs="Arial"/>
              </w:rPr>
              <w:t>Строка до 20 символов</w:t>
            </w:r>
          </w:p>
        </w:tc>
        <w:tc>
          <w:tcPr>
            <w:tcW w:w="2889" w:type="dxa"/>
          </w:tcPr>
          <w:p w14:paraId="169B5D06" w14:textId="03932E5D" w:rsidR="00D3414D" w:rsidRDefault="00D3414D" w:rsidP="00171765">
            <w:pPr>
              <w:rPr>
                <w:rFonts w:cs="Arial"/>
              </w:rPr>
            </w:pPr>
            <w:r>
              <w:rPr>
                <w:rFonts w:cs="Arial"/>
              </w:rPr>
              <w:t>обязательное поле</w:t>
            </w:r>
          </w:p>
        </w:tc>
      </w:tr>
      <w:tr w:rsidR="00D3414D" w14:paraId="63B91E56" w14:textId="614C7C5B" w:rsidTr="00D3414D">
        <w:tc>
          <w:tcPr>
            <w:tcW w:w="2784" w:type="dxa"/>
          </w:tcPr>
          <w:p w14:paraId="46731C98" w14:textId="77777777" w:rsidR="00D3414D" w:rsidRPr="00D71290" w:rsidRDefault="00D3414D" w:rsidP="00171765">
            <w:pPr>
              <w:rPr>
                <w:rFonts w:cs="Arial"/>
              </w:rPr>
            </w:pPr>
            <w:r>
              <w:rPr>
                <w:rFonts w:cs="Arial"/>
                <w:lang w:val="en-US"/>
              </w:rPr>
              <w:t>fs</w:t>
            </w:r>
            <w:r w:rsidRPr="00D71290">
              <w:rPr>
                <w:rFonts w:cs="Arial"/>
              </w:rPr>
              <w:t>Number</w:t>
            </w:r>
          </w:p>
        </w:tc>
        <w:tc>
          <w:tcPr>
            <w:tcW w:w="4610" w:type="dxa"/>
          </w:tcPr>
          <w:p w14:paraId="491CC929" w14:textId="77777777" w:rsidR="00D3414D" w:rsidRDefault="00D3414D" w:rsidP="00171765">
            <w:pPr>
              <w:rPr>
                <w:rFonts w:cs="Arial"/>
              </w:rPr>
            </w:pPr>
            <w:r>
              <w:rPr>
                <w:rFonts w:cs="Arial"/>
              </w:rPr>
              <w:t>Номер фискального накопителя</w:t>
            </w:r>
          </w:p>
        </w:tc>
        <w:tc>
          <w:tcPr>
            <w:tcW w:w="2889" w:type="dxa"/>
          </w:tcPr>
          <w:p w14:paraId="705E10D8" w14:textId="33191E64" w:rsidR="00D3414D" w:rsidRDefault="00D3414D" w:rsidP="00D3414D">
            <w:pPr>
              <w:rPr>
                <w:rFonts w:cs="Arial"/>
              </w:rPr>
            </w:pPr>
            <w:r>
              <w:rPr>
                <w:rFonts w:cs="Arial"/>
              </w:rPr>
              <w:t xml:space="preserve">Строка 16 символов, </w:t>
            </w:r>
          </w:p>
        </w:tc>
        <w:tc>
          <w:tcPr>
            <w:tcW w:w="2889" w:type="dxa"/>
          </w:tcPr>
          <w:p w14:paraId="4E4B8C58" w14:textId="2345B273" w:rsidR="00D3414D" w:rsidRDefault="00D3414D" w:rsidP="00171765">
            <w:pPr>
              <w:rPr>
                <w:rFonts w:cs="Arial"/>
              </w:rPr>
            </w:pPr>
            <w:r>
              <w:rPr>
                <w:rFonts w:cs="Arial"/>
              </w:rPr>
              <w:t>обязательное поле</w:t>
            </w:r>
          </w:p>
        </w:tc>
      </w:tr>
      <w:tr w:rsidR="00D3414D" w14:paraId="361F86E2" w14:textId="4353EB47" w:rsidTr="00D3414D">
        <w:tc>
          <w:tcPr>
            <w:tcW w:w="2784" w:type="dxa"/>
          </w:tcPr>
          <w:p w14:paraId="4FCDAA6C" w14:textId="77777777" w:rsidR="00D3414D" w:rsidRPr="00D71290" w:rsidRDefault="00D3414D" w:rsidP="00171765">
            <w:pPr>
              <w:rPr>
                <w:rFonts w:cs="Arial"/>
              </w:rPr>
            </w:pPr>
            <w:proofErr w:type="spellStart"/>
            <w:r>
              <w:rPr>
                <w:rFonts w:cs="Arial"/>
                <w:lang w:val="en-US"/>
              </w:rPr>
              <w:t>ofd</w:t>
            </w:r>
            <w:r w:rsidRPr="00D71290">
              <w:rPr>
                <w:rFonts w:cs="Arial"/>
              </w:rPr>
              <w:t>Name</w:t>
            </w:r>
            <w:proofErr w:type="spellEnd"/>
          </w:p>
        </w:tc>
        <w:tc>
          <w:tcPr>
            <w:tcW w:w="4610" w:type="dxa"/>
          </w:tcPr>
          <w:p w14:paraId="200FE1A1" w14:textId="77777777" w:rsidR="00D3414D" w:rsidRPr="00D71290" w:rsidRDefault="00D3414D" w:rsidP="00171765">
            <w:pPr>
              <w:rPr>
                <w:rFonts w:cs="Arial"/>
              </w:rPr>
            </w:pPr>
            <w:r>
              <w:rPr>
                <w:rFonts w:cs="Arial"/>
              </w:rPr>
              <w:t>Наименование ОФД</w:t>
            </w:r>
          </w:p>
        </w:tc>
        <w:tc>
          <w:tcPr>
            <w:tcW w:w="2889" w:type="dxa"/>
          </w:tcPr>
          <w:p w14:paraId="1C4FA2A6" w14:textId="65AFA9BC" w:rsidR="00D3414D" w:rsidRDefault="00D3414D" w:rsidP="00D3414D">
            <w:pPr>
              <w:rPr>
                <w:rFonts w:cs="Arial"/>
              </w:rPr>
            </w:pPr>
            <w:r>
              <w:rPr>
                <w:rFonts w:cs="Arial"/>
              </w:rPr>
              <w:t xml:space="preserve">Строка до 256 символов, </w:t>
            </w:r>
          </w:p>
        </w:tc>
        <w:tc>
          <w:tcPr>
            <w:tcW w:w="2889" w:type="dxa"/>
          </w:tcPr>
          <w:p w14:paraId="0575DE6F" w14:textId="006AD871" w:rsidR="00D3414D" w:rsidRDefault="00D3414D" w:rsidP="00171765">
            <w:pPr>
              <w:rPr>
                <w:rFonts w:cs="Arial"/>
              </w:rPr>
            </w:pPr>
            <w:r>
              <w:rPr>
                <w:rFonts w:cs="Arial"/>
              </w:rPr>
              <w:t>необязательное поле</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proofErr w:type="spellStart"/>
            <w:r>
              <w:rPr>
                <w:rFonts w:cs="Arial"/>
                <w:lang w:val="en-US"/>
              </w:rPr>
              <w:t>odfAddress</w:t>
            </w:r>
            <w:proofErr w:type="spellEnd"/>
          </w:p>
        </w:tc>
        <w:tc>
          <w:tcPr>
            <w:tcW w:w="4610" w:type="dxa"/>
          </w:tcPr>
          <w:p w14:paraId="26EAF847" w14:textId="77777777" w:rsidR="00D3414D" w:rsidRPr="00B51814" w:rsidRDefault="00D3414D" w:rsidP="00171765">
            <w:pPr>
              <w:rPr>
                <w:rFonts w:cs="Arial"/>
              </w:rPr>
            </w:pPr>
            <w:r>
              <w:rPr>
                <w:rFonts w:cs="Arial"/>
              </w:rPr>
              <w:t>Адрес</w:t>
            </w:r>
            <w:r w:rsidRPr="00EE210D">
              <w:rPr>
                <w:rFonts w:cs="Arial"/>
              </w:rPr>
              <w:t>/</w:t>
            </w:r>
            <w:r>
              <w:rPr>
                <w:rFonts w:cs="Arial"/>
                <w:lang w:val="en-US"/>
              </w:rPr>
              <w:t>IP</w:t>
            </w:r>
            <w:r>
              <w:rPr>
                <w:rFonts w:cs="Arial"/>
              </w:rPr>
              <w:t xml:space="preserve"> и порт отправки чеков в ОФД</w:t>
            </w:r>
          </w:p>
        </w:tc>
        <w:tc>
          <w:tcPr>
            <w:tcW w:w="2889" w:type="dxa"/>
          </w:tcPr>
          <w:p w14:paraId="1F43946F" w14:textId="1F0F6F1C" w:rsidR="00D3414D" w:rsidRDefault="00D3414D" w:rsidP="00D3414D">
            <w:pPr>
              <w:rPr>
                <w:rFonts w:cs="Arial"/>
              </w:rPr>
            </w:pPr>
            <w:r>
              <w:rPr>
                <w:rFonts w:cs="Arial"/>
              </w:rPr>
              <w:t xml:space="preserve">Строка до 64 символов, </w:t>
            </w:r>
          </w:p>
        </w:tc>
        <w:tc>
          <w:tcPr>
            <w:tcW w:w="2889" w:type="dxa"/>
          </w:tcPr>
          <w:p w14:paraId="40BA4F72" w14:textId="1DFE1EA6" w:rsidR="00D3414D" w:rsidRDefault="00D3414D" w:rsidP="00171765">
            <w:pPr>
              <w:rPr>
                <w:rFonts w:cs="Arial"/>
              </w:rPr>
            </w:pPr>
            <w:r>
              <w:rPr>
                <w:rFonts w:cs="Arial"/>
              </w:rPr>
              <w:t>необязательное поле</w:t>
            </w:r>
          </w:p>
        </w:tc>
      </w:tr>
      <w:tr w:rsidR="00D3414D" w14:paraId="2ECEAF5F" w14:textId="46869FA1" w:rsidTr="00D3414D">
        <w:tc>
          <w:tcPr>
            <w:tcW w:w="2784" w:type="dxa"/>
          </w:tcPr>
          <w:p w14:paraId="30D504D2" w14:textId="77777777" w:rsidR="00D3414D" w:rsidRPr="00BD1139" w:rsidRDefault="00D3414D" w:rsidP="00171765">
            <w:pPr>
              <w:rPr>
                <w:rFonts w:cs="Arial"/>
                <w:lang w:val="en-US"/>
              </w:rPr>
            </w:pPr>
            <w:bookmarkStart w:id="665" w:name="OLE_LINK441"/>
            <w:proofErr w:type="spellStart"/>
            <w:r>
              <w:rPr>
                <w:rFonts w:cs="Arial"/>
                <w:lang w:val="en-US"/>
              </w:rPr>
              <w:t>unsentD</w:t>
            </w:r>
            <w:r w:rsidRPr="009E5A50">
              <w:rPr>
                <w:rFonts w:cs="Arial"/>
              </w:rPr>
              <w:t>ocument</w:t>
            </w:r>
            <w:r>
              <w:rPr>
                <w:rFonts w:cs="Arial"/>
                <w:lang w:val="en-US"/>
              </w:rPr>
              <w:t>sCount</w:t>
            </w:r>
            <w:bookmarkEnd w:id="665"/>
            <w:proofErr w:type="spellEnd"/>
          </w:p>
        </w:tc>
        <w:tc>
          <w:tcPr>
            <w:tcW w:w="4610" w:type="dxa"/>
          </w:tcPr>
          <w:p w14:paraId="7726B498" w14:textId="77777777" w:rsidR="00D3414D" w:rsidRDefault="00D3414D" w:rsidP="00171765">
            <w:pPr>
              <w:rPr>
                <w:rFonts w:cs="Arial"/>
              </w:rPr>
            </w:pPr>
            <w:r>
              <w:rPr>
                <w:rFonts w:cs="Arial"/>
              </w:rPr>
              <w:t>К</w:t>
            </w:r>
            <w:r w:rsidRPr="00BD1139">
              <w:rPr>
                <w:rFonts w:cs="Arial"/>
              </w:rPr>
              <w:t>оличество неотправленных документов</w:t>
            </w:r>
          </w:p>
        </w:tc>
        <w:tc>
          <w:tcPr>
            <w:tcW w:w="2889" w:type="dxa"/>
          </w:tcPr>
          <w:p w14:paraId="22EB0FED" w14:textId="77777777" w:rsidR="00D3414D" w:rsidRDefault="00D3414D" w:rsidP="00171765">
            <w:pPr>
              <w:rPr>
                <w:rFonts w:cs="Arial"/>
              </w:rPr>
            </w:pPr>
            <w:r>
              <w:rPr>
                <w:rFonts w:cs="Arial"/>
              </w:rPr>
              <w:t>Число</w:t>
            </w:r>
          </w:p>
        </w:tc>
        <w:tc>
          <w:tcPr>
            <w:tcW w:w="2889" w:type="dxa"/>
          </w:tcPr>
          <w:p w14:paraId="35A6CDD0" w14:textId="4066640D" w:rsidR="00D3414D" w:rsidRDefault="00D3414D" w:rsidP="00171765">
            <w:pPr>
              <w:rPr>
                <w:rFonts w:cs="Arial"/>
              </w:rPr>
            </w:pPr>
            <w:r>
              <w:rPr>
                <w:rFonts w:cs="Arial"/>
              </w:rPr>
              <w:t>обязательное поле</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666" w:name="OLE_LINK442"/>
            <w:proofErr w:type="spellStart"/>
            <w:r>
              <w:rPr>
                <w:rFonts w:cs="Arial"/>
                <w:lang w:val="en-US"/>
              </w:rPr>
              <w:t>firstUnsentDocumentDate</w:t>
            </w:r>
            <w:bookmarkEnd w:id="666"/>
            <w:proofErr w:type="spellEnd"/>
          </w:p>
        </w:tc>
        <w:tc>
          <w:tcPr>
            <w:tcW w:w="4610" w:type="dxa"/>
          </w:tcPr>
          <w:p w14:paraId="5E4E7A4B" w14:textId="77777777" w:rsidR="00D3414D" w:rsidRDefault="00D3414D" w:rsidP="00171765">
            <w:pPr>
              <w:rPr>
                <w:rFonts w:cs="Arial"/>
              </w:rPr>
            </w:pPr>
            <w:r>
              <w:rPr>
                <w:rFonts w:cs="Arial"/>
              </w:rPr>
              <w:t>Дата и время создания первого неотправленного документа</w:t>
            </w:r>
          </w:p>
        </w:tc>
        <w:tc>
          <w:tcPr>
            <w:tcW w:w="2889" w:type="dxa"/>
          </w:tcPr>
          <w:p w14:paraId="03B67574" w14:textId="2E264889"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39B537C6" w14:textId="38EA979B" w:rsidR="00D3414D" w:rsidRPr="008F4F86" w:rsidRDefault="00D3414D" w:rsidP="00171765">
            <w:pPr>
              <w:rPr>
                <w:rFonts w:cs="Arial"/>
              </w:rPr>
            </w:pPr>
            <w:r>
              <w:rPr>
                <w:rFonts w:cs="Arial"/>
              </w:rPr>
              <w:t>необязательное поле</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667" w:name="OLE_LINK466"/>
            <w:proofErr w:type="spellStart"/>
            <w:r>
              <w:rPr>
                <w:rFonts w:cs="Arial"/>
                <w:lang w:val="en-US"/>
              </w:rPr>
              <w:lastRenderedPageBreak/>
              <w:t>fsDocumentsCount</w:t>
            </w:r>
            <w:bookmarkEnd w:id="667"/>
            <w:proofErr w:type="spellEnd"/>
          </w:p>
        </w:tc>
        <w:tc>
          <w:tcPr>
            <w:tcW w:w="4610" w:type="dxa"/>
          </w:tcPr>
          <w:p w14:paraId="30282A7D" w14:textId="77777777" w:rsidR="00D3414D" w:rsidRDefault="00D3414D" w:rsidP="00171765">
            <w:pPr>
              <w:rPr>
                <w:rFonts w:cs="Arial"/>
              </w:rPr>
            </w:pPr>
            <w:r>
              <w:rPr>
                <w:rFonts w:cs="Arial"/>
              </w:rPr>
              <w:t>О</w:t>
            </w:r>
            <w:r w:rsidRPr="00BD1139">
              <w:rPr>
                <w:rFonts w:cs="Arial"/>
              </w:rPr>
              <w:t xml:space="preserve">бщее </w:t>
            </w:r>
            <w:r>
              <w:rPr>
                <w:rFonts w:cs="Arial"/>
              </w:rPr>
              <w:t>количество</w:t>
            </w:r>
            <w:r w:rsidRPr="00BD1139">
              <w:rPr>
                <w:rFonts w:cs="Arial"/>
              </w:rPr>
              <w:t xml:space="preserve"> документов</w:t>
            </w:r>
            <w:r>
              <w:rPr>
                <w:rFonts w:cs="Arial"/>
              </w:rPr>
              <w:t xml:space="preserve"> в</w:t>
            </w:r>
            <w:r w:rsidRPr="00BD1139">
              <w:rPr>
                <w:rFonts w:cs="Arial"/>
              </w:rPr>
              <w:t xml:space="preserve"> ФН</w:t>
            </w:r>
          </w:p>
        </w:tc>
        <w:tc>
          <w:tcPr>
            <w:tcW w:w="2889" w:type="dxa"/>
          </w:tcPr>
          <w:p w14:paraId="0FF2C38C" w14:textId="77777777" w:rsidR="00D3414D" w:rsidRPr="00CE2490" w:rsidRDefault="00D3414D" w:rsidP="00171765">
            <w:pPr>
              <w:rPr>
                <w:rFonts w:cs="Arial"/>
              </w:rPr>
            </w:pPr>
            <w:r>
              <w:rPr>
                <w:rFonts w:cs="Arial"/>
              </w:rPr>
              <w:t>Число</w:t>
            </w:r>
          </w:p>
        </w:tc>
        <w:tc>
          <w:tcPr>
            <w:tcW w:w="2889" w:type="dxa"/>
          </w:tcPr>
          <w:p w14:paraId="6A5AC174" w14:textId="1DD34608" w:rsidR="00D3414D" w:rsidRDefault="00D3414D" w:rsidP="00171765">
            <w:pPr>
              <w:rPr>
                <w:rFonts w:cs="Arial"/>
              </w:rPr>
            </w:pPr>
            <w:r>
              <w:rPr>
                <w:rFonts w:cs="Arial"/>
              </w:rPr>
              <w:t>обязательное поле</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668" w:name="OLE_LINK467"/>
            <w:proofErr w:type="spellStart"/>
            <w:r>
              <w:rPr>
                <w:rFonts w:cs="Arial"/>
                <w:lang w:val="en-US"/>
              </w:rPr>
              <w:t>fsExpirationDate</w:t>
            </w:r>
            <w:bookmarkEnd w:id="668"/>
            <w:proofErr w:type="spellEnd"/>
          </w:p>
        </w:tc>
        <w:tc>
          <w:tcPr>
            <w:tcW w:w="4610" w:type="dxa"/>
          </w:tcPr>
          <w:p w14:paraId="646F0AAC" w14:textId="77777777" w:rsidR="00D3414D" w:rsidRPr="00E31914" w:rsidRDefault="00D3414D" w:rsidP="00171765">
            <w:pPr>
              <w:rPr>
                <w:rFonts w:cs="Arial"/>
              </w:rPr>
            </w:pPr>
            <w:r>
              <w:rPr>
                <w:rFonts w:cs="Arial"/>
              </w:rPr>
              <w:t>С</w:t>
            </w:r>
            <w:r w:rsidRPr="00BD1139">
              <w:rPr>
                <w:rFonts w:cs="Arial"/>
              </w:rPr>
              <w:t>рок конца действия ФН</w:t>
            </w:r>
          </w:p>
        </w:tc>
        <w:tc>
          <w:tcPr>
            <w:tcW w:w="2889" w:type="dxa"/>
          </w:tcPr>
          <w:p w14:paraId="12F947A5" w14:textId="0DB96E90"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756BC74C" w14:textId="1AC6D75C" w:rsidR="00D3414D" w:rsidRPr="008F4F86" w:rsidRDefault="00D3414D" w:rsidP="00171765">
            <w:pPr>
              <w:rPr>
                <w:rFonts w:cs="Arial"/>
              </w:rPr>
            </w:pPr>
            <w:r>
              <w:rPr>
                <w:rFonts w:cs="Arial"/>
              </w:rPr>
              <w:t>необязательное поле</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9" w:name="_Toc27489476"/>
      <w:bookmarkStart w:id="670" w:name="_Toc63432921"/>
      <w:bookmarkStart w:id="671" w:name="_Toc80026501"/>
      <w:r>
        <w:t>2.5.</w:t>
      </w:r>
      <w:r w:rsidRPr="005560E2">
        <w:t>2</w:t>
      </w:r>
      <w:r>
        <w:t xml:space="preserve"> Тело ответа с ошибками обработки запроса</w:t>
      </w:r>
      <w:bookmarkEnd w:id="669"/>
      <w:bookmarkEnd w:id="670"/>
      <w:bookmarkEnd w:id="671"/>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Массив ошибок обработки запроса</w:t>
            </w:r>
          </w:p>
        </w:tc>
        <w:tc>
          <w:tcPr>
            <w:tcW w:w="3320" w:type="dxa"/>
          </w:tcPr>
          <w:p w14:paraId="6B04125D" w14:textId="77777777" w:rsidR="00171765" w:rsidRDefault="00171765" w:rsidP="00171765">
            <w:pPr>
              <w:rPr>
                <w:rFonts w:cs="Arial"/>
              </w:rPr>
            </w:pPr>
            <w:r>
              <w:rPr>
                <w:rFonts w:cs="Arial"/>
              </w:rPr>
              <w:t>Массив строк</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Пример</w:t>
      </w:r>
      <w:r w:rsidRPr="008D0639">
        <w:t xml:space="preserve"> </w:t>
      </w:r>
      <w:r>
        <w:t>ответа</w:t>
      </w:r>
      <w:r w:rsidRPr="008D0639">
        <w:t>:</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"0000000000001358"</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"9999078900001341"</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"ООО </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Ярус</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ОФД-Я</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"192.168.1.31:1215"</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42</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"2019-12-09T14:16:00"</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666</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deviceSN</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"0000000000001359"</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fsNumber</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"9999078900001342"</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ofdName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p>
    <w:p w14:paraId="7CADA3AC"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EA7AC6">
        <w:rPr>
          <w:rFonts w:ascii="Courier New" w:eastAsia="Times New Roman" w:hAnsi="Courier New" w:cs="Courier New"/>
          <w:color w:val="DFDFBF"/>
          <w:sz w:val="20"/>
          <w:szCs w:val="20"/>
          <w:lang w:val="en-US"/>
        </w:rPr>
        <w:t>}</w:t>
      </w:r>
    </w:p>
    <w:p w14:paraId="2C6CEC9B"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EA7AC6">
        <w:rPr>
          <w:rFonts w:ascii="Courier New" w:eastAsia="Times New Roman" w:hAnsi="Courier New" w:cs="Courier New"/>
          <w:color w:val="DFDFBF"/>
          <w:sz w:val="20"/>
          <w:szCs w:val="20"/>
          <w:lang w:val="en-US"/>
        </w:rPr>
        <w:t>]</w:t>
      </w:r>
    </w:p>
    <w:p w14:paraId="69BDB82B"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EA7AC6">
        <w:rPr>
          <w:rFonts w:ascii="Courier New" w:eastAsia="Times New Roman" w:hAnsi="Courier New" w:cs="Courier New"/>
          <w:color w:val="DFDFBF"/>
          <w:sz w:val="20"/>
          <w:szCs w:val="20"/>
          <w:lang w:val="en-US"/>
        </w:rPr>
        <w:t>}</w:t>
      </w:r>
    </w:p>
    <w:p w14:paraId="2E4F3CDD" w14:textId="5B4E30E4" w:rsidR="00171765" w:rsidRPr="00EA7AC6" w:rsidRDefault="00171765" w:rsidP="00171765">
      <w:pPr>
        <w:rPr>
          <w:rFonts w:ascii="Consolas" w:hAnsi="Consolas" w:cs="Consolas"/>
          <w:color w:val="000000"/>
          <w:sz w:val="19"/>
          <w:szCs w:val="19"/>
          <w:lang w:val="en-US"/>
        </w:rPr>
      </w:pPr>
      <w:r w:rsidRPr="00EA7AC6">
        <w:rPr>
          <w:rFonts w:ascii="Consolas" w:hAnsi="Consolas" w:cs="Consolas"/>
          <w:color w:val="000000"/>
          <w:sz w:val="19"/>
          <w:szCs w:val="19"/>
          <w:lang w:val="en-US"/>
        </w:rPr>
        <w:t xml:space="preserve"> </w:t>
      </w:r>
      <w:r w:rsidRPr="00EA7AC6">
        <w:rPr>
          <w:rFonts w:ascii="Consolas" w:hAnsi="Consolas" w:cs="Consolas"/>
          <w:color w:val="000000"/>
          <w:sz w:val="19"/>
          <w:szCs w:val="19"/>
          <w:lang w:val="en-US"/>
        </w:rPr>
        <w:br w:type="page"/>
      </w:r>
    </w:p>
    <w:p w14:paraId="033EDE29" w14:textId="77777777" w:rsidR="00EE49C2" w:rsidRPr="00EA7AC6" w:rsidRDefault="00EE49C2" w:rsidP="00EE49C2">
      <w:pPr>
        <w:pStyle w:val="2"/>
        <w:rPr>
          <w:lang w:val="en-US"/>
        </w:rPr>
      </w:pPr>
      <w:bookmarkStart w:id="672" w:name="_Toc39619191"/>
      <w:bookmarkStart w:id="673" w:name="_Toc80026502"/>
      <w:r w:rsidRPr="00EA7AC6">
        <w:rPr>
          <w:lang w:val="en-US"/>
        </w:rPr>
        <w:lastRenderedPageBreak/>
        <w:t xml:space="preserve">2.6 </w:t>
      </w:r>
      <w:r>
        <w:t>Проверка</w:t>
      </w:r>
      <w:r w:rsidRPr="00EA7AC6">
        <w:rPr>
          <w:lang w:val="en-US"/>
        </w:rPr>
        <w:t xml:space="preserve"> </w:t>
      </w:r>
      <w:r>
        <w:t>параметров</w:t>
      </w:r>
      <w:r w:rsidRPr="00EA7AC6">
        <w:rPr>
          <w:lang w:val="en-US"/>
        </w:rPr>
        <w:t xml:space="preserve"> </w:t>
      </w:r>
      <w:r>
        <w:t>доступа</w:t>
      </w:r>
      <w:bookmarkEnd w:id="672"/>
      <w:bookmarkEnd w:id="673"/>
    </w:p>
    <w:p w14:paraId="1DDD8737" w14:textId="77777777" w:rsidR="00EE49C2" w:rsidRPr="00575A1C" w:rsidRDefault="00EE49C2" w:rsidP="00EE49C2">
      <w:pPr>
        <w:rPr>
          <w:rFonts w:cs="Arial"/>
        </w:rPr>
      </w:pPr>
      <w:r>
        <w:rPr>
          <w:rFonts w:cs="Arial"/>
        </w:rPr>
        <w:t>Запрос служит для проверки параметров доступа: сертификата и подписи</w:t>
      </w:r>
      <w:r w:rsidRPr="00575A1C">
        <w:rPr>
          <w:rFonts w:cs="Arial"/>
        </w:rPr>
        <w:t>.</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74" w:name="_Toc39619192"/>
      <w:bookmarkStart w:id="675" w:name="_Toc80026503"/>
      <w:r>
        <w:t>2.6.1 Тело запроса</w:t>
      </w:r>
      <w:bookmarkEnd w:id="674"/>
      <w:bookmarkEnd w:id="675"/>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ИНН организации, для которой пробивается чек</w:t>
            </w:r>
          </w:p>
        </w:tc>
        <w:tc>
          <w:tcPr>
            <w:tcW w:w="3118" w:type="dxa"/>
          </w:tcPr>
          <w:p w14:paraId="7976CD66" w14:textId="4F136E94" w:rsidR="00D3414D" w:rsidRDefault="00D3414D" w:rsidP="00D3414D">
            <w:pPr>
              <w:rPr>
                <w:rFonts w:cs="Arial"/>
              </w:rPr>
            </w:pPr>
            <w:r>
              <w:rPr>
                <w:rFonts w:cs="Arial"/>
              </w:rPr>
              <w:t>Строка</w:t>
            </w:r>
            <w:r w:rsidRPr="0000532B">
              <w:rPr>
                <w:rFonts w:cs="Arial"/>
              </w:rPr>
              <w:t xml:space="preserve"> 10 </w:t>
            </w:r>
            <w:r>
              <w:rPr>
                <w:rFonts w:cs="Arial"/>
              </w:rPr>
              <w:t xml:space="preserve">или 12 символов. </w:t>
            </w:r>
          </w:p>
        </w:tc>
        <w:tc>
          <w:tcPr>
            <w:tcW w:w="3118" w:type="dxa"/>
          </w:tcPr>
          <w:p w14:paraId="02104669" w14:textId="0059E0BB" w:rsidR="00D3414D" w:rsidRDefault="00D3414D" w:rsidP="00F879F2">
            <w:pPr>
              <w:rPr>
                <w:rFonts w:cs="Arial"/>
              </w:rPr>
            </w:pPr>
            <w:r>
              <w:rPr>
                <w:rFonts w:cs="Arial"/>
              </w:rPr>
              <w:t>Параметр обязательный.</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Группа устройств, с помощью которых будет пробит чек</w:t>
            </w:r>
          </w:p>
        </w:tc>
        <w:tc>
          <w:tcPr>
            <w:tcW w:w="3118" w:type="dxa"/>
          </w:tcPr>
          <w:p w14:paraId="6FBE6578" w14:textId="77777777" w:rsidR="00D3414D" w:rsidRPr="00E41E42" w:rsidRDefault="00D3414D" w:rsidP="00F879F2">
            <w:pPr>
              <w:rPr>
                <w:rFonts w:cs="Arial"/>
              </w:rPr>
            </w:pPr>
            <w:r>
              <w:rPr>
                <w:rFonts w:cs="Arial"/>
              </w:rPr>
              <w:t xml:space="preserve">Строка от 1 до 32 символов или </w:t>
            </w:r>
            <w:r>
              <w:rPr>
                <w:rFonts w:cs="Arial"/>
                <w:lang w:val="en-US"/>
              </w:rPr>
              <w:t>null</w:t>
            </w:r>
          </w:p>
        </w:tc>
        <w:tc>
          <w:tcPr>
            <w:tcW w:w="3118" w:type="dxa"/>
          </w:tcPr>
          <w:p w14:paraId="0942901F" w14:textId="130F1179" w:rsidR="00D3414D" w:rsidRDefault="00D3414D" w:rsidP="00F879F2">
            <w:pPr>
              <w:rPr>
                <w:rFonts w:cs="Arial"/>
              </w:rPr>
            </w:pPr>
            <w:r>
              <w:rPr>
                <w:rFonts w:cs="Arial"/>
              </w:rPr>
              <w:t>Параметр обязательный.</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77777777" w:rsidR="00D3414D" w:rsidRPr="00BB096F" w:rsidRDefault="00D3414D" w:rsidP="00F879F2">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5921A03A" w14:textId="441E0786" w:rsidR="00D3414D" w:rsidRPr="00115D23" w:rsidRDefault="00D3414D" w:rsidP="00D3414D">
            <w:pPr>
              <w:rPr>
                <w:rFonts w:cs="Arial"/>
              </w:rPr>
            </w:pPr>
            <w:r>
              <w:rPr>
                <w:rFonts w:cs="Arial"/>
              </w:rPr>
              <w:t xml:space="preserve">Строка от 1 до 32 символов. </w:t>
            </w:r>
          </w:p>
        </w:tc>
        <w:tc>
          <w:tcPr>
            <w:tcW w:w="3118" w:type="dxa"/>
          </w:tcPr>
          <w:p w14:paraId="5D022D5D" w14:textId="01AA610D" w:rsidR="00D3414D" w:rsidRDefault="00D3414D" w:rsidP="00F879F2">
            <w:pPr>
              <w:rPr>
                <w:rFonts w:cs="Arial"/>
              </w:rPr>
            </w:pPr>
            <w:r>
              <w:rPr>
                <w:rFonts w:cs="Arial"/>
              </w:rPr>
              <w:t>Параметр обязательный.</w:t>
            </w:r>
          </w:p>
        </w:tc>
      </w:tr>
    </w:tbl>
    <w:p w14:paraId="565E17C7" w14:textId="77777777" w:rsidR="00EE49C2" w:rsidRDefault="00EE49C2" w:rsidP="00EE49C2"/>
    <w:p w14:paraId="72C3063B" w14:textId="77777777" w:rsidR="00EE49C2" w:rsidRDefault="00EE49C2" w:rsidP="00EE49C2">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3ED2F693" w14:textId="77777777" w:rsidR="00EE49C2" w:rsidRPr="00B54A05" w:rsidRDefault="00EE49C2" w:rsidP="00EE49C2">
      <w:pPr>
        <w:pStyle w:val="ac"/>
        <w:numPr>
          <w:ilvl w:val="0"/>
          <w:numId w:val="2"/>
        </w:numPr>
        <w:spacing w:after="0" w:line="240" w:lineRule="auto"/>
      </w:pPr>
      <w:r w:rsidRPr="00197C7F">
        <w:t>20</w:t>
      </w:r>
      <w:r>
        <w:t>0</w:t>
      </w:r>
      <w:r w:rsidRPr="00197C7F">
        <w:t xml:space="preserve"> </w:t>
      </w:r>
      <w:r>
        <w:rPr>
          <w:lang w:val="en-US"/>
        </w:rPr>
        <w:t>OK</w:t>
      </w:r>
      <w:r>
        <w:t xml:space="preserve"> – запрос выполнен успешно</w:t>
      </w:r>
    </w:p>
    <w:p w14:paraId="3E4A4A08" w14:textId="77777777" w:rsidR="00EE49C2" w:rsidRDefault="00EE49C2" w:rsidP="00EE49C2">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w:t>
      </w:r>
      <w:r w:rsidRPr="008A371C">
        <w:t xml:space="preserve"> </w:t>
      </w:r>
      <w:r>
        <w:t>данные имеют некорректный формат или подпись не прошла проверку, тело ответа п.2.4.2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6" w:name="_Toc39619193"/>
      <w:bookmarkStart w:id="677" w:name="_Toc80026504"/>
      <w:r>
        <w:t>2.6.</w:t>
      </w:r>
      <w:r w:rsidRPr="005560E2">
        <w:t>2</w:t>
      </w:r>
      <w:r>
        <w:t xml:space="preserve"> Тело ответа с ошибками обработки запроса</w:t>
      </w:r>
      <w:bookmarkEnd w:id="676"/>
      <w:bookmarkEnd w:id="677"/>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Массив ошибок обработки запроса</w:t>
            </w:r>
          </w:p>
        </w:tc>
        <w:tc>
          <w:tcPr>
            <w:tcW w:w="3320" w:type="dxa"/>
          </w:tcPr>
          <w:p w14:paraId="135A8B7E" w14:textId="77777777" w:rsidR="00EE49C2" w:rsidRDefault="00EE49C2" w:rsidP="00F879F2">
            <w:pPr>
              <w:rPr>
                <w:rFonts w:cs="Arial"/>
              </w:rPr>
            </w:pPr>
            <w:r>
              <w:rPr>
                <w:rFonts w:cs="Arial"/>
              </w:rPr>
              <w:t>Массив строк</w:t>
            </w:r>
          </w:p>
        </w:tc>
      </w:tr>
    </w:tbl>
    <w:p w14:paraId="647AEE66" w14:textId="77777777" w:rsidR="00EE49C2" w:rsidRDefault="00EE49C2" w:rsidP="00EE49C2"/>
    <w:p w14:paraId="43DBB6DA" w14:textId="77777777" w:rsidR="00D3414D" w:rsidRDefault="00D3414D" w:rsidP="00EE49C2"/>
    <w:p w14:paraId="5F029133" w14:textId="77777777" w:rsidR="00D3414D" w:rsidRDefault="00D3414D" w:rsidP="00EE49C2"/>
    <w:p w14:paraId="008940BA" w14:textId="77777777" w:rsidR="00D3414D" w:rsidRDefault="00D3414D" w:rsidP="00EE49C2"/>
    <w:p w14:paraId="5B18AA47" w14:textId="77777777" w:rsidR="00EE49C2" w:rsidRPr="00D3414D" w:rsidRDefault="00EE49C2" w:rsidP="00EE49C2">
      <w:r>
        <w:lastRenderedPageBreak/>
        <w:t>Пример</w:t>
      </w:r>
      <w:r w:rsidRPr="00D3414D">
        <w:t xml:space="preserve"> </w:t>
      </w:r>
      <w:r>
        <w:t>запроса</w:t>
      </w:r>
      <w:r w:rsidRPr="00D3414D">
        <w:t>:</w:t>
      </w:r>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w:t>
      </w:r>
      <w:proofErr w:type="spellStart"/>
      <w:r>
        <w:rPr>
          <w:rFonts w:ascii="Consolas" w:hAnsi="Consolas" w:cs="Consolas"/>
          <w:color w:val="8ACCCF"/>
          <w:sz w:val="18"/>
          <w:szCs w:val="18"/>
        </w:rPr>
        <w:t>inn</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"123456789012"</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group</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proofErr w:type="spellStart"/>
      <w:r>
        <w:rPr>
          <w:rFonts w:ascii="Consolas" w:hAnsi="Consolas" w:cs="Consolas"/>
          <w:color w:val="DFAF8F"/>
          <w:sz w:val="18"/>
          <w:szCs w:val="18"/>
        </w:rPr>
        <w:t>Main</w:t>
      </w:r>
      <w:proofErr w:type="spellEnd"/>
      <w:r>
        <w:rPr>
          <w:rFonts w:ascii="Consolas" w:hAnsi="Consolas" w:cs="Consolas"/>
          <w:color w:val="DFAF8F"/>
          <w:sz w:val="18"/>
          <w:szCs w:val="18"/>
        </w:rPr>
        <w:t>"</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r>
        <w:rPr>
          <w:rFonts w:ascii="Consolas" w:hAnsi="Consolas" w:cs="Consolas"/>
          <w:color w:val="8ACCCF"/>
          <w:sz w:val="18"/>
          <w:szCs w:val="18"/>
          <w:lang w:val="en-US"/>
        </w:rPr>
        <w:t>key</w:t>
      </w:r>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r w:rsidRPr="00D3414D">
        <w:rPr>
          <w:rFonts w:ascii="Consolas" w:hAnsi="Consolas" w:cs="Consolas"/>
          <w:color w:val="DFAF8F"/>
          <w:sz w:val="18"/>
          <w:szCs w:val="18"/>
        </w:rPr>
        <w:t>666</w:t>
      </w:r>
      <w:r>
        <w:rPr>
          <w:rFonts w:ascii="Consolas" w:hAnsi="Consolas" w:cs="Consolas"/>
          <w:color w:val="DFAF8F"/>
          <w:sz w:val="18"/>
          <w:szCs w:val="18"/>
        </w:rPr>
        <w:t>"</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Пример</w:t>
      </w:r>
      <w:r w:rsidRPr="009D1FE4">
        <w:t xml:space="preserve"> </w:t>
      </w:r>
      <w:r>
        <w:t>ответа</w:t>
      </w:r>
      <w:r w:rsidRPr="009D1FE4">
        <w:t xml:space="preserve"> </w:t>
      </w:r>
      <w:r>
        <w:t>с</w:t>
      </w:r>
      <w:r w:rsidRPr="009D1FE4">
        <w:t xml:space="preserve"> </w:t>
      </w:r>
      <w:r>
        <w:t>ошибкой</w:t>
      </w:r>
      <w:r w:rsidRPr="009D1FE4">
        <w:t>:</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"Подпись не прошла проверку"</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8" w:name="_Toc80026505"/>
      <w:r w:rsidRPr="00391032">
        <w:lastRenderedPageBreak/>
        <w:t>2.</w:t>
      </w:r>
      <w:r>
        <w:t>7</w:t>
      </w:r>
      <w:r w:rsidRPr="00391032">
        <w:t xml:space="preserve"> </w:t>
      </w:r>
      <w:r>
        <w:t>Создания</w:t>
      </w:r>
      <w:r w:rsidRPr="00391032">
        <w:t xml:space="preserve"> </w:t>
      </w:r>
      <w:r>
        <w:t>чека</w:t>
      </w:r>
      <w:r w:rsidRPr="00391032">
        <w:t xml:space="preserve"> </w:t>
      </w:r>
      <w:r>
        <w:t>коррекции ФФД 1.2</w:t>
      </w:r>
      <w:bookmarkEnd w:id="678"/>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r>
        <w:rPr>
          <w:rFonts w:cs="Arial"/>
        </w:rPr>
        <w:t>З</w:t>
      </w:r>
      <w:r w:rsidRPr="00C16811">
        <w:rPr>
          <w:rFonts w:cs="Arial"/>
        </w:rPr>
        <w:t>апрос</w:t>
      </w:r>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w:t>
      </w:r>
      <w:proofErr w:type="spellStart"/>
      <w:r w:rsidRPr="004D311A">
        <w:rPr>
          <w:rFonts w:cs="Arial"/>
          <w:b/>
          <w:lang w:val="en-US"/>
        </w:rPr>
        <w:t>api</w:t>
      </w:r>
      <w:proofErr w:type="spellEnd"/>
      <w:r w:rsidRPr="00CE43A2">
        <w:rPr>
          <w:rFonts w:cs="Arial"/>
          <w:b/>
          <w:lang w:val="en-US"/>
        </w:rPr>
        <w:t>/</w:t>
      </w:r>
      <w:r w:rsidRPr="004D311A">
        <w:rPr>
          <w:rFonts w:cs="Arial"/>
          <w:b/>
          <w:lang w:val="en-US"/>
        </w:rPr>
        <w:t>v</w:t>
      </w:r>
      <w:r w:rsidRPr="00CE43A2">
        <w:rPr>
          <w:rFonts w:cs="Arial"/>
          <w:b/>
          <w:lang w:val="en-US"/>
        </w:rPr>
        <w:t>2/</w:t>
      </w:r>
      <w:bookmarkStart w:id="679" w:name="OLE_LINK593"/>
      <w:r w:rsidR="00F5370D">
        <w:rPr>
          <w:rFonts w:cs="Arial"/>
          <w:b/>
          <w:lang w:val="en-US"/>
        </w:rPr>
        <w:t>correction</w:t>
      </w:r>
      <w:r w:rsidR="00F5370D" w:rsidRPr="00CE43A2">
        <w:rPr>
          <w:rFonts w:cs="Arial"/>
          <w:b/>
          <w:lang w:val="en-US"/>
        </w:rPr>
        <w:t>12</w:t>
      </w:r>
      <w:bookmarkEnd w:id="679"/>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80" w:name="_Toc80026506"/>
      <w:r>
        <w:t>2.7.1 Тело запроса</w:t>
      </w:r>
      <w:bookmarkEnd w:id="680"/>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Идентификатор документа</w:t>
            </w:r>
          </w:p>
        </w:tc>
        <w:tc>
          <w:tcPr>
            <w:tcW w:w="2591" w:type="dxa"/>
          </w:tcPr>
          <w:p w14:paraId="25452A8A" w14:textId="5F6BE63D" w:rsidR="00D3414D" w:rsidRDefault="00D3414D"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591" w:type="dxa"/>
          </w:tcPr>
          <w:p w14:paraId="23B95FAF" w14:textId="236F5E00" w:rsidR="00D3414D" w:rsidRDefault="00D3414D" w:rsidP="0084541F">
            <w:pPr>
              <w:rPr>
                <w:rFonts w:cs="Arial"/>
              </w:rPr>
            </w:pPr>
            <w:r>
              <w:rPr>
                <w:rFonts w:cs="Arial"/>
              </w:rPr>
              <w:t>Параметр обязательный.</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ИНН организации, для которой пробивается чек</w:t>
            </w:r>
          </w:p>
        </w:tc>
        <w:tc>
          <w:tcPr>
            <w:tcW w:w="2591" w:type="dxa"/>
          </w:tcPr>
          <w:p w14:paraId="3F2A2473" w14:textId="496C8D59" w:rsidR="00D3414D" w:rsidRDefault="00D3414D"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591" w:type="dxa"/>
          </w:tcPr>
          <w:p w14:paraId="0D173A76" w14:textId="0275D968" w:rsidR="00D3414D" w:rsidRDefault="00D3414D" w:rsidP="0084541F">
            <w:pPr>
              <w:rPr>
                <w:rFonts w:cs="Arial"/>
              </w:rPr>
            </w:pPr>
            <w:r>
              <w:rPr>
                <w:rFonts w:cs="Arial"/>
              </w:rPr>
              <w:t>Параметр обязательный.</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Группа устройств, с помощью которых будет пробит чек</w:t>
            </w:r>
          </w:p>
        </w:tc>
        <w:tc>
          <w:tcPr>
            <w:tcW w:w="2591" w:type="dxa"/>
          </w:tcPr>
          <w:p w14:paraId="3C13857F" w14:textId="64776B58" w:rsidR="00D3414D" w:rsidRPr="00136331" w:rsidRDefault="00D3414D" w:rsidP="00A2661E">
            <w:pPr>
              <w:rPr>
                <w:rFonts w:cs="Arial"/>
              </w:rPr>
            </w:pPr>
            <w:r>
              <w:rPr>
                <w:rFonts w:cs="Arial"/>
              </w:rPr>
              <w:t xml:space="preserve">Строка от 1 до 32 символов или </w:t>
            </w:r>
            <w:r>
              <w:rPr>
                <w:rFonts w:cs="Arial"/>
                <w:lang w:val="en-US"/>
              </w:rPr>
              <w:t>null</w:t>
            </w:r>
            <w:r>
              <w:rPr>
                <w:rFonts w:cs="Arial"/>
              </w:rPr>
              <w:t>.</w:t>
            </w:r>
            <w:r>
              <w:rPr>
                <w:rFonts w:cs="Arial"/>
              </w:rPr>
              <w:br/>
            </w:r>
          </w:p>
        </w:tc>
        <w:tc>
          <w:tcPr>
            <w:tcW w:w="2591" w:type="dxa"/>
          </w:tcPr>
          <w:p w14:paraId="29F4EEB2" w14:textId="7E220F1E" w:rsidR="00D3414D" w:rsidRDefault="00D3414D" w:rsidP="0084541F">
            <w:pPr>
              <w:rPr>
                <w:rFonts w:cs="Arial"/>
              </w:rPr>
            </w:pPr>
            <w:r>
              <w:rPr>
                <w:rFonts w:cs="Arial"/>
              </w:rPr>
              <w:t>Параметр обязательный.</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Содержимое документа</w:t>
            </w:r>
          </w:p>
        </w:tc>
        <w:tc>
          <w:tcPr>
            <w:tcW w:w="2591" w:type="dxa"/>
          </w:tcPr>
          <w:p w14:paraId="5E859D31" w14:textId="3B6CA13F" w:rsidR="00D3414D" w:rsidRPr="00525F22" w:rsidRDefault="00D3414D" w:rsidP="0084541F">
            <w:pPr>
              <w:rPr>
                <w:rFonts w:cs="Arial"/>
              </w:rPr>
            </w:pPr>
            <w:r>
              <w:rPr>
                <w:rFonts w:cs="Arial"/>
              </w:rPr>
              <w:t>Структура п.2.</w:t>
            </w:r>
            <w:r>
              <w:rPr>
                <w:rFonts w:cs="Arial"/>
                <w:lang w:val="en-US"/>
              </w:rPr>
              <w:t>7</w:t>
            </w:r>
            <w:r>
              <w:rPr>
                <w:rFonts w:cs="Arial"/>
              </w:rPr>
              <w:t>.1.1</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77777777" w:rsidR="00D3414D" w:rsidRPr="00BB096F" w:rsidRDefault="00D3414D"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591" w:type="dxa"/>
          </w:tcPr>
          <w:p w14:paraId="247C84F4" w14:textId="545DEAE8" w:rsidR="00D3414D" w:rsidRPr="00115D23" w:rsidRDefault="00D3414D" w:rsidP="00A2661E">
            <w:pPr>
              <w:rPr>
                <w:rFonts w:cs="Arial"/>
              </w:rPr>
            </w:pPr>
            <w:r>
              <w:rPr>
                <w:rFonts w:cs="Arial"/>
              </w:rPr>
              <w:t xml:space="preserve">Строка от 1 до 32 символов. </w:t>
            </w:r>
          </w:p>
        </w:tc>
        <w:tc>
          <w:tcPr>
            <w:tcW w:w="2591" w:type="dxa"/>
          </w:tcPr>
          <w:p w14:paraId="74F3FF05" w14:textId="7BAAF5C5" w:rsidR="00D3414D" w:rsidRDefault="00D3414D" w:rsidP="0084541F">
            <w:pPr>
              <w:rPr>
                <w:rFonts w:cs="Arial"/>
              </w:rPr>
            </w:pPr>
            <w:r>
              <w:rPr>
                <w:rFonts w:cs="Arial"/>
              </w:rPr>
              <w:t>Параметр обязательный.</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proofErr w:type="spellStart"/>
            <w:r>
              <w:rPr>
                <w:rFonts w:cs="Arial"/>
                <w:lang w:val="en-US"/>
              </w:rPr>
              <w:t>callbackUrl</w:t>
            </w:r>
            <w:proofErr w:type="spellEnd"/>
          </w:p>
        </w:tc>
        <w:tc>
          <w:tcPr>
            <w:tcW w:w="5496" w:type="dxa"/>
          </w:tcPr>
          <w:p w14:paraId="3661825D" w14:textId="77777777" w:rsidR="00D3414D" w:rsidRPr="009D7C38" w:rsidRDefault="00D3414D"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591" w:type="dxa"/>
          </w:tcPr>
          <w:p w14:paraId="55D2EBF2" w14:textId="13F6F8F0" w:rsidR="00D3414D" w:rsidRPr="00136331" w:rsidRDefault="00D3414D"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591" w:type="dxa"/>
          </w:tcPr>
          <w:p w14:paraId="30099815" w14:textId="4CDA4552" w:rsidR="00D3414D" w:rsidRDefault="00A2661E" w:rsidP="0084541F">
            <w:pPr>
              <w:rPr>
                <w:rFonts w:cs="Arial"/>
              </w:rPr>
            </w:pPr>
            <w:r>
              <w:rPr>
                <w:rFonts w:cs="Arial"/>
              </w:rPr>
              <w:t>необязательное поле.</w:t>
            </w:r>
          </w:p>
        </w:tc>
      </w:tr>
      <w:tr w:rsidR="007B2DC5" w:rsidRPr="008F4F86" w14:paraId="30652210" w14:textId="77777777" w:rsidTr="00D3414D">
        <w:tc>
          <w:tcPr>
            <w:tcW w:w="2196" w:type="dxa"/>
          </w:tcPr>
          <w:p w14:paraId="2EAF8260" w14:textId="77777777" w:rsidR="007B2DC5" w:rsidRDefault="007B2DC5" w:rsidP="007B2DC5">
            <w:pPr>
              <w:rPr>
                <w:rFonts w:cs="Arial"/>
                <w:lang w:val="en-US"/>
              </w:rPr>
            </w:pPr>
            <w:proofErr w:type="spellStart"/>
            <w:r w:rsidRPr="00F12065">
              <w:rPr>
                <w:rFonts w:cs="Arial"/>
                <w:lang w:val="en-US"/>
              </w:rPr>
              <w:t>callbackApiKey</w:t>
            </w:r>
            <w:proofErr w:type="spellEnd"/>
          </w:p>
          <w:p w14:paraId="2812819B" w14:textId="77777777" w:rsidR="007B2DC5" w:rsidRDefault="007B2DC5" w:rsidP="007B2DC5">
            <w:pPr>
              <w:rPr>
                <w:rFonts w:cs="Arial"/>
                <w:lang w:val="en-US"/>
              </w:rPr>
            </w:pPr>
          </w:p>
        </w:tc>
        <w:tc>
          <w:tcPr>
            <w:tcW w:w="5496" w:type="dxa"/>
          </w:tcPr>
          <w:p w14:paraId="6902D3D9" w14:textId="1E295659"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591" w:type="dxa"/>
          </w:tcPr>
          <w:p w14:paraId="2C86230B" w14:textId="32E25406"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2591" w:type="dxa"/>
          </w:tcPr>
          <w:p w14:paraId="30FB3676" w14:textId="2FBE2CCB" w:rsidR="007B2DC5" w:rsidRDefault="007B2DC5" w:rsidP="007B2DC5">
            <w:pPr>
              <w:rPr>
                <w:rFonts w:cs="Arial"/>
              </w:rPr>
            </w:pPr>
            <w:r>
              <w:rPr>
                <w:rFonts w:cs="Arial"/>
              </w:rPr>
              <w:t>Параметр не обязательный</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Метаданные запроса</w:t>
            </w:r>
          </w:p>
        </w:tc>
        <w:tc>
          <w:tcPr>
            <w:tcW w:w="2591" w:type="dxa"/>
          </w:tcPr>
          <w:p w14:paraId="2D85CBB9" w14:textId="04B8D0FA" w:rsidR="00D3414D" w:rsidRPr="00136331" w:rsidRDefault="00D3414D"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591" w:type="dxa"/>
          </w:tcPr>
          <w:p w14:paraId="04E1E443" w14:textId="6CA23706" w:rsidR="00D3414D" w:rsidRDefault="00A2661E" w:rsidP="0084541F">
            <w:pPr>
              <w:rPr>
                <w:rFonts w:cs="Arial"/>
              </w:rPr>
            </w:pPr>
            <w:r>
              <w:rPr>
                <w:rFonts w:cs="Arial"/>
              </w:rPr>
              <w:t>необязательное поле.</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proofErr w:type="spellStart"/>
            <w:r>
              <w:rPr>
                <w:rFonts w:cs="Arial"/>
                <w:lang w:val="en-US"/>
              </w:rPr>
              <w:t>ignoreItemCodeCheck</w:t>
            </w:r>
            <w:proofErr w:type="spellEnd"/>
          </w:p>
        </w:tc>
        <w:tc>
          <w:tcPr>
            <w:tcW w:w="5496" w:type="dxa"/>
          </w:tcPr>
          <w:p w14:paraId="2CB4F1BE" w14:textId="77777777" w:rsidR="00D3414D" w:rsidRDefault="00D3414D" w:rsidP="00DE7DD0">
            <w:pPr>
              <w:rPr>
                <w:rFonts w:cs="Arial"/>
              </w:rPr>
            </w:pPr>
            <w:r>
              <w:rPr>
                <w:rFonts w:cs="Arial"/>
              </w:rPr>
              <w:t>Флаг указывающий стоит ли игнорировать проверку КМ.</w:t>
            </w:r>
          </w:p>
          <w:p w14:paraId="34AAC3C4" w14:textId="77777777" w:rsidR="00D3414D" w:rsidRDefault="00D3414D" w:rsidP="00DE7DD0">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3DD1ACBC" w14:textId="16250375" w:rsidR="00D3414D" w:rsidRDefault="00D3414D" w:rsidP="00DE7DD0">
            <w:pPr>
              <w:rPr>
                <w:rFonts w:cs="Arial"/>
              </w:rPr>
            </w:pPr>
            <w:r>
              <w:rPr>
                <w:rFonts w:cs="Arial"/>
              </w:rPr>
              <w:lastRenderedPageBreak/>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proofErr w:type="spellEnd"/>
          </w:p>
        </w:tc>
        <w:tc>
          <w:tcPr>
            <w:tcW w:w="2591" w:type="dxa"/>
          </w:tcPr>
          <w:p w14:paraId="25025D66" w14:textId="4135CCBB" w:rsidR="00D3414D" w:rsidRDefault="00D3414D" w:rsidP="00DE7DD0">
            <w:pPr>
              <w:rPr>
                <w:rFonts w:cs="Arial"/>
              </w:rPr>
            </w:pPr>
            <w:proofErr w:type="spellStart"/>
            <w:r>
              <w:rPr>
                <w:rFonts w:cs="Arial"/>
              </w:rPr>
              <w:lastRenderedPageBreak/>
              <w:t>Булевое</w:t>
            </w:r>
            <w:proofErr w:type="spellEnd"/>
            <w:r>
              <w:rPr>
                <w:rFonts w:cs="Arial"/>
              </w:rPr>
              <w:t xml:space="preserve"> значение, </w:t>
            </w:r>
          </w:p>
          <w:p w14:paraId="2FDC849C" w14:textId="66C5C6E1" w:rsidR="00D3414D" w:rsidRDefault="00D3414D" w:rsidP="00DE7DD0">
            <w:pPr>
              <w:rPr>
                <w:rFonts w:cs="Arial"/>
              </w:rPr>
            </w:pPr>
            <w:r>
              <w:rPr>
                <w:rFonts w:cs="Arial"/>
              </w:rPr>
              <w:t xml:space="preserve">Значение по умолчанию </w:t>
            </w:r>
            <w:r>
              <w:rPr>
                <w:rFonts w:cs="Arial"/>
                <w:lang w:val="en-US"/>
              </w:rPr>
              <w:t>false</w:t>
            </w:r>
            <w:r w:rsidRPr="00DE7DD0">
              <w:rPr>
                <w:rFonts w:cs="Arial"/>
              </w:rPr>
              <w:t>.</w:t>
            </w:r>
          </w:p>
        </w:tc>
        <w:tc>
          <w:tcPr>
            <w:tcW w:w="2591" w:type="dxa"/>
          </w:tcPr>
          <w:p w14:paraId="0738A71B" w14:textId="2625D206" w:rsidR="00D3414D" w:rsidRDefault="00A2661E" w:rsidP="00DE7DD0">
            <w:pPr>
              <w:rPr>
                <w:rFonts w:cs="Arial"/>
              </w:rPr>
            </w:pPr>
            <w:r>
              <w:rPr>
                <w:rFonts w:cs="Arial"/>
              </w:rPr>
              <w:t>необязательное поле.</w:t>
            </w:r>
          </w:p>
        </w:tc>
      </w:tr>
    </w:tbl>
    <w:p w14:paraId="74E3320F" w14:textId="77777777" w:rsidR="00A70CAC" w:rsidRDefault="00A70CAC" w:rsidP="00A70CAC"/>
    <w:p w14:paraId="4B0465D5" w14:textId="56F51014" w:rsidR="00A70CAC" w:rsidRPr="00C16811" w:rsidRDefault="00A70CAC" w:rsidP="00A70CAC">
      <w:pPr>
        <w:pStyle w:val="4"/>
      </w:pPr>
      <w:bookmarkStart w:id="681" w:name="_Toc80026507"/>
      <w:r>
        <w:rPr>
          <w:rFonts w:cs="Arial"/>
        </w:rPr>
        <w:t>2.</w:t>
      </w:r>
      <w:r w:rsidR="006E0B19">
        <w:rPr>
          <w:rFonts w:cs="Arial"/>
        </w:rPr>
        <w:t>7</w:t>
      </w:r>
      <w:r>
        <w:rPr>
          <w:rFonts w:cs="Arial"/>
        </w:rPr>
        <w:t>.1.1</w:t>
      </w:r>
      <w:r>
        <w:t xml:space="preserve"> Содержимое документа</w:t>
      </w:r>
      <w:bookmarkEnd w:id="681"/>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1E985FA8"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569A7CAF"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50DC9FAA" w14:textId="79D71953" w:rsidR="00A2661E" w:rsidRPr="00627F02" w:rsidRDefault="00A2661E" w:rsidP="0084541F">
            <w:pPr>
              <w:jc w:val="center"/>
              <w:rPr>
                <w:rFonts w:cs="Arial"/>
                <w:b/>
                <w:bCs/>
              </w:rPr>
            </w:pPr>
            <w:r>
              <w:rPr>
                <w:rFonts w:cs="Arial"/>
                <w:b/>
                <w:bCs/>
              </w:rPr>
              <w:t>Обязательность</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proofErr w:type="spellStart"/>
            <w:r>
              <w:rPr>
                <w:rFonts w:cs="Arial"/>
                <w:lang w:val="en-US"/>
              </w:rPr>
              <w:t>ffdVersion</w:t>
            </w:r>
            <w:proofErr w:type="spellEnd"/>
          </w:p>
        </w:tc>
        <w:tc>
          <w:tcPr>
            <w:tcW w:w="2974" w:type="dxa"/>
          </w:tcPr>
          <w:p w14:paraId="1F66B22B" w14:textId="77777777" w:rsidR="00A2661E" w:rsidRDefault="00A2661E" w:rsidP="00FF3381">
            <w:pPr>
              <w:rPr>
                <w:rFonts w:cs="Arial"/>
              </w:rPr>
            </w:pPr>
            <w:r>
              <w:rPr>
                <w:rFonts w:cs="Arial"/>
              </w:rPr>
              <w:t xml:space="preserve">Номер версии ФФД, </w:t>
            </w:r>
            <w:r w:rsidRPr="00DD04DD">
              <w:rPr>
                <w:rFonts w:cs="Arial"/>
              </w:rPr>
              <w:t>1209</w:t>
            </w:r>
          </w:p>
          <w:p w14:paraId="47DC5F07" w14:textId="1493A9F3" w:rsidR="00A2661E" w:rsidRPr="00DD04DD" w:rsidRDefault="00A2661E" w:rsidP="00FF3381">
            <w:pPr>
              <w:rPr>
                <w:rFonts w:cs="Arial"/>
              </w:rPr>
            </w:pPr>
            <w:r>
              <w:rPr>
                <w:rFonts w:cs="Arial"/>
              </w:rPr>
              <w:t>4 – ФФД 1.2</w:t>
            </w:r>
          </w:p>
        </w:tc>
        <w:tc>
          <w:tcPr>
            <w:tcW w:w="3260" w:type="dxa"/>
          </w:tcPr>
          <w:p w14:paraId="6C3660B0" w14:textId="2E8BB669" w:rsidR="00A2661E" w:rsidRDefault="00A2661E" w:rsidP="00A2661E">
            <w:pPr>
              <w:rPr>
                <w:rFonts w:cs="Arial"/>
              </w:rPr>
            </w:pPr>
            <w:r>
              <w:rPr>
                <w:rFonts w:cs="Arial"/>
              </w:rPr>
              <w:t>Число.</w:t>
            </w:r>
          </w:p>
        </w:tc>
        <w:tc>
          <w:tcPr>
            <w:tcW w:w="3260" w:type="dxa"/>
          </w:tcPr>
          <w:p w14:paraId="27B5E07D" w14:textId="6FBAB38C" w:rsidR="00A2661E" w:rsidRDefault="00A2661E" w:rsidP="00FF3381">
            <w:pPr>
              <w:rPr>
                <w:rFonts w:cs="Arial"/>
              </w:rPr>
            </w:pPr>
            <w:r>
              <w:rPr>
                <w:rFonts w:cs="Arial"/>
              </w:rPr>
              <w:t>обязательный параметр</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Признак расчета, 1054:</w:t>
            </w:r>
          </w:p>
          <w:p w14:paraId="4256CC13" w14:textId="77777777" w:rsidR="00A2661E" w:rsidRDefault="00A2661E" w:rsidP="00DD04DD">
            <w:pPr>
              <w:pStyle w:val="ac"/>
              <w:numPr>
                <w:ilvl w:val="0"/>
                <w:numId w:val="23"/>
              </w:numPr>
              <w:rPr>
                <w:rFonts w:cs="Arial"/>
              </w:rPr>
            </w:pPr>
            <w:r>
              <w:rPr>
                <w:rFonts w:cs="Arial"/>
              </w:rPr>
              <w:t>Приход</w:t>
            </w:r>
          </w:p>
          <w:p w14:paraId="16DFC3BB" w14:textId="77777777" w:rsidR="00A2661E" w:rsidRDefault="00A2661E" w:rsidP="00DD04DD">
            <w:pPr>
              <w:pStyle w:val="ac"/>
              <w:numPr>
                <w:ilvl w:val="0"/>
                <w:numId w:val="23"/>
              </w:numPr>
              <w:rPr>
                <w:rFonts w:cs="Arial"/>
              </w:rPr>
            </w:pPr>
            <w:r>
              <w:rPr>
                <w:rFonts w:cs="Arial"/>
              </w:rPr>
              <w:t>Возврат прихода</w:t>
            </w:r>
          </w:p>
          <w:p w14:paraId="49B12A13" w14:textId="77777777" w:rsidR="00A2661E" w:rsidRDefault="00A2661E" w:rsidP="00E56FC0">
            <w:pPr>
              <w:pStyle w:val="ac"/>
              <w:numPr>
                <w:ilvl w:val="0"/>
                <w:numId w:val="23"/>
              </w:numPr>
              <w:rPr>
                <w:rFonts w:cs="Arial"/>
              </w:rPr>
            </w:pPr>
            <w:r>
              <w:rPr>
                <w:rFonts w:cs="Arial"/>
              </w:rPr>
              <w:t>Расход</w:t>
            </w:r>
          </w:p>
          <w:p w14:paraId="7841B6BE" w14:textId="1F48DF74" w:rsidR="00A2661E" w:rsidRDefault="00A2661E" w:rsidP="00E56FC0">
            <w:pPr>
              <w:pStyle w:val="ac"/>
              <w:numPr>
                <w:ilvl w:val="0"/>
                <w:numId w:val="23"/>
              </w:numPr>
              <w:rPr>
                <w:rFonts w:cs="Arial"/>
              </w:rPr>
            </w:pPr>
            <w:r>
              <w:rPr>
                <w:rFonts w:cs="Arial"/>
              </w:rPr>
              <w:t>Возврат расхода</w:t>
            </w:r>
          </w:p>
        </w:tc>
        <w:tc>
          <w:tcPr>
            <w:tcW w:w="3260" w:type="dxa"/>
          </w:tcPr>
          <w:p w14:paraId="0C0C8300" w14:textId="383DF8F4" w:rsidR="00A2661E" w:rsidRDefault="00A2661E" w:rsidP="00A2661E">
            <w:pPr>
              <w:rPr>
                <w:rFonts w:cs="Arial"/>
              </w:rPr>
            </w:pPr>
            <w:r>
              <w:rPr>
                <w:rFonts w:cs="Arial"/>
              </w:rPr>
              <w:t>Число.</w:t>
            </w:r>
          </w:p>
        </w:tc>
        <w:tc>
          <w:tcPr>
            <w:tcW w:w="3260" w:type="dxa"/>
          </w:tcPr>
          <w:p w14:paraId="37FA5F85" w14:textId="6886F6D2" w:rsidR="00A2661E" w:rsidRDefault="00A2661E" w:rsidP="00DD04DD">
            <w:pPr>
              <w:rPr>
                <w:rFonts w:cs="Arial"/>
              </w:rPr>
            </w:pPr>
            <w:r>
              <w:rPr>
                <w:rFonts w:cs="Arial"/>
              </w:rPr>
              <w:t>обязательный параметр</w:t>
            </w:r>
          </w:p>
        </w:tc>
      </w:tr>
      <w:tr w:rsidR="00A2661E" w:rsidRPr="008F4F86" w14:paraId="27234E4E" w14:textId="1B2F4863" w:rsidTr="00A2661E">
        <w:tc>
          <w:tcPr>
            <w:tcW w:w="3967" w:type="dxa"/>
          </w:tcPr>
          <w:p w14:paraId="26A03965" w14:textId="61EA8EF2" w:rsidR="00A2661E" w:rsidRDefault="00A2661E" w:rsidP="00DD04DD">
            <w:pPr>
              <w:rPr>
                <w:rFonts w:cs="Arial"/>
                <w:lang w:val="en-US"/>
              </w:rPr>
            </w:pPr>
            <w:r>
              <w:rPr>
                <w:rFonts w:cs="Arial"/>
                <w:lang w:val="en-US"/>
              </w:rPr>
              <w:t>p</w:t>
            </w:r>
            <w:proofErr w:type="spellStart"/>
            <w:r w:rsidRPr="00B2081D">
              <w:rPr>
                <w:rFonts w:cs="Arial"/>
              </w:rPr>
              <w:t>ositions</w:t>
            </w:r>
            <w:proofErr w:type="spellEnd"/>
          </w:p>
        </w:tc>
        <w:tc>
          <w:tcPr>
            <w:tcW w:w="2974" w:type="dxa"/>
          </w:tcPr>
          <w:p w14:paraId="6BC6A41E" w14:textId="7E7AB7A5" w:rsidR="00A2661E" w:rsidRDefault="00A2661E" w:rsidP="00DD04DD">
            <w:pPr>
              <w:rPr>
                <w:rFonts w:cs="Arial"/>
              </w:rPr>
            </w:pPr>
            <w:r>
              <w:rPr>
                <w:rFonts w:cs="Arial"/>
              </w:rPr>
              <w:t xml:space="preserve">Список </w:t>
            </w:r>
            <w:r w:rsidRPr="00C427A1">
              <w:t>предмет</w:t>
            </w:r>
            <w:r>
              <w:t>ов</w:t>
            </w:r>
            <w:r w:rsidRPr="00C427A1">
              <w:t xml:space="preserve"> расчета</w:t>
            </w:r>
            <w:r>
              <w:t>, 1059</w:t>
            </w:r>
          </w:p>
        </w:tc>
        <w:tc>
          <w:tcPr>
            <w:tcW w:w="3260" w:type="dxa"/>
          </w:tcPr>
          <w:p w14:paraId="3E92F73A" w14:textId="44E43E0F" w:rsidR="00A2661E" w:rsidRDefault="00A2661E" w:rsidP="00DD04DD">
            <w:pPr>
              <w:rPr>
                <w:rFonts w:cs="Arial"/>
              </w:rPr>
            </w:pPr>
            <w:r>
              <w:rPr>
                <w:rFonts w:cs="Arial"/>
              </w:rPr>
              <w:t>Массив структур п.2.1.1.2</w:t>
            </w:r>
            <w:r w:rsidRPr="00B20708">
              <w:rPr>
                <w:rFonts w:cs="Arial"/>
              </w:rPr>
              <w:t xml:space="preserve"> </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032DAEE1" w:rsidR="00A2661E" w:rsidRDefault="00A2661E" w:rsidP="00DD04DD">
            <w:pPr>
              <w:rPr>
                <w:rFonts w:cs="Arial"/>
                <w:lang w:val="en-US"/>
              </w:rPr>
            </w:pPr>
            <w:r>
              <w:rPr>
                <w:rFonts w:cs="Arial"/>
                <w:lang w:val="en-US"/>
              </w:rPr>
              <w:t>c</w:t>
            </w:r>
            <w:proofErr w:type="spellStart"/>
            <w:r w:rsidRPr="00B2081D">
              <w:rPr>
                <w:rFonts w:cs="Arial"/>
              </w:rPr>
              <w:t>heckClose</w:t>
            </w:r>
            <w:proofErr w:type="spellEnd"/>
          </w:p>
        </w:tc>
        <w:tc>
          <w:tcPr>
            <w:tcW w:w="2974" w:type="dxa"/>
          </w:tcPr>
          <w:p w14:paraId="04BF5B0A" w14:textId="0A9A90A9" w:rsidR="00A2661E" w:rsidRDefault="00A2661E" w:rsidP="00DD04DD">
            <w:pPr>
              <w:rPr>
                <w:rFonts w:cs="Arial"/>
              </w:rPr>
            </w:pPr>
            <w:r>
              <w:rPr>
                <w:rFonts w:cs="Arial"/>
              </w:rPr>
              <w:t>Параметры закрытия чека</w:t>
            </w:r>
          </w:p>
        </w:tc>
        <w:tc>
          <w:tcPr>
            <w:tcW w:w="3260" w:type="dxa"/>
          </w:tcPr>
          <w:p w14:paraId="3C143F09" w14:textId="66AC493C" w:rsidR="00A2661E" w:rsidRDefault="00A2661E" w:rsidP="00DD04DD">
            <w:pPr>
              <w:rPr>
                <w:rFonts w:cs="Arial"/>
              </w:rPr>
            </w:pPr>
            <w:r>
              <w:rPr>
                <w:rFonts w:cs="Arial"/>
              </w:rPr>
              <w:t>Структура п.2.1.1.3</w:t>
            </w:r>
          </w:p>
        </w:tc>
        <w:tc>
          <w:tcPr>
            <w:tcW w:w="3260" w:type="dxa"/>
          </w:tcPr>
          <w:p w14:paraId="28C15BE1" w14:textId="77777777" w:rsidR="00A2661E" w:rsidRDefault="00A2661E" w:rsidP="00DD04DD">
            <w:pPr>
              <w:rPr>
                <w:rFonts w:cs="Arial"/>
              </w:rPr>
            </w:pPr>
          </w:p>
        </w:tc>
      </w:tr>
      <w:tr w:rsidR="00A2661E" w:rsidRPr="008F4F86" w14:paraId="476B2A66" w14:textId="1CEEA1B5" w:rsidTr="00A2661E">
        <w:tc>
          <w:tcPr>
            <w:tcW w:w="3967" w:type="dxa"/>
          </w:tcPr>
          <w:p w14:paraId="4F5101C3" w14:textId="7A826936" w:rsidR="00A2661E" w:rsidRDefault="00A2661E" w:rsidP="00DD04DD">
            <w:pPr>
              <w:rPr>
                <w:rFonts w:cs="Arial"/>
                <w:lang w:val="en-US"/>
              </w:rPr>
            </w:pPr>
            <w:r>
              <w:rPr>
                <w:rFonts w:cs="Arial"/>
                <w:lang w:val="en-US"/>
              </w:rPr>
              <w:t>c</w:t>
            </w:r>
            <w:proofErr w:type="spellStart"/>
            <w:r w:rsidRPr="004311A3">
              <w:rPr>
                <w:rFonts w:cs="Arial"/>
              </w:rPr>
              <w:t>ustomerContact</w:t>
            </w:r>
            <w:proofErr w:type="spellEnd"/>
          </w:p>
        </w:tc>
        <w:tc>
          <w:tcPr>
            <w:tcW w:w="2974" w:type="dxa"/>
          </w:tcPr>
          <w:p w14:paraId="71BD76A5" w14:textId="780B3925" w:rsidR="00A2661E" w:rsidRDefault="00A2661E" w:rsidP="00DD04DD">
            <w:pPr>
              <w:rPr>
                <w:rFonts w:cs="Arial"/>
              </w:rPr>
            </w:pPr>
            <w:r>
              <w:t>Т</w:t>
            </w:r>
            <w:r w:rsidRPr="00C427A1">
              <w:t>елефон или электронный адрес покупателя</w:t>
            </w:r>
            <w:r>
              <w:t>, 1008</w:t>
            </w:r>
          </w:p>
        </w:tc>
        <w:tc>
          <w:tcPr>
            <w:tcW w:w="3260" w:type="dxa"/>
          </w:tcPr>
          <w:p w14:paraId="0C7D8BDC" w14:textId="1302D8FA" w:rsidR="00A2661E" w:rsidRDefault="00542312" w:rsidP="00A2661E">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+{Ц} или {С}@{C}, {</w:t>
            </w:r>
            <w:r>
              <w:rPr>
                <w:lang w:val="en-US"/>
              </w:rPr>
              <w:t>none</w:t>
            </w:r>
            <w:r>
              <w:t>}</w:t>
            </w:r>
            <w:r w:rsidRPr="00542312">
              <w:t>.</w:t>
            </w:r>
          </w:p>
        </w:tc>
        <w:tc>
          <w:tcPr>
            <w:tcW w:w="3260" w:type="dxa"/>
          </w:tcPr>
          <w:p w14:paraId="09BE5481" w14:textId="1CB7C4F6" w:rsidR="00A2661E" w:rsidRDefault="00A2661E" w:rsidP="00DD04DD">
            <w:pPr>
              <w:rPr>
                <w:rFonts w:cs="Arial"/>
              </w:rPr>
            </w:pPr>
            <w:r>
              <w:rPr>
                <w:rFonts w:cs="Arial"/>
              </w:rPr>
              <w:t>обязательный параметр</w:t>
            </w:r>
          </w:p>
        </w:tc>
      </w:tr>
      <w:tr w:rsidR="00A2661E" w:rsidRPr="008F4F86" w14:paraId="20831836" w14:textId="65BC91BB" w:rsidTr="00A2661E">
        <w:tc>
          <w:tcPr>
            <w:tcW w:w="3967" w:type="dxa"/>
          </w:tcPr>
          <w:p w14:paraId="3E45924C" w14:textId="01B3CF65" w:rsidR="00A2661E" w:rsidRDefault="00A2661E" w:rsidP="00DD04DD">
            <w:pPr>
              <w:rPr>
                <w:rFonts w:cs="Arial"/>
                <w:lang w:val="en-US"/>
              </w:rPr>
            </w:pPr>
            <w:proofErr w:type="spellStart"/>
            <w:r>
              <w:rPr>
                <w:rFonts w:cs="Arial"/>
                <w:lang w:val="en-US"/>
              </w:rPr>
              <w:t>correctionType</w:t>
            </w:r>
            <w:proofErr w:type="spellEnd"/>
          </w:p>
        </w:tc>
        <w:tc>
          <w:tcPr>
            <w:tcW w:w="2974" w:type="dxa"/>
          </w:tcPr>
          <w:p w14:paraId="6A281228" w14:textId="77777777" w:rsidR="00A2661E" w:rsidRPr="00CA7F3F" w:rsidRDefault="00A2661E" w:rsidP="00DD04DD">
            <w:pPr>
              <w:rPr>
                <w:rFonts w:cs="Arial"/>
              </w:rPr>
            </w:pPr>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1E4D78C7" w14:textId="77777777" w:rsidR="00A2661E" w:rsidRPr="00CA7F3F" w:rsidRDefault="00A2661E" w:rsidP="00DD04DD">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0E0A31A6" w14:textId="016C1984" w:rsidR="00A2661E" w:rsidRDefault="00A2661E" w:rsidP="00DD04DD">
            <w:pPr>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p>
        </w:tc>
        <w:tc>
          <w:tcPr>
            <w:tcW w:w="3260" w:type="dxa"/>
          </w:tcPr>
          <w:p w14:paraId="381F5E15" w14:textId="42A57952" w:rsidR="00A2661E" w:rsidRDefault="00A2661E" w:rsidP="00A2661E">
            <w:pPr>
              <w:rPr>
                <w:rFonts w:cs="Arial"/>
              </w:rPr>
            </w:pPr>
            <w:r>
              <w:rPr>
                <w:rFonts w:cs="Arial"/>
              </w:rPr>
              <w:t xml:space="preserve">Число. </w:t>
            </w:r>
          </w:p>
        </w:tc>
        <w:tc>
          <w:tcPr>
            <w:tcW w:w="3260" w:type="dxa"/>
          </w:tcPr>
          <w:p w14:paraId="0E2FADF8" w14:textId="510BCFB5" w:rsidR="00A2661E" w:rsidRDefault="00A2661E" w:rsidP="00DD04DD">
            <w:pPr>
              <w:rPr>
                <w:rFonts w:cs="Arial"/>
              </w:rPr>
            </w:pPr>
            <w:r>
              <w:rPr>
                <w:rFonts w:cs="Arial"/>
              </w:rPr>
              <w:t>обязательный параметр</w:t>
            </w:r>
          </w:p>
        </w:tc>
      </w:tr>
      <w:tr w:rsidR="00A2661E" w:rsidRPr="008F4F86" w14:paraId="2451F8F9" w14:textId="5631C04F" w:rsidTr="00A2661E">
        <w:tc>
          <w:tcPr>
            <w:tcW w:w="3967" w:type="dxa"/>
          </w:tcPr>
          <w:p w14:paraId="4E7E33A7" w14:textId="44491617" w:rsidR="00A2661E" w:rsidRPr="00B2081D" w:rsidRDefault="00A2661E" w:rsidP="00DD04DD">
            <w:pPr>
              <w:rPr>
                <w:rFonts w:cs="Arial"/>
              </w:rPr>
            </w:pPr>
            <w:r>
              <w:rPr>
                <w:rFonts w:cs="Arial"/>
                <w:lang w:val="en-US"/>
              </w:rPr>
              <w:t>c</w:t>
            </w:r>
            <w:proofErr w:type="spellStart"/>
            <w:r w:rsidRPr="00CA7F3F">
              <w:rPr>
                <w:rFonts w:cs="Arial"/>
              </w:rPr>
              <w:t>auseDocumentDate</w:t>
            </w:r>
            <w:proofErr w:type="spellEnd"/>
          </w:p>
        </w:tc>
        <w:tc>
          <w:tcPr>
            <w:tcW w:w="2974" w:type="dxa"/>
          </w:tcPr>
          <w:p w14:paraId="556745AD" w14:textId="77777777" w:rsidR="00A2661E" w:rsidRDefault="00A2661E" w:rsidP="00DD04DD">
            <w:pPr>
              <w:rPr>
                <w:rFonts w:cs="Arial"/>
              </w:rPr>
            </w:pPr>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p>
          <w:p w14:paraId="5A905AC5" w14:textId="75E8F2CF" w:rsidR="00A2661E" w:rsidRDefault="00A2661E" w:rsidP="00DD04DD">
            <w:pPr>
              <w:rPr>
                <w:rFonts w:cs="Arial"/>
              </w:rPr>
            </w:pPr>
            <w:r w:rsidRPr="00592356">
              <w:rPr>
                <w:rFonts w:cs="Arial"/>
              </w:rPr>
              <w:t>В данном реквизите время всегда указывать, как 00:00:00</w:t>
            </w:r>
          </w:p>
        </w:tc>
        <w:tc>
          <w:tcPr>
            <w:tcW w:w="3260" w:type="dxa"/>
          </w:tcPr>
          <w:p w14:paraId="6EF70DE2" w14:textId="612C1D92" w:rsidR="00A2661E" w:rsidRDefault="00A2661E" w:rsidP="00A2661E">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3260" w:type="dxa"/>
          </w:tcPr>
          <w:p w14:paraId="4DAB7FE6" w14:textId="4D2C3163" w:rsidR="00A2661E" w:rsidRPr="008F4F86" w:rsidRDefault="00A2661E" w:rsidP="00DD04DD">
            <w:pPr>
              <w:rPr>
                <w:rFonts w:cs="Arial"/>
              </w:rPr>
            </w:pPr>
            <w:r>
              <w:rPr>
                <w:rFonts w:cs="Arial"/>
              </w:rPr>
              <w:t>обязательный параметр</w:t>
            </w:r>
          </w:p>
        </w:tc>
      </w:tr>
      <w:tr w:rsidR="00A2661E" w:rsidRPr="008F4F86" w14:paraId="288B20EE" w14:textId="4756754B" w:rsidTr="00A2661E">
        <w:tc>
          <w:tcPr>
            <w:tcW w:w="3967" w:type="dxa"/>
          </w:tcPr>
          <w:p w14:paraId="77C93C26" w14:textId="3FA4C0F6" w:rsidR="00A2661E" w:rsidRPr="00B2081D" w:rsidRDefault="00A2661E" w:rsidP="00DD04DD">
            <w:pPr>
              <w:rPr>
                <w:rFonts w:cs="Arial"/>
              </w:rPr>
            </w:pPr>
            <w:r>
              <w:rPr>
                <w:rFonts w:cs="Arial"/>
                <w:lang w:val="en-US"/>
              </w:rPr>
              <w:t>c</w:t>
            </w:r>
            <w:proofErr w:type="spellStart"/>
            <w:r w:rsidRPr="00CA7F3F">
              <w:rPr>
                <w:rFonts w:cs="Arial"/>
              </w:rPr>
              <w:t>auseDocumentNumber</w:t>
            </w:r>
            <w:proofErr w:type="spellEnd"/>
          </w:p>
        </w:tc>
        <w:tc>
          <w:tcPr>
            <w:tcW w:w="2974" w:type="dxa"/>
          </w:tcPr>
          <w:p w14:paraId="7E1579E2" w14:textId="3896D059" w:rsidR="00A2661E" w:rsidRPr="004311A3" w:rsidRDefault="00A2661E" w:rsidP="00DD04DD">
            <w:pPr>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260" w:type="dxa"/>
          </w:tcPr>
          <w:p w14:paraId="18F1CB84" w14:textId="7477619F" w:rsidR="00A2661E" w:rsidRPr="000813B8" w:rsidRDefault="00A2661E" w:rsidP="00A2661E">
            <w:pPr>
              <w:rPr>
                <w:rFonts w:cs="Arial"/>
              </w:rPr>
            </w:pPr>
            <w:r>
              <w:rPr>
                <w:rFonts w:cs="Arial"/>
              </w:rPr>
              <w:t xml:space="preserve">Строка от 1 до 32 символов. </w:t>
            </w:r>
          </w:p>
        </w:tc>
        <w:tc>
          <w:tcPr>
            <w:tcW w:w="3260" w:type="dxa"/>
          </w:tcPr>
          <w:p w14:paraId="5ADE96CF" w14:textId="336F8C9D" w:rsidR="00A2661E" w:rsidRDefault="00A2661E" w:rsidP="00DD04DD">
            <w:pPr>
              <w:rPr>
                <w:rFonts w:cs="Arial"/>
              </w:rPr>
            </w:pPr>
            <w:r>
              <w:rPr>
                <w:rFonts w:cs="Arial"/>
              </w:rPr>
              <w:t>обязательный параметр</w:t>
            </w:r>
          </w:p>
        </w:tc>
      </w:tr>
      <w:tr w:rsidR="00A2661E" w:rsidRPr="008F4F86" w14:paraId="58BCEC5A" w14:textId="284C77DD" w:rsidTr="00A2661E">
        <w:tc>
          <w:tcPr>
            <w:tcW w:w="3967" w:type="dxa"/>
          </w:tcPr>
          <w:p w14:paraId="66EBFF6B" w14:textId="77777777" w:rsidR="00A2661E" w:rsidRDefault="00A2661E" w:rsidP="00DD04DD">
            <w:pPr>
              <w:rPr>
                <w:lang w:val="en-US"/>
              </w:rPr>
            </w:pPr>
            <w:proofErr w:type="spellStart"/>
            <w:r>
              <w:rPr>
                <w:lang w:val="en-US"/>
              </w:rPr>
              <w:t>a</w:t>
            </w:r>
            <w:r w:rsidRPr="007B0FC3">
              <w:rPr>
                <w:lang w:val="en-US"/>
              </w:rPr>
              <w:t>dditionalUserAttribute</w:t>
            </w:r>
            <w:proofErr w:type="spellEnd"/>
          </w:p>
        </w:tc>
        <w:tc>
          <w:tcPr>
            <w:tcW w:w="2974" w:type="dxa"/>
          </w:tcPr>
          <w:p w14:paraId="06B29C44" w14:textId="77777777" w:rsidR="00A2661E" w:rsidRDefault="00A2661E" w:rsidP="00DD04DD">
            <w:r>
              <w:t>Д</w:t>
            </w:r>
            <w:r w:rsidRPr="00C427A1">
              <w:t>ополнительный реквизит пользователя</w:t>
            </w:r>
            <w:r>
              <w:t>, 1084</w:t>
            </w:r>
          </w:p>
        </w:tc>
        <w:tc>
          <w:tcPr>
            <w:tcW w:w="3260" w:type="dxa"/>
          </w:tcPr>
          <w:p w14:paraId="0D21A1DE" w14:textId="5EE09B3D" w:rsidR="00A2661E" w:rsidRPr="007B0FC3" w:rsidRDefault="00A2661E" w:rsidP="00A2661E">
            <w:pPr>
              <w:rPr>
                <w:rFonts w:cs="Arial"/>
                <w:lang w:val="en-US"/>
              </w:rPr>
            </w:pPr>
            <w:r>
              <w:rPr>
                <w:rFonts w:cs="Arial"/>
              </w:rPr>
              <w:t>Структура п.2.1.1.</w:t>
            </w:r>
            <w:r>
              <w:rPr>
                <w:rFonts w:cs="Arial"/>
                <w:lang w:val="en-US"/>
              </w:rPr>
              <w:t>5</w:t>
            </w:r>
          </w:p>
        </w:tc>
        <w:tc>
          <w:tcPr>
            <w:tcW w:w="3260" w:type="dxa"/>
          </w:tcPr>
          <w:p w14:paraId="189F2C02" w14:textId="6557975D" w:rsidR="00A2661E" w:rsidRDefault="00A2661E" w:rsidP="00DD04DD">
            <w:pPr>
              <w:rPr>
                <w:rFonts w:cs="Arial"/>
              </w:rPr>
            </w:pPr>
            <w:r>
              <w:rPr>
                <w:rFonts w:cs="Arial"/>
              </w:rPr>
              <w:t>необязательное поле</w:t>
            </w:r>
          </w:p>
        </w:tc>
      </w:tr>
      <w:tr w:rsidR="00A2661E" w:rsidRPr="008F4F86" w14:paraId="26378B69" w14:textId="2D681096" w:rsidTr="00A2661E">
        <w:tc>
          <w:tcPr>
            <w:tcW w:w="3967" w:type="dxa"/>
          </w:tcPr>
          <w:p w14:paraId="62C41155" w14:textId="77777777" w:rsidR="00A2661E" w:rsidRPr="005D1A78" w:rsidRDefault="00A2661E" w:rsidP="00DD04DD">
            <w:pPr>
              <w:rPr>
                <w:rFonts w:cs="Arial"/>
                <w:lang w:val="en-US"/>
              </w:rPr>
            </w:pPr>
            <w:proofErr w:type="spellStart"/>
            <w:r>
              <w:rPr>
                <w:rFonts w:cs="Arial"/>
                <w:lang w:val="en-US"/>
              </w:rPr>
              <w:t>additionalAttribute</w:t>
            </w:r>
            <w:proofErr w:type="spellEnd"/>
          </w:p>
        </w:tc>
        <w:tc>
          <w:tcPr>
            <w:tcW w:w="2974" w:type="dxa"/>
          </w:tcPr>
          <w:p w14:paraId="16D9E583" w14:textId="77777777" w:rsidR="00A2661E" w:rsidRPr="00AE2C26" w:rsidRDefault="00A2661E" w:rsidP="00DD04DD">
            <w:pPr>
              <w:overflowPunct w:val="0"/>
              <w:autoSpaceDE w:val="0"/>
              <w:autoSpaceDN w:val="0"/>
              <w:adjustRightInd w:val="0"/>
              <w:textAlignment w:val="baseline"/>
            </w:pPr>
            <w:r>
              <w:t>Д</w:t>
            </w:r>
            <w:r w:rsidRPr="00C427A1">
              <w:t xml:space="preserve">ополнительный реквизит </w:t>
            </w:r>
            <w:proofErr w:type="gramStart"/>
            <w:r>
              <w:t>чека(</w:t>
            </w:r>
            <w:proofErr w:type="gramEnd"/>
            <w:r>
              <w:t>БСО)</w:t>
            </w:r>
            <w:r>
              <w:rPr>
                <w:lang w:val="en-US"/>
              </w:rPr>
              <w:t>, 119</w:t>
            </w:r>
            <w:r>
              <w:t>2</w:t>
            </w:r>
          </w:p>
        </w:tc>
        <w:tc>
          <w:tcPr>
            <w:tcW w:w="3260" w:type="dxa"/>
          </w:tcPr>
          <w:p w14:paraId="4046A131" w14:textId="5E92A25B" w:rsidR="00A2661E" w:rsidRDefault="00A2661E" w:rsidP="00A2661E">
            <w:pPr>
              <w:overflowPunct w:val="0"/>
              <w:autoSpaceDE w:val="0"/>
              <w:autoSpaceDN w:val="0"/>
              <w:adjustRightInd w:val="0"/>
              <w:textAlignment w:val="baseline"/>
              <w:rPr>
                <w:rFonts w:cs="Arial"/>
              </w:rPr>
            </w:pPr>
            <w:r>
              <w:rPr>
                <w:rFonts w:cs="Arial"/>
              </w:rPr>
              <w:t>Строка от 1 до 16 символов</w:t>
            </w:r>
          </w:p>
        </w:tc>
        <w:tc>
          <w:tcPr>
            <w:tcW w:w="3260" w:type="dxa"/>
          </w:tcPr>
          <w:p w14:paraId="0C510564" w14:textId="6C56A7C5" w:rsidR="00A2661E" w:rsidRDefault="00A2661E" w:rsidP="00DD04DD">
            <w:pPr>
              <w:overflowPunct w:val="0"/>
              <w:autoSpaceDE w:val="0"/>
              <w:autoSpaceDN w:val="0"/>
              <w:adjustRightInd w:val="0"/>
              <w:textAlignment w:val="baseline"/>
              <w:rPr>
                <w:rFonts w:cs="Arial"/>
              </w:rPr>
            </w:pPr>
            <w:r>
              <w:rPr>
                <w:rFonts w:cs="Arial"/>
              </w:rPr>
              <w:t>необязательное поле</w:t>
            </w:r>
          </w:p>
        </w:tc>
      </w:tr>
      <w:tr w:rsidR="00A2661E" w:rsidRPr="008F4F86" w14:paraId="3886D2B2" w14:textId="1B4877F7" w:rsidTr="00A2661E">
        <w:tc>
          <w:tcPr>
            <w:tcW w:w="3967" w:type="dxa"/>
          </w:tcPr>
          <w:p w14:paraId="3BEC0506" w14:textId="77777777" w:rsidR="00A2661E" w:rsidRDefault="00A2661E" w:rsidP="00DD04DD">
            <w:pPr>
              <w:rPr>
                <w:lang w:val="en-US"/>
              </w:rPr>
            </w:pPr>
            <w:proofErr w:type="spellStart"/>
            <w:r>
              <w:rPr>
                <w:lang w:val="en-US"/>
              </w:rPr>
              <w:lastRenderedPageBreak/>
              <w:t>automatNumber</w:t>
            </w:r>
            <w:proofErr w:type="spellEnd"/>
          </w:p>
        </w:tc>
        <w:tc>
          <w:tcPr>
            <w:tcW w:w="2974" w:type="dxa"/>
          </w:tcPr>
          <w:p w14:paraId="688994C3" w14:textId="77777777" w:rsidR="00A2661E" w:rsidRDefault="00A2661E" w:rsidP="00DD04DD">
            <w:r>
              <w:t xml:space="preserve">Номер автомата, </w:t>
            </w:r>
            <w:r w:rsidRPr="00C427A1">
              <w:t>1036</w:t>
            </w:r>
          </w:p>
        </w:tc>
        <w:tc>
          <w:tcPr>
            <w:tcW w:w="3260" w:type="dxa"/>
          </w:tcPr>
          <w:p w14:paraId="011CF807" w14:textId="77777777" w:rsidR="00A2661E" w:rsidRPr="001B2CA7" w:rsidRDefault="00A2661E" w:rsidP="00DD04D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462EFFC5" w14:textId="70524952"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256428DE" w14:textId="1416F585" w:rsidTr="00A2661E">
        <w:tc>
          <w:tcPr>
            <w:tcW w:w="3967" w:type="dxa"/>
          </w:tcPr>
          <w:p w14:paraId="274DC02C" w14:textId="77777777" w:rsidR="00A2661E" w:rsidRPr="001B2CA7" w:rsidRDefault="00A2661E" w:rsidP="00DD04DD">
            <w:proofErr w:type="spellStart"/>
            <w:r>
              <w:rPr>
                <w:lang w:val="en-US"/>
              </w:rPr>
              <w:t>settlementAddress</w:t>
            </w:r>
            <w:proofErr w:type="spellEnd"/>
          </w:p>
        </w:tc>
        <w:tc>
          <w:tcPr>
            <w:tcW w:w="2974" w:type="dxa"/>
          </w:tcPr>
          <w:p w14:paraId="6CD212BA" w14:textId="77777777" w:rsidR="00A2661E" w:rsidRDefault="00A2661E" w:rsidP="00DD04DD">
            <w:r>
              <w:t>А</w:t>
            </w:r>
            <w:r w:rsidRPr="00C427A1">
              <w:t>дрес расчетов</w:t>
            </w:r>
            <w:r>
              <w:t>, 1009</w:t>
            </w:r>
          </w:p>
        </w:tc>
        <w:tc>
          <w:tcPr>
            <w:tcW w:w="3260" w:type="dxa"/>
          </w:tcPr>
          <w:p w14:paraId="522552FE" w14:textId="77777777" w:rsidR="00A2661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4FD5B7B2" w14:textId="1FD3BD03"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70B8FFCE" w14:textId="54F51356" w:rsidTr="00A2661E">
        <w:tc>
          <w:tcPr>
            <w:tcW w:w="3967" w:type="dxa"/>
          </w:tcPr>
          <w:p w14:paraId="0E80A31E" w14:textId="77777777" w:rsidR="00A2661E" w:rsidRDefault="00A2661E" w:rsidP="00DD04DD">
            <w:pPr>
              <w:rPr>
                <w:lang w:val="en-US"/>
              </w:rPr>
            </w:pPr>
            <w:proofErr w:type="spellStart"/>
            <w:r>
              <w:rPr>
                <w:lang w:val="en-US"/>
              </w:rPr>
              <w:t>settlementPlace</w:t>
            </w:r>
            <w:proofErr w:type="spellEnd"/>
          </w:p>
        </w:tc>
        <w:tc>
          <w:tcPr>
            <w:tcW w:w="2974" w:type="dxa"/>
          </w:tcPr>
          <w:p w14:paraId="77FE80E6" w14:textId="77777777" w:rsidR="00A2661E" w:rsidRDefault="00A2661E" w:rsidP="00DD04DD">
            <w:r>
              <w:t>Место расчетов, 1187</w:t>
            </w:r>
          </w:p>
        </w:tc>
        <w:tc>
          <w:tcPr>
            <w:tcW w:w="3260" w:type="dxa"/>
          </w:tcPr>
          <w:p w14:paraId="79A3F0EF" w14:textId="77777777" w:rsidR="00A2661E" w:rsidRPr="009D5B7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58F3A4C1" w14:textId="1906D710"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5419358E" w14:textId="16046A24" w:rsidTr="00A2661E">
        <w:tc>
          <w:tcPr>
            <w:tcW w:w="3967" w:type="dxa"/>
          </w:tcPr>
          <w:p w14:paraId="3683B93B" w14:textId="77777777" w:rsidR="00A2661E" w:rsidRPr="009D5B7E" w:rsidRDefault="00A2661E" w:rsidP="00DD04DD">
            <w:r>
              <w:rPr>
                <w:lang w:val="en-US"/>
              </w:rPr>
              <w:t>cashier</w:t>
            </w:r>
          </w:p>
        </w:tc>
        <w:tc>
          <w:tcPr>
            <w:tcW w:w="2974" w:type="dxa"/>
          </w:tcPr>
          <w:p w14:paraId="7665CDD8" w14:textId="77777777" w:rsidR="00A2661E" w:rsidRPr="00966FB4" w:rsidRDefault="00A2661E" w:rsidP="00DD04DD">
            <w:r>
              <w:t>Кассир</w:t>
            </w:r>
            <w:r w:rsidRPr="009D5B7E">
              <w:t xml:space="preserve">, </w:t>
            </w:r>
            <w:r w:rsidRPr="00C427A1">
              <w:t>1021</w:t>
            </w:r>
          </w:p>
        </w:tc>
        <w:tc>
          <w:tcPr>
            <w:tcW w:w="3260" w:type="dxa"/>
          </w:tcPr>
          <w:p w14:paraId="3A96C743" w14:textId="552C7F9C" w:rsidR="00A2661E" w:rsidRDefault="00A2661E" w:rsidP="00A2661E">
            <w:pPr>
              <w:rPr>
                <w:rFonts w:cs="Arial"/>
              </w:rPr>
            </w:pPr>
            <w:r>
              <w:rPr>
                <w:rFonts w:cs="Arial"/>
              </w:rPr>
              <w:t xml:space="preserve">Строка от 1 до 64 символов, обязательное поле, если группа имеет признак передачи курьерских параметров, в противном случае не должно передаваться. </w:t>
            </w:r>
            <w:r w:rsidRPr="009D5B7E">
              <w:rPr>
                <w:rFonts w:cs="Arial"/>
                <w:b/>
              </w:rPr>
              <w:t xml:space="preserve">Только для </w:t>
            </w:r>
            <w:r>
              <w:rPr>
                <w:rFonts w:cs="Arial"/>
                <w:b/>
              </w:rPr>
              <w:t xml:space="preserve">курьеров. </w:t>
            </w:r>
          </w:p>
        </w:tc>
        <w:tc>
          <w:tcPr>
            <w:tcW w:w="3260" w:type="dxa"/>
          </w:tcPr>
          <w:p w14:paraId="42689B61" w14:textId="3925AF31" w:rsidR="00A2661E" w:rsidRDefault="00A2661E" w:rsidP="00A2661E">
            <w:pPr>
              <w:rPr>
                <w:rFonts w:cs="Arial"/>
              </w:rPr>
            </w:pPr>
            <w:r>
              <w:rPr>
                <w:rFonts w:cs="Arial"/>
              </w:rPr>
              <w:t>Параметр обязательный т</w:t>
            </w:r>
            <w:r w:rsidRPr="00D3414D">
              <w:rPr>
                <w:rFonts w:cs="Arial"/>
              </w:rPr>
              <w:t xml:space="preserve">олько </w:t>
            </w:r>
            <w:r>
              <w:rPr>
                <w:rFonts w:cs="Arial"/>
              </w:rPr>
              <w:t xml:space="preserve">курьеров. </w:t>
            </w:r>
          </w:p>
        </w:tc>
      </w:tr>
      <w:tr w:rsidR="00A2661E" w:rsidRPr="008F4F86" w14:paraId="7E2FD78B" w14:textId="421DA9D6" w:rsidTr="00A2661E">
        <w:tc>
          <w:tcPr>
            <w:tcW w:w="3967" w:type="dxa"/>
          </w:tcPr>
          <w:p w14:paraId="6628584F" w14:textId="77777777" w:rsidR="00A2661E" w:rsidRPr="009D5B7E" w:rsidRDefault="00A2661E" w:rsidP="00DD04DD">
            <w:proofErr w:type="spellStart"/>
            <w:r>
              <w:rPr>
                <w:lang w:val="en-US"/>
              </w:rPr>
              <w:t>cashier</w:t>
            </w:r>
            <w:r w:rsidRPr="00D24FD0">
              <w:rPr>
                <w:lang w:val="en-US"/>
              </w:rPr>
              <w:t>INN</w:t>
            </w:r>
            <w:proofErr w:type="spellEnd"/>
          </w:p>
        </w:tc>
        <w:tc>
          <w:tcPr>
            <w:tcW w:w="2974" w:type="dxa"/>
          </w:tcPr>
          <w:p w14:paraId="34D0B2BB" w14:textId="77777777" w:rsidR="00A2661E" w:rsidRPr="00A2661E" w:rsidRDefault="00A2661E" w:rsidP="00DD04DD">
            <w:r>
              <w:t>ИНН кассира</w:t>
            </w:r>
            <w:r w:rsidRPr="009D5B7E">
              <w:t>, 1</w:t>
            </w:r>
            <w:r>
              <w:t>203</w:t>
            </w:r>
          </w:p>
        </w:tc>
        <w:tc>
          <w:tcPr>
            <w:tcW w:w="3260" w:type="dxa"/>
          </w:tcPr>
          <w:p w14:paraId="45657637" w14:textId="75A41924" w:rsidR="00A2661E" w:rsidRDefault="00A2661E" w:rsidP="00A2661E">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p>
        </w:tc>
        <w:tc>
          <w:tcPr>
            <w:tcW w:w="3260" w:type="dxa"/>
          </w:tcPr>
          <w:p w14:paraId="0709492B" w14:textId="17DD4AB9" w:rsidR="00A2661E" w:rsidRDefault="00A2661E" w:rsidP="00DD04DD">
            <w:pPr>
              <w:rPr>
                <w:rFonts w:cs="Arial"/>
              </w:rPr>
            </w:pPr>
            <w:r>
              <w:rPr>
                <w:rFonts w:cs="Arial"/>
              </w:rPr>
              <w:t>необязательное поле</w:t>
            </w:r>
          </w:p>
        </w:tc>
      </w:tr>
      <w:tr w:rsidR="00A2661E" w:rsidRPr="008F4F86" w14:paraId="2EAC6103" w14:textId="0A48A29C" w:rsidTr="00A2661E">
        <w:tc>
          <w:tcPr>
            <w:tcW w:w="3967" w:type="dxa"/>
          </w:tcPr>
          <w:p w14:paraId="0C6CE00B" w14:textId="77777777" w:rsidR="00A2661E" w:rsidRDefault="00A2661E" w:rsidP="00DD04DD">
            <w:pPr>
              <w:rPr>
                <w:lang w:val="en-US"/>
              </w:rPr>
            </w:pPr>
            <w:proofErr w:type="spellStart"/>
            <w:r>
              <w:rPr>
                <w:lang w:val="en-US"/>
              </w:rPr>
              <w:t>senderEmail</w:t>
            </w:r>
            <w:proofErr w:type="spellEnd"/>
          </w:p>
        </w:tc>
        <w:tc>
          <w:tcPr>
            <w:tcW w:w="2974" w:type="dxa"/>
          </w:tcPr>
          <w:p w14:paraId="47DBB2E1" w14:textId="77777777" w:rsidR="00A2661E" w:rsidRDefault="00A2661E" w:rsidP="00DD04DD">
            <w:r>
              <w:t>А</w:t>
            </w:r>
            <w:r w:rsidRPr="00C427A1">
              <w:t>дрес электронной почты отправителя чека</w:t>
            </w:r>
            <w:r>
              <w:t xml:space="preserve">, </w:t>
            </w:r>
            <w:r w:rsidRPr="00C427A1">
              <w:t>1117</w:t>
            </w:r>
          </w:p>
        </w:tc>
        <w:tc>
          <w:tcPr>
            <w:tcW w:w="3260" w:type="dxa"/>
          </w:tcPr>
          <w:p w14:paraId="526A3402" w14:textId="69EB92BB" w:rsidR="00A2661E" w:rsidRPr="00013EAB" w:rsidRDefault="00542312" w:rsidP="00A2661E">
            <w:pPr>
              <w:rPr>
                <w:rFonts w:cs="Arial"/>
              </w:rPr>
            </w:pPr>
            <w:r w:rsidRPr="00542312">
              <w:rPr>
                <w:rFonts w:cs="Arial"/>
              </w:rPr>
              <w:t>Строка от 1 до 64 символов, формат +{Ц} или {С}@{C}, {</w:t>
            </w:r>
            <w:proofErr w:type="spellStart"/>
            <w:r w:rsidRPr="00542312">
              <w:rPr>
                <w:rFonts w:cs="Arial"/>
              </w:rPr>
              <w:t>none</w:t>
            </w:r>
            <w:proofErr w:type="spellEnd"/>
            <w:r w:rsidRPr="00542312">
              <w:rPr>
                <w:rFonts w:cs="Arial"/>
              </w:rPr>
              <w:t>}.</w:t>
            </w:r>
          </w:p>
        </w:tc>
        <w:tc>
          <w:tcPr>
            <w:tcW w:w="3260" w:type="dxa"/>
          </w:tcPr>
          <w:p w14:paraId="1F92DFB0" w14:textId="1F8855CE" w:rsidR="00A2661E" w:rsidRDefault="00A2661E" w:rsidP="00DD04DD">
            <w:pPr>
              <w:rPr>
                <w:rFonts w:cs="Arial"/>
              </w:rPr>
            </w:pPr>
            <w:r>
              <w:rPr>
                <w:rFonts w:cs="Arial"/>
              </w:rPr>
              <w:t>необязательное поле</w:t>
            </w:r>
          </w:p>
        </w:tc>
      </w:tr>
      <w:tr w:rsidR="00A2661E" w:rsidRPr="008F4F86" w14:paraId="20479586" w14:textId="609C326F" w:rsidTr="00A2661E">
        <w:tc>
          <w:tcPr>
            <w:tcW w:w="3967" w:type="dxa"/>
          </w:tcPr>
          <w:p w14:paraId="26128642" w14:textId="77777777" w:rsidR="00A2661E" w:rsidRDefault="00A2661E" w:rsidP="00DD04DD">
            <w:pPr>
              <w:rPr>
                <w:lang w:val="en-US"/>
              </w:rPr>
            </w:pPr>
            <w:proofErr w:type="spellStart"/>
            <w:r>
              <w:rPr>
                <w:lang w:val="en-US"/>
              </w:rPr>
              <w:t>totalSum</w:t>
            </w:r>
            <w:proofErr w:type="spellEnd"/>
          </w:p>
        </w:tc>
        <w:tc>
          <w:tcPr>
            <w:tcW w:w="2974" w:type="dxa"/>
          </w:tcPr>
          <w:p w14:paraId="2FB56779" w14:textId="77777777" w:rsidR="00A2661E" w:rsidRDefault="00A2661E" w:rsidP="00DD04DD">
            <w:r>
              <w:t>С</w:t>
            </w:r>
            <w:r w:rsidRPr="00C427A1">
              <w:t>умма расчета, указанного в чеке (БСО)</w:t>
            </w:r>
            <w:r>
              <w:t xml:space="preserve">, </w:t>
            </w:r>
            <w:r w:rsidRPr="00C427A1">
              <w:t>1020</w:t>
            </w:r>
            <w:r>
              <w:t>.</w:t>
            </w:r>
          </w:p>
          <w:p w14:paraId="5D4F4A19" w14:textId="77777777" w:rsidR="00A2661E" w:rsidRDefault="00A2661E" w:rsidP="00DD04DD"/>
          <w:p w14:paraId="45DA8350" w14:textId="77777777" w:rsidR="00A2661E" w:rsidRDefault="00A2661E" w:rsidP="00DD04DD">
            <w:pPr>
              <w:rPr>
                <w:rFonts w:eastAsia="Times New Roman"/>
                <w:i/>
                <w:szCs w:val="28"/>
              </w:rPr>
            </w:pPr>
            <w:r>
              <w:rPr>
                <w:i/>
              </w:rPr>
              <w:lastRenderedPageBreak/>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6AEC72EB" w14:textId="77777777" w:rsidR="00A2661E" w:rsidRDefault="00A2661E" w:rsidP="00DD04DD">
            <w:pPr>
              <w:rPr>
                <w:rFonts w:eastAsia="Times New Roman"/>
                <w:i/>
                <w:szCs w:val="28"/>
              </w:rPr>
            </w:pPr>
          </w:p>
          <w:p w14:paraId="0C019FEE" w14:textId="77777777" w:rsidR="00A2661E" w:rsidRPr="0083620D" w:rsidRDefault="00A2661E" w:rsidP="00DD04DD">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356118FF" w14:textId="77777777" w:rsidR="00A2661E" w:rsidRPr="0083620D" w:rsidRDefault="00A2661E" w:rsidP="00DD04DD">
            <w:pPr>
              <w:rPr>
                <w:rFonts w:eastAsia="Times New Roman"/>
                <w:i/>
                <w:szCs w:val="28"/>
              </w:rPr>
            </w:pPr>
          </w:p>
        </w:tc>
        <w:tc>
          <w:tcPr>
            <w:tcW w:w="3260" w:type="dxa"/>
          </w:tcPr>
          <w:p w14:paraId="6908B691" w14:textId="53E3726D" w:rsidR="00A2661E" w:rsidRDefault="00A2661E" w:rsidP="00A2661E">
            <w:pPr>
              <w:rPr>
                <w:rFonts w:cs="Arial"/>
              </w:rPr>
            </w:pPr>
            <w:r>
              <w:rPr>
                <w:rFonts w:cs="Arial"/>
              </w:rPr>
              <w:lastRenderedPageBreak/>
              <w:t xml:space="preserve">Десятичное число с точностью до 2 символов после точки, </w:t>
            </w:r>
          </w:p>
        </w:tc>
        <w:tc>
          <w:tcPr>
            <w:tcW w:w="3260" w:type="dxa"/>
          </w:tcPr>
          <w:p w14:paraId="6347C1CF" w14:textId="4C5074F6" w:rsidR="00A2661E" w:rsidRDefault="00A2661E" w:rsidP="00DD04DD">
            <w:pPr>
              <w:rPr>
                <w:rFonts w:cs="Arial"/>
              </w:rPr>
            </w:pPr>
            <w:r>
              <w:rPr>
                <w:rFonts w:cs="Arial"/>
              </w:rPr>
              <w:t>необязательное поле</w:t>
            </w:r>
          </w:p>
        </w:tc>
      </w:tr>
      <w:tr w:rsidR="00A2661E" w:rsidRPr="008F4F86" w14:paraId="5A4712D3" w14:textId="52E31B35" w:rsidTr="00A2661E">
        <w:tc>
          <w:tcPr>
            <w:tcW w:w="3967" w:type="dxa"/>
          </w:tcPr>
          <w:p w14:paraId="753FFF1B" w14:textId="77777777" w:rsidR="00A2661E" w:rsidRPr="002E4B51" w:rsidRDefault="00A2661E" w:rsidP="00DD04DD">
            <w:pPr>
              <w:rPr>
                <w:lang w:val="en-US"/>
              </w:rPr>
            </w:pPr>
            <w:r>
              <w:rPr>
                <w:lang w:val="en-US"/>
              </w:rPr>
              <w:t>vat1Sum</w:t>
            </w:r>
          </w:p>
        </w:tc>
        <w:tc>
          <w:tcPr>
            <w:tcW w:w="2974" w:type="dxa"/>
          </w:tcPr>
          <w:p w14:paraId="332AAF50" w14:textId="77777777" w:rsidR="00A2661E" w:rsidRDefault="00A2661E" w:rsidP="00DD04DD">
            <w:r>
              <w:t>С</w:t>
            </w:r>
            <w:r w:rsidRPr="00C427A1">
              <w:t xml:space="preserve">умма НДС чека по ставке </w:t>
            </w:r>
            <w:r>
              <w:t>20</w:t>
            </w:r>
            <w:r w:rsidRPr="00C427A1">
              <w:t>%</w:t>
            </w:r>
            <w:r>
              <w:t>, 1102</w:t>
            </w:r>
          </w:p>
        </w:tc>
        <w:tc>
          <w:tcPr>
            <w:tcW w:w="3260" w:type="dxa"/>
          </w:tcPr>
          <w:p w14:paraId="07945753" w14:textId="57A9A859"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6D97A781" w14:textId="45A3D2E4" w:rsidR="00A2661E" w:rsidRDefault="00A2661E" w:rsidP="00DD04DD">
            <w:pPr>
              <w:rPr>
                <w:rFonts w:cs="Arial"/>
              </w:rPr>
            </w:pPr>
            <w:r>
              <w:rPr>
                <w:rFonts w:cs="Arial"/>
              </w:rPr>
              <w:t>необязательное поле</w:t>
            </w:r>
          </w:p>
        </w:tc>
      </w:tr>
      <w:tr w:rsidR="00A2661E" w:rsidRPr="008F4F86" w14:paraId="334EBCFA" w14:textId="6E01E53D" w:rsidTr="00A2661E">
        <w:tc>
          <w:tcPr>
            <w:tcW w:w="3967" w:type="dxa"/>
          </w:tcPr>
          <w:p w14:paraId="73AA11C6" w14:textId="77777777" w:rsidR="00A2661E" w:rsidRDefault="00A2661E" w:rsidP="00DD04DD">
            <w:pPr>
              <w:rPr>
                <w:lang w:val="en-US"/>
              </w:rPr>
            </w:pPr>
            <w:r>
              <w:rPr>
                <w:lang w:val="en-US"/>
              </w:rPr>
              <w:t>vat2Sum</w:t>
            </w:r>
          </w:p>
        </w:tc>
        <w:tc>
          <w:tcPr>
            <w:tcW w:w="2974" w:type="dxa"/>
          </w:tcPr>
          <w:p w14:paraId="5E78D310" w14:textId="77777777" w:rsidR="00A2661E" w:rsidRPr="002E4B51" w:rsidRDefault="00A2661E" w:rsidP="00DD04DD">
            <w:r>
              <w:t>С</w:t>
            </w:r>
            <w:r w:rsidRPr="00C427A1">
              <w:t xml:space="preserve">умма НДС чека по ставке </w:t>
            </w:r>
            <w:r w:rsidRPr="002E4B51">
              <w:t>1</w:t>
            </w:r>
            <w:r>
              <w:t>0</w:t>
            </w:r>
            <w:r w:rsidRPr="00C427A1">
              <w:t>%</w:t>
            </w:r>
            <w:r>
              <w:t>, 110</w:t>
            </w:r>
            <w:r w:rsidRPr="002E4B51">
              <w:t>3</w:t>
            </w:r>
          </w:p>
        </w:tc>
        <w:tc>
          <w:tcPr>
            <w:tcW w:w="3260" w:type="dxa"/>
          </w:tcPr>
          <w:p w14:paraId="5C45E9A6" w14:textId="22AC35A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9C44C38" w14:textId="38DE4048" w:rsidR="00A2661E" w:rsidRDefault="00A2661E" w:rsidP="00DD04DD">
            <w:pPr>
              <w:rPr>
                <w:rFonts w:cs="Arial"/>
              </w:rPr>
            </w:pPr>
            <w:r>
              <w:rPr>
                <w:rFonts w:cs="Arial"/>
              </w:rPr>
              <w:t>необязательное поле</w:t>
            </w:r>
          </w:p>
        </w:tc>
      </w:tr>
      <w:tr w:rsidR="00A2661E" w:rsidRPr="008F4F86" w14:paraId="7A820E91" w14:textId="5AACF24F" w:rsidTr="00A2661E">
        <w:tc>
          <w:tcPr>
            <w:tcW w:w="3967" w:type="dxa"/>
          </w:tcPr>
          <w:p w14:paraId="6EB48055" w14:textId="77777777" w:rsidR="00A2661E" w:rsidRDefault="00A2661E" w:rsidP="00DD04DD">
            <w:pPr>
              <w:rPr>
                <w:lang w:val="en-US"/>
              </w:rPr>
            </w:pPr>
            <w:r>
              <w:rPr>
                <w:lang w:val="en-US"/>
              </w:rPr>
              <w:t>vat3Sum</w:t>
            </w:r>
          </w:p>
        </w:tc>
        <w:tc>
          <w:tcPr>
            <w:tcW w:w="2974" w:type="dxa"/>
          </w:tcPr>
          <w:p w14:paraId="1DAC41F4" w14:textId="77777777" w:rsidR="00A2661E" w:rsidRPr="002E4B51" w:rsidRDefault="00A2661E" w:rsidP="00DD04DD">
            <w:r>
              <w:t>С</w:t>
            </w:r>
            <w:r w:rsidRPr="00C427A1">
              <w:t>умма расчета по чеку с НДС по ставке 0%</w:t>
            </w:r>
            <w:r w:rsidRPr="002E4B51">
              <w:t>, 1104</w:t>
            </w:r>
          </w:p>
        </w:tc>
        <w:tc>
          <w:tcPr>
            <w:tcW w:w="3260" w:type="dxa"/>
          </w:tcPr>
          <w:p w14:paraId="746AF7E4" w14:textId="4392060E"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37D8A51B" w14:textId="4154E0A0" w:rsidR="00A2661E" w:rsidRDefault="00A2661E" w:rsidP="00DD04DD">
            <w:pPr>
              <w:rPr>
                <w:rFonts w:cs="Arial"/>
              </w:rPr>
            </w:pPr>
            <w:r>
              <w:rPr>
                <w:rFonts w:cs="Arial"/>
              </w:rPr>
              <w:t>необязательное поле</w:t>
            </w:r>
          </w:p>
        </w:tc>
      </w:tr>
      <w:tr w:rsidR="00A2661E" w:rsidRPr="008F4F86" w14:paraId="5E87F1EF" w14:textId="0D42BF93" w:rsidTr="00A2661E">
        <w:tc>
          <w:tcPr>
            <w:tcW w:w="3967" w:type="dxa"/>
          </w:tcPr>
          <w:p w14:paraId="6A75BE25" w14:textId="77777777" w:rsidR="00A2661E" w:rsidRPr="002E4B51" w:rsidRDefault="00A2661E" w:rsidP="00DD04DD">
            <w:pPr>
              <w:rPr>
                <w:lang w:val="en-US"/>
              </w:rPr>
            </w:pPr>
            <w:r>
              <w:rPr>
                <w:lang w:val="en-US"/>
              </w:rPr>
              <w:t>vat4Sum</w:t>
            </w:r>
          </w:p>
        </w:tc>
        <w:tc>
          <w:tcPr>
            <w:tcW w:w="2974" w:type="dxa"/>
          </w:tcPr>
          <w:p w14:paraId="420C79D1" w14:textId="77777777" w:rsidR="00A2661E" w:rsidRDefault="00A2661E" w:rsidP="00DD04DD">
            <w:r>
              <w:t>С</w:t>
            </w:r>
            <w:r w:rsidRPr="00C427A1">
              <w:t>умма расчета по чеку без НДС</w:t>
            </w:r>
            <w:r>
              <w:t>, 1105</w:t>
            </w:r>
          </w:p>
        </w:tc>
        <w:tc>
          <w:tcPr>
            <w:tcW w:w="3260" w:type="dxa"/>
          </w:tcPr>
          <w:p w14:paraId="73AA21BC" w14:textId="53FF1323"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4BC17CF" w14:textId="703A2520" w:rsidR="00A2661E" w:rsidRDefault="00A2661E" w:rsidP="00DD04DD">
            <w:pPr>
              <w:rPr>
                <w:rFonts w:cs="Arial"/>
              </w:rPr>
            </w:pPr>
            <w:r>
              <w:rPr>
                <w:rFonts w:cs="Arial"/>
              </w:rPr>
              <w:t>необязательное поле</w:t>
            </w:r>
          </w:p>
        </w:tc>
      </w:tr>
      <w:tr w:rsidR="00A2661E" w:rsidRPr="008F4F86" w14:paraId="6849C37B" w14:textId="4EEA3CE3" w:rsidTr="00A2661E">
        <w:tc>
          <w:tcPr>
            <w:tcW w:w="3967" w:type="dxa"/>
          </w:tcPr>
          <w:p w14:paraId="20594467" w14:textId="77777777" w:rsidR="00A2661E" w:rsidRPr="002E4B51" w:rsidRDefault="00A2661E" w:rsidP="00DD04DD">
            <w:pPr>
              <w:rPr>
                <w:lang w:val="en-US"/>
              </w:rPr>
            </w:pPr>
            <w:r>
              <w:rPr>
                <w:lang w:val="en-US"/>
              </w:rPr>
              <w:t>vat5Sum</w:t>
            </w:r>
          </w:p>
        </w:tc>
        <w:tc>
          <w:tcPr>
            <w:tcW w:w="2974" w:type="dxa"/>
          </w:tcPr>
          <w:p w14:paraId="1BA1F072" w14:textId="77777777" w:rsidR="00A2661E" w:rsidRPr="002E4B51" w:rsidRDefault="00A2661E" w:rsidP="00DD04DD">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3260" w:type="dxa"/>
          </w:tcPr>
          <w:p w14:paraId="2E9214C4" w14:textId="7B8E0D9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0B2E9E65" w14:textId="01AF3603" w:rsidR="00A2661E" w:rsidRDefault="00A2661E" w:rsidP="00DD04DD">
            <w:pPr>
              <w:rPr>
                <w:rFonts w:cs="Arial"/>
              </w:rPr>
            </w:pPr>
            <w:r>
              <w:rPr>
                <w:rFonts w:cs="Arial"/>
              </w:rPr>
              <w:t>необязательное поле</w:t>
            </w:r>
          </w:p>
        </w:tc>
      </w:tr>
      <w:tr w:rsidR="00A2661E" w:rsidRPr="008F4F86" w14:paraId="483C6727" w14:textId="167F3893" w:rsidTr="00A2661E">
        <w:tc>
          <w:tcPr>
            <w:tcW w:w="3967" w:type="dxa"/>
          </w:tcPr>
          <w:p w14:paraId="70DD321A" w14:textId="77777777" w:rsidR="00A2661E" w:rsidRPr="002E4B51" w:rsidRDefault="00A2661E" w:rsidP="00DD04DD">
            <w:r>
              <w:rPr>
                <w:lang w:val="en-US"/>
              </w:rPr>
              <w:t>vat6Sum</w:t>
            </w:r>
          </w:p>
        </w:tc>
        <w:tc>
          <w:tcPr>
            <w:tcW w:w="2974" w:type="dxa"/>
          </w:tcPr>
          <w:p w14:paraId="70D80947" w14:textId="77777777" w:rsidR="00A2661E" w:rsidRPr="002E4B51" w:rsidRDefault="00A2661E" w:rsidP="00DD04DD">
            <w:r>
              <w:t>С</w:t>
            </w:r>
            <w:r w:rsidRPr="00C427A1">
              <w:t xml:space="preserve">умма НДС чека по </w:t>
            </w:r>
            <w:proofErr w:type="spellStart"/>
            <w:r w:rsidRPr="00C427A1">
              <w:t>расч</w:t>
            </w:r>
            <w:proofErr w:type="spellEnd"/>
            <w:r w:rsidRPr="00C427A1">
              <w:t>. ставке 10/110</w:t>
            </w:r>
            <w:r w:rsidRPr="002E4B51">
              <w:t>, 1107</w:t>
            </w:r>
          </w:p>
        </w:tc>
        <w:tc>
          <w:tcPr>
            <w:tcW w:w="3260" w:type="dxa"/>
          </w:tcPr>
          <w:p w14:paraId="2AE8D01F" w14:textId="13AB4414"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29AA1581" w14:textId="39B7CE75" w:rsidR="00A2661E" w:rsidRDefault="00A2661E" w:rsidP="00DD04DD">
            <w:pPr>
              <w:rPr>
                <w:rFonts w:cs="Arial"/>
              </w:rPr>
            </w:pPr>
            <w:r>
              <w:rPr>
                <w:rFonts w:cs="Arial"/>
              </w:rPr>
              <w:t>необязательное поле</w:t>
            </w:r>
          </w:p>
        </w:tc>
      </w:tr>
      <w:tr w:rsidR="00A2661E" w:rsidRPr="008F4F86" w14:paraId="0CB43927" w14:textId="7D07AEE1" w:rsidTr="00A2661E">
        <w:tc>
          <w:tcPr>
            <w:tcW w:w="3967" w:type="dxa"/>
          </w:tcPr>
          <w:p w14:paraId="504E2194" w14:textId="77777777" w:rsidR="00A2661E" w:rsidRDefault="00A2661E" w:rsidP="00DD04DD">
            <w:pPr>
              <w:rPr>
                <w:lang w:val="en-US"/>
              </w:rPr>
            </w:pPr>
            <w:proofErr w:type="spellStart"/>
            <w:r>
              <w:rPr>
                <w:lang w:val="en-US"/>
              </w:rPr>
              <w:t>c</w:t>
            </w:r>
            <w:r w:rsidRPr="00627F02">
              <w:rPr>
                <w:lang w:val="en-US"/>
              </w:rPr>
              <w:t>ustomerInfo</w:t>
            </w:r>
            <w:proofErr w:type="spellEnd"/>
          </w:p>
        </w:tc>
        <w:tc>
          <w:tcPr>
            <w:tcW w:w="2974" w:type="dxa"/>
          </w:tcPr>
          <w:p w14:paraId="606AFF82" w14:textId="77777777" w:rsidR="00A2661E" w:rsidRDefault="00A2661E" w:rsidP="00DD04DD">
            <w:r w:rsidRPr="00627F02">
              <w:t>Сведения о покупателе (клиенте), 1256</w:t>
            </w:r>
          </w:p>
        </w:tc>
        <w:tc>
          <w:tcPr>
            <w:tcW w:w="3260" w:type="dxa"/>
          </w:tcPr>
          <w:p w14:paraId="03D908C7" w14:textId="2C5F62FF" w:rsidR="00A2661E" w:rsidRDefault="00A2661E" w:rsidP="00A2661E">
            <w:pPr>
              <w:rPr>
                <w:rFonts w:cs="Arial"/>
              </w:rPr>
            </w:pPr>
            <w:r>
              <w:rPr>
                <w:rFonts w:cs="Arial"/>
              </w:rPr>
              <w:t xml:space="preserve">Структура п.2.1.1.8, </w:t>
            </w:r>
          </w:p>
        </w:tc>
        <w:tc>
          <w:tcPr>
            <w:tcW w:w="3260" w:type="dxa"/>
          </w:tcPr>
          <w:p w14:paraId="2ACCF6B5" w14:textId="5B782F47" w:rsidR="00A2661E" w:rsidRDefault="00A2661E" w:rsidP="00DD04DD">
            <w:pPr>
              <w:rPr>
                <w:rFonts w:cs="Arial"/>
              </w:rPr>
            </w:pPr>
            <w:r>
              <w:rPr>
                <w:rFonts w:cs="Arial"/>
              </w:rPr>
              <w:t>необязательное поле</w:t>
            </w:r>
          </w:p>
        </w:tc>
      </w:tr>
      <w:tr w:rsidR="00A2661E" w:rsidRPr="008F4F86" w14:paraId="007283D3" w14:textId="14215918" w:rsidTr="00A2661E">
        <w:tc>
          <w:tcPr>
            <w:tcW w:w="3967" w:type="dxa"/>
          </w:tcPr>
          <w:p w14:paraId="46B8AEF5" w14:textId="3B1AF5CD" w:rsidR="00A2661E" w:rsidRDefault="00A2661E" w:rsidP="005F2697">
            <w:pPr>
              <w:rPr>
                <w:lang w:val="en-US"/>
              </w:rPr>
            </w:pPr>
            <w:proofErr w:type="spellStart"/>
            <w:r>
              <w:rPr>
                <w:lang w:val="en-US"/>
              </w:rPr>
              <w:t>o</w:t>
            </w:r>
            <w:r w:rsidRPr="00627F02">
              <w:rPr>
                <w:lang w:val="en-US"/>
              </w:rPr>
              <w:t>perationalAttribute</w:t>
            </w:r>
            <w:proofErr w:type="spellEnd"/>
          </w:p>
        </w:tc>
        <w:tc>
          <w:tcPr>
            <w:tcW w:w="2974" w:type="dxa"/>
          </w:tcPr>
          <w:p w14:paraId="361CDA7A" w14:textId="14548933" w:rsidR="00A2661E" w:rsidRPr="00627F02" w:rsidRDefault="00A2661E" w:rsidP="005F2697">
            <w:r w:rsidRPr="00627F02">
              <w:t>Операционный реквизит чека, 1270</w:t>
            </w:r>
          </w:p>
        </w:tc>
        <w:tc>
          <w:tcPr>
            <w:tcW w:w="3260" w:type="dxa"/>
          </w:tcPr>
          <w:p w14:paraId="0BF63C43" w14:textId="62659F29" w:rsidR="00A2661E" w:rsidRDefault="00A2661E" w:rsidP="00A2661E">
            <w:pPr>
              <w:rPr>
                <w:rFonts w:cs="Arial"/>
              </w:rPr>
            </w:pPr>
            <w:r>
              <w:rPr>
                <w:rFonts w:cs="Arial"/>
              </w:rPr>
              <w:t xml:space="preserve">Структура п.2.1.1.9, </w:t>
            </w:r>
          </w:p>
        </w:tc>
        <w:tc>
          <w:tcPr>
            <w:tcW w:w="3260" w:type="dxa"/>
          </w:tcPr>
          <w:p w14:paraId="5E63B14D" w14:textId="2CBAA04B" w:rsidR="00A2661E" w:rsidRDefault="00A2661E" w:rsidP="005F2697">
            <w:pPr>
              <w:rPr>
                <w:rFonts w:cs="Arial"/>
              </w:rPr>
            </w:pPr>
            <w:r>
              <w:rPr>
                <w:rFonts w:cs="Arial"/>
              </w:rPr>
              <w:t>необязательное поле</w:t>
            </w:r>
          </w:p>
        </w:tc>
      </w:tr>
      <w:tr w:rsidR="00A2661E" w:rsidRPr="008F4F86" w14:paraId="1010F23D" w14:textId="3195D108" w:rsidTr="00A2661E">
        <w:tc>
          <w:tcPr>
            <w:tcW w:w="3967" w:type="dxa"/>
          </w:tcPr>
          <w:p w14:paraId="018C8C8D" w14:textId="77777777" w:rsidR="00A2661E" w:rsidRDefault="00A2661E" w:rsidP="005F2697">
            <w:pPr>
              <w:rPr>
                <w:lang w:val="en-US"/>
              </w:rPr>
            </w:pPr>
            <w:proofErr w:type="spellStart"/>
            <w:r>
              <w:rPr>
                <w:lang w:val="en-US"/>
              </w:rPr>
              <w:t>i</w:t>
            </w:r>
            <w:r w:rsidRPr="00627F02">
              <w:rPr>
                <w:lang w:val="en-US"/>
              </w:rPr>
              <w:t>ndustryAttribute</w:t>
            </w:r>
            <w:proofErr w:type="spellEnd"/>
          </w:p>
        </w:tc>
        <w:tc>
          <w:tcPr>
            <w:tcW w:w="2974" w:type="dxa"/>
          </w:tcPr>
          <w:p w14:paraId="07F8B978" w14:textId="77777777" w:rsidR="00A2661E" w:rsidRDefault="00A2661E" w:rsidP="005F2697">
            <w:r w:rsidRPr="00627F02">
              <w:t>Отраслевой реквизит чека, 1261</w:t>
            </w:r>
          </w:p>
        </w:tc>
        <w:tc>
          <w:tcPr>
            <w:tcW w:w="3260" w:type="dxa"/>
          </w:tcPr>
          <w:p w14:paraId="6BEFE591" w14:textId="6F97CF85" w:rsidR="00A2661E" w:rsidRDefault="00A2661E" w:rsidP="00A2661E">
            <w:pPr>
              <w:rPr>
                <w:rFonts w:cs="Arial"/>
              </w:rPr>
            </w:pPr>
            <w:r>
              <w:rPr>
                <w:rFonts w:cs="Arial"/>
              </w:rPr>
              <w:t xml:space="preserve">Структура п.2.1.1.10, </w:t>
            </w:r>
          </w:p>
        </w:tc>
        <w:tc>
          <w:tcPr>
            <w:tcW w:w="3260" w:type="dxa"/>
          </w:tcPr>
          <w:p w14:paraId="5B80F59F" w14:textId="0EA42D7F" w:rsidR="00A2661E" w:rsidRDefault="00A2661E" w:rsidP="005F2697">
            <w:pPr>
              <w:rPr>
                <w:rFonts w:cs="Arial"/>
              </w:rPr>
            </w:pPr>
            <w:r>
              <w:rPr>
                <w:rFonts w:cs="Arial"/>
              </w:rPr>
              <w:t>необязательное поле</w:t>
            </w:r>
          </w:p>
        </w:tc>
      </w:tr>
    </w:tbl>
    <w:p w14:paraId="7529BEB6" w14:textId="77777777" w:rsidR="00A70CAC" w:rsidRDefault="00A70CAC" w:rsidP="00A70CAC"/>
    <w:p w14:paraId="5D8640EE" w14:textId="77777777" w:rsidR="00A70CAC" w:rsidRDefault="00A70CAC" w:rsidP="00A70CAC">
      <w:pPr>
        <w:jc w:val="both"/>
      </w:pPr>
      <w:r>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 xml:space="preserve">в форматах </w:t>
      </w:r>
      <w:proofErr w:type="spellStart"/>
      <w:r>
        <w:t>ОранжДата</w:t>
      </w:r>
      <w:proofErr w:type="spellEnd"/>
      <w:r>
        <w:t xml:space="preserve">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149837CF" w14:textId="77777777" w:rsidR="005D6D46" w:rsidRDefault="005D6D46" w:rsidP="005D6D46">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0BA4EEF7" w14:textId="77777777" w:rsidR="005D6D46" w:rsidRPr="00B54A05" w:rsidRDefault="005D6D46" w:rsidP="005D6D46">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17026B0" w14:textId="77777777" w:rsidR="005D6D46" w:rsidRDefault="005D6D46" w:rsidP="005D6D46">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п.2.7.2.</w:t>
      </w:r>
    </w:p>
    <w:p w14:paraId="306F43FF" w14:textId="6A018C79" w:rsidR="005D6D46" w:rsidRDefault="005D6D46" w:rsidP="005D6D46"/>
    <w:p w14:paraId="678E41BD" w14:textId="77777777" w:rsidR="00A65FD2" w:rsidRPr="006C217D" w:rsidRDefault="00A65FD2" w:rsidP="00A65FD2">
      <w:pPr>
        <w:rPr>
          <w:lang w:val="en-US"/>
        </w:rPr>
      </w:pPr>
      <w:r>
        <w:t>Пример</w:t>
      </w:r>
      <w:r w:rsidRPr="006C217D">
        <w:rPr>
          <w:lang w:val="en-US"/>
        </w:rPr>
        <w:t xml:space="preserve"> </w:t>
      </w:r>
      <w:r>
        <w:t>запроса</w:t>
      </w:r>
      <w:r w:rsidRPr="006C217D">
        <w:rPr>
          <w:lang w:val="en-US"/>
        </w:rPr>
        <w:t>:</w:t>
      </w:r>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"12345678990"</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6C9C3234" w14:textId="158319D3"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"group"</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"Main</w:t>
      </w:r>
      <w:r w:rsidR="006B6383" w:rsidRPr="00542312">
        <w:rPr>
          <w:rFonts w:ascii="Consolas" w:eastAsia="Times New Roman" w:hAnsi="Consolas" w:cs="Courier New"/>
          <w:color w:val="D69D85"/>
          <w:sz w:val="20"/>
          <w:szCs w:val="20"/>
          <w:lang w:val="en-US" w:eastAsia="ru-RU"/>
        </w:rPr>
        <w:t>_2</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"key"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"content"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"positions"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1.000</w:t>
      </w:r>
      <w:r w:rsidRPr="006C217D">
        <w:rPr>
          <w:rFonts w:ascii="Consolas" w:eastAsia="Times New Roman" w:hAnsi="Consolas" w:cs="Courier New"/>
          <w:color w:val="B4B4B4"/>
          <w:sz w:val="20"/>
          <w:szCs w:val="20"/>
          <w:lang w:val="en-US" w:eastAsia="ru-RU"/>
        </w:rPr>
        <w:t>,</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"price"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6</w:t>
      </w:r>
      <w:r w:rsidRPr="006C217D">
        <w:rPr>
          <w:rFonts w:ascii="Consolas" w:eastAsia="Times New Roman" w:hAnsi="Consolas" w:cs="Courier New"/>
          <w:color w:val="B4B4B4"/>
          <w:sz w:val="20"/>
          <w:szCs w:val="20"/>
          <w:lang w:val="en-US" w:eastAsia="ru-RU"/>
        </w:rPr>
        <w:t>,</w:t>
      </w:r>
    </w:p>
    <w:p w14:paraId="789F00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"text"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Булка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06E6A88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59DD014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0E8651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agentType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127</w:t>
      </w:r>
      <w:r w:rsidRPr="006C217D">
        <w:rPr>
          <w:rFonts w:ascii="Consolas" w:eastAsia="Times New Roman" w:hAnsi="Consolas" w:cs="Courier New"/>
          <w:color w:val="B4B4B4"/>
          <w:sz w:val="20"/>
          <w:szCs w:val="20"/>
          <w:lang w:val="en-US" w:eastAsia="ru-RU"/>
        </w:rPr>
        <w:t>,</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agentInfo</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"paymentTransferOperatorPhoneNumbers"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34EB0D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paymentAgentOperation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Какая</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то</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операция</w:t>
      </w:r>
      <w:r w:rsidRPr="006C217D">
        <w:rPr>
          <w:rFonts w:ascii="Consolas" w:eastAsia="Times New Roman" w:hAnsi="Consolas" w:cs="Courier New"/>
          <w:color w:val="D69D85"/>
          <w:sz w:val="20"/>
          <w:szCs w:val="20"/>
          <w:lang w:val="en-US" w:eastAsia="ru-RU"/>
        </w:rPr>
        <w:t> 1"</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paymentAgentPhoneNumbers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"paymentOperatorPhoneNumbers"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"+79200000002"</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B8B27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paymentOperatorName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ООО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Атлант</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paymentOperatorAddress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Воронеж</w:t>
      </w:r>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ул</w:t>
      </w:r>
      <w:proofErr w:type="spellEnd"/>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Недогонная</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 84"</w:t>
      </w:r>
      <w:r w:rsidRPr="006C217D">
        <w:rPr>
          <w:rFonts w:ascii="Consolas" w:eastAsia="Times New Roman" w:hAnsi="Consolas" w:cs="Courier New"/>
          <w:color w:val="B4B4B4"/>
          <w:sz w:val="20"/>
          <w:szCs w:val="20"/>
          <w:lang w:val="en-US" w:eastAsia="ru-RU"/>
        </w:rPr>
        <w:t>,</w:t>
      </w:r>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paymentOperatorINN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EA7AC6"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EA7AC6">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additionalAttribute</w:t>
      </w:r>
      <w:proofErr w:type="spellEnd"/>
      <w:r w:rsidRPr="00EA7AC6">
        <w:rPr>
          <w:rFonts w:ascii="Consolas" w:eastAsia="Times New Roman" w:hAnsi="Consolas" w:cs="Courier New"/>
          <w:color w:val="8ACCCF"/>
          <w:sz w:val="20"/>
          <w:szCs w:val="20"/>
          <w:lang w:val="en-US" w:eastAsia="ru-RU"/>
        </w:rPr>
        <w:t>"</w:t>
      </w:r>
      <w:r w:rsidRPr="00EA7AC6">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Доп</w:t>
      </w:r>
      <w:proofErr w:type="spellEnd"/>
      <w:r w:rsidRPr="00EA7AC6">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все</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тут</w:t>
      </w:r>
      <w:r w:rsidRPr="00EA7AC6">
        <w:rPr>
          <w:rFonts w:ascii="Consolas" w:eastAsia="Times New Roman" w:hAnsi="Consolas" w:cs="Courier New"/>
          <w:color w:val="D69D85"/>
          <w:sz w:val="20"/>
          <w:szCs w:val="20"/>
          <w:lang w:val="en-US" w:eastAsia="ru-RU"/>
        </w:rPr>
        <w:t>"</w:t>
      </w:r>
      <w:r w:rsidRPr="00EA7AC6">
        <w:rPr>
          <w:rFonts w:ascii="Consolas" w:eastAsia="Times New Roman" w:hAnsi="Consolas" w:cs="Courier New"/>
          <w:color w:val="B4B4B4"/>
          <w:sz w:val="20"/>
          <w:szCs w:val="20"/>
          <w:lang w:val="en-US"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manufacturerCountryCode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customsDeclarationNumber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АД</w:t>
      </w:r>
      <w:r w:rsidRPr="006C217D">
        <w:rPr>
          <w:rFonts w:ascii="Consolas" w:eastAsia="Times New Roman" w:hAnsi="Consolas" w:cs="Courier New"/>
          <w:color w:val="D69D85"/>
          <w:sz w:val="20"/>
          <w:szCs w:val="20"/>
          <w:lang w:val="en-US" w:eastAsia="ru-RU"/>
        </w:rPr>
        <w:t> 11/77 </w:t>
      </w:r>
      <w:r w:rsidRPr="00ED300B">
        <w:rPr>
          <w:rFonts w:ascii="Consolas" w:eastAsia="Times New Roman" w:hAnsi="Consolas" w:cs="Courier New"/>
          <w:color w:val="D69D85"/>
          <w:sz w:val="20"/>
          <w:szCs w:val="20"/>
          <w:lang w:eastAsia="ru-RU"/>
        </w:rPr>
        <w:t>от</w:t>
      </w:r>
      <w:r w:rsidRPr="006C217D">
        <w:rPr>
          <w:rFonts w:ascii="Consolas" w:eastAsia="Times New Roman" w:hAnsi="Consolas" w:cs="Courier New"/>
          <w:color w:val="D69D85"/>
          <w:sz w:val="20"/>
          <w:szCs w:val="20"/>
          <w:lang w:val="en-US" w:eastAsia="ru-RU"/>
        </w:rPr>
        <w:t> 01.08.2018"</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"excise"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23.45</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unitTaxSum</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0.23</w:t>
      </w:r>
      <w:r w:rsidRPr="006C217D">
        <w:rPr>
          <w:rFonts w:ascii="Consolas" w:eastAsia="Times New Roman" w:hAnsi="Consolas" w:cs="Courier New"/>
          <w:color w:val="B4B4B4"/>
          <w:sz w:val="20"/>
          <w:szCs w:val="20"/>
          <w:lang w:val="en-US" w:eastAsia="ru-RU"/>
        </w:rPr>
        <w:t>,</w:t>
      </w:r>
    </w:p>
    <w:p w14:paraId="7A39A7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"itemCode"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"010460406000600021N4N57RSCBUZTQ</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2403004002910161218</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1724010191ffd0</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92tIAF/YVoU4roQS3M/m4z78yFq0fc/WsSmLeX5QkF/YVWwy8IMYAeiQ91Xa2z/fFSJcOkb2N+uUUmfr4n0mOX0Q=="</w:t>
      </w:r>
      <w:r w:rsidRPr="006C217D">
        <w:rPr>
          <w:rFonts w:ascii="Consolas" w:eastAsia="Times New Roman" w:hAnsi="Consolas" w:cs="Courier New"/>
          <w:color w:val="B4B4B4"/>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plannedStatus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fractionalQuantity</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"numerator"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CD955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"denominator"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"012"</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"12.08.2021"</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"666"</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"barcodes"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"46198532"</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"4006670128002"</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"14601234567890"</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"010460043993125621JgXJ5.T"</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"mi"</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"RU-401301-AAA0277031"</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"NU5DBKYDOT17ID980726019"</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2.000</w:t>
      </w:r>
      <w:r w:rsidRPr="006C217D">
        <w:rPr>
          <w:rFonts w:ascii="Consolas" w:eastAsia="Times New Roman" w:hAnsi="Consolas" w:cs="Courier New"/>
          <w:color w:val="B4B4B4"/>
          <w:sz w:val="20"/>
          <w:szCs w:val="20"/>
          <w:lang w:val="en-US" w:eastAsia="ru-RU"/>
        </w:rPr>
        <w:t>,</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"price"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4.45</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680EF8A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"text"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Спички</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166AE5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3</w:t>
      </w:r>
      <w:r w:rsidRPr="006C217D">
        <w:rPr>
          <w:rFonts w:ascii="Consolas" w:eastAsia="Times New Roman" w:hAnsi="Consolas" w:cs="Courier New"/>
          <w:color w:val="B4B4B4"/>
          <w:sz w:val="20"/>
          <w:szCs w:val="20"/>
          <w:lang w:val="en-US" w:eastAsia="ru-RU"/>
        </w:rPr>
        <w:t>,</w:t>
      </w:r>
    </w:p>
    <w:p w14:paraId="7B3BCB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13</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supplierINN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"9715225506"</w:t>
      </w:r>
      <w:r w:rsidRPr="006C217D">
        <w:rPr>
          <w:rFonts w:ascii="Consolas" w:eastAsia="Times New Roman" w:hAnsi="Consolas" w:cs="Courier New"/>
          <w:color w:val="B4B4B4"/>
          <w:sz w:val="20"/>
          <w:szCs w:val="20"/>
          <w:lang w:val="en-US" w:eastAsia="ru-RU"/>
        </w:rPr>
        <w:t>,</w:t>
      </w:r>
    </w:p>
    <w:p w14:paraId="56F3024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supplierInfo</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phoneNumbers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"+79266660011"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Адамас</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quantityMeasurementUnit</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checkClose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"amount"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"amount"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taxationSystem</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customerContact</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"foo@example.com"</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correctionType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"2021-08-13T00:00:00"</w:t>
      </w:r>
      <w:r w:rsidRPr="006C217D">
        <w:rPr>
          <w:rFonts w:ascii="Consolas" w:eastAsia="Times New Roman" w:hAnsi="Consolas" w:cs="Courier New"/>
          <w:color w:val="B4B4B4"/>
          <w:sz w:val="20"/>
          <w:szCs w:val="20"/>
          <w:lang w:val="en-US" w:eastAsia="ru-RU"/>
        </w:rPr>
        <w:t>,</w:t>
      </w:r>
    </w:p>
    <w:p w14:paraId="32DD2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"42/666"</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additionalUserAttribute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EA7AC6"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eastAsia="ru-RU"/>
        </w:rPr>
        <w:t>"</w:t>
      </w:r>
      <w:r w:rsidRPr="001B370A">
        <w:rPr>
          <w:rFonts w:ascii="Consolas" w:eastAsia="Times New Roman" w:hAnsi="Consolas" w:cs="Courier New"/>
          <w:color w:val="8ACCCF"/>
          <w:sz w:val="20"/>
          <w:szCs w:val="20"/>
          <w:lang w:val="en-US" w:eastAsia="ru-RU"/>
        </w:rPr>
        <w:t>name</w:t>
      </w:r>
      <w:r w:rsidRPr="00EA7AC6">
        <w:rPr>
          <w:rFonts w:ascii="Consolas" w:eastAsia="Times New Roman" w:hAnsi="Consolas" w:cs="Courier New"/>
          <w:color w:val="8ACCCF"/>
          <w:sz w:val="20"/>
          <w:szCs w:val="20"/>
          <w:lang w:eastAsia="ru-RU"/>
        </w:rPr>
        <w:t>"</w:t>
      </w:r>
      <w:r w:rsidRPr="00EA7AC6">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D69D85"/>
          <w:sz w:val="20"/>
          <w:szCs w:val="20"/>
          <w:lang w:eastAsia="ru-RU"/>
        </w:rPr>
        <w:t>"</w:t>
      </w:r>
      <w:r w:rsidRPr="00ED300B">
        <w:rPr>
          <w:rFonts w:ascii="Consolas" w:eastAsia="Times New Roman" w:hAnsi="Consolas" w:cs="Courier New"/>
          <w:color w:val="D69D85"/>
          <w:sz w:val="20"/>
          <w:szCs w:val="20"/>
          <w:lang w:eastAsia="ru-RU"/>
        </w:rPr>
        <w:t>Любимая</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цитата</w:t>
      </w:r>
      <w:r w:rsidRPr="00EA7AC6">
        <w:rPr>
          <w:rFonts w:ascii="Consolas" w:eastAsia="Times New Roman" w:hAnsi="Consolas" w:cs="Courier New"/>
          <w:color w:val="D69D85"/>
          <w:sz w:val="20"/>
          <w:szCs w:val="20"/>
          <w:lang w:eastAsia="ru-RU"/>
        </w:rPr>
        <w:t>"</w:t>
      </w:r>
      <w:r w:rsidRPr="00EA7AC6">
        <w:rPr>
          <w:rFonts w:ascii="Consolas" w:eastAsia="Times New Roman" w:hAnsi="Consolas" w:cs="Courier New"/>
          <w:color w:val="B4B4B4"/>
          <w:sz w:val="20"/>
          <w:szCs w:val="20"/>
          <w:lang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"value"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"В здоровом теле здоровый дух, этот лозунг еще не потух!"</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automatNumber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w:t>
      </w:r>
      <w:r w:rsidRPr="006C217D">
        <w:rPr>
          <w:rFonts w:ascii="Consolas" w:eastAsia="Times New Roman" w:hAnsi="Consolas" w:cs="Courier New"/>
          <w:color w:val="B4B4B4"/>
          <w:sz w:val="20"/>
          <w:szCs w:val="20"/>
          <w:lang w:val="en-US" w:eastAsia="ru-RU"/>
        </w:rPr>
        <w:t>,</w:t>
      </w:r>
    </w:p>
    <w:p w14:paraId="3C8C60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settlementAddress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г</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Москва</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Красная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площадь</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.1"</w:t>
      </w:r>
      <w:r w:rsidRPr="006C217D">
        <w:rPr>
          <w:rFonts w:ascii="Consolas" w:eastAsia="Times New Roman" w:hAnsi="Consolas" w:cs="Courier New"/>
          <w:color w:val="B4B4B4"/>
          <w:sz w:val="20"/>
          <w:szCs w:val="20"/>
          <w:lang w:val="en-US" w:eastAsia="ru-RU"/>
        </w:rPr>
        <w:t>,</w:t>
      </w:r>
    </w:p>
    <w:p w14:paraId="7066AB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settlementPlace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Палата</w:t>
      </w:r>
      <w:r w:rsidRPr="006C217D">
        <w:rPr>
          <w:rFonts w:ascii="Consolas" w:eastAsia="Times New Roman" w:hAnsi="Consolas" w:cs="Courier New"/>
          <w:color w:val="D69D85"/>
          <w:sz w:val="20"/>
          <w:szCs w:val="20"/>
          <w:lang w:val="en-US" w:eastAsia="ru-RU"/>
        </w:rPr>
        <w:t> №6"</w:t>
      </w:r>
      <w:r w:rsidRPr="006C217D">
        <w:rPr>
          <w:rFonts w:ascii="Consolas" w:eastAsia="Times New Roman" w:hAnsi="Consolas" w:cs="Courier New"/>
          <w:color w:val="B4B4B4"/>
          <w:sz w:val="20"/>
          <w:szCs w:val="20"/>
          <w:lang w:val="en-US" w:eastAsia="ru-RU"/>
        </w:rPr>
        <w:t>,</w:t>
      </w:r>
    </w:p>
    <w:p w14:paraId="2DCBBD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Доп</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чека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C33D0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"cashier"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Кассир</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ADAFE6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senderEmail</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ru@example.mail</w:t>
      </w:r>
      <w:proofErr w:type="spellEnd"/>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customerInfo</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23C68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Кузнецов</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Иван</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Петрович</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284CB6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5B7C463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birthDate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"15.09.1988"</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"citizenship"</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identityDocumentCode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identityDocumentData</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multipassport</w:t>
      </w:r>
      <w:proofErr w:type="spellEnd"/>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"address"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Басеенная</w:t>
      </w:r>
      <w:proofErr w:type="spellEnd"/>
      <w:r w:rsidRPr="006C217D">
        <w:rPr>
          <w:rFonts w:ascii="Consolas" w:eastAsia="Times New Roman" w:hAnsi="Consolas" w:cs="Courier New"/>
          <w:color w:val="D69D85"/>
          <w:sz w:val="20"/>
          <w:szCs w:val="20"/>
          <w:lang w:val="en-US" w:eastAsia="ru-RU"/>
        </w:rPr>
        <w:t> 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operationalAttribute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"date"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"2021-08-12T18:36:16"</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"11.08.2021"</w:t>
      </w:r>
      <w:r w:rsidRPr="006C217D">
        <w:rPr>
          <w:rFonts w:ascii="Consolas" w:eastAsia="Times New Roman" w:hAnsi="Consolas" w:cs="Courier New"/>
          <w:color w:val="B4B4B4"/>
          <w:sz w:val="20"/>
          <w:szCs w:val="20"/>
          <w:lang w:val="en-US" w:eastAsia="ru-RU"/>
        </w:rPr>
        <w:t>,</w:t>
      </w:r>
    </w:p>
    <w:p w14:paraId="5C61011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"999"</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ffdVersion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"meta"</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"some meta"</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callbackUrl</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"http://call.back/?doc=2"</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w:t>
      </w:r>
      <w:proofErr w:type="spellStart"/>
      <w:r w:rsidRPr="00ED300B">
        <w:rPr>
          <w:rFonts w:ascii="Consolas" w:eastAsia="Times New Roman" w:hAnsi="Consolas" w:cs="Courier New"/>
          <w:color w:val="8ACCCF"/>
          <w:sz w:val="20"/>
          <w:szCs w:val="20"/>
          <w:lang w:eastAsia="ru-RU"/>
        </w:rPr>
        <w:t>ignoreItemCodeCheck</w:t>
      </w:r>
      <w:proofErr w:type="spellEnd"/>
      <w:r w:rsidRPr="00ED300B">
        <w:rPr>
          <w:rFonts w:ascii="Consolas" w:eastAsia="Times New Roman" w:hAnsi="Consolas" w:cs="Courier New"/>
          <w:color w:val="8ACCCF"/>
          <w:sz w:val="20"/>
          <w:szCs w:val="20"/>
          <w:lang w:eastAsia="ru-RU"/>
        </w:rPr>
        <w: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proofErr w:type="spellStart"/>
      <w:r w:rsidRPr="00ED300B">
        <w:rPr>
          <w:rFonts w:ascii="Consolas" w:eastAsia="Times New Roman" w:hAnsi="Consolas" w:cs="Courier New"/>
          <w:color w:val="EFC986"/>
          <w:sz w:val="20"/>
          <w:szCs w:val="20"/>
          <w:lang w:eastAsia="ru-RU"/>
        </w:rPr>
        <w:t>false</w:t>
      </w:r>
      <w:proofErr w:type="spellEnd"/>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82" w:name="_Toc80026508"/>
      <w:r>
        <w:t>2.7.</w:t>
      </w:r>
      <w:r w:rsidRPr="005560E2">
        <w:t>2</w:t>
      </w:r>
      <w:r>
        <w:t xml:space="preserve"> Тело ответа с ошибками обработки запроса</w:t>
      </w:r>
      <w:bookmarkEnd w:id="682"/>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Массив ошибок обработки запроса</w:t>
            </w:r>
          </w:p>
        </w:tc>
        <w:tc>
          <w:tcPr>
            <w:tcW w:w="3320" w:type="dxa"/>
          </w:tcPr>
          <w:p w14:paraId="243846A9" w14:textId="77777777" w:rsidR="004757E9" w:rsidRDefault="004757E9" w:rsidP="004F2C8C">
            <w:pPr>
              <w:rPr>
                <w:rFonts w:cs="Arial"/>
              </w:rPr>
            </w:pPr>
            <w:r>
              <w:rPr>
                <w:rFonts w:cs="Arial"/>
              </w:rPr>
              <w:t>Массив строк</w:t>
            </w:r>
          </w:p>
        </w:tc>
      </w:tr>
    </w:tbl>
    <w:p w14:paraId="583741B3" w14:textId="77777777" w:rsidR="004757E9" w:rsidRDefault="004757E9" w:rsidP="004757E9">
      <w:pPr>
        <w:rPr>
          <w:lang w:val="en-US"/>
        </w:rPr>
      </w:pPr>
    </w:p>
    <w:p w14:paraId="5AE063B7" w14:textId="77777777" w:rsidR="004757E9" w:rsidRDefault="004757E9" w:rsidP="004757E9">
      <w:r>
        <w:t>Пример ответа с ошибкой:</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683" w:name="_Toc80026509"/>
      <w:r w:rsidRPr="002B3ED4">
        <w:lastRenderedPageBreak/>
        <w:t xml:space="preserve">2.8 </w:t>
      </w:r>
      <w:r>
        <w:t>Состояние</w:t>
      </w:r>
      <w:r w:rsidRPr="002B3ED4">
        <w:t xml:space="preserve"> </w:t>
      </w:r>
      <w:r>
        <w:t>чека</w:t>
      </w:r>
      <w:r w:rsidRPr="002B3ED4">
        <w:t xml:space="preserve"> </w:t>
      </w:r>
      <w:r>
        <w:t>коррекции</w:t>
      </w:r>
      <w:r w:rsidRPr="002B3ED4">
        <w:t xml:space="preserve"> </w:t>
      </w:r>
      <w:r>
        <w:t>ФФД</w:t>
      </w:r>
      <w:r w:rsidRPr="002B3ED4">
        <w:t xml:space="preserve"> 1.2</w:t>
      </w:r>
      <w:bookmarkEnd w:id="683"/>
    </w:p>
    <w:p w14:paraId="3E6D25A0" w14:textId="77777777" w:rsidR="00F5370D" w:rsidRPr="002B3ED4" w:rsidRDefault="00F5370D" w:rsidP="00F5370D">
      <w:pPr>
        <w:rPr>
          <w:rFonts w:cs="Arial"/>
        </w:rPr>
      </w:pPr>
    </w:p>
    <w:p w14:paraId="7C494110" w14:textId="34A48438" w:rsidR="00F5370D" w:rsidRPr="00233C70" w:rsidRDefault="00F5370D" w:rsidP="00F5370D">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w:t>
      </w:r>
      <w:proofErr w:type="spellStart"/>
      <w:r>
        <w:rPr>
          <w:rFonts w:cs="Arial"/>
          <w:b/>
          <w:lang w:val="en-US"/>
        </w:rPr>
        <w:t>document_id</w:t>
      </w:r>
      <w:proofErr w:type="spellEnd"/>
      <w:r>
        <w:rPr>
          <w:rFonts w:cs="Arial"/>
          <w:b/>
          <w:lang w:val="en-US"/>
        </w:rPr>
        <w:t>}</w:t>
      </w:r>
    </w:p>
    <w:p w14:paraId="21521021" w14:textId="77777777" w:rsidR="00F5370D" w:rsidRDefault="00F5370D" w:rsidP="00F5370D">
      <w:pPr>
        <w:rPr>
          <w:rFonts w:cs="Arial"/>
          <w:lang w:val="en-US"/>
        </w:rPr>
      </w:pPr>
    </w:p>
    <w:p w14:paraId="64418BA4" w14:textId="77777777" w:rsidR="00F5370D" w:rsidRPr="004E79A5" w:rsidRDefault="00F5370D" w:rsidP="00F5370D">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197019F" w14:textId="77777777" w:rsidR="00F5370D" w:rsidRPr="000C255B" w:rsidRDefault="00F5370D" w:rsidP="00F5370D">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592611F1" w14:textId="77777777" w:rsidR="00F5370D" w:rsidRDefault="00F5370D" w:rsidP="00F5370D">
      <w:pPr>
        <w:rPr>
          <w:rFonts w:cs="Arial"/>
        </w:rPr>
      </w:pPr>
    </w:p>
    <w:p w14:paraId="248B3AF2" w14:textId="77777777" w:rsidR="00F5370D" w:rsidRPr="000C255B" w:rsidRDefault="00F5370D" w:rsidP="00F5370D">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0C611B14" w14:textId="77777777" w:rsidR="00F5370D" w:rsidRDefault="00F5370D" w:rsidP="00F5370D">
      <w:pPr>
        <w:rPr>
          <w:rFonts w:cs="Arial"/>
        </w:rPr>
      </w:pPr>
    </w:p>
    <w:p w14:paraId="0458747C" w14:textId="77777777" w:rsidR="00F5370D" w:rsidRDefault="00F5370D" w:rsidP="00F5370D">
      <w:r>
        <w:t xml:space="preserve">Ответ: </w:t>
      </w:r>
      <w:proofErr w:type="spellStart"/>
      <w:r>
        <w:rPr>
          <w:lang w:val="en-US"/>
        </w:rPr>
        <w:t>api</w:t>
      </w:r>
      <w:proofErr w:type="spellEnd"/>
      <w:r w:rsidRPr="00197C7F">
        <w:t xml:space="preserve"> </w:t>
      </w:r>
      <w:r>
        <w:t>может возвращать следующие статус-коды</w:t>
      </w:r>
    </w:p>
    <w:p w14:paraId="50795E96" w14:textId="77777777" w:rsidR="00F5370D" w:rsidRDefault="00F5370D" w:rsidP="00F5370D">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5B2E7A68" w14:textId="77777777" w:rsidR="00F5370D" w:rsidRDefault="00F5370D" w:rsidP="00F5370D">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211AC06C" w14:textId="77777777" w:rsidR="00F5370D" w:rsidRDefault="00F5370D" w:rsidP="00F5370D">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1A54C481" w14:textId="18738690" w:rsidR="00F5370D" w:rsidRDefault="00F5370D" w:rsidP="00F5370D">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370700">
        <w:t>8</w:t>
      </w:r>
      <w:r>
        <w:t>.1</w:t>
      </w:r>
    </w:p>
    <w:p w14:paraId="58173CDC" w14:textId="77777777" w:rsidR="00E91894" w:rsidRPr="00B509A4" w:rsidRDefault="00E91894" w:rsidP="00E9189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Pr="00750BF1">
        <w:t>2</w:t>
      </w:r>
    </w:p>
    <w:p w14:paraId="41035777" w14:textId="77777777" w:rsidR="00F5370D" w:rsidRPr="00E02F83" w:rsidRDefault="00F5370D" w:rsidP="00F5370D">
      <w:pPr>
        <w:pStyle w:val="ac"/>
      </w:pPr>
    </w:p>
    <w:p w14:paraId="383F3876" w14:textId="77777777" w:rsidR="00F5370D" w:rsidRDefault="00F5370D" w:rsidP="00F5370D">
      <w:pPr>
        <w:rPr>
          <w:rFonts w:cs="Arial"/>
        </w:rPr>
      </w:pPr>
    </w:p>
    <w:p w14:paraId="6C65E49A" w14:textId="6CDD60E8" w:rsidR="00F5370D" w:rsidRDefault="00F5370D" w:rsidP="00F5370D">
      <w:pPr>
        <w:pStyle w:val="3"/>
      </w:pPr>
      <w:bookmarkStart w:id="684" w:name="_Toc80026510"/>
      <w:r w:rsidRPr="00E91894">
        <w:t>2.</w:t>
      </w:r>
      <w:r w:rsidR="00370700">
        <w:t>8</w:t>
      </w:r>
      <w:r w:rsidRPr="00E91894">
        <w:t xml:space="preserve">.1 </w:t>
      </w:r>
      <w:r>
        <w:t>Тело ответа</w:t>
      </w:r>
      <w:bookmarkEnd w:id="684"/>
    </w:p>
    <w:tbl>
      <w:tblPr>
        <w:tblStyle w:val="ab"/>
        <w:tblW w:w="10283" w:type="dxa"/>
        <w:tblLook w:val="04A0" w:firstRow="1" w:lastRow="0" w:firstColumn="1" w:lastColumn="0" w:noHBand="0" w:noVBand="1"/>
      </w:tblPr>
      <w:tblGrid>
        <w:gridCol w:w="2465"/>
        <w:gridCol w:w="4839"/>
        <w:gridCol w:w="2979"/>
      </w:tblGrid>
      <w:tr w:rsidR="004F2C8C" w:rsidRPr="008F4F86" w14:paraId="49D45C9B" w14:textId="77777777" w:rsidTr="004F2C8C">
        <w:tc>
          <w:tcPr>
            <w:tcW w:w="2465" w:type="dxa"/>
          </w:tcPr>
          <w:p w14:paraId="5D9DEA8B" w14:textId="77777777" w:rsidR="004F2C8C" w:rsidRPr="009E5CA4" w:rsidRDefault="004F2C8C" w:rsidP="004F2C8C">
            <w:pPr>
              <w:rPr>
                <w:rFonts w:cs="Arial"/>
                <w:lang w:val="en-US"/>
              </w:rPr>
            </w:pPr>
            <w:r>
              <w:rPr>
                <w:rFonts w:cs="Arial"/>
                <w:lang w:val="en-US"/>
              </w:rPr>
              <w:t>id</w:t>
            </w:r>
          </w:p>
        </w:tc>
        <w:tc>
          <w:tcPr>
            <w:tcW w:w="4839" w:type="dxa"/>
          </w:tcPr>
          <w:p w14:paraId="0E3BBDE7" w14:textId="77777777" w:rsidR="004F2C8C" w:rsidRPr="00DF451F" w:rsidRDefault="004F2C8C" w:rsidP="004F2C8C">
            <w:pPr>
              <w:rPr>
                <w:rFonts w:cs="Arial"/>
              </w:rPr>
            </w:pPr>
            <w:r>
              <w:rPr>
                <w:rFonts w:cs="Arial"/>
              </w:rPr>
              <w:t>Идентификатор документа</w:t>
            </w:r>
          </w:p>
        </w:tc>
        <w:tc>
          <w:tcPr>
            <w:tcW w:w="2979" w:type="dxa"/>
          </w:tcPr>
          <w:p w14:paraId="24F0ED82" w14:textId="77777777" w:rsidR="004F2C8C" w:rsidRDefault="004F2C8C" w:rsidP="004F2C8C">
            <w:pPr>
              <w:rPr>
                <w:rFonts w:cs="Arial"/>
              </w:rPr>
            </w:pPr>
            <w:r>
              <w:rPr>
                <w:rFonts w:cs="Arial"/>
              </w:rPr>
              <w:t xml:space="preserve">Строка от 1 до </w:t>
            </w:r>
            <w:r>
              <w:rPr>
                <w:rFonts w:cs="Arial"/>
                <w:lang w:val="en-US"/>
              </w:rPr>
              <w:t>64</w:t>
            </w:r>
            <w:r>
              <w:rPr>
                <w:rFonts w:cs="Arial"/>
              </w:rPr>
              <w:t xml:space="preserve"> символов</w:t>
            </w:r>
          </w:p>
        </w:tc>
      </w:tr>
      <w:tr w:rsidR="004F2C8C" w:rsidRPr="008F4F86" w14:paraId="3946FC9A" w14:textId="77777777" w:rsidTr="004F2C8C">
        <w:tc>
          <w:tcPr>
            <w:tcW w:w="2465" w:type="dxa"/>
          </w:tcPr>
          <w:p w14:paraId="72F191FA" w14:textId="77777777" w:rsidR="004F2C8C" w:rsidRDefault="004F2C8C" w:rsidP="004F2C8C">
            <w:pPr>
              <w:rPr>
                <w:rFonts w:cs="Arial"/>
                <w:lang w:val="en-US"/>
              </w:rPr>
            </w:pPr>
            <w:r>
              <w:rPr>
                <w:rFonts w:cs="Arial"/>
                <w:lang w:val="en-US"/>
              </w:rPr>
              <w:t>d</w:t>
            </w:r>
            <w:proofErr w:type="spellStart"/>
            <w:r w:rsidRPr="00D71290">
              <w:rPr>
                <w:rFonts w:cs="Arial"/>
              </w:rPr>
              <w:t>eviceSN</w:t>
            </w:r>
            <w:proofErr w:type="spellEnd"/>
          </w:p>
        </w:tc>
        <w:tc>
          <w:tcPr>
            <w:tcW w:w="4839" w:type="dxa"/>
          </w:tcPr>
          <w:p w14:paraId="387A24B3" w14:textId="77777777" w:rsidR="004F2C8C" w:rsidRPr="00D71290" w:rsidRDefault="004F2C8C" w:rsidP="004F2C8C">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0DEAAB0" w14:textId="77777777" w:rsidR="004F2C8C" w:rsidRDefault="004F2C8C" w:rsidP="004F2C8C">
            <w:pPr>
              <w:rPr>
                <w:rFonts w:cs="Arial"/>
              </w:rPr>
            </w:pPr>
            <w:r>
              <w:rPr>
                <w:rFonts w:cs="Arial"/>
              </w:rPr>
              <w:t>Строка до 20 символов</w:t>
            </w:r>
          </w:p>
        </w:tc>
      </w:tr>
      <w:tr w:rsidR="004F2C8C" w:rsidRPr="008F4F86" w14:paraId="3FDE2E39" w14:textId="77777777" w:rsidTr="004F2C8C">
        <w:tc>
          <w:tcPr>
            <w:tcW w:w="2465" w:type="dxa"/>
          </w:tcPr>
          <w:p w14:paraId="7355718A" w14:textId="77777777" w:rsidR="004F2C8C" w:rsidRPr="00D71290" w:rsidRDefault="004F2C8C" w:rsidP="004F2C8C">
            <w:pPr>
              <w:rPr>
                <w:rFonts w:cs="Arial"/>
              </w:rPr>
            </w:pPr>
            <w:r>
              <w:rPr>
                <w:rFonts w:cs="Arial"/>
                <w:lang w:val="en-US"/>
              </w:rPr>
              <w:t>d</w:t>
            </w:r>
            <w:proofErr w:type="spellStart"/>
            <w:r w:rsidRPr="00D71290">
              <w:rPr>
                <w:rFonts w:cs="Arial"/>
              </w:rPr>
              <w:t>eviceRN</w:t>
            </w:r>
            <w:proofErr w:type="spellEnd"/>
          </w:p>
        </w:tc>
        <w:tc>
          <w:tcPr>
            <w:tcW w:w="4839" w:type="dxa"/>
          </w:tcPr>
          <w:p w14:paraId="2FF1B3EB" w14:textId="77777777" w:rsidR="004F2C8C" w:rsidRDefault="004F2C8C" w:rsidP="004F2C8C">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669010B7" w14:textId="77777777" w:rsidR="004F2C8C" w:rsidRDefault="004F2C8C" w:rsidP="004F2C8C">
            <w:pPr>
              <w:rPr>
                <w:rFonts w:cs="Arial"/>
              </w:rPr>
            </w:pPr>
            <w:r>
              <w:rPr>
                <w:rFonts w:cs="Arial"/>
              </w:rPr>
              <w:t>Строка до 20 символов</w:t>
            </w:r>
          </w:p>
        </w:tc>
      </w:tr>
      <w:tr w:rsidR="004F2C8C" w:rsidRPr="008F4F86" w14:paraId="054BE45B" w14:textId="77777777" w:rsidTr="004F2C8C">
        <w:tc>
          <w:tcPr>
            <w:tcW w:w="2465" w:type="dxa"/>
          </w:tcPr>
          <w:p w14:paraId="49A01035" w14:textId="77777777" w:rsidR="004F2C8C" w:rsidRPr="00D71290" w:rsidRDefault="004F2C8C" w:rsidP="004F2C8C">
            <w:pPr>
              <w:rPr>
                <w:rFonts w:cs="Arial"/>
              </w:rPr>
            </w:pPr>
            <w:r>
              <w:rPr>
                <w:rFonts w:cs="Arial"/>
                <w:lang w:val="en-US"/>
              </w:rPr>
              <w:t>fs</w:t>
            </w:r>
            <w:r w:rsidRPr="00D71290">
              <w:rPr>
                <w:rFonts w:cs="Arial"/>
              </w:rPr>
              <w:t>Number</w:t>
            </w:r>
          </w:p>
        </w:tc>
        <w:tc>
          <w:tcPr>
            <w:tcW w:w="4839" w:type="dxa"/>
          </w:tcPr>
          <w:p w14:paraId="1C9A9061" w14:textId="77777777" w:rsidR="004F2C8C" w:rsidRDefault="004F2C8C" w:rsidP="004F2C8C">
            <w:pPr>
              <w:rPr>
                <w:rFonts w:cs="Arial"/>
              </w:rPr>
            </w:pPr>
            <w:r>
              <w:rPr>
                <w:rFonts w:cs="Arial"/>
              </w:rPr>
              <w:t>Номер фискального накопителя</w:t>
            </w:r>
          </w:p>
        </w:tc>
        <w:tc>
          <w:tcPr>
            <w:tcW w:w="2979" w:type="dxa"/>
          </w:tcPr>
          <w:p w14:paraId="70A1ABE2" w14:textId="77777777" w:rsidR="004F2C8C" w:rsidRDefault="004F2C8C" w:rsidP="004F2C8C">
            <w:pPr>
              <w:rPr>
                <w:rFonts w:cs="Arial"/>
              </w:rPr>
            </w:pPr>
            <w:r>
              <w:rPr>
                <w:rFonts w:cs="Arial"/>
              </w:rPr>
              <w:t>Строка 16 символов</w:t>
            </w:r>
          </w:p>
        </w:tc>
      </w:tr>
      <w:tr w:rsidR="004F2C8C" w:rsidRPr="008F4F86" w14:paraId="0E68F7E9" w14:textId="77777777" w:rsidTr="004F2C8C">
        <w:tc>
          <w:tcPr>
            <w:tcW w:w="2465" w:type="dxa"/>
          </w:tcPr>
          <w:p w14:paraId="4B843639" w14:textId="77777777" w:rsidR="004F2C8C" w:rsidRPr="00D71290" w:rsidRDefault="004F2C8C" w:rsidP="004F2C8C">
            <w:pPr>
              <w:rPr>
                <w:rFonts w:cs="Arial"/>
              </w:rPr>
            </w:pPr>
            <w:proofErr w:type="spellStart"/>
            <w:r>
              <w:rPr>
                <w:rFonts w:cs="Arial"/>
                <w:lang w:val="en-US"/>
              </w:rPr>
              <w:t>ofd</w:t>
            </w:r>
            <w:r w:rsidRPr="00D71290">
              <w:rPr>
                <w:rFonts w:cs="Arial"/>
              </w:rPr>
              <w:t>Name</w:t>
            </w:r>
            <w:proofErr w:type="spellEnd"/>
          </w:p>
        </w:tc>
        <w:tc>
          <w:tcPr>
            <w:tcW w:w="4839" w:type="dxa"/>
          </w:tcPr>
          <w:p w14:paraId="2A210745" w14:textId="77777777" w:rsidR="004F2C8C" w:rsidRPr="00D71290" w:rsidRDefault="004F2C8C" w:rsidP="004F2C8C">
            <w:pPr>
              <w:rPr>
                <w:rFonts w:cs="Arial"/>
              </w:rPr>
            </w:pPr>
            <w:r>
              <w:rPr>
                <w:rFonts w:cs="Arial"/>
              </w:rPr>
              <w:t>Наименование ОФД</w:t>
            </w:r>
          </w:p>
        </w:tc>
        <w:tc>
          <w:tcPr>
            <w:tcW w:w="2979" w:type="dxa"/>
          </w:tcPr>
          <w:p w14:paraId="50209E62" w14:textId="77777777" w:rsidR="004F2C8C" w:rsidRDefault="004F2C8C" w:rsidP="004F2C8C">
            <w:pPr>
              <w:rPr>
                <w:rFonts w:cs="Arial"/>
              </w:rPr>
            </w:pPr>
            <w:r>
              <w:rPr>
                <w:rFonts w:cs="Arial"/>
              </w:rPr>
              <w:t>Строка до 256 символов</w:t>
            </w:r>
          </w:p>
        </w:tc>
      </w:tr>
      <w:tr w:rsidR="004F2C8C" w:rsidRPr="008F4F86" w14:paraId="47FB1164" w14:textId="77777777" w:rsidTr="004F2C8C">
        <w:tc>
          <w:tcPr>
            <w:tcW w:w="2465" w:type="dxa"/>
          </w:tcPr>
          <w:p w14:paraId="6BFB651B" w14:textId="77777777" w:rsidR="004F2C8C" w:rsidRPr="00D71290" w:rsidRDefault="004F2C8C" w:rsidP="004F2C8C">
            <w:pPr>
              <w:rPr>
                <w:rFonts w:cs="Arial"/>
              </w:rPr>
            </w:pPr>
            <w:proofErr w:type="spellStart"/>
            <w:r>
              <w:rPr>
                <w:rFonts w:cs="Arial"/>
                <w:lang w:val="en-US"/>
              </w:rPr>
              <w:t>odf</w:t>
            </w:r>
            <w:r w:rsidRPr="009E5A50">
              <w:rPr>
                <w:rFonts w:cs="Arial"/>
              </w:rPr>
              <w:t>Website</w:t>
            </w:r>
            <w:proofErr w:type="spellEnd"/>
          </w:p>
        </w:tc>
        <w:tc>
          <w:tcPr>
            <w:tcW w:w="4839" w:type="dxa"/>
          </w:tcPr>
          <w:p w14:paraId="2662B73E" w14:textId="77777777" w:rsidR="004F2C8C" w:rsidRPr="009E5A50" w:rsidRDefault="004F2C8C" w:rsidP="004F2C8C">
            <w:pPr>
              <w:rPr>
                <w:rFonts w:cs="Arial"/>
              </w:rPr>
            </w:pPr>
            <w:r>
              <w:rPr>
                <w:rFonts w:cs="Arial"/>
                <w:lang w:val="en-US"/>
              </w:rPr>
              <w:t>Web-</w:t>
            </w:r>
            <w:r>
              <w:rPr>
                <w:rFonts w:cs="Arial"/>
              </w:rPr>
              <w:t>сайт ОФД</w:t>
            </w:r>
          </w:p>
        </w:tc>
        <w:tc>
          <w:tcPr>
            <w:tcW w:w="2979" w:type="dxa"/>
          </w:tcPr>
          <w:p w14:paraId="341C97DF" w14:textId="77777777" w:rsidR="004F2C8C" w:rsidRDefault="004F2C8C" w:rsidP="004F2C8C">
            <w:pPr>
              <w:rPr>
                <w:rFonts w:cs="Arial"/>
              </w:rPr>
            </w:pPr>
            <w:r>
              <w:rPr>
                <w:rFonts w:cs="Arial"/>
              </w:rPr>
              <w:t>Строка до 58? символов</w:t>
            </w:r>
          </w:p>
        </w:tc>
      </w:tr>
      <w:tr w:rsidR="004F2C8C" w:rsidRPr="008F4F86" w14:paraId="4727A775" w14:textId="77777777" w:rsidTr="004F2C8C">
        <w:tc>
          <w:tcPr>
            <w:tcW w:w="2465" w:type="dxa"/>
          </w:tcPr>
          <w:p w14:paraId="05D6F8D5" w14:textId="77777777" w:rsidR="004F2C8C" w:rsidRPr="00B72AEC" w:rsidRDefault="004F2C8C" w:rsidP="004F2C8C">
            <w:pPr>
              <w:rPr>
                <w:rFonts w:cs="Arial"/>
                <w:lang w:val="en-US"/>
              </w:rPr>
            </w:pPr>
            <w:proofErr w:type="spellStart"/>
            <w:r>
              <w:rPr>
                <w:rFonts w:cs="Arial"/>
                <w:lang w:val="en-US"/>
              </w:rPr>
              <w:t>odfINN</w:t>
            </w:r>
            <w:proofErr w:type="spellEnd"/>
          </w:p>
        </w:tc>
        <w:tc>
          <w:tcPr>
            <w:tcW w:w="4839" w:type="dxa"/>
          </w:tcPr>
          <w:p w14:paraId="2314AC24" w14:textId="77777777" w:rsidR="004F2C8C" w:rsidRPr="00B72AEC" w:rsidRDefault="004F2C8C" w:rsidP="004F2C8C">
            <w:pPr>
              <w:rPr>
                <w:rFonts w:cs="Arial"/>
              </w:rPr>
            </w:pPr>
            <w:r>
              <w:rPr>
                <w:rFonts w:cs="Arial"/>
              </w:rPr>
              <w:t>ИНН ОФД</w:t>
            </w:r>
          </w:p>
        </w:tc>
        <w:tc>
          <w:tcPr>
            <w:tcW w:w="2979" w:type="dxa"/>
          </w:tcPr>
          <w:p w14:paraId="6B1CB3B9" w14:textId="77777777" w:rsidR="004F2C8C" w:rsidRDefault="004F2C8C" w:rsidP="004F2C8C">
            <w:pPr>
              <w:rPr>
                <w:rFonts w:cs="Arial"/>
              </w:rPr>
            </w:pPr>
            <w:r>
              <w:rPr>
                <w:rFonts w:cs="Arial"/>
              </w:rPr>
              <w:t>Строка 12 символов</w:t>
            </w:r>
          </w:p>
        </w:tc>
      </w:tr>
      <w:tr w:rsidR="004F2C8C" w:rsidRPr="008F4F86" w14:paraId="37331DF4" w14:textId="77777777" w:rsidTr="004F2C8C">
        <w:tc>
          <w:tcPr>
            <w:tcW w:w="2465" w:type="dxa"/>
          </w:tcPr>
          <w:p w14:paraId="57501908" w14:textId="77777777" w:rsidR="004F2C8C" w:rsidRDefault="004F2C8C" w:rsidP="004F2C8C">
            <w:pPr>
              <w:rPr>
                <w:rFonts w:cs="Arial"/>
                <w:lang w:val="en-US"/>
              </w:rPr>
            </w:pPr>
            <w:proofErr w:type="spellStart"/>
            <w:r>
              <w:rPr>
                <w:rFonts w:cs="Arial"/>
                <w:lang w:val="en-US"/>
              </w:rPr>
              <w:t>fnsWebsite</w:t>
            </w:r>
            <w:proofErr w:type="spellEnd"/>
          </w:p>
        </w:tc>
        <w:tc>
          <w:tcPr>
            <w:tcW w:w="4839" w:type="dxa"/>
          </w:tcPr>
          <w:p w14:paraId="36DD2677" w14:textId="77777777" w:rsidR="004F2C8C" w:rsidRPr="00B72AEC" w:rsidRDefault="004F2C8C" w:rsidP="004F2C8C">
            <w:pPr>
              <w:rPr>
                <w:rFonts w:cs="Arial"/>
                <w:lang w:val="en-US"/>
              </w:rPr>
            </w:pPr>
            <w:r>
              <w:rPr>
                <w:rFonts w:cs="Arial"/>
                <w:lang w:val="en-US"/>
              </w:rPr>
              <w:t>Web-</w:t>
            </w:r>
            <w:r>
              <w:rPr>
                <w:rFonts w:cs="Arial"/>
              </w:rPr>
              <w:t>сайт ФНС</w:t>
            </w:r>
          </w:p>
        </w:tc>
        <w:tc>
          <w:tcPr>
            <w:tcW w:w="2979" w:type="dxa"/>
          </w:tcPr>
          <w:p w14:paraId="5D1985E9" w14:textId="77777777" w:rsidR="004F2C8C" w:rsidRDefault="004F2C8C" w:rsidP="004F2C8C">
            <w:pPr>
              <w:rPr>
                <w:rFonts w:cs="Arial"/>
              </w:rPr>
            </w:pPr>
            <w:r>
              <w:rPr>
                <w:rFonts w:cs="Arial"/>
              </w:rPr>
              <w:t>Строка до 256 символов</w:t>
            </w:r>
          </w:p>
        </w:tc>
      </w:tr>
      <w:tr w:rsidR="004F2C8C" w:rsidRPr="008F4F86" w14:paraId="392CCDA1" w14:textId="77777777" w:rsidTr="004F2C8C">
        <w:tc>
          <w:tcPr>
            <w:tcW w:w="2465" w:type="dxa"/>
          </w:tcPr>
          <w:p w14:paraId="3F10D91B" w14:textId="77777777" w:rsidR="004F2C8C" w:rsidRPr="00DF451F" w:rsidRDefault="004F2C8C" w:rsidP="004F2C8C">
            <w:pPr>
              <w:rPr>
                <w:rFonts w:cs="Arial"/>
                <w:lang w:val="en-US"/>
              </w:rPr>
            </w:pPr>
            <w:proofErr w:type="spellStart"/>
            <w:r>
              <w:rPr>
                <w:rFonts w:cs="Arial"/>
                <w:lang w:val="en-US"/>
              </w:rPr>
              <w:lastRenderedPageBreak/>
              <w:t>companyINN</w:t>
            </w:r>
            <w:proofErr w:type="spellEnd"/>
          </w:p>
        </w:tc>
        <w:tc>
          <w:tcPr>
            <w:tcW w:w="4839" w:type="dxa"/>
          </w:tcPr>
          <w:p w14:paraId="0465B4E2" w14:textId="77777777" w:rsidR="004F2C8C" w:rsidRPr="00B2081D" w:rsidRDefault="004F2C8C" w:rsidP="004F2C8C">
            <w:pPr>
              <w:rPr>
                <w:rFonts w:cs="Arial"/>
              </w:rPr>
            </w:pPr>
            <w:r>
              <w:rPr>
                <w:rFonts w:cs="Arial"/>
              </w:rPr>
              <w:t>ИНН пользователя</w:t>
            </w:r>
          </w:p>
        </w:tc>
        <w:tc>
          <w:tcPr>
            <w:tcW w:w="2979" w:type="dxa"/>
          </w:tcPr>
          <w:p w14:paraId="4CD8EDEF" w14:textId="77777777" w:rsidR="004F2C8C" w:rsidRDefault="004F2C8C" w:rsidP="004F2C8C">
            <w:pPr>
              <w:rPr>
                <w:rFonts w:cs="Arial"/>
              </w:rPr>
            </w:pPr>
            <w:r>
              <w:rPr>
                <w:rFonts w:cs="Arial"/>
              </w:rPr>
              <w:t>Строка 12 символов</w:t>
            </w:r>
          </w:p>
        </w:tc>
      </w:tr>
      <w:tr w:rsidR="004F2C8C" w:rsidRPr="008F4F86" w14:paraId="7C69568F" w14:textId="77777777" w:rsidTr="004F2C8C">
        <w:tc>
          <w:tcPr>
            <w:tcW w:w="2465" w:type="dxa"/>
          </w:tcPr>
          <w:p w14:paraId="06D9713C" w14:textId="77777777" w:rsidR="004F2C8C" w:rsidRPr="009E5A50" w:rsidRDefault="004F2C8C" w:rsidP="004F2C8C">
            <w:pPr>
              <w:rPr>
                <w:rFonts w:cs="Arial"/>
              </w:rPr>
            </w:pPr>
            <w:r>
              <w:rPr>
                <w:rFonts w:cs="Arial"/>
                <w:lang w:val="en-US"/>
              </w:rPr>
              <w:t>c</w:t>
            </w:r>
            <w:proofErr w:type="spellStart"/>
            <w:r w:rsidRPr="009E5A50">
              <w:rPr>
                <w:rFonts w:cs="Arial"/>
              </w:rPr>
              <w:t>ompanyName</w:t>
            </w:r>
            <w:proofErr w:type="spellEnd"/>
          </w:p>
        </w:tc>
        <w:tc>
          <w:tcPr>
            <w:tcW w:w="4839" w:type="dxa"/>
          </w:tcPr>
          <w:p w14:paraId="5ED9B2CF" w14:textId="77777777" w:rsidR="004F2C8C" w:rsidRPr="009E5A50" w:rsidRDefault="004F2C8C" w:rsidP="004F2C8C">
            <w:pPr>
              <w:rPr>
                <w:rFonts w:cs="Arial"/>
              </w:rPr>
            </w:pPr>
            <w:r>
              <w:rPr>
                <w:rFonts w:cs="Arial"/>
              </w:rPr>
              <w:t>Наименование пользователя</w:t>
            </w:r>
          </w:p>
        </w:tc>
        <w:tc>
          <w:tcPr>
            <w:tcW w:w="2979" w:type="dxa"/>
          </w:tcPr>
          <w:p w14:paraId="60AD88E3" w14:textId="77777777" w:rsidR="004F2C8C" w:rsidRDefault="004F2C8C" w:rsidP="004F2C8C">
            <w:pPr>
              <w:rPr>
                <w:rFonts w:cs="Arial"/>
              </w:rPr>
            </w:pPr>
            <w:r>
              <w:rPr>
                <w:rFonts w:cs="Arial"/>
              </w:rPr>
              <w:t>Строка до 256 символов</w:t>
            </w:r>
          </w:p>
        </w:tc>
      </w:tr>
      <w:tr w:rsidR="004F2C8C" w:rsidRPr="008F4F86" w14:paraId="5AEFEF36" w14:textId="77777777" w:rsidTr="004F2C8C">
        <w:tc>
          <w:tcPr>
            <w:tcW w:w="2465" w:type="dxa"/>
          </w:tcPr>
          <w:p w14:paraId="702AB3F1" w14:textId="77777777" w:rsidR="004F2C8C" w:rsidRPr="009E5A50" w:rsidRDefault="004F2C8C" w:rsidP="004F2C8C">
            <w:pPr>
              <w:rPr>
                <w:rFonts w:cs="Arial"/>
              </w:rPr>
            </w:pPr>
            <w:r>
              <w:rPr>
                <w:rFonts w:cs="Arial"/>
                <w:lang w:val="en-US"/>
              </w:rPr>
              <w:t>d</w:t>
            </w:r>
            <w:proofErr w:type="spellStart"/>
            <w:r w:rsidRPr="009E5A50">
              <w:rPr>
                <w:rFonts w:cs="Arial"/>
              </w:rPr>
              <w:t>ocumentNumber</w:t>
            </w:r>
            <w:proofErr w:type="spellEnd"/>
          </w:p>
        </w:tc>
        <w:tc>
          <w:tcPr>
            <w:tcW w:w="4839" w:type="dxa"/>
          </w:tcPr>
          <w:p w14:paraId="31461877" w14:textId="77777777" w:rsidR="004F2C8C" w:rsidRDefault="004F2C8C" w:rsidP="004F2C8C">
            <w:pPr>
              <w:rPr>
                <w:rFonts w:cs="Arial"/>
              </w:rPr>
            </w:pPr>
            <w:r w:rsidRPr="00CE2490">
              <w:rPr>
                <w:rFonts w:cs="Arial"/>
              </w:rPr>
              <w:t>Номер ФД</w:t>
            </w:r>
          </w:p>
        </w:tc>
        <w:tc>
          <w:tcPr>
            <w:tcW w:w="2979" w:type="dxa"/>
          </w:tcPr>
          <w:p w14:paraId="69256711" w14:textId="77777777" w:rsidR="004F2C8C" w:rsidRDefault="004F2C8C" w:rsidP="004F2C8C">
            <w:pPr>
              <w:rPr>
                <w:rFonts w:cs="Arial"/>
              </w:rPr>
            </w:pPr>
            <w:r>
              <w:rPr>
                <w:rFonts w:cs="Arial"/>
              </w:rPr>
              <w:t>Число</w:t>
            </w:r>
          </w:p>
        </w:tc>
      </w:tr>
      <w:tr w:rsidR="004F2C8C" w:rsidRPr="008F4F86" w14:paraId="4CE998AB" w14:textId="77777777" w:rsidTr="004F2C8C">
        <w:tc>
          <w:tcPr>
            <w:tcW w:w="2465" w:type="dxa"/>
          </w:tcPr>
          <w:p w14:paraId="41B8C402" w14:textId="77777777" w:rsidR="004F2C8C" w:rsidRPr="009E5A50" w:rsidRDefault="004F2C8C" w:rsidP="004F2C8C">
            <w:pPr>
              <w:rPr>
                <w:rFonts w:cs="Arial"/>
              </w:rPr>
            </w:pPr>
            <w:r>
              <w:rPr>
                <w:rFonts w:cs="Arial"/>
                <w:lang w:val="en-US"/>
              </w:rPr>
              <w:t>s</w:t>
            </w:r>
            <w:proofErr w:type="spellStart"/>
            <w:r w:rsidRPr="009E5A50">
              <w:rPr>
                <w:rFonts w:cs="Arial"/>
              </w:rPr>
              <w:t>hiftNumber</w:t>
            </w:r>
            <w:proofErr w:type="spellEnd"/>
          </w:p>
        </w:tc>
        <w:tc>
          <w:tcPr>
            <w:tcW w:w="4839" w:type="dxa"/>
          </w:tcPr>
          <w:p w14:paraId="68444EF3" w14:textId="77777777" w:rsidR="004F2C8C" w:rsidRDefault="004F2C8C" w:rsidP="004F2C8C">
            <w:pPr>
              <w:rPr>
                <w:rFonts w:cs="Arial"/>
              </w:rPr>
            </w:pPr>
            <w:r>
              <w:rPr>
                <w:rFonts w:cs="Arial"/>
              </w:rPr>
              <w:t>Номер смены</w:t>
            </w:r>
          </w:p>
        </w:tc>
        <w:tc>
          <w:tcPr>
            <w:tcW w:w="2979" w:type="dxa"/>
          </w:tcPr>
          <w:p w14:paraId="1F95B265" w14:textId="77777777" w:rsidR="004F2C8C" w:rsidRDefault="004F2C8C" w:rsidP="004F2C8C">
            <w:pPr>
              <w:rPr>
                <w:rFonts w:cs="Arial"/>
              </w:rPr>
            </w:pPr>
            <w:r>
              <w:rPr>
                <w:rFonts w:cs="Arial"/>
              </w:rPr>
              <w:t>Число</w:t>
            </w:r>
          </w:p>
        </w:tc>
      </w:tr>
      <w:tr w:rsidR="004F2C8C" w:rsidRPr="008F4F86" w14:paraId="77DA5889" w14:textId="77777777" w:rsidTr="004F2C8C">
        <w:tc>
          <w:tcPr>
            <w:tcW w:w="2465" w:type="dxa"/>
          </w:tcPr>
          <w:p w14:paraId="3892B901" w14:textId="77777777" w:rsidR="004F2C8C" w:rsidRPr="00CE2490" w:rsidRDefault="004F2C8C" w:rsidP="004F2C8C">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6FD02FE1" w14:textId="77777777" w:rsidR="004F2C8C" w:rsidRDefault="004F2C8C" w:rsidP="004F2C8C">
            <w:pPr>
              <w:rPr>
                <w:rFonts w:cs="Arial"/>
              </w:rPr>
            </w:pPr>
            <w:r>
              <w:rPr>
                <w:rFonts w:cs="Arial"/>
              </w:rPr>
              <w:t>Номер чека за смену</w:t>
            </w:r>
          </w:p>
        </w:tc>
        <w:tc>
          <w:tcPr>
            <w:tcW w:w="2979" w:type="dxa"/>
          </w:tcPr>
          <w:p w14:paraId="20C9C6BF" w14:textId="77777777" w:rsidR="004F2C8C" w:rsidRPr="00CE2490" w:rsidRDefault="004F2C8C" w:rsidP="004F2C8C">
            <w:pPr>
              <w:rPr>
                <w:rFonts w:cs="Arial"/>
              </w:rPr>
            </w:pPr>
            <w:r>
              <w:rPr>
                <w:rFonts w:cs="Arial"/>
              </w:rPr>
              <w:t>Число</w:t>
            </w:r>
          </w:p>
        </w:tc>
      </w:tr>
      <w:tr w:rsidR="004F2C8C" w:rsidRPr="008F4F86" w14:paraId="16D2DA83" w14:textId="77777777" w:rsidTr="004F2C8C">
        <w:tc>
          <w:tcPr>
            <w:tcW w:w="2465" w:type="dxa"/>
          </w:tcPr>
          <w:p w14:paraId="0E838718" w14:textId="77777777" w:rsidR="004F2C8C" w:rsidRPr="009E5A50" w:rsidRDefault="004F2C8C" w:rsidP="004F2C8C">
            <w:pPr>
              <w:rPr>
                <w:rFonts w:cs="Arial"/>
                <w:lang w:val="en-US"/>
              </w:rPr>
            </w:pPr>
            <w:proofErr w:type="spellStart"/>
            <w:r>
              <w:rPr>
                <w:rFonts w:cs="Arial"/>
                <w:lang w:val="en-US"/>
              </w:rPr>
              <w:t>processedAt</w:t>
            </w:r>
            <w:proofErr w:type="spellEnd"/>
          </w:p>
        </w:tc>
        <w:tc>
          <w:tcPr>
            <w:tcW w:w="4839" w:type="dxa"/>
          </w:tcPr>
          <w:p w14:paraId="66E258FE" w14:textId="77777777" w:rsidR="004F2C8C" w:rsidRPr="00E31914" w:rsidRDefault="004F2C8C" w:rsidP="004F2C8C">
            <w:pPr>
              <w:rPr>
                <w:rFonts w:cs="Arial"/>
              </w:rPr>
            </w:pPr>
            <w:r>
              <w:rPr>
                <w:rFonts w:cs="Arial"/>
              </w:rPr>
              <w:t>Время регистрации фискального документа в ФН</w:t>
            </w:r>
          </w:p>
        </w:tc>
        <w:tc>
          <w:tcPr>
            <w:tcW w:w="2979" w:type="dxa"/>
          </w:tcPr>
          <w:p w14:paraId="147CE7BC" w14:textId="77777777" w:rsidR="004F2C8C" w:rsidRDefault="004F2C8C" w:rsidP="004F2C8C">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4F2C8C" w:rsidRPr="008F4F86" w14:paraId="4DB22FFC" w14:textId="77777777" w:rsidTr="004F2C8C">
        <w:tc>
          <w:tcPr>
            <w:tcW w:w="2465" w:type="dxa"/>
          </w:tcPr>
          <w:p w14:paraId="32158472" w14:textId="77777777" w:rsidR="004F2C8C" w:rsidRPr="008F4F86" w:rsidRDefault="004F2C8C" w:rsidP="004F2C8C">
            <w:pPr>
              <w:rPr>
                <w:rFonts w:cs="Arial"/>
                <w:lang w:val="en-US"/>
              </w:rPr>
            </w:pPr>
            <w:r>
              <w:rPr>
                <w:rFonts w:cs="Arial"/>
                <w:lang w:val="en-US"/>
              </w:rPr>
              <w:t>content</w:t>
            </w:r>
          </w:p>
        </w:tc>
        <w:tc>
          <w:tcPr>
            <w:tcW w:w="4839" w:type="dxa"/>
          </w:tcPr>
          <w:p w14:paraId="7E86CD5F" w14:textId="77777777" w:rsidR="004F2C8C" w:rsidRPr="00EB31B9" w:rsidRDefault="004F2C8C" w:rsidP="004F2C8C">
            <w:pPr>
              <w:rPr>
                <w:rFonts w:cs="Arial"/>
              </w:rPr>
            </w:pPr>
            <w:r>
              <w:rPr>
                <w:rFonts w:cs="Arial"/>
              </w:rPr>
              <w:t>Содержимое документа</w:t>
            </w:r>
          </w:p>
        </w:tc>
        <w:tc>
          <w:tcPr>
            <w:tcW w:w="2979" w:type="dxa"/>
          </w:tcPr>
          <w:p w14:paraId="1481AC0D" w14:textId="77777777" w:rsidR="004F2C8C" w:rsidRPr="00525F22" w:rsidRDefault="004F2C8C" w:rsidP="004F2C8C">
            <w:pPr>
              <w:rPr>
                <w:rFonts w:cs="Arial"/>
              </w:rPr>
            </w:pPr>
            <w:r>
              <w:rPr>
                <w:rFonts w:cs="Arial"/>
              </w:rPr>
              <w:t>Структура п.2.1.1.1</w:t>
            </w:r>
          </w:p>
        </w:tc>
      </w:tr>
      <w:tr w:rsidR="004F2C8C" w:rsidRPr="008F4F86" w14:paraId="25FF8B3B" w14:textId="77777777" w:rsidTr="004F2C8C">
        <w:tc>
          <w:tcPr>
            <w:tcW w:w="2465" w:type="dxa"/>
          </w:tcPr>
          <w:p w14:paraId="47E7B867" w14:textId="77777777" w:rsidR="004F2C8C" w:rsidRPr="009E5A50" w:rsidRDefault="004F2C8C" w:rsidP="004F2C8C">
            <w:pPr>
              <w:rPr>
                <w:rFonts w:cs="Arial"/>
              </w:rPr>
            </w:pPr>
            <w:r>
              <w:rPr>
                <w:rFonts w:cs="Arial"/>
                <w:lang w:val="en-US"/>
              </w:rPr>
              <w:t>c</w:t>
            </w:r>
            <w:proofErr w:type="spellStart"/>
            <w:r w:rsidRPr="009E5A50">
              <w:rPr>
                <w:rFonts w:cs="Arial"/>
              </w:rPr>
              <w:t>hange</w:t>
            </w:r>
            <w:proofErr w:type="spellEnd"/>
          </w:p>
        </w:tc>
        <w:tc>
          <w:tcPr>
            <w:tcW w:w="4839" w:type="dxa"/>
          </w:tcPr>
          <w:p w14:paraId="1F9A29CD" w14:textId="77777777" w:rsidR="004F2C8C" w:rsidRDefault="004F2C8C" w:rsidP="004F2C8C">
            <w:pPr>
              <w:rPr>
                <w:rFonts w:cs="Arial"/>
              </w:rPr>
            </w:pPr>
            <w:r>
              <w:rPr>
                <w:rFonts w:cs="Arial"/>
              </w:rPr>
              <w:t>Сдача</w:t>
            </w:r>
          </w:p>
        </w:tc>
        <w:tc>
          <w:tcPr>
            <w:tcW w:w="2979" w:type="dxa"/>
          </w:tcPr>
          <w:p w14:paraId="784263E7" w14:textId="77777777" w:rsidR="004F2C8C" w:rsidRDefault="004F2C8C" w:rsidP="004F2C8C">
            <w:pPr>
              <w:rPr>
                <w:rFonts w:cs="Arial"/>
              </w:rPr>
            </w:pPr>
            <w:r>
              <w:rPr>
                <w:rFonts w:cs="Arial"/>
              </w:rPr>
              <w:t>Десятичное число с точностью до 2 символов после точки</w:t>
            </w:r>
          </w:p>
        </w:tc>
      </w:tr>
      <w:tr w:rsidR="004F2C8C" w:rsidRPr="008F4F86" w14:paraId="2EB9C981" w14:textId="77777777" w:rsidTr="004F2C8C">
        <w:tc>
          <w:tcPr>
            <w:tcW w:w="2465" w:type="dxa"/>
          </w:tcPr>
          <w:p w14:paraId="578D2914" w14:textId="77777777" w:rsidR="004F2C8C" w:rsidRPr="00AD41F6" w:rsidRDefault="004F2C8C" w:rsidP="004F2C8C">
            <w:pPr>
              <w:rPr>
                <w:rFonts w:cs="Arial"/>
                <w:lang w:val="en-US"/>
              </w:rPr>
            </w:pPr>
            <w:proofErr w:type="spellStart"/>
            <w:r>
              <w:rPr>
                <w:rFonts w:cs="Arial"/>
                <w:lang w:val="en-US"/>
              </w:rPr>
              <w:t>fp</w:t>
            </w:r>
            <w:proofErr w:type="spellEnd"/>
          </w:p>
        </w:tc>
        <w:tc>
          <w:tcPr>
            <w:tcW w:w="4839" w:type="dxa"/>
          </w:tcPr>
          <w:p w14:paraId="5D6DCB84" w14:textId="77777777" w:rsidR="004F2C8C" w:rsidRDefault="004F2C8C" w:rsidP="004F2C8C">
            <w:pPr>
              <w:rPr>
                <w:rFonts w:cs="Arial"/>
              </w:rPr>
            </w:pPr>
            <w:r w:rsidRPr="00E664C7">
              <w:rPr>
                <w:rFonts w:cs="Arial"/>
              </w:rPr>
              <w:t>Фискальный признак</w:t>
            </w:r>
          </w:p>
        </w:tc>
        <w:tc>
          <w:tcPr>
            <w:tcW w:w="2979" w:type="dxa"/>
          </w:tcPr>
          <w:p w14:paraId="58256C54" w14:textId="77777777" w:rsidR="004F2C8C" w:rsidRPr="008B6C01" w:rsidRDefault="004F2C8C" w:rsidP="004F2C8C">
            <w:pPr>
              <w:rPr>
                <w:rFonts w:cs="Arial"/>
              </w:rPr>
            </w:pPr>
            <w:r>
              <w:rPr>
                <w:rFonts w:cs="Arial"/>
              </w:rPr>
              <w:t>Строка</w:t>
            </w:r>
            <w:r>
              <w:rPr>
                <w:rFonts w:cs="Arial"/>
                <w:lang w:val="en-US"/>
              </w:rPr>
              <w:t xml:space="preserve"> 10 </w:t>
            </w:r>
            <w:r>
              <w:rPr>
                <w:rFonts w:cs="Arial"/>
              </w:rPr>
              <w:t>символов</w:t>
            </w:r>
          </w:p>
        </w:tc>
      </w:tr>
      <w:tr w:rsidR="004F2C8C" w:rsidRPr="008F4F86" w14:paraId="4D89E488" w14:textId="77777777" w:rsidTr="004F2C8C">
        <w:tc>
          <w:tcPr>
            <w:tcW w:w="2465" w:type="dxa"/>
          </w:tcPr>
          <w:p w14:paraId="28741E6D" w14:textId="77777777" w:rsidR="004F2C8C" w:rsidRPr="009D7C38" w:rsidRDefault="004F2C8C" w:rsidP="004F2C8C">
            <w:pPr>
              <w:rPr>
                <w:rFonts w:cs="Arial"/>
                <w:lang w:val="en-US"/>
              </w:rPr>
            </w:pPr>
            <w:proofErr w:type="spellStart"/>
            <w:r>
              <w:rPr>
                <w:rFonts w:cs="Arial"/>
                <w:lang w:val="en-US"/>
              </w:rPr>
              <w:t>callbackUrl</w:t>
            </w:r>
            <w:proofErr w:type="spellEnd"/>
          </w:p>
        </w:tc>
        <w:tc>
          <w:tcPr>
            <w:tcW w:w="4839" w:type="dxa"/>
          </w:tcPr>
          <w:p w14:paraId="09BFF6CB" w14:textId="77777777" w:rsidR="004F2C8C" w:rsidRPr="009D7C38" w:rsidRDefault="004F2C8C" w:rsidP="004F2C8C">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246B9041" w14:textId="77777777" w:rsidR="004F2C8C" w:rsidRDefault="004F2C8C" w:rsidP="004F2C8C">
            <w:pPr>
              <w:rPr>
                <w:rFonts w:cs="Arial"/>
              </w:rPr>
            </w:pPr>
            <w:r>
              <w:rPr>
                <w:rFonts w:cs="Arial"/>
              </w:rPr>
              <w:t xml:space="preserve">Строка от 1 до 1024 символов или </w:t>
            </w:r>
            <w:r>
              <w:rPr>
                <w:rFonts w:cs="Arial"/>
                <w:lang w:val="en-US"/>
              </w:rPr>
              <w:t>null</w:t>
            </w:r>
          </w:p>
        </w:tc>
      </w:tr>
      <w:tr w:rsidR="004F2C8C" w:rsidRPr="008F4F86" w14:paraId="70092102" w14:textId="77777777" w:rsidTr="004F2C8C">
        <w:tc>
          <w:tcPr>
            <w:tcW w:w="2465" w:type="dxa"/>
          </w:tcPr>
          <w:p w14:paraId="3E1103DB" w14:textId="77777777" w:rsidR="004F2C8C" w:rsidRDefault="004F2C8C" w:rsidP="004F2C8C">
            <w:pPr>
              <w:rPr>
                <w:rFonts w:cs="Arial"/>
                <w:lang w:val="en-US"/>
              </w:rPr>
            </w:pPr>
            <w:r>
              <w:rPr>
                <w:rFonts w:cs="Arial"/>
                <w:lang w:val="en-US"/>
              </w:rPr>
              <w:t>meta</w:t>
            </w:r>
          </w:p>
        </w:tc>
        <w:tc>
          <w:tcPr>
            <w:tcW w:w="4839" w:type="dxa"/>
          </w:tcPr>
          <w:p w14:paraId="2DCDC938" w14:textId="77777777" w:rsidR="004F2C8C" w:rsidRDefault="004F2C8C" w:rsidP="004F2C8C">
            <w:pPr>
              <w:rPr>
                <w:rFonts w:cs="Arial"/>
                <w:lang w:val="en-US"/>
              </w:rPr>
            </w:pPr>
            <w:r>
              <w:rPr>
                <w:rFonts w:cs="Arial"/>
              </w:rPr>
              <w:t>Метаданные запроса</w:t>
            </w:r>
          </w:p>
        </w:tc>
        <w:tc>
          <w:tcPr>
            <w:tcW w:w="2979" w:type="dxa"/>
          </w:tcPr>
          <w:p w14:paraId="4AAD28F5" w14:textId="77777777" w:rsidR="004F2C8C" w:rsidRDefault="004F2C8C" w:rsidP="004F2C8C">
            <w:pPr>
              <w:rPr>
                <w:rFonts w:cs="Arial"/>
              </w:rPr>
            </w:pPr>
            <w:r>
              <w:rPr>
                <w:rFonts w:cs="Arial"/>
              </w:rPr>
              <w:t xml:space="preserve">Строка от 1 до 128 символов или </w:t>
            </w:r>
            <w:r>
              <w:rPr>
                <w:rFonts w:cs="Arial"/>
                <w:lang w:val="en-US"/>
              </w:rPr>
              <w:t>null</w:t>
            </w:r>
          </w:p>
        </w:tc>
      </w:tr>
    </w:tbl>
    <w:p w14:paraId="29443A0C" w14:textId="77777777" w:rsidR="004F2C8C" w:rsidRDefault="004F2C8C" w:rsidP="004F2C8C">
      <w:pPr>
        <w:rPr>
          <w:rFonts w:cs="Arial"/>
        </w:rPr>
      </w:pPr>
    </w:p>
    <w:p w14:paraId="39739CA0" w14:textId="77777777" w:rsidR="004F2C8C" w:rsidRPr="00CF1D55" w:rsidRDefault="004F2C8C" w:rsidP="004F2C8C">
      <w:pPr>
        <w:rPr>
          <w:lang w:val="en-US"/>
        </w:rPr>
      </w:pPr>
      <w:r w:rsidRPr="00817738">
        <w:t>Пример</w:t>
      </w:r>
      <w:r w:rsidRPr="00CF1D55">
        <w:rPr>
          <w:lang w:val="en-US"/>
        </w:rPr>
        <w:t xml:space="preserve"> </w:t>
      </w:r>
      <w:r>
        <w:t>ответа</w:t>
      </w:r>
      <w:r w:rsidRPr="00CF1D55">
        <w:rPr>
          <w:lang w:val="en-US"/>
        </w:rPr>
        <w:t>:</w:t>
      </w:r>
    </w:p>
    <w:p w14:paraId="234C7DCB" w14:textId="77777777" w:rsidR="004F2C8C" w:rsidRPr="00CF1D55" w:rsidRDefault="004F2C8C" w:rsidP="004F2C8C">
      <w:pPr>
        <w:rPr>
          <w:rFonts w:cs="Arial"/>
          <w:lang w:val="en-US"/>
        </w:rPr>
      </w:pPr>
    </w:p>
    <w:p w14:paraId="48829C27"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55AD61FA"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77949D8B"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1B6CC2A7"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36743C89"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244332A1"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0A639BA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76454B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2FCD9A00" w14:textId="77777777" w:rsidR="004F2C8C" w:rsidRPr="00EA7AC6"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EA7AC6">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Pr="00EA7AC6">
        <w:rPr>
          <w:rFonts w:ascii="Consolas" w:hAnsi="Consolas" w:cs="Consolas"/>
          <w:color w:val="8ACCCF"/>
          <w:sz w:val="18"/>
          <w:szCs w:val="18"/>
        </w:rPr>
        <w:t>"</w:t>
      </w:r>
      <w:r w:rsidRPr="00EA7AC6">
        <w:rPr>
          <w:rFonts w:ascii="Consolas" w:hAnsi="Consolas" w:cs="Consolas"/>
          <w:color w:val="DFDFBF"/>
          <w:sz w:val="18"/>
          <w:szCs w:val="18"/>
        </w:rPr>
        <w:t>:</w:t>
      </w:r>
      <w:r w:rsidRPr="00BD0C97">
        <w:rPr>
          <w:rFonts w:ascii="Consolas" w:hAnsi="Consolas" w:cs="Consolas"/>
          <w:color w:val="DFDFBF"/>
          <w:sz w:val="18"/>
          <w:szCs w:val="18"/>
          <w:lang w:val="en-US"/>
        </w:rPr>
        <w:t> </w:t>
      </w:r>
      <w:r w:rsidRPr="00EA7AC6">
        <w:rPr>
          <w:rFonts w:ascii="Consolas" w:hAnsi="Consolas" w:cs="Consolas"/>
          <w:color w:val="DFAF8F"/>
          <w:sz w:val="18"/>
          <w:szCs w:val="18"/>
        </w:rPr>
        <w:t>"2364009522"</w:t>
      </w:r>
    </w:p>
    <w:p w14:paraId="7D99B2A9" w14:textId="77777777" w:rsidR="004F2C8C" w:rsidRPr="00EA7AC6" w:rsidRDefault="004F2C8C" w:rsidP="004F2C8C">
      <w:pPr>
        <w:pStyle w:val="HTML0"/>
        <w:shd w:val="clear" w:color="auto" w:fill="333333"/>
        <w:rPr>
          <w:rFonts w:ascii="Consolas" w:hAnsi="Consolas" w:cs="Consolas"/>
          <w:color w:val="DFDFBF"/>
          <w:sz w:val="18"/>
          <w:szCs w:val="18"/>
        </w:rPr>
      </w:pPr>
      <w:r w:rsidRPr="00EA7AC6">
        <w:rPr>
          <w:rFonts w:ascii="Consolas" w:hAnsi="Consolas" w:cs="Consolas"/>
          <w:color w:val="DFDFBF"/>
          <w:sz w:val="18"/>
          <w:szCs w:val="18"/>
        </w:rPr>
        <w:t>}</w:t>
      </w:r>
    </w:p>
    <w:p w14:paraId="11C5FC56" w14:textId="774354CE" w:rsidR="00F5370D" w:rsidRPr="00EA7AC6" w:rsidRDefault="00F5370D" w:rsidP="00044DF6">
      <w:r w:rsidRPr="00EA7AC6">
        <w:br w:type="page"/>
      </w:r>
    </w:p>
    <w:p w14:paraId="7E3F436C" w14:textId="43AB9A59" w:rsidR="00D31347" w:rsidRPr="00D31347" w:rsidRDefault="00D31347" w:rsidP="00D31347">
      <w:pPr>
        <w:pStyle w:val="2"/>
      </w:pPr>
      <w:bookmarkStart w:id="685" w:name="_Toc80026511"/>
      <w:r w:rsidRPr="00391032">
        <w:lastRenderedPageBreak/>
        <w:t>2.</w:t>
      </w:r>
      <w:r>
        <w:t>9 Проверка кода маркировки</w:t>
      </w:r>
      <w:bookmarkEnd w:id="685"/>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З</w:t>
      </w:r>
      <w:r w:rsidRPr="00C16811">
        <w:rPr>
          <w:rFonts w:cs="Arial"/>
        </w:rPr>
        <w:t>апрос</w:t>
      </w:r>
      <w:r w:rsidRPr="001B370A">
        <w:rPr>
          <w:rFonts w:cs="Arial"/>
        </w:rPr>
        <w:t xml:space="preserve">: </w:t>
      </w:r>
      <w:r w:rsidRPr="00DF451F">
        <w:rPr>
          <w:rFonts w:cs="Arial"/>
          <w:b/>
          <w:lang w:val="en-US"/>
        </w:rPr>
        <w:t>POST</w:t>
      </w:r>
      <w:r w:rsidRPr="001B370A">
        <w:rPr>
          <w:rFonts w:cs="Arial"/>
        </w:rPr>
        <w:t xml:space="preserve"> </w:t>
      </w:r>
      <w:r w:rsidRPr="001B370A">
        <w:rPr>
          <w:rFonts w:cs="Arial"/>
          <w:b/>
        </w:rPr>
        <w:t>/</w:t>
      </w:r>
      <w:proofErr w:type="spellStart"/>
      <w:r w:rsidRPr="004D311A">
        <w:rPr>
          <w:rFonts w:cs="Arial"/>
          <w:b/>
          <w:lang w:val="en-US"/>
        </w:rPr>
        <w:t>api</w:t>
      </w:r>
      <w:proofErr w:type="spellEnd"/>
      <w:r w:rsidRPr="001B370A">
        <w:rPr>
          <w:rFonts w:cs="Arial"/>
          <w:b/>
        </w:rPr>
        <w:t>/</w:t>
      </w:r>
      <w:r w:rsidRPr="004D311A">
        <w:rPr>
          <w:rFonts w:cs="Arial"/>
          <w:b/>
          <w:lang w:val="en-US"/>
        </w:rPr>
        <w:t>v</w:t>
      </w:r>
      <w:r w:rsidRPr="001B370A">
        <w:rPr>
          <w:rFonts w:cs="Arial"/>
          <w:b/>
        </w:rPr>
        <w:t>2/</w:t>
      </w:r>
      <w:proofErr w:type="spellStart"/>
      <w:r w:rsidR="0086758F">
        <w:rPr>
          <w:rFonts w:cs="Arial"/>
          <w:b/>
          <w:lang w:val="en-US"/>
        </w:rPr>
        <w:t>itemcode</w:t>
      </w:r>
      <w:proofErr w:type="spellEnd"/>
      <w:r w:rsidRPr="001B370A">
        <w:rPr>
          <w:rFonts w:cs="Arial"/>
          <w:b/>
        </w:rPr>
        <w:t>/</w:t>
      </w:r>
    </w:p>
    <w:p w14:paraId="0651BD4F" w14:textId="77777777" w:rsidR="00D31347" w:rsidRPr="001B370A" w:rsidRDefault="00D31347" w:rsidP="00D31347">
      <w:pPr>
        <w:rPr>
          <w:rFonts w:cs="Arial"/>
        </w:rPr>
      </w:pPr>
    </w:p>
    <w:p w14:paraId="08D840D1" w14:textId="19E66BB2" w:rsidR="00D31347" w:rsidRDefault="00D31347" w:rsidP="00D31347">
      <w:pPr>
        <w:pStyle w:val="3"/>
        <w:rPr>
          <w:rFonts w:ascii="Verdana" w:hAnsi="Verdana" w:cs="Arial"/>
        </w:rPr>
      </w:pPr>
      <w:bookmarkStart w:id="686" w:name="_Toc80026512"/>
      <w:r>
        <w:t>2.</w:t>
      </w:r>
      <w:r w:rsidR="007B2DC5">
        <w:t>9</w:t>
      </w:r>
      <w:r>
        <w:t>.1 Тело запроса</w:t>
      </w:r>
      <w:bookmarkEnd w:id="686"/>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Идентификатор документа</w:t>
            </w:r>
          </w:p>
        </w:tc>
        <w:tc>
          <w:tcPr>
            <w:tcW w:w="2662" w:type="dxa"/>
          </w:tcPr>
          <w:p w14:paraId="0CB96876" w14:textId="6EBAF2B5" w:rsidR="00A2661E" w:rsidRDefault="00A2661E"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662" w:type="dxa"/>
          </w:tcPr>
          <w:p w14:paraId="3D5C82DB" w14:textId="7FB124D0" w:rsidR="00A2661E" w:rsidRDefault="00A2661E" w:rsidP="0084541F">
            <w:pPr>
              <w:rPr>
                <w:rFonts w:cs="Arial"/>
              </w:rPr>
            </w:pPr>
            <w:r>
              <w:rPr>
                <w:rFonts w:cs="Arial"/>
              </w:rPr>
              <w:t>Параметр обязательный.</w:t>
            </w:r>
          </w:p>
        </w:tc>
      </w:tr>
      <w:tr w:rsidR="00A2661E" w:rsidRPr="008F4F86" w14:paraId="41478DD6" w14:textId="2114DB36" w:rsidTr="00A2661E">
        <w:tc>
          <w:tcPr>
            <w:tcW w:w="1813" w:type="dxa"/>
          </w:tcPr>
          <w:p w14:paraId="6FA85C86" w14:textId="77777777" w:rsidR="00A2661E" w:rsidRPr="0000532B" w:rsidRDefault="00A2661E" w:rsidP="0084541F">
            <w:pPr>
              <w:rPr>
                <w:rFonts w:cs="Arial"/>
              </w:rPr>
            </w:pPr>
            <w:r>
              <w:rPr>
                <w:rFonts w:cs="Arial"/>
                <w:lang w:val="en-US"/>
              </w:rPr>
              <w:t>inn</w:t>
            </w:r>
          </w:p>
        </w:tc>
        <w:tc>
          <w:tcPr>
            <w:tcW w:w="5808" w:type="dxa"/>
          </w:tcPr>
          <w:p w14:paraId="28F283F5" w14:textId="0E3EEA48" w:rsidR="00A2661E" w:rsidRPr="00B2081D" w:rsidRDefault="00A2661E" w:rsidP="0084541F">
            <w:pPr>
              <w:rPr>
                <w:rFonts w:cs="Arial"/>
              </w:rPr>
            </w:pPr>
            <w:r>
              <w:rPr>
                <w:rFonts w:cs="Arial"/>
              </w:rPr>
              <w:t>ИНН организации, для которой отправляется запрос</w:t>
            </w:r>
          </w:p>
        </w:tc>
        <w:tc>
          <w:tcPr>
            <w:tcW w:w="2662" w:type="dxa"/>
          </w:tcPr>
          <w:p w14:paraId="7ABD0A78" w14:textId="57A4F795" w:rsidR="00A2661E" w:rsidRDefault="00A2661E"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662" w:type="dxa"/>
          </w:tcPr>
          <w:p w14:paraId="382A5D51" w14:textId="49DE44C9" w:rsidR="00A2661E" w:rsidRDefault="00A2661E" w:rsidP="0084541F">
            <w:pPr>
              <w:rPr>
                <w:rFonts w:cs="Arial"/>
              </w:rPr>
            </w:pPr>
            <w:r>
              <w:rPr>
                <w:rFonts w:cs="Arial"/>
              </w:rPr>
              <w:t>Параметр обязательный.</w:t>
            </w:r>
          </w:p>
        </w:tc>
      </w:tr>
      <w:tr w:rsidR="00A2661E" w:rsidRPr="008F4F86" w14:paraId="7E9464DE" w14:textId="4C4AB6D4" w:rsidTr="00A2661E">
        <w:tc>
          <w:tcPr>
            <w:tcW w:w="1813" w:type="dxa"/>
          </w:tcPr>
          <w:p w14:paraId="7119287A" w14:textId="77777777" w:rsidR="00A2661E" w:rsidRPr="0000532B" w:rsidRDefault="00A2661E" w:rsidP="0084541F">
            <w:pPr>
              <w:rPr>
                <w:rFonts w:cs="Arial"/>
              </w:rPr>
            </w:pPr>
            <w:r>
              <w:rPr>
                <w:rFonts w:cs="Arial"/>
                <w:lang w:val="en-US"/>
              </w:rPr>
              <w:t>group</w:t>
            </w:r>
          </w:p>
        </w:tc>
        <w:tc>
          <w:tcPr>
            <w:tcW w:w="5808" w:type="dxa"/>
          </w:tcPr>
          <w:p w14:paraId="6D32B313" w14:textId="4D0CAB0F" w:rsidR="00A2661E" w:rsidRPr="00E7677A" w:rsidRDefault="00A2661E" w:rsidP="0084541F">
            <w:pPr>
              <w:rPr>
                <w:rFonts w:cs="Arial"/>
              </w:rPr>
            </w:pPr>
            <w:r>
              <w:rPr>
                <w:rFonts w:cs="Arial"/>
              </w:rPr>
              <w:t>Группа устройств, с помощью которых будет обработан запрос</w:t>
            </w:r>
          </w:p>
        </w:tc>
        <w:tc>
          <w:tcPr>
            <w:tcW w:w="2662" w:type="dxa"/>
          </w:tcPr>
          <w:p w14:paraId="4D0CC953" w14:textId="77777777" w:rsidR="00A2661E" w:rsidRPr="00E41E42" w:rsidRDefault="00A2661E" w:rsidP="0084541F">
            <w:pPr>
              <w:rPr>
                <w:rFonts w:cs="Arial"/>
              </w:rPr>
            </w:pPr>
            <w:r>
              <w:rPr>
                <w:rFonts w:cs="Arial"/>
              </w:rPr>
              <w:t xml:space="preserve">Строка от 1 до 32 символов или </w:t>
            </w:r>
            <w:r>
              <w:rPr>
                <w:rFonts w:cs="Arial"/>
                <w:lang w:val="en-US"/>
              </w:rPr>
              <w:t>null</w:t>
            </w:r>
          </w:p>
        </w:tc>
        <w:tc>
          <w:tcPr>
            <w:tcW w:w="2662" w:type="dxa"/>
          </w:tcPr>
          <w:p w14:paraId="6954CB04" w14:textId="6F01AB5C" w:rsidR="00A2661E" w:rsidRDefault="00A2661E" w:rsidP="0084541F">
            <w:pPr>
              <w:rPr>
                <w:rFonts w:cs="Arial"/>
              </w:rPr>
            </w:pPr>
            <w:r>
              <w:rPr>
                <w:rFonts w:cs="Arial"/>
              </w:rPr>
              <w:t>Параметр обязательный.</w:t>
            </w:r>
          </w:p>
        </w:tc>
      </w:tr>
      <w:tr w:rsidR="00A2661E" w:rsidRPr="008F4F86" w14:paraId="3DF37998" w14:textId="74FD36C9" w:rsidTr="00A2661E">
        <w:tc>
          <w:tcPr>
            <w:tcW w:w="1813" w:type="dxa"/>
          </w:tcPr>
          <w:p w14:paraId="1DEE922F" w14:textId="77777777" w:rsidR="00A2661E" w:rsidRPr="008F4F86" w:rsidRDefault="00A2661E" w:rsidP="0084541F">
            <w:pPr>
              <w:rPr>
                <w:rFonts w:cs="Arial"/>
                <w:lang w:val="en-US"/>
              </w:rPr>
            </w:pPr>
            <w:r>
              <w:rPr>
                <w:rFonts w:cs="Arial"/>
                <w:lang w:val="en-US"/>
              </w:rPr>
              <w:t>content</w:t>
            </w:r>
          </w:p>
        </w:tc>
        <w:tc>
          <w:tcPr>
            <w:tcW w:w="5808" w:type="dxa"/>
          </w:tcPr>
          <w:p w14:paraId="646AE086" w14:textId="77777777" w:rsidR="00A2661E" w:rsidRPr="00EB31B9" w:rsidRDefault="00A2661E" w:rsidP="0084541F">
            <w:pPr>
              <w:rPr>
                <w:rFonts w:cs="Arial"/>
              </w:rPr>
            </w:pPr>
            <w:r>
              <w:rPr>
                <w:rFonts w:cs="Arial"/>
              </w:rPr>
              <w:t>Содержимое документа</w:t>
            </w:r>
          </w:p>
        </w:tc>
        <w:tc>
          <w:tcPr>
            <w:tcW w:w="2662" w:type="dxa"/>
          </w:tcPr>
          <w:p w14:paraId="73347182" w14:textId="0432A027" w:rsidR="00A2661E" w:rsidRPr="00525F22" w:rsidRDefault="00A2661E" w:rsidP="0084541F">
            <w:pPr>
              <w:rPr>
                <w:rFonts w:cs="Arial"/>
              </w:rPr>
            </w:pPr>
            <w:r>
              <w:rPr>
                <w:rFonts w:cs="Arial"/>
              </w:rPr>
              <w:t>Структура п.2.</w:t>
            </w:r>
            <w:r>
              <w:rPr>
                <w:rFonts w:cs="Arial"/>
                <w:lang w:val="en-US"/>
              </w:rPr>
              <w:t>9</w:t>
            </w:r>
            <w:r>
              <w:rPr>
                <w:rFonts w:cs="Arial"/>
              </w:rPr>
              <w:t>.1.1</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77777777" w:rsidR="00A2661E" w:rsidRPr="00BB096F" w:rsidRDefault="00A2661E"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4A6F377E" w14:textId="61676BF1" w:rsidR="00A2661E" w:rsidRPr="00115D23" w:rsidRDefault="00A2661E" w:rsidP="00A2661E">
            <w:pPr>
              <w:rPr>
                <w:rFonts w:cs="Arial"/>
              </w:rPr>
            </w:pPr>
            <w:r>
              <w:rPr>
                <w:rFonts w:cs="Arial"/>
              </w:rPr>
              <w:t xml:space="preserve">Строка от 1 до 32 символов. </w:t>
            </w:r>
          </w:p>
        </w:tc>
        <w:tc>
          <w:tcPr>
            <w:tcW w:w="2662" w:type="dxa"/>
          </w:tcPr>
          <w:p w14:paraId="2C235AF9" w14:textId="2E17C82F" w:rsidR="00A2661E" w:rsidRDefault="00A2661E" w:rsidP="0084541F">
            <w:pPr>
              <w:rPr>
                <w:rFonts w:cs="Arial"/>
              </w:rPr>
            </w:pPr>
            <w:r>
              <w:rPr>
                <w:rFonts w:cs="Arial"/>
              </w:rPr>
              <w:t>Параметр обязательный.</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proofErr w:type="spellStart"/>
            <w:r>
              <w:rPr>
                <w:rFonts w:cs="Arial"/>
                <w:lang w:val="en-US"/>
              </w:rPr>
              <w:t>callbackUrl</w:t>
            </w:r>
            <w:proofErr w:type="spellEnd"/>
          </w:p>
        </w:tc>
        <w:tc>
          <w:tcPr>
            <w:tcW w:w="5808" w:type="dxa"/>
          </w:tcPr>
          <w:p w14:paraId="253AC934" w14:textId="4744AF1C" w:rsidR="00A2661E" w:rsidRPr="009D7C38" w:rsidRDefault="00A2661E"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проверки </w:t>
            </w:r>
            <w:r>
              <w:rPr>
                <w:rFonts w:cs="Arial"/>
                <w:lang w:val="en-US"/>
              </w:rPr>
              <w:t>POST</w:t>
            </w:r>
            <w:r w:rsidRPr="009D7C38">
              <w:rPr>
                <w:rFonts w:cs="Arial"/>
              </w:rPr>
              <w:t xml:space="preserve"> </w:t>
            </w:r>
            <w:r>
              <w:rPr>
                <w:rFonts w:cs="Arial"/>
              </w:rPr>
              <w:t>запросом</w:t>
            </w:r>
          </w:p>
        </w:tc>
        <w:tc>
          <w:tcPr>
            <w:tcW w:w="2662" w:type="dxa"/>
          </w:tcPr>
          <w:p w14:paraId="5B45A203" w14:textId="7B6051DD" w:rsidR="00A2661E" w:rsidRPr="00136331" w:rsidRDefault="00A2661E"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662" w:type="dxa"/>
          </w:tcPr>
          <w:p w14:paraId="5542A6F8" w14:textId="5F4BB079" w:rsidR="00A2661E" w:rsidRDefault="00A2661E" w:rsidP="0084541F">
            <w:pPr>
              <w:rPr>
                <w:rFonts w:cs="Arial"/>
              </w:rPr>
            </w:pPr>
            <w:r>
              <w:rPr>
                <w:rFonts w:cs="Arial"/>
              </w:rPr>
              <w:t>Необязательное поле.</w:t>
            </w:r>
          </w:p>
        </w:tc>
      </w:tr>
      <w:tr w:rsidR="007B2DC5" w:rsidRPr="008F4F86" w14:paraId="75F2BEB8" w14:textId="77777777" w:rsidTr="00A2661E">
        <w:tc>
          <w:tcPr>
            <w:tcW w:w="1813" w:type="dxa"/>
          </w:tcPr>
          <w:p w14:paraId="269D2FD2" w14:textId="77777777" w:rsidR="007B2DC5" w:rsidRDefault="007B2DC5" w:rsidP="007B2DC5">
            <w:pPr>
              <w:rPr>
                <w:rFonts w:cs="Arial"/>
                <w:lang w:val="en-US"/>
              </w:rPr>
            </w:pPr>
            <w:proofErr w:type="spellStart"/>
            <w:r w:rsidRPr="00F12065">
              <w:rPr>
                <w:rFonts w:cs="Arial"/>
                <w:lang w:val="en-US"/>
              </w:rPr>
              <w:t>callbackApiKey</w:t>
            </w:r>
            <w:proofErr w:type="spellEnd"/>
          </w:p>
          <w:p w14:paraId="660DE6A7" w14:textId="77777777" w:rsidR="007B2DC5" w:rsidRDefault="007B2DC5" w:rsidP="007B2DC5">
            <w:pPr>
              <w:rPr>
                <w:rFonts w:cs="Arial"/>
                <w:lang w:val="en-US"/>
              </w:rPr>
            </w:pPr>
          </w:p>
        </w:tc>
        <w:tc>
          <w:tcPr>
            <w:tcW w:w="5808" w:type="dxa"/>
          </w:tcPr>
          <w:p w14:paraId="3E567E3E" w14:textId="77405D8F"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662" w:type="dxa"/>
          </w:tcPr>
          <w:p w14:paraId="1735E7BE" w14:textId="7B5221B8"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2662" w:type="dxa"/>
          </w:tcPr>
          <w:p w14:paraId="0A0827FD" w14:textId="18E489E8" w:rsidR="007B2DC5" w:rsidRDefault="007B2DC5" w:rsidP="007B2DC5">
            <w:pPr>
              <w:rPr>
                <w:rFonts w:cs="Arial"/>
              </w:rPr>
            </w:pPr>
            <w:r>
              <w:rPr>
                <w:rFonts w:cs="Arial"/>
              </w:rPr>
              <w:t>Параметр не обязательный</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Метаданные запроса</w:t>
            </w:r>
          </w:p>
        </w:tc>
        <w:tc>
          <w:tcPr>
            <w:tcW w:w="2662" w:type="dxa"/>
          </w:tcPr>
          <w:p w14:paraId="1DA7765D" w14:textId="39318246" w:rsidR="00A2661E" w:rsidRPr="00136331" w:rsidRDefault="00A2661E"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662" w:type="dxa"/>
          </w:tcPr>
          <w:p w14:paraId="6CCC2029" w14:textId="155BBCA2" w:rsidR="00A2661E" w:rsidRDefault="00A2661E" w:rsidP="0084541F">
            <w:pPr>
              <w:rPr>
                <w:rFonts w:cs="Arial"/>
              </w:rPr>
            </w:pPr>
            <w:r>
              <w:rPr>
                <w:rFonts w:cs="Arial"/>
              </w:rPr>
              <w:t>Необязательное поле.</w:t>
            </w:r>
          </w:p>
        </w:tc>
      </w:tr>
    </w:tbl>
    <w:p w14:paraId="5C563B99" w14:textId="77777777" w:rsidR="00D31347" w:rsidRDefault="00D31347" w:rsidP="00D31347"/>
    <w:p w14:paraId="73393BAA" w14:textId="6404DD96" w:rsidR="00D31347" w:rsidRPr="00C16811" w:rsidRDefault="00D31347" w:rsidP="00D31347">
      <w:pPr>
        <w:pStyle w:val="4"/>
      </w:pPr>
      <w:bookmarkStart w:id="687" w:name="_Toc80026513"/>
      <w:r>
        <w:rPr>
          <w:rFonts w:cs="Arial"/>
        </w:rPr>
        <w:t>2.</w:t>
      </w:r>
      <w:r w:rsidR="003F552A">
        <w:rPr>
          <w:rFonts w:cs="Arial"/>
          <w:lang w:val="en-US"/>
        </w:rPr>
        <w:t>9</w:t>
      </w:r>
      <w:r>
        <w:rPr>
          <w:rFonts w:cs="Arial"/>
        </w:rPr>
        <w:t>.1.1</w:t>
      </w:r>
      <w:r>
        <w:t xml:space="preserve"> Содержимое документа</w:t>
      </w:r>
      <w:bookmarkEnd w:id="687"/>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68C2F804"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1AB199FB"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73F7E487" w14:textId="485F7AFB" w:rsidR="00A2661E" w:rsidRPr="00627F02" w:rsidRDefault="00A2661E" w:rsidP="0084541F">
            <w:pPr>
              <w:jc w:val="center"/>
              <w:rPr>
                <w:rFonts w:cs="Arial"/>
                <w:b/>
                <w:bCs/>
              </w:rPr>
            </w:pPr>
            <w:r>
              <w:rPr>
                <w:rFonts w:cs="Arial"/>
                <w:b/>
                <w:bCs/>
              </w:rPr>
              <w:t>Обязательность</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proofErr w:type="spellStart"/>
            <w:r>
              <w:rPr>
                <w:lang w:val="en-US"/>
              </w:rPr>
              <w:t>p</w:t>
            </w:r>
            <w:r w:rsidRPr="003F544B">
              <w:rPr>
                <w:lang w:val="en-US"/>
              </w:rPr>
              <w:t>lannedStatus</w:t>
            </w:r>
            <w:proofErr w:type="spellEnd"/>
          </w:p>
        </w:tc>
        <w:tc>
          <w:tcPr>
            <w:tcW w:w="2974" w:type="dxa"/>
          </w:tcPr>
          <w:p w14:paraId="621EC2C8" w14:textId="77777777" w:rsidR="00A2661E" w:rsidRPr="001B370A" w:rsidRDefault="00A2661E" w:rsidP="001B370A">
            <w:pPr>
              <w:rPr>
                <w:rFonts w:cs="Arial"/>
                <w:bCs/>
              </w:rPr>
            </w:pPr>
            <w:r w:rsidRPr="001B370A">
              <w:rPr>
                <w:rFonts w:cs="Arial"/>
                <w:bCs/>
              </w:rPr>
              <w:t>Планируемый статус, 2003:</w:t>
            </w:r>
          </w:p>
          <w:p w14:paraId="51236EE3" w14:textId="77777777" w:rsidR="00A2661E" w:rsidRPr="001B370A" w:rsidRDefault="00A2661E" w:rsidP="001B370A">
            <w:pPr>
              <w:rPr>
                <w:rFonts w:cs="Arial"/>
                <w:bCs/>
              </w:rPr>
            </w:pPr>
            <w:r w:rsidRPr="001B370A">
              <w:rPr>
                <w:rFonts w:cs="Arial"/>
                <w:bCs/>
              </w:rPr>
              <w:t xml:space="preserve">1 Штучный товар, подлежащий обязательной </w:t>
            </w:r>
            <w:r w:rsidRPr="001B370A">
              <w:rPr>
                <w:rFonts w:cs="Arial"/>
                <w:bCs/>
              </w:rPr>
              <w:lastRenderedPageBreak/>
              <w:t>маркировке средством идентификации, реализован,</w:t>
            </w:r>
          </w:p>
          <w:p w14:paraId="5761DA72" w14:textId="77777777" w:rsidR="00A2661E" w:rsidRPr="001B370A" w:rsidRDefault="00A2661E" w:rsidP="001B370A">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60063B67" w14:textId="77777777" w:rsidR="00A2661E" w:rsidRPr="001B370A" w:rsidRDefault="00A2661E" w:rsidP="001B370A">
            <w:pPr>
              <w:rPr>
                <w:rFonts w:cs="Arial"/>
                <w:bCs/>
              </w:rPr>
            </w:pPr>
            <w:r w:rsidRPr="001B370A">
              <w:rPr>
                <w:rFonts w:cs="Arial"/>
                <w:bCs/>
              </w:rPr>
              <w:t>3 Штучный товар, подлежащий обязательной маркировке средством идентификации, возвращен,</w:t>
            </w:r>
          </w:p>
          <w:p w14:paraId="6A21BF26" w14:textId="77777777" w:rsidR="00A2661E" w:rsidRPr="001B370A" w:rsidRDefault="00A2661E" w:rsidP="001B370A">
            <w:pPr>
              <w:rPr>
                <w:rFonts w:cs="Arial"/>
                <w:bCs/>
              </w:rPr>
            </w:pPr>
            <w:r w:rsidRPr="001B370A">
              <w:rPr>
                <w:rFonts w:cs="Arial"/>
                <w:bCs/>
              </w:rPr>
              <w:t>4 Часть товара, подлежащего обязательной маркировке средством идентификации, возвращена,</w:t>
            </w:r>
          </w:p>
          <w:p w14:paraId="105CBD43" w14:textId="2BAF01C1" w:rsidR="00A2661E" w:rsidRPr="00627F02" w:rsidRDefault="00A2661E" w:rsidP="001B370A">
            <w:pPr>
              <w:rPr>
                <w:rFonts w:cs="Arial"/>
                <w:b/>
                <w:bCs/>
              </w:rPr>
            </w:pPr>
            <w:r w:rsidRPr="001B370A">
              <w:rPr>
                <w:rFonts w:cs="Arial"/>
                <w:bCs/>
              </w:rPr>
              <w:t>255 Статус товара, подлежащего обязательной маркировке средством идентификации, не изменился</w:t>
            </w:r>
          </w:p>
        </w:tc>
        <w:tc>
          <w:tcPr>
            <w:tcW w:w="3260" w:type="dxa"/>
          </w:tcPr>
          <w:p w14:paraId="50D55F2C" w14:textId="3275272E" w:rsidR="00A2661E" w:rsidRPr="00627F02" w:rsidRDefault="00A2661E" w:rsidP="00A2661E">
            <w:pPr>
              <w:rPr>
                <w:rFonts w:cs="Arial"/>
                <w:b/>
                <w:bCs/>
              </w:rPr>
            </w:pPr>
            <w:r>
              <w:rPr>
                <w:rFonts w:cs="Arial"/>
              </w:rPr>
              <w:lastRenderedPageBreak/>
              <w:t>Число от 0 до 256.</w:t>
            </w:r>
          </w:p>
        </w:tc>
        <w:tc>
          <w:tcPr>
            <w:tcW w:w="3260" w:type="dxa"/>
          </w:tcPr>
          <w:p w14:paraId="0F00D6BF" w14:textId="453D67D0" w:rsidR="00A2661E" w:rsidRDefault="00A2661E" w:rsidP="003F544B">
            <w:pPr>
              <w:rPr>
                <w:rFonts w:cs="Arial"/>
              </w:rPr>
            </w:pPr>
            <w:r>
              <w:rPr>
                <w:rFonts w:cs="Arial"/>
              </w:rPr>
              <w:t>Параметр обязательный.</w:t>
            </w:r>
          </w:p>
        </w:tc>
      </w:tr>
      <w:tr w:rsidR="00A2661E" w:rsidRPr="008F4F86" w14:paraId="3F345EE1" w14:textId="2E3B0433" w:rsidTr="00A2661E">
        <w:tc>
          <w:tcPr>
            <w:tcW w:w="3967" w:type="dxa"/>
          </w:tcPr>
          <w:p w14:paraId="4364DE6B" w14:textId="1B09A656" w:rsidR="00A2661E" w:rsidRPr="00136331" w:rsidRDefault="00A2661E" w:rsidP="003F544B">
            <w:proofErr w:type="spellStart"/>
            <w:r w:rsidRPr="00F879F2">
              <w:rPr>
                <w:rFonts w:cs="Arial"/>
                <w:lang w:val="en-US"/>
              </w:rPr>
              <w:t>ItemCode</w:t>
            </w:r>
            <w:proofErr w:type="spellEnd"/>
          </w:p>
        </w:tc>
        <w:tc>
          <w:tcPr>
            <w:tcW w:w="2974" w:type="dxa"/>
          </w:tcPr>
          <w:p w14:paraId="5C3EF607" w14:textId="77777777" w:rsidR="00A2661E" w:rsidRDefault="00A2661E" w:rsidP="003F544B">
            <w:r w:rsidRPr="003F544B">
              <w:t>Код маркировки,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Сам КМ, как он был прочитан сканером</w:t>
            </w:r>
          </w:p>
        </w:tc>
        <w:tc>
          <w:tcPr>
            <w:tcW w:w="3260" w:type="dxa"/>
          </w:tcPr>
          <w:p w14:paraId="418FA832" w14:textId="536CDC49" w:rsidR="00A2661E" w:rsidRDefault="00A2661E" w:rsidP="00A2661E">
            <w:pPr>
              <w:rPr>
                <w:rFonts w:cs="Arial"/>
              </w:rPr>
            </w:pPr>
            <w:r>
              <w:rPr>
                <w:rFonts w:cs="Arial"/>
              </w:rPr>
              <w:t>Строка от 1 до 223 символов.</w:t>
            </w:r>
            <w:r>
              <w:rPr>
                <w:rFonts w:cs="Arial"/>
              </w:rPr>
              <w:br/>
            </w:r>
          </w:p>
        </w:tc>
        <w:tc>
          <w:tcPr>
            <w:tcW w:w="3260" w:type="dxa"/>
          </w:tcPr>
          <w:p w14:paraId="291CF5D1" w14:textId="5FC45F3E" w:rsidR="00A2661E" w:rsidRDefault="00A2661E" w:rsidP="003F544B">
            <w:pPr>
              <w:rPr>
                <w:rFonts w:cs="Arial"/>
              </w:rPr>
            </w:pPr>
            <w:r>
              <w:rPr>
                <w:rFonts w:cs="Arial"/>
              </w:rPr>
              <w:t>Параметр обязательный.</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proofErr w:type="spellStart"/>
            <w:r>
              <w:rPr>
                <w:rFonts w:cs="Arial"/>
                <w:lang w:val="en-US"/>
              </w:rPr>
              <w:t>q</w:t>
            </w:r>
            <w:r w:rsidRPr="00F879F2">
              <w:rPr>
                <w:rFonts w:cs="Arial"/>
                <w:lang w:val="en-US"/>
              </w:rPr>
              <w:t>uantityMeasurementUnit</w:t>
            </w:r>
            <w:proofErr w:type="spellEnd"/>
          </w:p>
        </w:tc>
        <w:tc>
          <w:tcPr>
            <w:tcW w:w="2974" w:type="dxa"/>
          </w:tcPr>
          <w:p w14:paraId="74FD247C" w14:textId="5C478F9A" w:rsidR="00A2661E" w:rsidRPr="003F544B" w:rsidRDefault="00A2661E" w:rsidP="003F544B">
            <w:pPr>
              <w:rPr>
                <w:rFonts w:cs="Arial"/>
              </w:rPr>
            </w:pPr>
            <w:r>
              <w:t xml:space="preserve">Мера количества предмета расчета, </w:t>
            </w:r>
            <w:bookmarkStart w:id="688" w:name="_GoBack"/>
            <w:r>
              <w:t>2108</w:t>
            </w:r>
            <w:bookmarkEnd w:id="688"/>
          </w:p>
        </w:tc>
        <w:tc>
          <w:tcPr>
            <w:tcW w:w="3260" w:type="dxa"/>
          </w:tcPr>
          <w:p w14:paraId="2E6D96F8" w14:textId="2FFEAAE9" w:rsidR="00A2661E" w:rsidRDefault="00A2661E" w:rsidP="00A2661E">
            <w:pPr>
              <w:rPr>
                <w:rFonts w:cs="Arial"/>
              </w:rPr>
            </w:pPr>
            <w:r>
              <w:rPr>
                <w:rFonts w:cs="Arial"/>
              </w:rPr>
              <w:t>Число от 0 до 255.</w:t>
            </w:r>
          </w:p>
        </w:tc>
        <w:tc>
          <w:tcPr>
            <w:tcW w:w="3260" w:type="dxa"/>
          </w:tcPr>
          <w:p w14:paraId="774745A5" w14:textId="61377F76" w:rsidR="00A2661E" w:rsidRDefault="00A2661E" w:rsidP="003F544B">
            <w:pPr>
              <w:rPr>
                <w:rFonts w:cs="Arial"/>
              </w:rPr>
            </w:pPr>
            <w:r>
              <w:rPr>
                <w:rFonts w:cs="Arial"/>
              </w:rPr>
              <w:t>необязательное поле</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w:t>
            </w:r>
            <w:r w:rsidRPr="002D76D1">
              <w:rPr>
                <w:rFonts w:cs="Arial"/>
                <w:lang w:val="en-US"/>
              </w:rPr>
              <w:t>uantity</w:t>
            </w:r>
          </w:p>
        </w:tc>
        <w:tc>
          <w:tcPr>
            <w:tcW w:w="2974" w:type="dxa"/>
          </w:tcPr>
          <w:p w14:paraId="20563AC8" w14:textId="435BFBAC" w:rsidR="00A2661E" w:rsidRDefault="00A2661E" w:rsidP="003F544B">
            <w:r>
              <w:t>К</w:t>
            </w:r>
            <w:r w:rsidRPr="00C427A1">
              <w:t>оличество предмета расчета</w:t>
            </w:r>
            <w:r>
              <w:t>, 1023</w:t>
            </w:r>
          </w:p>
        </w:tc>
        <w:tc>
          <w:tcPr>
            <w:tcW w:w="3260" w:type="dxa"/>
          </w:tcPr>
          <w:p w14:paraId="2719DBF5" w14:textId="41349A35" w:rsidR="00A2661E" w:rsidRDefault="00A2661E" w:rsidP="00A2661E">
            <w:pPr>
              <w:rPr>
                <w:rFonts w:cs="Arial"/>
              </w:rPr>
            </w:pPr>
            <w:r>
              <w:rPr>
                <w:rFonts w:cs="Arial"/>
              </w:rPr>
              <w:t>Десятичное число с точностью до 6 символов после точки.</w:t>
            </w:r>
          </w:p>
        </w:tc>
        <w:tc>
          <w:tcPr>
            <w:tcW w:w="3260" w:type="dxa"/>
          </w:tcPr>
          <w:p w14:paraId="5220B290" w14:textId="2921CD80" w:rsidR="00A2661E" w:rsidRDefault="00A2661E" w:rsidP="003F544B">
            <w:pPr>
              <w:rPr>
                <w:rFonts w:cs="Arial"/>
              </w:rPr>
            </w:pPr>
            <w:r>
              <w:rPr>
                <w:rFonts w:cs="Arial"/>
              </w:rPr>
              <w:t>необязательное поле</w:t>
            </w:r>
          </w:p>
        </w:tc>
      </w:tr>
      <w:tr w:rsidR="00A2661E" w:rsidRPr="008F4F86" w14:paraId="11D0019A" w14:textId="4B6F2377" w:rsidTr="00A2661E">
        <w:tc>
          <w:tcPr>
            <w:tcW w:w="3967" w:type="dxa"/>
          </w:tcPr>
          <w:p w14:paraId="5194DBED" w14:textId="4BAB0545" w:rsidR="00A2661E" w:rsidRPr="00D129D2" w:rsidRDefault="00A2661E" w:rsidP="003F544B">
            <w:pPr>
              <w:rPr>
                <w:rFonts w:cs="Arial"/>
                <w:lang w:val="en-US"/>
              </w:rPr>
            </w:pPr>
            <w:r>
              <w:rPr>
                <w:rFonts w:cs="Arial"/>
                <w:lang w:val="en-US"/>
              </w:rPr>
              <w:t>f</w:t>
            </w:r>
            <w:proofErr w:type="spellStart"/>
            <w:r w:rsidRPr="00CB2469">
              <w:rPr>
                <w:rFonts w:cs="Arial"/>
              </w:rPr>
              <w:t>ractionalQuantity</w:t>
            </w:r>
            <w:proofErr w:type="spellEnd"/>
          </w:p>
        </w:tc>
        <w:tc>
          <w:tcPr>
            <w:tcW w:w="2974" w:type="dxa"/>
          </w:tcPr>
          <w:p w14:paraId="04306D11" w14:textId="4D79F302" w:rsidR="00A2661E" w:rsidRDefault="00A2661E" w:rsidP="003F544B">
            <w:pPr>
              <w:rPr>
                <w:rFonts w:cs="Arial"/>
              </w:rPr>
            </w:pPr>
            <w:r>
              <w:t>Дробное количество маркированного товара, 1291</w:t>
            </w:r>
          </w:p>
        </w:tc>
        <w:tc>
          <w:tcPr>
            <w:tcW w:w="3260" w:type="dxa"/>
          </w:tcPr>
          <w:p w14:paraId="50D4E131" w14:textId="05BA8996" w:rsidR="00A2661E" w:rsidRDefault="00A2661E" w:rsidP="00A2661E">
            <w:pPr>
              <w:rPr>
                <w:rFonts w:cs="Arial"/>
              </w:rPr>
            </w:pPr>
            <w:r>
              <w:rPr>
                <w:rFonts w:cs="Arial"/>
              </w:rPr>
              <w:t>Структура п.2.1.1.12.</w:t>
            </w:r>
          </w:p>
        </w:tc>
        <w:tc>
          <w:tcPr>
            <w:tcW w:w="3260" w:type="dxa"/>
          </w:tcPr>
          <w:p w14:paraId="01B06E51" w14:textId="10D58191" w:rsidR="00A2661E" w:rsidRDefault="00A2661E" w:rsidP="003F544B">
            <w:pPr>
              <w:rPr>
                <w:rFonts w:cs="Arial"/>
              </w:rPr>
            </w:pPr>
            <w:r>
              <w:rPr>
                <w:rFonts w:cs="Arial"/>
              </w:rPr>
              <w:t>необязательное поле</w:t>
            </w:r>
          </w:p>
        </w:tc>
      </w:tr>
    </w:tbl>
    <w:p w14:paraId="568BD2ED" w14:textId="77777777" w:rsidR="00A14AA0" w:rsidRDefault="00A14AA0" w:rsidP="00D31347"/>
    <w:p w14:paraId="250368A2" w14:textId="1E3AF313" w:rsidR="00D31347" w:rsidRDefault="00D31347" w:rsidP="00D31347">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24CA6C22" w14:textId="77777777" w:rsidR="00D31347" w:rsidRPr="00B54A05"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04A30B21" w14:textId="77777777" w:rsidR="00D31347" w:rsidRDefault="00D31347" w:rsidP="00D31347">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DEE9BFE" w14:textId="30AFE0D4" w:rsidR="00D31347" w:rsidRDefault="00D31347" w:rsidP="00D31347">
      <w:pPr>
        <w:pStyle w:val="ac"/>
        <w:numPr>
          <w:ilvl w:val="0"/>
          <w:numId w:val="2"/>
        </w:numPr>
        <w:spacing w:after="0" w:line="240" w:lineRule="auto"/>
      </w:pPr>
      <w:r w:rsidRPr="00197C7F">
        <w:lastRenderedPageBreak/>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w:t>
      </w:r>
      <w:r w:rsidR="003F544B">
        <w:t>9</w:t>
      </w:r>
      <w:r>
        <w:t>.2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w:t>
      </w:r>
      <w:r w:rsidR="003F544B">
        <w:t>9</w:t>
      </w:r>
      <w:r>
        <w:t>.2.</w:t>
      </w:r>
    </w:p>
    <w:p w14:paraId="4053CBBD" w14:textId="6C5F53A0" w:rsidR="00D31347" w:rsidRDefault="00D31347" w:rsidP="00D31347"/>
    <w:p w14:paraId="54AD1456" w14:textId="77777777" w:rsidR="00B93ABB" w:rsidRPr="00CF1D55" w:rsidRDefault="00B93ABB" w:rsidP="00B93ABB">
      <w:pPr>
        <w:rPr>
          <w:lang w:val="en-US"/>
        </w:rPr>
      </w:pPr>
      <w:r>
        <w:t>Пример</w:t>
      </w:r>
      <w:r w:rsidRPr="00CF1D55">
        <w:rPr>
          <w:lang w:val="en-US"/>
        </w:rPr>
        <w:t xml:space="preserve"> </w:t>
      </w:r>
      <w:r>
        <w:t>запроса</w:t>
      </w:r>
      <w:r w:rsidRPr="00CF1D55">
        <w:rPr>
          <w:lang w:val="en-US"/>
        </w:rPr>
        <w:t>:</w:t>
      </w:r>
    </w:p>
    <w:p w14:paraId="0EF20B80" w14:textId="77777777" w:rsidR="00B93ABB" w:rsidRPr="00CF1D55"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F1D55">
        <w:rPr>
          <w:rFonts w:ascii="Consolas" w:eastAsia="Times New Roman" w:hAnsi="Consolas" w:cs="Courier New"/>
          <w:color w:val="B4B4B4"/>
          <w:sz w:val="20"/>
          <w:szCs w:val="20"/>
          <w:lang w:val="en-US" w:eastAsia="ru-RU"/>
        </w:rPr>
        <w:t>{</w:t>
      </w:r>
    </w:p>
    <w:p w14:paraId="76AFE252" w14:textId="77777777" w:rsidR="00B93ABB" w:rsidRPr="00CF1D55"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plannedStatus</w:t>
      </w:r>
      <w:proofErr w:type="spellEnd"/>
      <w:r w:rsidRPr="00CF1D55">
        <w:rPr>
          <w:rFonts w:ascii="Consolas" w:eastAsia="Times New Roman" w:hAnsi="Consolas" w:cs="Courier New"/>
          <w:color w:val="8ACCCF"/>
          <w:sz w:val="20"/>
          <w:szCs w:val="20"/>
          <w:lang w:val="en-US" w:eastAsia="ru-RU"/>
        </w:rPr>
        <w:t>"</w:t>
      </w:r>
      <w:r w:rsidRPr="00CF1D55">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6E96BE"/>
          <w:sz w:val="20"/>
          <w:szCs w:val="20"/>
          <w:lang w:val="en-US" w:eastAsia="ru-RU"/>
        </w:rPr>
        <w:t>1</w:t>
      </w:r>
      <w:r w:rsidRPr="00CF1D55">
        <w:rPr>
          <w:rFonts w:ascii="Consolas" w:eastAsia="Times New Roman" w:hAnsi="Consolas" w:cs="Courier New"/>
          <w:color w:val="B4B4B4"/>
          <w:sz w:val="20"/>
          <w:szCs w:val="20"/>
          <w:lang w:val="en-US" w:eastAsia="ru-RU"/>
        </w:rPr>
        <w:t>,</w:t>
      </w:r>
    </w:p>
    <w:p w14:paraId="4CFEB571" w14:textId="1B44FE02" w:rsidR="00B93ABB" w:rsidRPr="00CF1D55"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itemCode</w:t>
      </w:r>
      <w:proofErr w:type="spellEnd"/>
      <w:r w:rsidRPr="00CF1D55">
        <w:rPr>
          <w:rFonts w:ascii="Consolas" w:eastAsia="Times New Roman" w:hAnsi="Consolas" w:cs="Courier New"/>
          <w:color w:val="8ACCCF"/>
          <w:sz w:val="20"/>
          <w:szCs w:val="20"/>
          <w:lang w:val="en-US" w:eastAsia="ru-RU"/>
        </w:rPr>
        <w:t>"</w:t>
      </w:r>
      <w:r w:rsidRPr="00CF1D55">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D69D85"/>
          <w:sz w:val="20"/>
          <w:szCs w:val="20"/>
          <w:lang w:val="en-US" w:eastAsia="ru-RU"/>
        </w:rPr>
        <w:t>"00000046210654</w:t>
      </w:r>
      <w:r w:rsidRPr="00A3483E">
        <w:rPr>
          <w:rFonts w:ascii="Consolas" w:eastAsia="Times New Roman" w:hAnsi="Consolas" w:cs="Courier New"/>
          <w:color w:val="D69D85"/>
          <w:sz w:val="20"/>
          <w:szCs w:val="20"/>
          <w:lang w:val="en-US" w:eastAsia="ru-RU"/>
        </w:rPr>
        <w:t>eK</w:t>
      </w:r>
      <w:r w:rsidRPr="00CF1D55">
        <w:rPr>
          <w:rFonts w:ascii="Consolas" w:eastAsia="Times New Roman" w:hAnsi="Consolas" w:cs="Courier New"/>
          <w:color w:val="D69D85"/>
          <w:sz w:val="20"/>
          <w:szCs w:val="20"/>
          <w:lang w:val="en-US" w:eastAsia="ru-RU"/>
        </w:rPr>
        <w:t>7</w:t>
      </w:r>
      <w:r w:rsidRPr="00A3483E">
        <w:rPr>
          <w:rFonts w:ascii="Consolas" w:eastAsia="Times New Roman" w:hAnsi="Consolas" w:cs="Courier New"/>
          <w:color w:val="D69D85"/>
          <w:sz w:val="20"/>
          <w:szCs w:val="20"/>
          <w:lang w:val="en-US" w:eastAsia="ru-RU"/>
        </w:rPr>
        <w:t>fYtcAAModGVz</w:t>
      </w:r>
      <w:r w:rsidRPr="00CF1D55">
        <w:rPr>
          <w:rFonts w:ascii="Consolas" w:eastAsia="Times New Roman" w:hAnsi="Consolas" w:cs="Courier New"/>
          <w:color w:val="D69D85"/>
          <w:sz w:val="20"/>
          <w:szCs w:val="20"/>
          <w:lang w:val="en-US" w:eastAsia="ru-RU"/>
        </w:rPr>
        <w:t>"</w:t>
      </w:r>
    </w:p>
    <w:p w14:paraId="628388D7" w14:textId="77777777" w:rsidR="00B93ABB" w:rsidRPr="00EA7AC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A7AC6">
        <w:rPr>
          <w:rFonts w:ascii="Consolas" w:eastAsia="Times New Roman" w:hAnsi="Consolas" w:cs="Courier New"/>
          <w:color w:val="B4B4B4"/>
          <w:sz w:val="20"/>
          <w:szCs w:val="20"/>
          <w:lang w:val="en-US" w:eastAsia="ru-RU"/>
        </w:rPr>
        <w:t>}</w:t>
      </w:r>
    </w:p>
    <w:p w14:paraId="6B25834F" w14:textId="77777777" w:rsidR="00B93ABB" w:rsidRPr="00EA7AC6"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"00000046210654eK7fYtcAAModGVz"</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quantityMeasurementUnit</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21</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plannedStatus</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4</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itemCode</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"00000046210654eK7fYtcAAModGVz"</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quantityMeasurementUnit</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0</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w:t>
      </w:r>
      <w:r>
        <w:rPr>
          <w:rFonts w:ascii="Consolas" w:eastAsia="Times New Roman" w:hAnsi="Consolas" w:cs="Courier New"/>
          <w:color w:val="6E96BE"/>
          <w:sz w:val="20"/>
          <w:szCs w:val="20"/>
          <w:lang w:val="en-US" w:eastAsia="ru-RU"/>
        </w:rPr>
        <w:t>,</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fractionalQuantity</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"numerator"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1</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"denominator"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9" w:name="_Toc80026514"/>
      <w:r w:rsidRPr="001D7CFC">
        <w:rPr>
          <w:lang w:val="en-US"/>
        </w:rPr>
        <w:t>2.</w:t>
      </w:r>
      <w:r w:rsidR="003F544B" w:rsidRPr="001D7CFC">
        <w:rPr>
          <w:lang w:val="en-US"/>
        </w:rPr>
        <w:t>9</w:t>
      </w:r>
      <w:r w:rsidRPr="001D7CFC">
        <w:rPr>
          <w:lang w:val="en-US"/>
        </w:rPr>
        <w:t xml:space="preserve">.2 </w:t>
      </w:r>
      <w:r>
        <w:t>Тело</w:t>
      </w:r>
      <w:r w:rsidRPr="001D7CFC">
        <w:rPr>
          <w:lang w:val="en-US"/>
        </w:rPr>
        <w:t xml:space="preserve"> </w:t>
      </w:r>
      <w:r>
        <w:t>ответа</w:t>
      </w:r>
      <w:r w:rsidRPr="001D7CFC">
        <w:rPr>
          <w:lang w:val="en-US"/>
        </w:rPr>
        <w:t xml:space="preserve"> </w:t>
      </w:r>
      <w:r>
        <w:t>с</w:t>
      </w:r>
      <w:r w:rsidRPr="001D7CFC">
        <w:rPr>
          <w:lang w:val="en-US"/>
        </w:rPr>
        <w:t xml:space="preserve"> </w:t>
      </w:r>
      <w:r>
        <w:t>ошибками</w:t>
      </w:r>
      <w:r w:rsidRPr="001D7CFC">
        <w:rPr>
          <w:lang w:val="en-US"/>
        </w:rPr>
        <w:t xml:space="preserve"> </w:t>
      </w:r>
      <w:r>
        <w:t>обработки</w:t>
      </w:r>
      <w:r w:rsidRPr="001D7CFC">
        <w:rPr>
          <w:lang w:val="en-US"/>
        </w:rPr>
        <w:t xml:space="preserve"> </w:t>
      </w:r>
      <w:r>
        <w:t>запроса</w:t>
      </w:r>
      <w:bookmarkEnd w:id="689"/>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Массив ошибок обработки запроса</w:t>
            </w:r>
          </w:p>
        </w:tc>
        <w:tc>
          <w:tcPr>
            <w:tcW w:w="3320" w:type="dxa"/>
          </w:tcPr>
          <w:p w14:paraId="560CCDC8" w14:textId="77777777" w:rsidR="00D31347" w:rsidRDefault="00D31347" w:rsidP="0084541F">
            <w:pPr>
              <w:rPr>
                <w:rFonts w:cs="Arial"/>
              </w:rPr>
            </w:pPr>
            <w:r>
              <w:rPr>
                <w:rFonts w:cs="Arial"/>
              </w:rPr>
              <w:t>Массив строк</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lastRenderedPageBreak/>
        <w:t>Пример</w:t>
      </w:r>
      <w:r w:rsidRPr="009D1FE4">
        <w:t xml:space="preserve"> </w:t>
      </w:r>
      <w:r>
        <w:t>ответа</w:t>
      </w:r>
      <w:r w:rsidRPr="009D1FE4">
        <w:t xml:space="preserve"> </w:t>
      </w:r>
      <w:r>
        <w:t>с</w:t>
      </w:r>
      <w:r w:rsidRPr="009D1FE4">
        <w:t xml:space="preserve"> </w:t>
      </w:r>
      <w:r>
        <w:t>ошибкой</w:t>
      </w:r>
      <w:r w:rsidRPr="009D1FE4">
        <w:t>:</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90" w:name="_Toc80026515"/>
      <w:r w:rsidRPr="00092446">
        <w:lastRenderedPageBreak/>
        <w:t>2.</w:t>
      </w:r>
      <w:r w:rsidR="00092446">
        <w:t>10</w:t>
      </w:r>
      <w:r w:rsidRPr="00092446">
        <w:t xml:space="preserve"> </w:t>
      </w:r>
      <w:bookmarkStart w:id="691" w:name="OLE_LINK529"/>
      <w:bookmarkStart w:id="692" w:name="OLE_LINK530"/>
      <w:r>
        <w:t>Состояние</w:t>
      </w:r>
      <w:r w:rsidRPr="00092446">
        <w:t xml:space="preserve"> </w:t>
      </w:r>
      <w:r w:rsidR="00092446">
        <w:t>проверки кода маркировки</w:t>
      </w:r>
      <w:bookmarkEnd w:id="690"/>
      <w:bookmarkEnd w:id="691"/>
      <w:bookmarkEnd w:id="692"/>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r>
        <w:rPr>
          <w:rFonts w:cs="Arial"/>
        </w:rPr>
        <w:t>З</w:t>
      </w:r>
      <w:r w:rsidRPr="00C16811">
        <w:rPr>
          <w:rFonts w:cs="Arial"/>
        </w:rPr>
        <w:t>апрос</w:t>
      </w:r>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proofErr w:type="spellStart"/>
      <w:r w:rsidRPr="004D311A">
        <w:rPr>
          <w:rFonts w:cs="Arial"/>
          <w:b/>
          <w:lang w:val="en-US"/>
        </w:rPr>
        <w:t>api</w:t>
      </w:r>
      <w:proofErr w:type="spellEnd"/>
      <w:r w:rsidRPr="00CE43A2">
        <w:rPr>
          <w:rFonts w:cs="Arial"/>
          <w:b/>
          <w:lang w:val="en-US"/>
        </w:rPr>
        <w:t>/</w:t>
      </w:r>
      <w:r w:rsidRPr="004D311A">
        <w:rPr>
          <w:rFonts w:cs="Arial"/>
          <w:b/>
          <w:lang w:val="en-US"/>
        </w:rPr>
        <w:t>v</w:t>
      </w:r>
      <w:r w:rsidRPr="00CE43A2">
        <w:rPr>
          <w:rFonts w:cs="Arial"/>
          <w:b/>
          <w:lang w:val="en-US"/>
        </w:rPr>
        <w:t>2/</w:t>
      </w:r>
      <w:proofErr w:type="spellStart"/>
      <w:r w:rsidR="00C43888">
        <w:rPr>
          <w:rFonts w:cs="Arial"/>
          <w:b/>
          <w:lang w:val="en-US"/>
        </w:rPr>
        <w:t>itemcode</w:t>
      </w:r>
      <w:proofErr w:type="spellEnd"/>
      <w:r w:rsidRPr="00CE43A2">
        <w:rPr>
          <w:rFonts w:cs="Arial"/>
          <w:b/>
          <w:lang w:val="en-US"/>
        </w:rPr>
        <w:t>/{</w:t>
      </w:r>
      <w:r>
        <w:rPr>
          <w:rFonts w:cs="Arial"/>
          <w:b/>
          <w:lang w:val="en-US"/>
        </w:rPr>
        <w:t>inn</w:t>
      </w:r>
      <w:r w:rsidRPr="00CE43A2">
        <w:rPr>
          <w:rFonts w:cs="Arial"/>
          <w:b/>
          <w:lang w:val="en-US"/>
        </w:rPr>
        <w:t>}/</w:t>
      </w:r>
      <w:r>
        <w:rPr>
          <w:rFonts w:cs="Arial"/>
          <w:b/>
          <w:lang w:val="en-US"/>
        </w:rPr>
        <w:t>status</w:t>
      </w:r>
      <w:r w:rsidRPr="00CE43A2">
        <w:rPr>
          <w:rFonts w:cs="Arial"/>
          <w:b/>
          <w:lang w:val="en-US"/>
        </w:rPr>
        <w:t>/{</w:t>
      </w:r>
      <w:proofErr w:type="spellStart"/>
      <w:r>
        <w:rPr>
          <w:rFonts w:cs="Arial"/>
          <w:b/>
          <w:lang w:val="en-US"/>
        </w:rPr>
        <w:t>document</w:t>
      </w:r>
      <w:r w:rsidRPr="00CE43A2">
        <w:rPr>
          <w:rFonts w:cs="Arial"/>
          <w:b/>
          <w:lang w:val="en-US"/>
        </w:rPr>
        <w:t>_</w:t>
      </w:r>
      <w:r>
        <w:rPr>
          <w:rFonts w:cs="Arial"/>
          <w:b/>
          <w:lang w:val="en-US"/>
        </w:rPr>
        <w:t>id</w:t>
      </w:r>
      <w:proofErr w:type="spellEnd"/>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135CA2" w14:textId="77777777" w:rsidR="00D31347" w:rsidRPr="000C255B" w:rsidRDefault="00D31347" w:rsidP="00D31347">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49C1359C" w14:textId="77777777" w:rsidR="00D31347" w:rsidRDefault="00D31347" w:rsidP="00D31347">
      <w:pPr>
        <w:rPr>
          <w:rFonts w:cs="Arial"/>
        </w:rPr>
      </w:pPr>
    </w:p>
    <w:p w14:paraId="143288B4" w14:textId="77777777" w:rsidR="00D31347" w:rsidRDefault="00D31347" w:rsidP="00D31347">
      <w:r>
        <w:t xml:space="preserve">Ответ: </w:t>
      </w:r>
      <w:proofErr w:type="spellStart"/>
      <w:r>
        <w:rPr>
          <w:lang w:val="en-US"/>
        </w:rPr>
        <w:t>api</w:t>
      </w:r>
      <w:proofErr w:type="spellEnd"/>
      <w:r w:rsidRPr="00197C7F">
        <w:t xml:space="preserve"> </w:t>
      </w:r>
      <w:r>
        <w:t>может возвращать следующие статус-коды</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Accepted</w:t>
      </w:r>
      <w:r>
        <w:t xml:space="preserve"> – </w:t>
      </w:r>
      <w:r w:rsidR="00C47018">
        <w:t>запрос</w:t>
      </w:r>
      <w:r>
        <w:t xml:space="preserve"> создан и добавлен в очередь на обработку, но еще не обработан, пустое тело ответа</w:t>
      </w:r>
    </w:p>
    <w:p w14:paraId="7CCD0A7C" w14:textId="339D94C6" w:rsidR="00D31347" w:rsidRDefault="00D31347" w:rsidP="00D31347">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w:t>
      </w:r>
      <w:r w:rsidR="00C47018">
        <w:t>запрос</w:t>
      </w:r>
      <w:r>
        <w:t xml:space="preserve"> с указанным идентификатором не найден</w:t>
      </w:r>
    </w:p>
    <w:p w14:paraId="611820EB" w14:textId="77777777" w:rsidR="00D31347"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5B3CA88" w14:textId="57E66EDE" w:rsidR="00D31347" w:rsidRDefault="00D31347" w:rsidP="00D31347">
      <w:pPr>
        <w:pStyle w:val="ac"/>
        <w:numPr>
          <w:ilvl w:val="0"/>
          <w:numId w:val="2"/>
        </w:numPr>
        <w:spacing w:after="0" w:line="240" w:lineRule="auto"/>
      </w:pPr>
      <w:r w:rsidRPr="00425254">
        <w:t>200</w:t>
      </w:r>
      <w:r w:rsidRPr="00197C7F">
        <w:t xml:space="preserve"> </w:t>
      </w:r>
      <w:r>
        <w:rPr>
          <w:lang w:val="en-US"/>
        </w:rPr>
        <w:t>OK</w:t>
      </w:r>
      <w:r w:rsidRPr="00197C7F">
        <w:t xml:space="preserve"> – </w:t>
      </w:r>
      <w:r w:rsidR="00C47018">
        <w:t>запрос</w:t>
      </w:r>
      <w:r>
        <w:t xml:space="preserve"> обработан, тело ответа п.2.</w:t>
      </w:r>
      <w:r w:rsidR="00A052AC">
        <w:t>10</w:t>
      </w:r>
      <w:r>
        <w:t>.1</w:t>
      </w:r>
    </w:p>
    <w:p w14:paraId="48015D51" w14:textId="77777777" w:rsidR="00D31347" w:rsidRDefault="00D31347" w:rsidP="00D31347">
      <w:pPr>
        <w:rPr>
          <w:rFonts w:cs="Arial"/>
        </w:rPr>
      </w:pPr>
    </w:p>
    <w:p w14:paraId="7765C630" w14:textId="1C822865" w:rsidR="00D31347" w:rsidRDefault="00D31347" w:rsidP="00D31347">
      <w:pPr>
        <w:pStyle w:val="3"/>
      </w:pPr>
      <w:bookmarkStart w:id="693" w:name="_Toc80026516"/>
      <w:r>
        <w:rPr>
          <w:lang w:val="en-US"/>
        </w:rPr>
        <w:t>2.</w:t>
      </w:r>
      <w:r w:rsidR="00C47018">
        <w:t>10</w:t>
      </w:r>
      <w:r>
        <w:rPr>
          <w:lang w:val="en-US"/>
        </w:rPr>
        <w:t xml:space="preserve">.1 </w:t>
      </w:r>
      <w:r>
        <w:t>Тело ответа</w:t>
      </w:r>
      <w:bookmarkEnd w:id="693"/>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94" w:name="OLE_LINK82"/>
            <w:r>
              <w:rPr>
                <w:rFonts w:cs="Arial"/>
              </w:rPr>
              <w:t>Идентификатор документа</w:t>
            </w:r>
            <w:bookmarkEnd w:id="694"/>
          </w:p>
        </w:tc>
        <w:tc>
          <w:tcPr>
            <w:tcW w:w="2979" w:type="dxa"/>
          </w:tcPr>
          <w:p w14:paraId="44D1CA99" w14:textId="77777777" w:rsidR="00D31347" w:rsidRDefault="00D31347" w:rsidP="0084541F">
            <w:pPr>
              <w:rPr>
                <w:rFonts w:cs="Arial"/>
              </w:rPr>
            </w:pPr>
            <w:r>
              <w:rPr>
                <w:rFonts w:cs="Arial"/>
              </w:rPr>
              <w:t xml:space="preserve">Строка от 1 до </w:t>
            </w:r>
            <w:r>
              <w:rPr>
                <w:rFonts w:cs="Arial"/>
                <w:lang w:val="en-US"/>
              </w:rPr>
              <w:t>64</w:t>
            </w:r>
            <w:r>
              <w:rPr>
                <w:rFonts w:cs="Arial"/>
              </w:rPr>
              <w:t xml:space="preserve"> символов</w:t>
            </w:r>
          </w:p>
        </w:tc>
      </w:tr>
      <w:tr w:rsidR="00D31347" w:rsidRPr="008F4F86" w14:paraId="70B1AF8B" w14:textId="77777777" w:rsidTr="0084541F">
        <w:tc>
          <w:tcPr>
            <w:tcW w:w="2465" w:type="dxa"/>
          </w:tcPr>
          <w:p w14:paraId="654C7F41" w14:textId="77777777" w:rsidR="00D31347" w:rsidRDefault="00D31347" w:rsidP="0084541F">
            <w:pPr>
              <w:rPr>
                <w:rFonts w:cs="Arial"/>
                <w:lang w:val="en-US"/>
              </w:rPr>
            </w:pPr>
            <w:r>
              <w:rPr>
                <w:rFonts w:cs="Arial"/>
                <w:lang w:val="en-US"/>
              </w:rPr>
              <w:t>d</w:t>
            </w:r>
            <w:proofErr w:type="spellStart"/>
            <w:r w:rsidRPr="00D71290">
              <w:rPr>
                <w:rFonts w:cs="Arial"/>
              </w:rPr>
              <w:t>eviceSN</w:t>
            </w:r>
            <w:proofErr w:type="spellEnd"/>
          </w:p>
        </w:tc>
        <w:tc>
          <w:tcPr>
            <w:tcW w:w="4839" w:type="dxa"/>
          </w:tcPr>
          <w:p w14:paraId="42BABC1A" w14:textId="3852D266" w:rsidR="00D31347" w:rsidRPr="00D71290" w:rsidRDefault="00D31347" w:rsidP="0084541F">
            <w:pPr>
              <w:rPr>
                <w:rFonts w:cs="Arial"/>
              </w:rPr>
            </w:pPr>
            <w:bookmarkStart w:id="695" w:name="OLE_LINK83"/>
            <w:proofErr w:type="gramStart"/>
            <w:r>
              <w:rPr>
                <w:rFonts w:cs="Arial"/>
              </w:rPr>
              <w:t>Заводской номер устройства</w:t>
            </w:r>
            <w:proofErr w:type="gramEnd"/>
            <w:r>
              <w:rPr>
                <w:rFonts w:cs="Arial"/>
              </w:rPr>
              <w:t xml:space="preserve"> </w:t>
            </w:r>
            <w:r w:rsidR="006E57AD">
              <w:rPr>
                <w:rFonts w:cs="Arial"/>
              </w:rPr>
              <w:t>обработавшего запрос</w:t>
            </w:r>
            <w:bookmarkEnd w:id="695"/>
          </w:p>
        </w:tc>
        <w:tc>
          <w:tcPr>
            <w:tcW w:w="2979" w:type="dxa"/>
          </w:tcPr>
          <w:p w14:paraId="10CF02F8" w14:textId="77777777" w:rsidR="00D31347" w:rsidRDefault="00D31347" w:rsidP="0084541F">
            <w:pPr>
              <w:rPr>
                <w:rFonts w:cs="Arial"/>
              </w:rPr>
            </w:pPr>
            <w:r>
              <w:rPr>
                <w:rFonts w:cs="Arial"/>
              </w:rPr>
              <w:t>Строка до 20 символов</w:t>
            </w:r>
          </w:p>
        </w:tc>
      </w:tr>
      <w:tr w:rsidR="00D31347" w:rsidRPr="008F4F86" w14:paraId="2629B4A0" w14:textId="77777777" w:rsidTr="0084541F">
        <w:tc>
          <w:tcPr>
            <w:tcW w:w="2465" w:type="dxa"/>
          </w:tcPr>
          <w:p w14:paraId="6BA86453" w14:textId="77777777" w:rsidR="00D31347" w:rsidRPr="00D71290" w:rsidRDefault="00D31347" w:rsidP="0084541F">
            <w:pPr>
              <w:rPr>
                <w:rFonts w:cs="Arial"/>
              </w:rPr>
            </w:pPr>
            <w:r>
              <w:rPr>
                <w:rFonts w:cs="Arial"/>
                <w:lang w:val="en-US"/>
              </w:rPr>
              <w:t>d</w:t>
            </w:r>
            <w:proofErr w:type="spellStart"/>
            <w:r w:rsidRPr="00D71290">
              <w:rPr>
                <w:rFonts w:cs="Arial"/>
              </w:rPr>
              <w:t>eviceRN</w:t>
            </w:r>
            <w:proofErr w:type="spellEnd"/>
          </w:p>
        </w:tc>
        <w:tc>
          <w:tcPr>
            <w:tcW w:w="4839" w:type="dxa"/>
          </w:tcPr>
          <w:p w14:paraId="361DB5AB" w14:textId="340F4E27" w:rsidR="00D31347" w:rsidRDefault="00D31347" w:rsidP="0084541F">
            <w:pPr>
              <w:rPr>
                <w:rFonts w:cs="Arial"/>
              </w:rPr>
            </w:pPr>
            <w:bookmarkStart w:id="696" w:name="OLE_LINK273"/>
            <w:bookmarkStart w:id="697" w:name="OLE_LINK382"/>
            <w:proofErr w:type="gramStart"/>
            <w:r>
              <w:rPr>
                <w:rFonts w:cs="Arial"/>
              </w:rPr>
              <w:t>Регистрационный номер устройства</w:t>
            </w:r>
            <w:proofErr w:type="gramEnd"/>
            <w:r>
              <w:rPr>
                <w:rFonts w:cs="Arial"/>
              </w:rPr>
              <w:t xml:space="preserve"> </w:t>
            </w:r>
            <w:r w:rsidR="006E57AD">
              <w:rPr>
                <w:rFonts w:cs="Arial"/>
              </w:rPr>
              <w:t>обработавшего запрос</w:t>
            </w:r>
            <w:bookmarkEnd w:id="696"/>
            <w:bookmarkEnd w:id="697"/>
          </w:p>
        </w:tc>
        <w:tc>
          <w:tcPr>
            <w:tcW w:w="2979" w:type="dxa"/>
          </w:tcPr>
          <w:p w14:paraId="2CCF4228" w14:textId="77777777" w:rsidR="00D31347" w:rsidRDefault="00D31347" w:rsidP="0084541F">
            <w:pPr>
              <w:rPr>
                <w:rFonts w:cs="Arial"/>
              </w:rPr>
            </w:pPr>
            <w:r>
              <w:rPr>
                <w:rFonts w:cs="Arial"/>
              </w:rPr>
              <w:t>Строка до 20 символов</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fs</w:t>
            </w:r>
            <w:r w:rsidRPr="00D71290">
              <w:rPr>
                <w:rFonts w:cs="Arial"/>
              </w:rPr>
              <w:t>Number</w:t>
            </w:r>
          </w:p>
        </w:tc>
        <w:tc>
          <w:tcPr>
            <w:tcW w:w="4839" w:type="dxa"/>
          </w:tcPr>
          <w:p w14:paraId="79A9A5DE" w14:textId="77777777" w:rsidR="00D31347" w:rsidRDefault="00D31347" w:rsidP="0084541F">
            <w:pPr>
              <w:rPr>
                <w:rFonts w:cs="Arial"/>
              </w:rPr>
            </w:pPr>
            <w:bookmarkStart w:id="698" w:name="OLE_LINK383"/>
            <w:bookmarkStart w:id="699" w:name="OLE_LINK386"/>
            <w:r>
              <w:rPr>
                <w:rFonts w:cs="Arial"/>
              </w:rPr>
              <w:t>Номер фискального накопителя</w:t>
            </w:r>
            <w:bookmarkEnd w:id="698"/>
            <w:bookmarkEnd w:id="699"/>
          </w:p>
        </w:tc>
        <w:tc>
          <w:tcPr>
            <w:tcW w:w="2979" w:type="dxa"/>
          </w:tcPr>
          <w:p w14:paraId="7C4D2EF4" w14:textId="77777777" w:rsidR="00D31347" w:rsidRDefault="00D31347" w:rsidP="0084541F">
            <w:pPr>
              <w:rPr>
                <w:rFonts w:cs="Arial"/>
              </w:rPr>
            </w:pPr>
            <w:r>
              <w:rPr>
                <w:rFonts w:cs="Arial"/>
              </w:rPr>
              <w:t>Строка 16 символов</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proofErr w:type="spellStart"/>
            <w:r>
              <w:rPr>
                <w:rFonts w:cs="Arial"/>
                <w:lang w:val="en-US"/>
              </w:rPr>
              <w:t>processedAt</w:t>
            </w:r>
            <w:proofErr w:type="spellEnd"/>
          </w:p>
        </w:tc>
        <w:tc>
          <w:tcPr>
            <w:tcW w:w="4839" w:type="dxa"/>
          </w:tcPr>
          <w:p w14:paraId="6F4C0FF6" w14:textId="5E335E62" w:rsidR="001132D0" w:rsidRPr="00D71290" w:rsidRDefault="005B5054" w:rsidP="001132D0">
            <w:pPr>
              <w:rPr>
                <w:rFonts w:cs="Arial"/>
              </w:rPr>
            </w:pPr>
            <w:r>
              <w:rPr>
                <w:rFonts w:cs="Arial"/>
              </w:rPr>
              <w:t xml:space="preserve">Время регистрации фискального документа в </w:t>
            </w:r>
            <w:r w:rsidR="004E0471">
              <w:rPr>
                <w:rFonts w:cs="Arial"/>
              </w:rPr>
              <w:t>сервере КМ</w:t>
            </w:r>
          </w:p>
        </w:tc>
        <w:tc>
          <w:tcPr>
            <w:tcW w:w="2979" w:type="dxa"/>
          </w:tcPr>
          <w:p w14:paraId="540D4FD2" w14:textId="20DBD289" w:rsidR="001132D0" w:rsidRDefault="001132D0" w:rsidP="001132D0">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700" w:name="OLE_LINK475"/>
            <w:bookmarkStart w:id="701" w:name="OLE_LINK476"/>
            <w:r>
              <w:rPr>
                <w:rFonts w:cs="Arial"/>
              </w:rPr>
              <w:t>Содержимое документа</w:t>
            </w:r>
            <w:bookmarkEnd w:id="700"/>
            <w:bookmarkEnd w:id="701"/>
          </w:p>
        </w:tc>
        <w:tc>
          <w:tcPr>
            <w:tcW w:w="2979" w:type="dxa"/>
          </w:tcPr>
          <w:p w14:paraId="66E1BA67" w14:textId="7CF48D04" w:rsidR="001132D0" w:rsidRDefault="001132D0" w:rsidP="001132D0">
            <w:pPr>
              <w:rPr>
                <w:rFonts w:cs="Arial"/>
              </w:rPr>
            </w:pPr>
            <w:r>
              <w:rPr>
                <w:rFonts w:cs="Arial"/>
              </w:rPr>
              <w:t>Структура п.2.9.1.1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702" w:name="OLE_LINK80"/>
            <w:bookmarkStart w:id="703" w:name="OLE_LINK81"/>
            <w:proofErr w:type="spellStart"/>
            <w:r>
              <w:rPr>
                <w:rFonts w:cs="Arial"/>
                <w:lang w:val="en-US"/>
              </w:rPr>
              <w:t>checkResult</w:t>
            </w:r>
            <w:bookmarkEnd w:id="702"/>
            <w:bookmarkEnd w:id="703"/>
            <w:proofErr w:type="spellEnd"/>
          </w:p>
        </w:tc>
        <w:tc>
          <w:tcPr>
            <w:tcW w:w="4839" w:type="dxa"/>
          </w:tcPr>
          <w:p w14:paraId="475445DC" w14:textId="7D23ADBF" w:rsidR="001A4E77" w:rsidRPr="006B5B06" w:rsidRDefault="001A4E77" w:rsidP="001A4E77">
            <w:pPr>
              <w:rPr>
                <w:rFonts w:cs="Arial"/>
              </w:rPr>
            </w:pPr>
            <w:bookmarkStart w:id="704" w:name="OLE_LINK470"/>
            <w:bookmarkStart w:id="705" w:name="OLE_LINK471"/>
            <w:r>
              <w:rPr>
                <w:rFonts w:cs="Arial"/>
              </w:rPr>
              <w:t>Р</w:t>
            </w:r>
            <w:r w:rsidRPr="006B5B06">
              <w:rPr>
                <w:rFonts w:cs="Arial"/>
              </w:rPr>
              <w:t>езультат проверки</w:t>
            </w:r>
            <w:bookmarkEnd w:id="704"/>
            <w:bookmarkEnd w:id="705"/>
          </w:p>
        </w:tc>
        <w:tc>
          <w:tcPr>
            <w:tcW w:w="2979" w:type="dxa"/>
          </w:tcPr>
          <w:p w14:paraId="0708EA2F" w14:textId="45694C91" w:rsidR="001A4E77" w:rsidRDefault="00C41CC2" w:rsidP="001A4E77">
            <w:pPr>
              <w:rPr>
                <w:rFonts w:cs="Arial"/>
              </w:rPr>
            </w:pPr>
            <w:r>
              <w:rPr>
                <w:rFonts w:cs="Arial"/>
              </w:rPr>
              <w:t>Структура п.2.</w:t>
            </w:r>
            <w:r w:rsidR="00950DB9">
              <w:rPr>
                <w:rFonts w:cs="Arial"/>
                <w:lang w:val="en-US"/>
              </w:rPr>
              <w:t>2</w:t>
            </w:r>
            <w:r>
              <w:rPr>
                <w:rFonts w:cs="Arial"/>
              </w:rPr>
              <w:t>.</w:t>
            </w:r>
            <w:r w:rsidR="00950DB9">
              <w:rPr>
                <w:rFonts w:cs="Arial"/>
                <w:lang w:val="en-US"/>
              </w:rPr>
              <w:t>2</w:t>
            </w:r>
            <w:r w:rsidR="004744C3">
              <w:rPr>
                <w:rFonts w:cs="Arial"/>
                <w:lang w:val="en-US"/>
              </w:rPr>
              <w:t>.2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06" w:name="_Hlk78895773"/>
            <w:proofErr w:type="spellStart"/>
            <w:r>
              <w:rPr>
                <w:rFonts w:cs="Arial"/>
                <w:lang w:val="en-US"/>
              </w:rPr>
              <w:lastRenderedPageBreak/>
              <w:t>callbackUrl</w:t>
            </w:r>
            <w:proofErr w:type="spellEnd"/>
          </w:p>
        </w:tc>
        <w:tc>
          <w:tcPr>
            <w:tcW w:w="4839" w:type="dxa"/>
          </w:tcPr>
          <w:p w14:paraId="62A80238" w14:textId="77777777" w:rsidR="001A4E77" w:rsidRPr="009D7C38" w:rsidRDefault="001A4E77" w:rsidP="001A4E77">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626A0405" w14:textId="77777777" w:rsidR="001A4E77" w:rsidRDefault="001A4E77" w:rsidP="001A4E77">
            <w:pPr>
              <w:rPr>
                <w:rFonts w:cs="Arial"/>
              </w:rPr>
            </w:pPr>
            <w:r>
              <w:rPr>
                <w:rFonts w:cs="Arial"/>
              </w:rPr>
              <w:t xml:space="preserve">Строка от 1 до 1024 символов или </w:t>
            </w:r>
            <w:r>
              <w:rPr>
                <w:rFonts w:cs="Arial"/>
                <w:lang w:val="en-US"/>
              </w:rPr>
              <w:t>null</w:t>
            </w:r>
          </w:p>
        </w:tc>
      </w:tr>
      <w:bookmarkEnd w:id="706"/>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Метаданные запроса</w:t>
            </w:r>
          </w:p>
        </w:tc>
        <w:tc>
          <w:tcPr>
            <w:tcW w:w="2979" w:type="dxa"/>
          </w:tcPr>
          <w:p w14:paraId="3857C285" w14:textId="77777777" w:rsidR="001A4E77" w:rsidRDefault="001A4E77" w:rsidP="001A4E77">
            <w:pPr>
              <w:rPr>
                <w:rFonts w:cs="Arial"/>
              </w:rPr>
            </w:pPr>
            <w:r>
              <w:rPr>
                <w:rFonts w:cs="Arial"/>
              </w:rPr>
              <w:t xml:space="preserve">Строка от 1 до 128 символов или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Пример</w:t>
      </w:r>
      <w:r w:rsidRPr="002B3ED4">
        <w:t xml:space="preserve"> </w:t>
      </w:r>
      <w:r w:rsidRPr="00890714">
        <w:t>ответа</w:t>
      </w:r>
      <w:r w:rsidRPr="002B3ED4">
        <w:t>:</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id</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"006</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14</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048</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0859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0</w:t>
      </w:r>
      <w:proofErr w:type="spellStart"/>
      <w:r w:rsidRPr="00534D34">
        <w:rPr>
          <w:rFonts w:ascii="Consolas" w:eastAsia="Times New Roman" w:hAnsi="Consolas" w:cs="Courier New"/>
          <w:color w:val="D69D85"/>
          <w:sz w:val="20"/>
          <w:szCs w:val="20"/>
          <w:lang w:val="en-US" w:eastAsia="ru-RU"/>
        </w:rPr>
        <w:t>bafa</w:t>
      </w:r>
      <w:proofErr w:type="spellEnd"/>
      <w:r w:rsidRPr="00534D34">
        <w:rPr>
          <w:rFonts w:ascii="Consolas" w:eastAsia="Times New Roman" w:hAnsi="Consolas" w:cs="Courier New"/>
          <w:color w:val="D69D85"/>
          <w:sz w:val="20"/>
          <w:szCs w:val="20"/>
          <w:lang w:eastAsia="ru-RU"/>
        </w:rPr>
        <w:t>1389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proofErr w:type="spellStart"/>
      <w:r w:rsidRPr="00534D34">
        <w:rPr>
          <w:rFonts w:ascii="Consolas" w:eastAsia="Times New Roman" w:hAnsi="Consolas" w:cs="Courier New"/>
          <w:color w:val="8ACCCF"/>
          <w:sz w:val="20"/>
          <w:szCs w:val="20"/>
          <w:lang w:val="en-US" w:eastAsia="ru-RU"/>
        </w:rPr>
        <w:t>deviceSN</w:t>
      </w:r>
      <w:proofErr w:type="spellEnd"/>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"0000000000001358"</w:t>
      </w:r>
      <w:r w:rsidRPr="00534D34">
        <w:rPr>
          <w:rFonts w:ascii="Consolas" w:eastAsia="Times New Roman" w:hAnsi="Consolas" w:cs="Courier New"/>
          <w:color w:val="B4B4B4"/>
          <w:sz w:val="20"/>
          <w:szCs w:val="20"/>
          <w:lang w:eastAsia="ru-RU"/>
        </w:rPr>
        <w:t>,</w:t>
      </w:r>
    </w:p>
    <w:p w14:paraId="06C7A7C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deviceRN</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"0000000400054952"</w:t>
      </w:r>
      <w:r w:rsidRPr="00534D34">
        <w:rPr>
          <w:rFonts w:ascii="Consolas" w:eastAsia="Times New Roman" w:hAnsi="Consolas" w:cs="Courier New"/>
          <w:color w:val="B4B4B4"/>
          <w:sz w:val="20"/>
          <w:szCs w:val="20"/>
          <w:lang w:val="en-US" w:eastAsia="ru-RU"/>
        </w:rPr>
        <w:t>,</w:t>
      </w:r>
    </w:p>
    <w:p w14:paraId="347C53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fsNumber</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"9999078900001341"</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processedAt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"2021-08-06T15:17:26"</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"content"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plannedStatus</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itemCode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"00000046210654eK7fYtcAAModGVz"</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quantityMeasurementUnit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0</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"quantity"</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fsCheckStatus</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1AEA7D5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fsCheckStatusCause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3</w:t>
      </w:r>
      <w:r w:rsidRPr="00534D34">
        <w:rPr>
          <w:rFonts w:ascii="Consolas" w:eastAsia="Times New Roman" w:hAnsi="Consolas" w:cs="Courier New"/>
          <w:color w:val="B4B4B4"/>
          <w:sz w:val="20"/>
          <w:szCs w:val="20"/>
          <w:lang w:val="en-US" w:eastAsia="ru-RU"/>
        </w:rPr>
        <w:t>,</w:t>
      </w:r>
    </w:p>
    <w:p w14:paraId="30D7FBE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fsItemCodeType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4</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oismCheckResultCode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5</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oismResponse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resultCode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itemCodeType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228A8E3F" w14:textId="5D4F0825" w:rsidR="00982C99" w:rsidRPr="00E91BDF" w:rsidRDefault="00982C99" w:rsidP="00982C99">
      <w:pPr>
        <w:pStyle w:val="2"/>
        <w:rPr>
          <w:lang w:val="en-US"/>
        </w:rPr>
      </w:pPr>
      <w:bookmarkStart w:id="707" w:name="_Toc80026517"/>
      <w:r w:rsidRPr="00982C99">
        <w:rPr>
          <w:lang w:val="en-US"/>
        </w:rPr>
        <w:lastRenderedPageBreak/>
        <w:t>2.</w:t>
      </w:r>
      <w:r>
        <w:rPr>
          <w:lang w:val="en-US"/>
        </w:rPr>
        <w:t>11</w:t>
      </w:r>
      <w:r w:rsidRPr="00982C99">
        <w:rPr>
          <w:lang w:val="en-US"/>
        </w:rPr>
        <w:t xml:space="preserve"> </w:t>
      </w:r>
      <w:r>
        <w:t>Состояние</w:t>
      </w:r>
      <w:r w:rsidRPr="00982C99">
        <w:rPr>
          <w:lang w:val="en-US"/>
        </w:rPr>
        <w:t xml:space="preserve"> </w:t>
      </w:r>
      <w:r>
        <w:t>чека</w:t>
      </w:r>
      <w:r>
        <w:rPr>
          <w:lang w:val="en-US"/>
        </w:rPr>
        <w:t xml:space="preserve"> </w:t>
      </w:r>
      <w:r>
        <w:t>коррекции</w:t>
      </w:r>
      <w:r w:rsidRPr="00E91BDF">
        <w:rPr>
          <w:lang w:val="en-US"/>
        </w:rPr>
        <w:t xml:space="preserve"> </w:t>
      </w:r>
      <w:r>
        <w:t>ФФД</w:t>
      </w:r>
      <w:r w:rsidRPr="00E91BDF">
        <w:rPr>
          <w:lang w:val="en-US"/>
        </w:rPr>
        <w:t xml:space="preserve"> 1.2</w:t>
      </w:r>
      <w:bookmarkEnd w:id="707"/>
    </w:p>
    <w:p w14:paraId="387FDC9B" w14:textId="77777777" w:rsidR="00982C99" w:rsidRPr="00982C99" w:rsidRDefault="00982C99" w:rsidP="00982C99">
      <w:pPr>
        <w:rPr>
          <w:rFonts w:cs="Arial"/>
          <w:lang w:val="en-US"/>
        </w:rPr>
      </w:pPr>
    </w:p>
    <w:p w14:paraId="1C3EF85C" w14:textId="7FB08D95" w:rsidR="00982C99" w:rsidRPr="00233C70" w:rsidRDefault="00982C99" w:rsidP="00982C99">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w:t>
      </w:r>
      <w:proofErr w:type="spellStart"/>
      <w:r>
        <w:rPr>
          <w:rFonts w:cs="Arial"/>
          <w:b/>
          <w:lang w:val="en-US"/>
        </w:rPr>
        <w:t>document_id</w:t>
      </w:r>
      <w:proofErr w:type="spellEnd"/>
      <w:r>
        <w:rPr>
          <w:rFonts w:cs="Arial"/>
          <w:b/>
          <w:lang w:val="en-US"/>
        </w:rPr>
        <w:t>}</w:t>
      </w:r>
    </w:p>
    <w:p w14:paraId="36CA90ED" w14:textId="77777777" w:rsidR="00982C99" w:rsidRDefault="00982C99" w:rsidP="00982C99">
      <w:pPr>
        <w:rPr>
          <w:rFonts w:cs="Arial"/>
          <w:lang w:val="en-US"/>
        </w:rPr>
      </w:pPr>
    </w:p>
    <w:p w14:paraId="1426B415" w14:textId="77777777" w:rsidR="00982C99" w:rsidRPr="004E79A5" w:rsidRDefault="00982C99" w:rsidP="00982C99">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2BD75742" w14:textId="77777777" w:rsidR="00982C99" w:rsidRPr="000C255B" w:rsidRDefault="00982C99" w:rsidP="00982C99">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7F3B3958" w14:textId="77777777" w:rsidR="00982C99" w:rsidRDefault="00982C99" w:rsidP="00982C99">
      <w:pPr>
        <w:rPr>
          <w:rFonts w:cs="Arial"/>
        </w:rPr>
      </w:pPr>
    </w:p>
    <w:p w14:paraId="1E13D1EB" w14:textId="77777777" w:rsidR="00982C99" w:rsidRPr="000C255B" w:rsidRDefault="00982C99" w:rsidP="00982C99">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968DC0A" w14:textId="77777777" w:rsidR="00982C99" w:rsidRDefault="00982C99" w:rsidP="00982C99">
      <w:pPr>
        <w:rPr>
          <w:rFonts w:cs="Arial"/>
        </w:rPr>
      </w:pPr>
    </w:p>
    <w:p w14:paraId="46CE6A43" w14:textId="77777777" w:rsidR="00982C99" w:rsidRDefault="00982C99" w:rsidP="00982C99">
      <w:r>
        <w:t xml:space="preserve">Ответ: </w:t>
      </w:r>
      <w:proofErr w:type="spellStart"/>
      <w:r>
        <w:rPr>
          <w:lang w:val="en-US"/>
        </w:rPr>
        <w:t>api</w:t>
      </w:r>
      <w:proofErr w:type="spellEnd"/>
      <w:r w:rsidRPr="00197C7F">
        <w:t xml:space="preserve"> </w:t>
      </w:r>
      <w:r>
        <w:t>может возвращать следующие статус-коды</w:t>
      </w:r>
    </w:p>
    <w:p w14:paraId="77CF6547" w14:textId="77777777" w:rsidR="00982C99" w:rsidRDefault="00982C99" w:rsidP="00982C99">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6A6D45EF" w14:textId="77777777" w:rsidR="00982C99" w:rsidRDefault="00982C99" w:rsidP="00982C99">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7D20C673" w14:textId="77777777" w:rsidR="00982C99" w:rsidRDefault="00982C99" w:rsidP="00982C99">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D6A27CE" w14:textId="1AC68D6D" w:rsidR="00982C99" w:rsidRDefault="00982C99" w:rsidP="00982C99">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E91BDF" w:rsidRPr="00E91BDF">
        <w:t>11</w:t>
      </w:r>
      <w:r>
        <w:t>.1</w:t>
      </w:r>
    </w:p>
    <w:p w14:paraId="1C85F7C2" w14:textId="77777777" w:rsidR="00982C99" w:rsidRDefault="00982C99" w:rsidP="00982C99">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5A7E92EF" w14:textId="77777777" w:rsidR="00982C99" w:rsidRPr="00B509A4" w:rsidRDefault="00982C99" w:rsidP="00982C99">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Pr="00750BF1">
        <w:t>2</w:t>
      </w:r>
    </w:p>
    <w:p w14:paraId="44D7C346" w14:textId="77777777" w:rsidR="00982C99" w:rsidRPr="00E02F83" w:rsidRDefault="00982C99" w:rsidP="00982C99">
      <w:pPr>
        <w:pStyle w:val="ac"/>
        <w:spacing w:after="0" w:line="240" w:lineRule="auto"/>
      </w:pPr>
    </w:p>
    <w:p w14:paraId="246B3637" w14:textId="77777777" w:rsidR="00982C99" w:rsidRDefault="00982C99" w:rsidP="00982C99">
      <w:pPr>
        <w:rPr>
          <w:rFonts w:cs="Arial"/>
        </w:rPr>
      </w:pPr>
    </w:p>
    <w:p w14:paraId="400B9108" w14:textId="2373E8D1" w:rsidR="00982C99" w:rsidRDefault="00982C99" w:rsidP="00982C99">
      <w:pPr>
        <w:pStyle w:val="3"/>
      </w:pPr>
      <w:bookmarkStart w:id="708" w:name="_Toc80026518"/>
      <w:r>
        <w:rPr>
          <w:lang w:val="en-US"/>
        </w:rPr>
        <w:t>2.</w:t>
      </w:r>
      <w:r w:rsidR="00E91BDF">
        <w:rPr>
          <w:lang w:val="en-US"/>
        </w:rPr>
        <w:t>11</w:t>
      </w:r>
      <w:r>
        <w:rPr>
          <w:lang w:val="en-US"/>
        </w:rPr>
        <w:t xml:space="preserve">.1 </w:t>
      </w:r>
      <w:r>
        <w:t>Тело ответа</w:t>
      </w:r>
      <w:bookmarkEnd w:id="708"/>
    </w:p>
    <w:tbl>
      <w:tblPr>
        <w:tblStyle w:val="ab"/>
        <w:tblW w:w="10283" w:type="dxa"/>
        <w:tblLook w:val="04A0" w:firstRow="1" w:lastRow="0" w:firstColumn="1" w:lastColumn="0" w:noHBand="0" w:noVBand="1"/>
      </w:tblPr>
      <w:tblGrid>
        <w:gridCol w:w="2465"/>
        <w:gridCol w:w="4839"/>
        <w:gridCol w:w="2979"/>
      </w:tblGrid>
      <w:tr w:rsidR="00982C99" w:rsidRPr="008F4F86" w14:paraId="3CCE2AF7" w14:textId="77777777" w:rsidTr="00B23B83">
        <w:tc>
          <w:tcPr>
            <w:tcW w:w="2465" w:type="dxa"/>
          </w:tcPr>
          <w:p w14:paraId="16C7AA76" w14:textId="77777777" w:rsidR="00982C99" w:rsidRPr="009E5CA4" w:rsidRDefault="00982C99" w:rsidP="00B23B83">
            <w:pPr>
              <w:rPr>
                <w:rFonts w:cs="Arial"/>
                <w:lang w:val="en-US"/>
              </w:rPr>
            </w:pPr>
            <w:r>
              <w:rPr>
                <w:rFonts w:cs="Arial"/>
                <w:lang w:val="en-US"/>
              </w:rPr>
              <w:t>id</w:t>
            </w:r>
          </w:p>
        </w:tc>
        <w:tc>
          <w:tcPr>
            <w:tcW w:w="4839" w:type="dxa"/>
          </w:tcPr>
          <w:p w14:paraId="04E34072" w14:textId="77777777" w:rsidR="00982C99" w:rsidRPr="00DF451F" w:rsidRDefault="00982C99" w:rsidP="00B23B83">
            <w:pPr>
              <w:rPr>
                <w:rFonts w:cs="Arial"/>
              </w:rPr>
            </w:pPr>
            <w:r>
              <w:rPr>
                <w:rFonts w:cs="Arial"/>
              </w:rPr>
              <w:t>Идентификатор документа</w:t>
            </w:r>
          </w:p>
        </w:tc>
        <w:tc>
          <w:tcPr>
            <w:tcW w:w="2979" w:type="dxa"/>
          </w:tcPr>
          <w:p w14:paraId="1D2C0525" w14:textId="77777777" w:rsidR="00982C99" w:rsidRDefault="00982C99" w:rsidP="00B23B83">
            <w:pPr>
              <w:rPr>
                <w:rFonts w:cs="Arial"/>
              </w:rPr>
            </w:pPr>
            <w:r>
              <w:rPr>
                <w:rFonts w:cs="Arial"/>
              </w:rPr>
              <w:t xml:space="preserve">Строка от 1 до </w:t>
            </w:r>
            <w:r>
              <w:rPr>
                <w:rFonts w:cs="Arial"/>
                <w:lang w:val="en-US"/>
              </w:rPr>
              <w:t>64</w:t>
            </w:r>
            <w:r>
              <w:rPr>
                <w:rFonts w:cs="Arial"/>
              </w:rPr>
              <w:t xml:space="preserve"> символов</w:t>
            </w:r>
          </w:p>
        </w:tc>
      </w:tr>
      <w:tr w:rsidR="00982C99" w:rsidRPr="008F4F86" w14:paraId="00A68EC4" w14:textId="77777777" w:rsidTr="00B23B83">
        <w:tc>
          <w:tcPr>
            <w:tcW w:w="2465" w:type="dxa"/>
          </w:tcPr>
          <w:p w14:paraId="4C532D5B" w14:textId="77777777" w:rsidR="00982C99" w:rsidRDefault="00982C99" w:rsidP="00B23B83">
            <w:pPr>
              <w:rPr>
                <w:rFonts w:cs="Arial"/>
                <w:lang w:val="en-US"/>
              </w:rPr>
            </w:pPr>
            <w:r>
              <w:rPr>
                <w:rFonts w:cs="Arial"/>
                <w:lang w:val="en-US"/>
              </w:rPr>
              <w:t>d</w:t>
            </w:r>
            <w:proofErr w:type="spellStart"/>
            <w:r w:rsidRPr="00D71290">
              <w:rPr>
                <w:rFonts w:cs="Arial"/>
              </w:rPr>
              <w:t>eviceSN</w:t>
            </w:r>
            <w:proofErr w:type="spellEnd"/>
          </w:p>
        </w:tc>
        <w:tc>
          <w:tcPr>
            <w:tcW w:w="4839" w:type="dxa"/>
          </w:tcPr>
          <w:p w14:paraId="2DFFDDEB" w14:textId="77777777" w:rsidR="00982C99" w:rsidRPr="00D71290" w:rsidRDefault="00982C99" w:rsidP="00B23B83">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BF13C63" w14:textId="77777777" w:rsidR="00982C99" w:rsidRDefault="00982C99" w:rsidP="00B23B83">
            <w:pPr>
              <w:rPr>
                <w:rFonts w:cs="Arial"/>
              </w:rPr>
            </w:pPr>
            <w:r>
              <w:rPr>
                <w:rFonts w:cs="Arial"/>
              </w:rPr>
              <w:t>Строка до 20 символов</w:t>
            </w:r>
          </w:p>
        </w:tc>
      </w:tr>
      <w:tr w:rsidR="00982C99" w:rsidRPr="008F4F86" w14:paraId="637D5861" w14:textId="77777777" w:rsidTr="00B23B83">
        <w:tc>
          <w:tcPr>
            <w:tcW w:w="2465" w:type="dxa"/>
          </w:tcPr>
          <w:p w14:paraId="10BF9ECB" w14:textId="77777777" w:rsidR="00982C99" w:rsidRPr="00D71290" w:rsidRDefault="00982C99" w:rsidP="00B23B83">
            <w:pPr>
              <w:rPr>
                <w:rFonts w:cs="Arial"/>
              </w:rPr>
            </w:pPr>
            <w:r>
              <w:rPr>
                <w:rFonts w:cs="Arial"/>
                <w:lang w:val="en-US"/>
              </w:rPr>
              <w:t>d</w:t>
            </w:r>
            <w:proofErr w:type="spellStart"/>
            <w:r w:rsidRPr="00D71290">
              <w:rPr>
                <w:rFonts w:cs="Arial"/>
              </w:rPr>
              <w:t>eviceRN</w:t>
            </w:r>
            <w:proofErr w:type="spellEnd"/>
          </w:p>
        </w:tc>
        <w:tc>
          <w:tcPr>
            <w:tcW w:w="4839" w:type="dxa"/>
          </w:tcPr>
          <w:p w14:paraId="223B7DF5" w14:textId="77777777" w:rsidR="00982C99" w:rsidRDefault="00982C99" w:rsidP="00B23B83">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5F5BE56C" w14:textId="77777777" w:rsidR="00982C99" w:rsidRDefault="00982C99" w:rsidP="00B23B83">
            <w:pPr>
              <w:rPr>
                <w:rFonts w:cs="Arial"/>
              </w:rPr>
            </w:pPr>
            <w:r>
              <w:rPr>
                <w:rFonts w:cs="Arial"/>
              </w:rPr>
              <w:t>Строка до 20 символов</w:t>
            </w:r>
          </w:p>
        </w:tc>
      </w:tr>
      <w:tr w:rsidR="00982C99" w:rsidRPr="008F4F86" w14:paraId="074C81DF" w14:textId="77777777" w:rsidTr="00B23B83">
        <w:tc>
          <w:tcPr>
            <w:tcW w:w="2465" w:type="dxa"/>
          </w:tcPr>
          <w:p w14:paraId="5AB47839" w14:textId="77777777" w:rsidR="00982C99" w:rsidRPr="00D71290" w:rsidRDefault="00982C99" w:rsidP="00B23B83">
            <w:pPr>
              <w:rPr>
                <w:rFonts w:cs="Arial"/>
              </w:rPr>
            </w:pPr>
            <w:r>
              <w:rPr>
                <w:rFonts w:cs="Arial"/>
                <w:lang w:val="en-US"/>
              </w:rPr>
              <w:t>fs</w:t>
            </w:r>
            <w:r w:rsidRPr="00D71290">
              <w:rPr>
                <w:rFonts w:cs="Arial"/>
              </w:rPr>
              <w:t>Number</w:t>
            </w:r>
          </w:p>
        </w:tc>
        <w:tc>
          <w:tcPr>
            <w:tcW w:w="4839" w:type="dxa"/>
          </w:tcPr>
          <w:p w14:paraId="58750DA1" w14:textId="77777777" w:rsidR="00982C99" w:rsidRDefault="00982C99" w:rsidP="00B23B83">
            <w:pPr>
              <w:rPr>
                <w:rFonts w:cs="Arial"/>
              </w:rPr>
            </w:pPr>
            <w:r>
              <w:rPr>
                <w:rFonts w:cs="Arial"/>
              </w:rPr>
              <w:t>Номер фискального накопителя</w:t>
            </w:r>
          </w:p>
        </w:tc>
        <w:tc>
          <w:tcPr>
            <w:tcW w:w="2979" w:type="dxa"/>
          </w:tcPr>
          <w:p w14:paraId="1D98BB0C" w14:textId="77777777" w:rsidR="00982C99" w:rsidRDefault="00982C99" w:rsidP="00B23B83">
            <w:pPr>
              <w:rPr>
                <w:rFonts w:cs="Arial"/>
              </w:rPr>
            </w:pPr>
            <w:r>
              <w:rPr>
                <w:rFonts w:cs="Arial"/>
              </w:rPr>
              <w:t>Строка 16 символов</w:t>
            </w:r>
          </w:p>
        </w:tc>
      </w:tr>
      <w:tr w:rsidR="00982C99" w:rsidRPr="008F4F86" w14:paraId="3FA89522" w14:textId="77777777" w:rsidTr="00B23B83">
        <w:tc>
          <w:tcPr>
            <w:tcW w:w="2465" w:type="dxa"/>
          </w:tcPr>
          <w:p w14:paraId="1D1EF891" w14:textId="77777777" w:rsidR="00982C99" w:rsidRPr="00D71290" w:rsidRDefault="00982C99" w:rsidP="00B23B83">
            <w:pPr>
              <w:rPr>
                <w:rFonts w:cs="Arial"/>
              </w:rPr>
            </w:pPr>
            <w:proofErr w:type="spellStart"/>
            <w:r>
              <w:rPr>
                <w:rFonts w:cs="Arial"/>
                <w:lang w:val="en-US"/>
              </w:rPr>
              <w:t>ofd</w:t>
            </w:r>
            <w:r w:rsidRPr="00D71290">
              <w:rPr>
                <w:rFonts w:cs="Arial"/>
              </w:rPr>
              <w:t>Name</w:t>
            </w:r>
            <w:proofErr w:type="spellEnd"/>
          </w:p>
        </w:tc>
        <w:tc>
          <w:tcPr>
            <w:tcW w:w="4839" w:type="dxa"/>
          </w:tcPr>
          <w:p w14:paraId="4832A120" w14:textId="77777777" w:rsidR="00982C99" w:rsidRPr="00D71290" w:rsidRDefault="00982C99" w:rsidP="00B23B83">
            <w:pPr>
              <w:rPr>
                <w:rFonts w:cs="Arial"/>
              </w:rPr>
            </w:pPr>
            <w:r>
              <w:rPr>
                <w:rFonts w:cs="Arial"/>
              </w:rPr>
              <w:t>Наименование ОФД</w:t>
            </w:r>
          </w:p>
        </w:tc>
        <w:tc>
          <w:tcPr>
            <w:tcW w:w="2979" w:type="dxa"/>
          </w:tcPr>
          <w:p w14:paraId="595C2948" w14:textId="77777777" w:rsidR="00982C99" w:rsidRDefault="00982C99" w:rsidP="00B23B83">
            <w:pPr>
              <w:rPr>
                <w:rFonts w:cs="Arial"/>
              </w:rPr>
            </w:pPr>
            <w:r>
              <w:rPr>
                <w:rFonts w:cs="Arial"/>
              </w:rPr>
              <w:t>Строка до 256 символов</w:t>
            </w:r>
          </w:p>
        </w:tc>
      </w:tr>
      <w:tr w:rsidR="00982C99" w:rsidRPr="008F4F86" w14:paraId="213309A9" w14:textId="77777777" w:rsidTr="00B23B83">
        <w:tc>
          <w:tcPr>
            <w:tcW w:w="2465" w:type="dxa"/>
          </w:tcPr>
          <w:p w14:paraId="416E1B5C" w14:textId="77777777" w:rsidR="00982C99" w:rsidRPr="00D71290" w:rsidRDefault="00982C99" w:rsidP="00B23B83">
            <w:pPr>
              <w:rPr>
                <w:rFonts w:cs="Arial"/>
              </w:rPr>
            </w:pPr>
            <w:proofErr w:type="spellStart"/>
            <w:r>
              <w:rPr>
                <w:rFonts w:cs="Arial"/>
                <w:lang w:val="en-US"/>
              </w:rPr>
              <w:t>odf</w:t>
            </w:r>
            <w:r w:rsidRPr="009E5A50">
              <w:rPr>
                <w:rFonts w:cs="Arial"/>
              </w:rPr>
              <w:t>Website</w:t>
            </w:r>
            <w:proofErr w:type="spellEnd"/>
          </w:p>
        </w:tc>
        <w:tc>
          <w:tcPr>
            <w:tcW w:w="4839" w:type="dxa"/>
          </w:tcPr>
          <w:p w14:paraId="381C6260" w14:textId="77777777" w:rsidR="00982C99" w:rsidRPr="009E5A50" w:rsidRDefault="00982C99" w:rsidP="00B23B83">
            <w:pPr>
              <w:rPr>
                <w:rFonts w:cs="Arial"/>
              </w:rPr>
            </w:pPr>
            <w:r>
              <w:rPr>
                <w:rFonts w:cs="Arial"/>
                <w:lang w:val="en-US"/>
              </w:rPr>
              <w:t>Web-</w:t>
            </w:r>
            <w:r>
              <w:rPr>
                <w:rFonts w:cs="Arial"/>
              </w:rPr>
              <w:t>сайт ОФД</w:t>
            </w:r>
          </w:p>
        </w:tc>
        <w:tc>
          <w:tcPr>
            <w:tcW w:w="2979" w:type="dxa"/>
          </w:tcPr>
          <w:p w14:paraId="33F6E16E" w14:textId="09B3D4A8" w:rsidR="00982C99" w:rsidRDefault="00315ED9" w:rsidP="00B23B83">
            <w:pPr>
              <w:rPr>
                <w:rFonts w:cs="Arial"/>
              </w:rPr>
            </w:pPr>
            <w:r>
              <w:rPr>
                <w:rFonts w:cs="Arial"/>
              </w:rPr>
              <w:t>Строка до 58</w:t>
            </w:r>
            <w:r w:rsidR="00982C99">
              <w:rPr>
                <w:rFonts w:cs="Arial"/>
              </w:rPr>
              <w:t xml:space="preserve"> символов</w:t>
            </w:r>
          </w:p>
        </w:tc>
      </w:tr>
      <w:tr w:rsidR="00982C99" w:rsidRPr="008F4F86" w14:paraId="1710800C" w14:textId="77777777" w:rsidTr="00B23B83">
        <w:tc>
          <w:tcPr>
            <w:tcW w:w="2465" w:type="dxa"/>
          </w:tcPr>
          <w:p w14:paraId="3E0663EC" w14:textId="77777777" w:rsidR="00982C99" w:rsidRPr="00B72AEC" w:rsidRDefault="00982C99" w:rsidP="00B23B83">
            <w:pPr>
              <w:rPr>
                <w:rFonts w:cs="Arial"/>
                <w:lang w:val="en-US"/>
              </w:rPr>
            </w:pPr>
            <w:proofErr w:type="spellStart"/>
            <w:r>
              <w:rPr>
                <w:rFonts w:cs="Arial"/>
                <w:lang w:val="en-US"/>
              </w:rPr>
              <w:lastRenderedPageBreak/>
              <w:t>odfINN</w:t>
            </w:r>
            <w:proofErr w:type="spellEnd"/>
          </w:p>
        </w:tc>
        <w:tc>
          <w:tcPr>
            <w:tcW w:w="4839" w:type="dxa"/>
          </w:tcPr>
          <w:p w14:paraId="1634322C" w14:textId="77777777" w:rsidR="00982C99" w:rsidRPr="00B72AEC" w:rsidRDefault="00982C99" w:rsidP="00B23B83">
            <w:pPr>
              <w:rPr>
                <w:rFonts w:cs="Arial"/>
              </w:rPr>
            </w:pPr>
            <w:r>
              <w:rPr>
                <w:rFonts w:cs="Arial"/>
              </w:rPr>
              <w:t>ИНН ОФД</w:t>
            </w:r>
          </w:p>
        </w:tc>
        <w:tc>
          <w:tcPr>
            <w:tcW w:w="2979" w:type="dxa"/>
          </w:tcPr>
          <w:p w14:paraId="6B7588DD" w14:textId="77777777" w:rsidR="00982C99" w:rsidRDefault="00982C99" w:rsidP="00B23B83">
            <w:pPr>
              <w:rPr>
                <w:rFonts w:cs="Arial"/>
              </w:rPr>
            </w:pPr>
            <w:r>
              <w:rPr>
                <w:rFonts w:cs="Arial"/>
              </w:rPr>
              <w:t>Строка 12 символов</w:t>
            </w:r>
          </w:p>
        </w:tc>
      </w:tr>
      <w:tr w:rsidR="00982C99" w:rsidRPr="008F4F86" w14:paraId="2A525C38" w14:textId="77777777" w:rsidTr="00B23B83">
        <w:tc>
          <w:tcPr>
            <w:tcW w:w="2465" w:type="dxa"/>
          </w:tcPr>
          <w:p w14:paraId="6F0D0647" w14:textId="77777777" w:rsidR="00982C99" w:rsidRDefault="00982C99" w:rsidP="00B23B83">
            <w:pPr>
              <w:rPr>
                <w:rFonts w:cs="Arial"/>
                <w:lang w:val="en-US"/>
              </w:rPr>
            </w:pPr>
            <w:proofErr w:type="spellStart"/>
            <w:r>
              <w:rPr>
                <w:rFonts w:cs="Arial"/>
                <w:lang w:val="en-US"/>
              </w:rPr>
              <w:t>fnsWebsite</w:t>
            </w:r>
            <w:proofErr w:type="spellEnd"/>
          </w:p>
        </w:tc>
        <w:tc>
          <w:tcPr>
            <w:tcW w:w="4839" w:type="dxa"/>
          </w:tcPr>
          <w:p w14:paraId="61B6BB4A" w14:textId="77777777" w:rsidR="00982C99" w:rsidRPr="00B72AEC" w:rsidRDefault="00982C99" w:rsidP="00B23B83">
            <w:pPr>
              <w:rPr>
                <w:rFonts w:cs="Arial"/>
                <w:lang w:val="en-US"/>
              </w:rPr>
            </w:pPr>
            <w:r>
              <w:rPr>
                <w:rFonts w:cs="Arial"/>
                <w:lang w:val="en-US"/>
              </w:rPr>
              <w:t>Web-</w:t>
            </w:r>
            <w:r>
              <w:rPr>
                <w:rFonts w:cs="Arial"/>
              </w:rPr>
              <w:t>сайт ФНС</w:t>
            </w:r>
          </w:p>
        </w:tc>
        <w:tc>
          <w:tcPr>
            <w:tcW w:w="2979" w:type="dxa"/>
          </w:tcPr>
          <w:p w14:paraId="3A3BFC7F" w14:textId="77777777" w:rsidR="00982C99" w:rsidRDefault="00982C99" w:rsidP="00B23B83">
            <w:pPr>
              <w:rPr>
                <w:rFonts w:cs="Arial"/>
              </w:rPr>
            </w:pPr>
            <w:r>
              <w:rPr>
                <w:rFonts w:cs="Arial"/>
              </w:rPr>
              <w:t>Строка до 256 символов</w:t>
            </w:r>
          </w:p>
        </w:tc>
      </w:tr>
      <w:tr w:rsidR="00982C99" w:rsidRPr="008F4F86" w14:paraId="61384B59" w14:textId="77777777" w:rsidTr="00B23B83">
        <w:tc>
          <w:tcPr>
            <w:tcW w:w="2465" w:type="dxa"/>
          </w:tcPr>
          <w:p w14:paraId="34A8A025" w14:textId="77777777" w:rsidR="00982C99" w:rsidRPr="00DF451F" w:rsidRDefault="00982C99" w:rsidP="00B23B83">
            <w:pPr>
              <w:rPr>
                <w:rFonts w:cs="Arial"/>
                <w:lang w:val="en-US"/>
              </w:rPr>
            </w:pPr>
            <w:proofErr w:type="spellStart"/>
            <w:r>
              <w:rPr>
                <w:rFonts w:cs="Arial"/>
                <w:lang w:val="en-US"/>
              </w:rPr>
              <w:t>companyINN</w:t>
            </w:r>
            <w:proofErr w:type="spellEnd"/>
          </w:p>
        </w:tc>
        <w:tc>
          <w:tcPr>
            <w:tcW w:w="4839" w:type="dxa"/>
          </w:tcPr>
          <w:p w14:paraId="44147013" w14:textId="77777777" w:rsidR="00982C99" w:rsidRPr="00B2081D" w:rsidRDefault="00982C99" w:rsidP="00B23B83">
            <w:pPr>
              <w:rPr>
                <w:rFonts w:cs="Arial"/>
              </w:rPr>
            </w:pPr>
            <w:r>
              <w:rPr>
                <w:rFonts w:cs="Arial"/>
              </w:rPr>
              <w:t>ИНН пользователя</w:t>
            </w:r>
          </w:p>
        </w:tc>
        <w:tc>
          <w:tcPr>
            <w:tcW w:w="2979" w:type="dxa"/>
          </w:tcPr>
          <w:p w14:paraId="5F1C716D" w14:textId="77777777" w:rsidR="00982C99" w:rsidRDefault="00982C99" w:rsidP="00B23B83">
            <w:pPr>
              <w:rPr>
                <w:rFonts w:cs="Arial"/>
              </w:rPr>
            </w:pPr>
            <w:r>
              <w:rPr>
                <w:rFonts w:cs="Arial"/>
              </w:rPr>
              <w:t>Строка 12 символов</w:t>
            </w:r>
          </w:p>
        </w:tc>
      </w:tr>
      <w:tr w:rsidR="00982C99" w:rsidRPr="008F4F86" w14:paraId="0C962092" w14:textId="77777777" w:rsidTr="00B23B83">
        <w:tc>
          <w:tcPr>
            <w:tcW w:w="2465" w:type="dxa"/>
          </w:tcPr>
          <w:p w14:paraId="47AF6CA0" w14:textId="77777777" w:rsidR="00982C99" w:rsidRPr="009E5A50" w:rsidRDefault="00982C99" w:rsidP="00B23B83">
            <w:pPr>
              <w:rPr>
                <w:rFonts w:cs="Arial"/>
              </w:rPr>
            </w:pPr>
            <w:r>
              <w:rPr>
                <w:rFonts w:cs="Arial"/>
                <w:lang w:val="en-US"/>
              </w:rPr>
              <w:t>c</w:t>
            </w:r>
            <w:proofErr w:type="spellStart"/>
            <w:r w:rsidRPr="009E5A50">
              <w:rPr>
                <w:rFonts w:cs="Arial"/>
              </w:rPr>
              <w:t>ompanyName</w:t>
            </w:r>
            <w:proofErr w:type="spellEnd"/>
          </w:p>
        </w:tc>
        <w:tc>
          <w:tcPr>
            <w:tcW w:w="4839" w:type="dxa"/>
          </w:tcPr>
          <w:p w14:paraId="2FE7010E" w14:textId="77777777" w:rsidR="00982C99" w:rsidRPr="009E5A50" w:rsidRDefault="00982C99" w:rsidP="00B23B83">
            <w:pPr>
              <w:rPr>
                <w:rFonts w:cs="Arial"/>
              </w:rPr>
            </w:pPr>
            <w:r>
              <w:rPr>
                <w:rFonts w:cs="Arial"/>
              </w:rPr>
              <w:t>Наименование пользователя</w:t>
            </w:r>
          </w:p>
        </w:tc>
        <w:tc>
          <w:tcPr>
            <w:tcW w:w="2979" w:type="dxa"/>
          </w:tcPr>
          <w:p w14:paraId="4C204223" w14:textId="77777777" w:rsidR="00982C99" w:rsidRDefault="00982C99" w:rsidP="00B23B83">
            <w:pPr>
              <w:rPr>
                <w:rFonts w:cs="Arial"/>
              </w:rPr>
            </w:pPr>
            <w:r>
              <w:rPr>
                <w:rFonts w:cs="Arial"/>
              </w:rPr>
              <w:t>Строка до 256 символов</w:t>
            </w:r>
          </w:p>
        </w:tc>
      </w:tr>
      <w:tr w:rsidR="00982C99" w:rsidRPr="008F4F86" w14:paraId="088DE8A2" w14:textId="77777777" w:rsidTr="00B23B83">
        <w:tc>
          <w:tcPr>
            <w:tcW w:w="2465" w:type="dxa"/>
          </w:tcPr>
          <w:p w14:paraId="766C2B12" w14:textId="77777777" w:rsidR="00982C99" w:rsidRPr="009E5A50" w:rsidRDefault="00982C99" w:rsidP="00B23B83">
            <w:pPr>
              <w:rPr>
                <w:rFonts w:cs="Arial"/>
              </w:rPr>
            </w:pPr>
            <w:r>
              <w:rPr>
                <w:rFonts w:cs="Arial"/>
                <w:lang w:val="en-US"/>
              </w:rPr>
              <w:t>d</w:t>
            </w:r>
            <w:proofErr w:type="spellStart"/>
            <w:r w:rsidRPr="009E5A50">
              <w:rPr>
                <w:rFonts w:cs="Arial"/>
              </w:rPr>
              <w:t>ocumentNumber</w:t>
            </w:r>
            <w:proofErr w:type="spellEnd"/>
          </w:p>
        </w:tc>
        <w:tc>
          <w:tcPr>
            <w:tcW w:w="4839" w:type="dxa"/>
          </w:tcPr>
          <w:p w14:paraId="2EBD4DEC" w14:textId="77777777" w:rsidR="00982C99" w:rsidRDefault="00982C99" w:rsidP="00B23B83">
            <w:pPr>
              <w:rPr>
                <w:rFonts w:cs="Arial"/>
              </w:rPr>
            </w:pPr>
            <w:r w:rsidRPr="00CE2490">
              <w:rPr>
                <w:rFonts w:cs="Arial"/>
              </w:rPr>
              <w:t>Номер ФД</w:t>
            </w:r>
          </w:p>
        </w:tc>
        <w:tc>
          <w:tcPr>
            <w:tcW w:w="2979" w:type="dxa"/>
          </w:tcPr>
          <w:p w14:paraId="2F631E4B" w14:textId="77777777" w:rsidR="00982C99" w:rsidRDefault="00982C99" w:rsidP="00B23B83">
            <w:pPr>
              <w:rPr>
                <w:rFonts w:cs="Arial"/>
              </w:rPr>
            </w:pPr>
            <w:r>
              <w:rPr>
                <w:rFonts w:cs="Arial"/>
              </w:rPr>
              <w:t>Число</w:t>
            </w:r>
          </w:p>
        </w:tc>
      </w:tr>
      <w:tr w:rsidR="00982C99" w:rsidRPr="008F4F86" w14:paraId="694E1BEC" w14:textId="77777777" w:rsidTr="00B23B83">
        <w:tc>
          <w:tcPr>
            <w:tcW w:w="2465" w:type="dxa"/>
          </w:tcPr>
          <w:p w14:paraId="472249F8" w14:textId="77777777" w:rsidR="00982C99" w:rsidRPr="009E5A50" w:rsidRDefault="00982C99" w:rsidP="00B23B83">
            <w:pPr>
              <w:rPr>
                <w:rFonts w:cs="Arial"/>
              </w:rPr>
            </w:pPr>
            <w:r>
              <w:rPr>
                <w:rFonts w:cs="Arial"/>
                <w:lang w:val="en-US"/>
              </w:rPr>
              <w:t>s</w:t>
            </w:r>
            <w:proofErr w:type="spellStart"/>
            <w:r w:rsidRPr="009E5A50">
              <w:rPr>
                <w:rFonts w:cs="Arial"/>
              </w:rPr>
              <w:t>hiftNumber</w:t>
            </w:r>
            <w:proofErr w:type="spellEnd"/>
          </w:p>
        </w:tc>
        <w:tc>
          <w:tcPr>
            <w:tcW w:w="4839" w:type="dxa"/>
          </w:tcPr>
          <w:p w14:paraId="097C9500" w14:textId="77777777" w:rsidR="00982C99" w:rsidRDefault="00982C99" w:rsidP="00B23B83">
            <w:pPr>
              <w:rPr>
                <w:rFonts w:cs="Arial"/>
              </w:rPr>
            </w:pPr>
            <w:r>
              <w:rPr>
                <w:rFonts w:cs="Arial"/>
              </w:rPr>
              <w:t>Номер смены</w:t>
            </w:r>
          </w:p>
        </w:tc>
        <w:tc>
          <w:tcPr>
            <w:tcW w:w="2979" w:type="dxa"/>
          </w:tcPr>
          <w:p w14:paraId="0B6CD5AE" w14:textId="77777777" w:rsidR="00982C99" w:rsidRDefault="00982C99" w:rsidP="00B23B83">
            <w:pPr>
              <w:rPr>
                <w:rFonts w:cs="Arial"/>
              </w:rPr>
            </w:pPr>
            <w:r>
              <w:rPr>
                <w:rFonts w:cs="Arial"/>
              </w:rPr>
              <w:t>Число</w:t>
            </w:r>
          </w:p>
        </w:tc>
      </w:tr>
      <w:tr w:rsidR="00982C99" w:rsidRPr="008F4F86" w14:paraId="48767074" w14:textId="77777777" w:rsidTr="00B23B83">
        <w:tc>
          <w:tcPr>
            <w:tcW w:w="2465" w:type="dxa"/>
          </w:tcPr>
          <w:p w14:paraId="749210E9" w14:textId="77777777" w:rsidR="00982C99" w:rsidRPr="00CE2490" w:rsidRDefault="00982C99" w:rsidP="00B23B83">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29FB53B" w14:textId="77777777" w:rsidR="00982C99" w:rsidRDefault="00982C99" w:rsidP="00B23B83">
            <w:pPr>
              <w:rPr>
                <w:rFonts w:cs="Arial"/>
              </w:rPr>
            </w:pPr>
            <w:r>
              <w:rPr>
                <w:rFonts w:cs="Arial"/>
              </w:rPr>
              <w:t>Номер чека за смену</w:t>
            </w:r>
          </w:p>
        </w:tc>
        <w:tc>
          <w:tcPr>
            <w:tcW w:w="2979" w:type="dxa"/>
          </w:tcPr>
          <w:p w14:paraId="63F85234" w14:textId="77777777" w:rsidR="00982C99" w:rsidRPr="00CE2490" w:rsidRDefault="00982C99" w:rsidP="00B23B83">
            <w:pPr>
              <w:rPr>
                <w:rFonts w:cs="Arial"/>
              </w:rPr>
            </w:pPr>
            <w:r>
              <w:rPr>
                <w:rFonts w:cs="Arial"/>
              </w:rPr>
              <w:t>Число</w:t>
            </w:r>
          </w:p>
        </w:tc>
      </w:tr>
      <w:tr w:rsidR="00982C99" w:rsidRPr="008F4F86" w14:paraId="44E562DB" w14:textId="77777777" w:rsidTr="00B23B83">
        <w:tc>
          <w:tcPr>
            <w:tcW w:w="2465" w:type="dxa"/>
          </w:tcPr>
          <w:p w14:paraId="02C4EAA3" w14:textId="77777777" w:rsidR="00982C99" w:rsidRPr="009E5A50" w:rsidRDefault="00982C99" w:rsidP="00B23B83">
            <w:pPr>
              <w:rPr>
                <w:rFonts w:cs="Arial"/>
                <w:lang w:val="en-US"/>
              </w:rPr>
            </w:pPr>
            <w:proofErr w:type="spellStart"/>
            <w:r>
              <w:rPr>
                <w:rFonts w:cs="Arial"/>
                <w:lang w:val="en-US"/>
              </w:rPr>
              <w:t>processedAt</w:t>
            </w:r>
            <w:proofErr w:type="spellEnd"/>
          </w:p>
        </w:tc>
        <w:tc>
          <w:tcPr>
            <w:tcW w:w="4839" w:type="dxa"/>
          </w:tcPr>
          <w:p w14:paraId="576A102F" w14:textId="77777777" w:rsidR="00982C99" w:rsidRPr="00E31914" w:rsidRDefault="00982C99" w:rsidP="00B23B83">
            <w:pPr>
              <w:rPr>
                <w:rFonts w:cs="Arial"/>
              </w:rPr>
            </w:pPr>
            <w:r>
              <w:rPr>
                <w:rFonts w:cs="Arial"/>
              </w:rPr>
              <w:t>Время регистрации фискального документа в ФН</w:t>
            </w:r>
          </w:p>
        </w:tc>
        <w:tc>
          <w:tcPr>
            <w:tcW w:w="2979" w:type="dxa"/>
          </w:tcPr>
          <w:p w14:paraId="1AFBB1EC" w14:textId="77777777" w:rsidR="00982C99" w:rsidRDefault="00982C99" w:rsidP="00B23B83">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982C99" w:rsidRPr="008F4F86" w14:paraId="35321BAA" w14:textId="77777777" w:rsidTr="00B23B83">
        <w:tc>
          <w:tcPr>
            <w:tcW w:w="2465" w:type="dxa"/>
          </w:tcPr>
          <w:p w14:paraId="2F0E4746" w14:textId="77777777" w:rsidR="00982C99" w:rsidRPr="008F4F86" w:rsidRDefault="00982C99" w:rsidP="00B23B83">
            <w:pPr>
              <w:rPr>
                <w:rFonts w:cs="Arial"/>
                <w:lang w:val="en-US"/>
              </w:rPr>
            </w:pPr>
            <w:r>
              <w:rPr>
                <w:rFonts w:cs="Arial"/>
                <w:lang w:val="en-US"/>
              </w:rPr>
              <w:t>content</w:t>
            </w:r>
          </w:p>
        </w:tc>
        <w:tc>
          <w:tcPr>
            <w:tcW w:w="4839" w:type="dxa"/>
          </w:tcPr>
          <w:p w14:paraId="51D1087E" w14:textId="77777777" w:rsidR="00982C99" w:rsidRPr="00EB31B9" w:rsidRDefault="00982C99" w:rsidP="00B23B83">
            <w:pPr>
              <w:rPr>
                <w:rFonts w:cs="Arial"/>
              </w:rPr>
            </w:pPr>
            <w:r>
              <w:rPr>
                <w:rFonts w:cs="Arial"/>
              </w:rPr>
              <w:t>Содержимое документа</w:t>
            </w:r>
          </w:p>
        </w:tc>
        <w:tc>
          <w:tcPr>
            <w:tcW w:w="2979" w:type="dxa"/>
          </w:tcPr>
          <w:p w14:paraId="5B3FAF3A" w14:textId="12CD2621" w:rsidR="00982C99" w:rsidRPr="00525F22" w:rsidRDefault="00982C99" w:rsidP="00B23B83">
            <w:pPr>
              <w:rPr>
                <w:rFonts w:cs="Arial"/>
              </w:rPr>
            </w:pPr>
            <w:r>
              <w:rPr>
                <w:rFonts w:cs="Arial"/>
              </w:rPr>
              <w:t>Структура п.2.</w:t>
            </w:r>
            <w:r w:rsidR="00E91BDF">
              <w:rPr>
                <w:rFonts w:cs="Arial"/>
                <w:lang w:val="en-US"/>
              </w:rPr>
              <w:t>7</w:t>
            </w:r>
            <w:r>
              <w:rPr>
                <w:rFonts w:cs="Arial"/>
              </w:rPr>
              <w:t>.1.1</w:t>
            </w:r>
          </w:p>
        </w:tc>
      </w:tr>
      <w:tr w:rsidR="00982C99" w:rsidRPr="008F4F86" w14:paraId="7B0E3BD9" w14:textId="77777777" w:rsidTr="00B23B83">
        <w:tc>
          <w:tcPr>
            <w:tcW w:w="2465" w:type="dxa"/>
          </w:tcPr>
          <w:p w14:paraId="5E5C0932" w14:textId="77777777" w:rsidR="00982C99" w:rsidRPr="009E5A50" w:rsidRDefault="00982C99" w:rsidP="00B23B83">
            <w:pPr>
              <w:rPr>
                <w:rFonts w:cs="Arial"/>
              </w:rPr>
            </w:pPr>
            <w:r>
              <w:rPr>
                <w:rFonts w:cs="Arial"/>
                <w:lang w:val="en-US"/>
              </w:rPr>
              <w:t>c</w:t>
            </w:r>
            <w:proofErr w:type="spellStart"/>
            <w:r w:rsidRPr="009E5A50">
              <w:rPr>
                <w:rFonts w:cs="Arial"/>
              </w:rPr>
              <w:t>hange</w:t>
            </w:r>
            <w:proofErr w:type="spellEnd"/>
          </w:p>
        </w:tc>
        <w:tc>
          <w:tcPr>
            <w:tcW w:w="4839" w:type="dxa"/>
          </w:tcPr>
          <w:p w14:paraId="0BD9A519" w14:textId="77777777" w:rsidR="00982C99" w:rsidRDefault="00982C99" w:rsidP="00B23B83">
            <w:pPr>
              <w:rPr>
                <w:rFonts w:cs="Arial"/>
              </w:rPr>
            </w:pPr>
            <w:r>
              <w:rPr>
                <w:rFonts w:cs="Arial"/>
              </w:rPr>
              <w:t>Сдача</w:t>
            </w:r>
          </w:p>
        </w:tc>
        <w:tc>
          <w:tcPr>
            <w:tcW w:w="2979" w:type="dxa"/>
          </w:tcPr>
          <w:p w14:paraId="379F7312" w14:textId="77777777" w:rsidR="00982C99" w:rsidRDefault="00982C99" w:rsidP="00B23B83">
            <w:pPr>
              <w:rPr>
                <w:rFonts w:cs="Arial"/>
              </w:rPr>
            </w:pPr>
            <w:r>
              <w:rPr>
                <w:rFonts w:cs="Arial"/>
              </w:rPr>
              <w:t>Десятичное число с точностью до 2 символов после точки</w:t>
            </w:r>
          </w:p>
        </w:tc>
      </w:tr>
      <w:tr w:rsidR="00982C99" w:rsidRPr="008F4F86" w14:paraId="6DED1DE5" w14:textId="77777777" w:rsidTr="00B23B83">
        <w:tc>
          <w:tcPr>
            <w:tcW w:w="2465" w:type="dxa"/>
          </w:tcPr>
          <w:p w14:paraId="6C1AEA84" w14:textId="77777777" w:rsidR="00982C99" w:rsidRPr="00AD41F6" w:rsidRDefault="00982C99" w:rsidP="00B23B83">
            <w:pPr>
              <w:rPr>
                <w:rFonts w:cs="Arial"/>
                <w:lang w:val="en-US"/>
              </w:rPr>
            </w:pPr>
            <w:proofErr w:type="spellStart"/>
            <w:r>
              <w:rPr>
                <w:rFonts w:cs="Arial"/>
                <w:lang w:val="en-US"/>
              </w:rPr>
              <w:t>fp</w:t>
            </w:r>
            <w:proofErr w:type="spellEnd"/>
          </w:p>
        </w:tc>
        <w:tc>
          <w:tcPr>
            <w:tcW w:w="4839" w:type="dxa"/>
          </w:tcPr>
          <w:p w14:paraId="5FA3BF5D" w14:textId="77777777" w:rsidR="00982C99" w:rsidRDefault="00982C99" w:rsidP="00B23B83">
            <w:pPr>
              <w:rPr>
                <w:rFonts w:cs="Arial"/>
              </w:rPr>
            </w:pPr>
            <w:r w:rsidRPr="00E664C7">
              <w:rPr>
                <w:rFonts w:cs="Arial"/>
              </w:rPr>
              <w:t>Фискальный признак</w:t>
            </w:r>
          </w:p>
        </w:tc>
        <w:tc>
          <w:tcPr>
            <w:tcW w:w="2979" w:type="dxa"/>
          </w:tcPr>
          <w:p w14:paraId="27F144E7" w14:textId="77777777" w:rsidR="00982C99" w:rsidRPr="008B6C01" w:rsidRDefault="00982C99" w:rsidP="00B23B83">
            <w:pPr>
              <w:rPr>
                <w:rFonts w:cs="Arial"/>
              </w:rPr>
            </w:pPr>
            <w:r>
              <w:rPr>
                <w:rFonts w:cs="Arial"/>
              </w:rPr>
              <w:t>Строка</w:t>
            </w:r>
            <w:r>
              <w:rPr>
                <w:rFonts w:cs="Arial"/>
                <w:lang w:val="en-US"/>
              </w:rPr>
              <w:t xml:space="preserve"> 10 </w:t>
            </w:r>
            <w:r>
              <w:rPr>
                <w:rFonts w:cs="Arial"/>
              </w:rPr>
              <w:t>символов</w:t>
            </w:r>
          </w:p>
        </w:tc>
      </w:tr>
      <w:tr w:rsidR="00982C99" w:rsidRPr="008F4F86" w14:paraId="78DADCB4" w14:textId="77777777" w:rsidTr="00B23B83">
        <w:tc>
          <w:tcPr>
            <w:tcW w:w="2465" w:type="dxa"/>
          </w:tcPr>
          <w:p w14:paraId="3CA0BB13" w14:textId="77777777" w:rsidR="00982C99" w:rsidRPr="009D7C38" w:rsidRDefault="00982C99" w:rsidP="00B23B83">
            <w:pPr>
              <w:rPr>
                <w:rFonts w:cs="Arial"/>
                <w:lang w:val="en-US"/>
              </w:rPr>
            </w:pPr>
            <w:proofErr w:type="spellStart"/>
            <w:r>
              <w:rPr>
                <w:rFonts w:cs="Arial"/>
                <w:lang w:val="en-US"/>
              </w:rPr>
              <w:t>callbackUrl</w:t>
            </w:r>
            <w:proofErr w:type="spellEnd"/>
          </w:p>
        </w:tc>
        <w:tc>
          <w:tcPr>
            <w:tcW w:w="4839" w:type="dxa"/>
          </w:tcPr>
          <w:p w14:paraId="7D359C7E" w14:textId="77777777" w:rsidR="00982C99" w:rsidRPr="009D7C38" w:rsidRDefault="00982C99" w:rsidP="00B23B83">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0CC190C0" w14:textId="77777777" w:rsidR="00982C99" w:rsidRDefault="00982C99" w:rsidP="00B23B83">
            <w:pPr>
              <w:rPr>
                <w:rFonts w:cs="Arial"/>
              </w:rPr>
            </w:pPr>
            <w:r>
              <w:rPr>
                <w:rFonts w:cs="Arial"/>
              </w:rPr>
              <w:t xml:space="preserve">Строка от 1 до 1024 символов или </w:t>
            </w:r>
            <w:r>
              <w:rPr>
                <w:rFonts w:cs="Arial"/>
                <w:lang w:val="en-US"/>
              </w:rPr>
              <w:t>null</w:t>
            </w:r>
          </w:p>
        </w:tc>
      </w:tr>
      <w:tr w:rsidR="00982C99" w:rsidRPr="008F4F86" w14:paraId="1E135CA5" w14:textId="77777777" w:rsidTr="00B23B83">
        <w:tc>
          <w:tcPr>
            <w:tcW w:w="2465" w:type="dxa"/>
          </w:tcPr>
          <w:p w14:paraId="7F51E61D" w14:textId="77777777" w:rsidR="00982C99" w:rsidRDefault="00982C99" w:rsidP="00B23B83">
            <w:pPr>
              <w:rPr>
                <w:rFonts w:cs="Arial"/>
                <w:lang w:val="en-US"/>
              </w:rPr>
            </w:pPr>
            <w:r>
              <w:rPr>
                <w:rFonts w:cs="Arial"/>
                <w:lang w:val="en-US"/>
              </w:rPr>
              <w:t>meta</w:t>
            </w:r>
          </w:p>
        </w:tc>
        <w:tc>
          <w:tcPr>
            <w:tcW w:w="4839" w:type="dxa"/>
          </w:tcPr>
          <w:p w14:paraId="03F5E924" w14:textId="77777777" w:rsidR="00982C99" w:rsidRDefault="00982C99" w:rsidP="00B23B83">
            <w:pPr>
              <w:rPr>
                <w:rFonts w:cs="Arial"/>
                <w:lang w:val="en-US"/>
              </w:rPr>
            </w:pPr>
            <w:r>
              <w:rPr>
                <w:rFonts w:cs="Arial"/>
              </w:rPr>
              <w:t>Метаданные запроса</w:t>
            </w:r>
          </w:p>
        </w:tc>
        <w:tc>
          <w:tcPr>
            <w:tcW w:w="2979" w:type="dxa"/>
          </w:tcPr>
          <w:p w14:paraId="0BFDAE46" w14:textId="77777777" w:rsidR="00982C99" w:rsidRDefault="00982C99" w:rsidP="00B23B83">
            <w:pPr>
              <w:rPr>
                <w:rFonts w:cs="Arial"/>
              </w:rPr>
            </w:pPr>
            <w:r>
              <w:rPr>
                <w:rFonts w:cs="Arial"/>
              </w:rPr>
              <w:t xml:space="preserve">Строка от 1 до 128 символов или </w:t>
            </w:r>
            <w:r>
              <w:rPr>
                <w:rFonts w:cs="Arial"/>
                <w:lang w:val="en-US"/>
              </w:rPr>
              <w:t>null</w:t>
            </w:r>
          </w:p>
        </w:tc>
      </w:tr>
    </w:tbl>
    <w:p w14:paraId="67D5D5AB" w14:textId="77777777" w:rsidR="00982C99" w:rsidRDefault="00982C99" w:rsidP="00982C99">
      <w:pPr>
        <w:rPr>
          <w:rFonts w:cs="Arial"/>
        </w:rPr>
      </w:pPr>
    </w:p>
    <w:p w14:paraId="1172F603" w14:textId="77777777" w:rsidR="00982C99" w:rsidRPr="00CF1D55" w:rsidRDefault="00982C99" w:rsidP="00982C99">
      <w:pPr>
        <w:rPr>
          <w:lang w:val="en-US"/>
        </w:rPr>
      </w:pPr>
      <w:r w:rsidRPr="00817738">
        <w:t>Пример</w:t>
      </w:r>
      <w:r w:rsidRPr="00CF1D55">
        <w:rPr>
          <w:lang w:val="en-US"/>
        </w:rPr>
        <w:t xml:space="preserve"> </w:t>
      </w:r>
      <w:r>
        <w:t>ответа</w:t>
      </w:r>
      <w:r w:rsidRPr="00CF1D55">
        <w:rPr>
          <w:lang w:val="en-US"/>
        </w:rPr>
        <w:t>:</w:t>
      </w:r>
    </w:p>
    <w:p w14:paraId="0254925B" w14:textId="77777777" w:rsidR="00982C99" w:rsidRPr="00CF1D55" w:rsidRDefault="00982C99" w:rsidP="00982C99">
      <w:pPr>
        <w:rPr>
          <w:rFonts w:cs="Arial"/>
          <w:lang w:val="en-US"/>
        </w:rPr>
      </w:pPr>
    </w:p>
    <w:p w14:paraId="017F688E"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0FDACB9C"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57C1D6BD"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4257EAC8"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41D6C9B5"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6804F06E"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20889756"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33227CE2"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D1DBE3F"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918500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04C3E26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69D187E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26574D69"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7E417A3A"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30FAEF0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25B1491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1D4DFE3B" w14:textId="5E4B7690" w:rsidR="00982C99"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7B376783" w14:textId="34349A95" w:rsidR="00432069" w:rsidRPr="00CE43A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178AFFE8"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4A882FBD"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541ECF1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3CFC4F6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67FAB7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5AE0D34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7E166B10"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3D1632F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7ADBB72"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7EFCC1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41890798"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0F5238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7605BD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66B1101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1C418C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4AF767E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058F78F"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401DF4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82A6A6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E40CCE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701B1C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270EF74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0431A85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0144FB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642590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5A5F051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A5321C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24330F3"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56B99E76"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2A00F9F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2819408"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4018A596"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0C954B8E"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6804BD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2E98AD6"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247FFB87"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CE11DF8"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CE43A2">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fp</w:t>
      </w:r>
      <w:proofErr w:type="spellEnd"/>
      <w:r w:rsidRPr="00CE43A2">
        <w:rPr>
          <w:rFonts w:ascii="Consolas" w:hAnsi="Consolas" w:cs="Consolas"/>
          <w:color w:val="8ACCCF"/>
          <w:sz w:val="18"/>
          <w:szCs w:val="18"/>
          <w:lang w:val="en-US"/>
        </w:rPr>
        <w:t>"</w:t>
      </w:r>
      <w:r w:rsidRPr="00CE43A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CE43A2">
        <w:rPr>
          <w:rFonts w:ascii="Consolas" w:hAnsi="Consolas" w:cs="Consolas"/>
          <w:color w:val="DFAF8F"/>
          <w:sz w:val="18"/>
          <w:szCs w:val="18"/>
          <w:lang w:val="en-US"/>
        </w:rPr>
        <w:t>"2364009522"</w:t>
      </w:r>
    </w:p>
    <w:p w14:paraId="43478836"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CE43A2">
        <w:rPr>
          <w:rFonts w:ascii="Consolas" w:hAnsi="Consolas" w:cs="Consolas"/>
          <w:color w:val="DFDFBF"/>
          <w:sz w:val="18"/>
          <w:szCs w:val="18"/>
          <w:lang w:val="en-US"/>
        </w:rPr>
        <w:t>}</w:t>
      </w:r>
    </w:p>
    <w:p w14:paraId="2A4166A5" w14:textId="77777777" w:rsidR="00982C99" w:rsidRPr="00CE43A2" w:rsidRDefault="00982C99" w:rsidP="00982C99">
      <w:pPr>
        <w:rPr>
          <w:lang w:val="en-US"/>
        </w:rPr>
      </w:pPr>
    </w:p>
    <w:p w14:paraId="5732EC7F" w14:textId="0ED37C17" w:rsidR="00982C99" w:rsidRDefault="00982C99">
      <w:pPr>
        <w:rPr>
          <w:lang w:val="en-US"/>
        </w:rPr>
      </w:pPr>
      <w:r>
        <w:rPr>
          <w:lang w:val="en-US"/>
        </w:rPr>
        <w:br w:type="page"/>
      </w:r>
    </w:p>
    <w:p w14:paraId="30DEABB3" w14:textId="77777777" w:rsidR="00171765" w:rsidRPr="001D7CFC" w:rsidRDefault="00171765" w:rsidP="00171765">
      <w:pPr>
        <w:pStyle w:val="1"/>
        <w:rPr>
          <w:lang w:val="en-US"/>
        </w:rPr>
      </w:pPr>
      <w:bookmarkStart w:id="709" w:name="_Toc507539867"/>
      <w:bookmarkStart w:id="710" w:name="_Toc27489477"/>
      <w:bookmarkStart w:id="711" w:name="_Toc63432922"/>
      <w:bookmarkStart w:id="712" w:name="_Toc80026519"/>
      <w:r w:rsidRPr="001D7CFC">
        <w:rPr>
          <w:lang w:val="en-US"/>
        </w:rPr>
        <w:lastRenderedPageBreak/>
        <w:t xml:space="preserve">3. </w:t>
      </w:r>
      <w:r>
        <w:rPr>
          <w:lang w:val="en-US"/>
        </w:rPr>
        <w:t>Swagger</w:t>
      </w:r>
      <w:bookmarkEnd w:id="709"/>
      <w:bookmarkEnd w:id="710"/>
      <w:bookmarkEnd w:id="711"/>
      <w:bookmarkEnd w:id="712"/>
    </w:p>
    <w:p w14:paraId="696DBB74" w14:textId="77777777" w:rsidR="00171765" w:rsidRPr="001D7CFC" w:rsidRDefault="00171765" w:rsidP="00171765">
      <w:pPr>
        <w:rPr>
          <w:lang w:val="en-US"/>
        </w:rPr>
      </w:pPr>
      <w:r>
        <w:t>Описание</w:t>
      </w:r>
      <w:r w:rsidRPr="001D7CFC">
        <w:rPr>
          <w:lang w:val="en-US"/>
        </w:rPr>
        <w:t xml:space="preserve"> </w:t>
      </w:r>
      <w:proofErr w:type="spellStart"/>
      <w:r>
        <w:rPr>
          <w:lang w:val="en-US"/>
        </w:rPr>
        <w:t>api</w:t>
      </w:r>
      <w:proofErr w:type="spellEnd"/>
      <w:r w:rsidRPr="001D7CFC">
        <w:rPr>
          <w:lang w:val="en-US"/>
        </w:rPr>
        <w:t xml:space="preserve"> </w:t>
      </w:r>
      <w:r>
        <w:t>доступно</w:t>
      </w:r>
      <w:r w:rsidRPr="001D7CFC">
        <w:rPr>
          <w:lang w:val="en-US"/>
        </w:rPr>
        <w:t xml:space="preserve"> </w:t>
      </w:r>
      <w:r>
        <w:t>в</w:t>
      </w:r>
      <w:r w:rsidRPr="001D7CFC">
        <w:rPr>
          <w:lang w:val="en-US"/>
        </w:rPr>
        <w:t xml:space="preserve"> </w:t>
      </w:r>
      <w:r>
        <w:t>виде</w:t>
      </w:r>
      <w:r w:rsidRPr="001D7CFC">
        <w:rPr>
          <w:lang w:val="en-US"/>
        </w:rPr>
        <w:t xml:space="preserve"> </w:t>
      </w:r>
      <w:proofErr w:type="spellStart"/>
      <w:r w:rsidRPr="00CA4802">
        <w:rPr>
          <w:lang w:val="en-US"/>
        </w:rPr>
        <w:t>OpenAPI</w:t>
      </w:r>
      <w:proofErr w:type="spellEnd"/>
      <w:r w:rsidRPr="001D7CFC">
        <w:rPr>
          <w:lang w:val="en-US"/>
        </w:rPr>
        <w:t xml:space="preserve"> </w:t>
      </w:r>
      <w:proofErr w:type="gramStart"/>
      <w:r w:rsidRPr="00CA4802">
        <w:rPr>
          <w:lang w:val="en-US"/>
        </w:rPr>
        <w:t>Specification</w:t>
      </w:r>
      <w:r w:rsidRPr="001D7CFC">
        <w:rPr>
          <w:lang w:val="en-US"/>
        </w:rPr>
        <w:t>(</w:t>
      </w:r>
      <w:proofErr w:type="gramEnd"/>
      <w:r w:rsidRPr="00CA4802">
        <w:rPr>
          <w:lang w:val="en-US"/>
        </w:rPr>
        <w:t>OAS</w:t>
      </w:r>
      <w:r w:rsidRPr="001D7CFC">
        <w:rPr>
          <w:lang w:val="en-US"/>
        </w:rPr>
        <w:t>).</w:t>
      </w:r>
    </w:p>
    <w:p w14:paraId="31BD51A5" w14:textId="77777777" w:rsidR="00171765" w:rsidRPr="001D7CFC" w:rsidRDefault="00171765" w:rsidP="00171765">
      <w:pPr>
        <w:rPr>
          <w:lang w:val="en-US"/>
        </w:rPr>
      </w:pPr>
      <w:r>
        <w:t>По</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w:t>
      </w:r>
      <w:r w:rsidRPr="00E45C7F">
        <w:rPr>
          <w:b/>
          <w:lang w:val="en-US"/>
        </w:rPr>
        <w:t>swagger</w:t>
      </w:r>
      <w:r w:rsidRPr="001D7CFC">
        <w:rPr>
          <w:lang w:val="en-US"/>
        </w:rPr>
        <w:t xml:space="preserve"> </w:t>
      </w:r>
      <w:r>
        <w:t>доступен</w:t>
      </w:r>
      <w:r w:rsidRPr="001D7CFC">
        <w:rPr>
          <w:lang w:val="en-US"/>
        </w:rPr>
        <w:t xml:space="preserve"> </w:t>
      </w:r>
      <w:r>
        <w:rPr>
          <w:lang w:val="en-US"/>
        </w:rPr>
        <w:t>swagger</w:t>
      </w:r>
      <w:r w:rsidRPr="001D7CFC">
        <w:rPr>
          <w:lang w:val="en-US"/>
        </w:rPr>
        <w:t>-</w:t>
      </w:r>
      <w:proofErr w:type="spellStart"/>
      <w:r>
        <w:rPr>
          <w:lang w:val="en-US"/>
        </w:rPr>
        <w:t>ui</w:t>
      </w:r>
      <w:proofErr w:type="spellEnd"/>
    </w:p>
    <w:p w14:paraId="46F1EE20" w14:textId="77777777" w:rsidR="00171765" w:rsidRPr="001D7CFC" w:rsidRDefault="00171765" w:rsidP="00171765">
      <w:pPr>
        <w:rPr>
          <w:lang w:val="en-US"/>
        </w:rPr>
      </w:pPr>
      <w:r>
        <w:t>По</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w:t>
      </w:r>
      <w:r w:rsidRPr="00E45C7F">
        <w:rPr>
          <w:b/>
          <w:lang w:val="en-US"/>
        </w:rPr>
        <w:t>swagger</w:t>
      </w:r>
      <w:r w:rsidRPr="001D7CFC">
        <w:rPr>
          <w:b/>
          <w:lang w:val="en-US"/>
        </w:rPr>
        <w:t>/</w:t>
      </w:r>
      <w:r w:rsidRPr="00E45C7F">
        <w:rPr>
          <w:b/>
          <w:lang w:val="en-US"/>
        </w:rPr>
        <w:t>v</w:t>
      </w:r>
      <w:r w:rsidRPr="001D7CFC">
        <w:rPr>
          <w:b/>
          <w:lang w:val="en-US"/>
        </w:rPr>
        <w:t>2/</w:t>
      </w:r>
      <w:proofErr w:type="spellStart"/>
      <w:r w:rsidRPr="00E45C7F">
        <w:rPr>
          <w:b/>
          <w:lang w:val="en-US"/>
        </w:rPr>
        <w:t>swagger</w:t>
      </w:r>
      <w:r w:rsidRPr="001D7CFC">
        <w:rPr>
          <w:b/>
          <w:lang w:val="en-US"/>
        </w:rPr>
        <w:t>.</w:t>
      </w:r>
      <w:r w:rsidRPr="00E45C7F">
        <w:rPr>
          <w:b/>
          <w:lang w:val="en-US"/>
        </w:rPr>
        <w:t>json</w:t>
      </w:r>
      <w:proofErr w:type="spellEnd"/>
      <w:r w:rsidRPr="001D7CFC">
        <w:rPr>
          <w:lang w:val="en-US"/>
        </w:rPr>
        <w:t xml:space="preserve"> – </w:t>
      </w:r>
      <w:r>
        <w:t>спецификация</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13" w:name="_Toc11683684"/>
      <w:bookmarkStart w:id="714" w:name="_Toc27489478"/>
      <w:bookmarkStart w:id="715" w:name="_Toc63432923"/>
      <w:bookmarkStart w:id="716" w:name="_Toc80026520"/>
      <w:r w:rsidRPr="00EE2260">
        <w:t xml:space="preserve">4. </w:t>
      </w:r>
      <w:r>
        <w:t>Ссылки на чек.</w:t>
      </w:r>
      <w:bookmarkEnd w:id="713"/>
      <w:bookmarkEnd w:id="714"/>
      <w:bookmarkEnd w:id="715"/>
      <w:bookmarkEnd w:id="716"/>
    </w:p>
    <w:p w14:paraId="19217D05" w14:textId="77777777" w:rsidR="00171765" w:rsidRPr="009F0C3F" w:rsidRDefault="00171765" w:rsidP="00171765">
      <w:r w:rsidRPr="009F0C3F">
        <w:t>Данный функционал включается в ЛК на странице «Настройки»</w:t>
      </w:r>
      <w:r>
        <w:t>,</w:t>
      </w:r>
      <w:r w:rsidRPr="009F0C3F">
        <w:t xml:space="preserve"> пункт «Разрешить клиентам доступ к чекам».</w:t>
      </w:r>
    </w:p>
    <w:p w14:paraId="34C5EF2D" w14:textId="77777777" w:rsidR="00171765" w:rsidRPr="0086688E" w:rsidRDefault="00171765" w:rsidP="00171765">
      <w:r>
        <w:t xml:space="preserve">Как только запрос на </w:t>
      </w:r>
      <w:proofErr w:type="spellStart"/>
      <w:r>
        <w:t>фискализацию</w:t>
      </w:r>
      <w:proofErr w:type="spellEnd"/>
      <w:r>
        <w:t xml:space="preserve"> будет обработан кассой по данной ссылке будет отображен фискальный документ в электронной форме (чек). До этого будет надпись о обработке чека.</w:t>
      </w:r>
    </w:p>
    <w:p w14:paraId="28755A54" w14:textId="77777777" w:rsidR="00171765" w:rsidRPr="009F0C3F" w:rsidRDefault="00171765" w:rsidP="00171765">
      <w:r w:rsidRPr="009F0C3F">
        <w:t>Маска для генерации: https://</w:t>
      </w:r>
      <w:r w:rsidRPr="0086688E">
        <w:rPr>
          <w:b/>
        </w:rPr>
        <w:t>{</w:t>
      </w:r>
      <w:proofErr w:type="spellStart"/>
      <w:r w:rsidRPr="0086688E">
        <w:rPr>
          <w:b/>
          <w:lang w:val="en-US"/>
        </w:rPr>
        <w:t>url</w:t>
      </w:r>
      <w:proofErr w:type="spellEnd"/>
      <w:r w:rsidRPr="0086688E">
        <w:rPr>
          <w:b/>
        </w:rPr>
        <w:t>}</w:t>
      </w:r>
      <w:r w:rsidRPr="009F0C3F">
        <w:rPr>
          <w:b/>
        </w:rPr>
        <w:t>/{</w:t>
      </w:r>
      <w:proofErr w:type="spellStart"/>
      <w:r w:rsidRPr="009F0C3F">
        <w:rPr>
          <w:b/>
        </w:rPr>
        <w:t>inn</w:t>
      </w:r>
      <w:proofErr w:type="spellEnd"/>
      <w:r w:rsidRPr="009F0C3F">
        <w:rPr>
          <w:b/>
        </w:rPr>
        <w:t>}</w:t>
      </w:r>
      <w:r w:rsidRPr="009F0C3F">
        <w:t>/</w:t>
      </w:r>
      <w:r w:rsidRPr="009F0C3F">
        <w:rPr>
          <w:b/>
        </w:rPr>
        <w:t>{</w:t>
      </w:r>
      <w:proofErr w:type="spellStart"/>
      <w:r w:rsidRPr="009F0C3F">
        <w:rPr>
          <w:b/>
        </w:rPr>
        <w:t>document_id</w:t>
      </w:r>
      <w:proofErr w:type="spellEnd"/>
      <w:r w:rsidRPr="009F0C3F">
        <w:rPr>
          <w:b/>
        </w:rPr>
        <w:t>}</w:t>
      </w:r>
    </w:p>
    <w:p w14:paraId="39171F35" w14:textId="77777777" w:rsidR="00171765" w:rsidRDefault="00171765" w:rsidP="00171765">
      <w:pPr>
        <w:rPr>
          <w:b/>
        </w:rPr>
      </w:pPr>
      <w:r w:rsidRPr="0086688E">
        <w:rPr>
          <w:b/>
        </w:rPr>
        <w:t>{</w:t>
      </w:r>
      <w:proofErr w:type="spellStart"/>
      <w:r>
        <w:rPr>
          <w:b/>
          <w:lang w:val="en-US"/>
        </w:rPr>
        <w:t>url</w:t>
      </w:r>
      <w:proofErr w:type="spellEnd"/>
      <w:r w:rsidRPr="0086688E">
        <w:rPr>
          <w:b/>
        </w:rPr>
        <w:t xml:space="preserve">} – </w:t>
      </w:r>
      <w:r>
        <w:rPr>
          <w:b/>
        </w:rPr>
        <w:t xml:space="preserve">Адрес сервиса по просмотру чеков. </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r w:rsidRPr="009F0C3F">
        <w:rPr>
          <w:b/>
        </w:rPr>
        <w:t>{</w:t>
      </w:r>
      <w:proofErr w:type="spellStart"/>
      <w:r w:rsidRPr="009F0C3F">
        <w:rPr>
          <w:b/>
        </w:rPr>
        <w:t>inn</w:t>
      </w:r>
      <w:proofErr w:type="spellEnd"/>
      <w:r w:rsidRPr="009F0C3F">
        <w:rPr>
          <w:b/>
        </w:rPr>
        <w:t>} – ИНН организации, для которой пробивается чек</w:t>
      </w:r>
    </w:p>
    <w:p w14:paraId="10F3D6DD" w14:textId="77777777" w:rsidR="00171765" w:rsidRDefault="00171765" w:rsidP="00171765">
      <w:pPr>
        <w:rPr>
          <w:b/>
        </w:rPr>
      </w:pPr>
      <w:r w:rsidRPr="009F0C3F">
        <w:rPr>
          <w:b/>
        </w:rPr>
        <w:t>{</w:t>
      </w:r>
      <w:proofErr w:type="spellStart"/>
      <w:r w:rsidRPr="009F0C3F">
        <w:rPr>
          <w:b/>
        </w:rPr>
        <w:t>document_id</w:t>
      </w:r>
      <w:proofErr w:type="spellEnd"/>
      <w:r w:rsidRPr="009F0C3F">
        <w:rPr>
          <w:b/>
        </w:rPr>
        <w:t>} –идентификатор документа, который был указан при его создании</w:t>
      </w:r>
    </w:p>
    <w:p w14:paraId="7586A27D" w14:textId="77777777" w:rsidR="00171765" w:rsidRDefault="00171765" w:rsidP="00171765">
      <w:r w:rsidRPr="00EE2260">
        <w:t>Пример</w:t>
      </w:r>
      <w:r>
        <w:t xml:space="preserve">: </w:t>
      </w:r>
      <w:hyperlink r:id="rId29" w:history="1">
        <w:r w:rsidRPr="00441EEB">
          <w:rPr>
            <w:rStyle w:val="a5"/>
          </w:rPr>
          <w:t>https://cheques-lk.orangedata.ru/9715225506/766eecfb05054fbab35d8c3d9f7d9d16</w:t>
        </w:r>
      </w:hyperlink>
    </w:p>
    <w:p w14:paraId="49149D2E" w14:textId="77777777" w:rsidR="00171765" w:rsidRDefault="00171765" w:rsidP="00171765">
      <w:r>
        <w:rPr>
          <w:noProof/>
          <w:lang w:eastAsia="ru-RU"/>
        </w:rPr>
        <w:lastRenderedPageBreak/>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17" w:name="_Toc27489479"/>
      <w:bookmarkStart w:id="718" w:name="_Toc63432924"/>
      <w:bookmarkStart w:id="719" w:name="_Toc80026521"/>
      <w:r w:rsidRPr="004D311A">
        <w:lastRenderedPageBreak/>
        <w:t>Изменения в документе</w:t>
      </w:r>
      <w:bookmarkEnd w:id="717"/>
      <w:bookmarkEnd w:id="718"/>
      <w:bookmarkEnd w:id="719"/>
    </w:p>
    <w:p w14:paraId="51F97425" w14:textId="77777777" w:rsidR="00171765" w:rsidRPr="003E723C" w:rsidRDefault="00171765" w:rsidP="00171765">
      <w:pPr>
        <w:rPr>
          <w:rFonts w:cs="Arial"/>
        </w:rPr>
      </w:pPr>
      <w:bookmarkStart w:id="720" w:name="OLE_LINK275"/>
      <w:bookmarkStart w:id="721" w:name="OLE_LINK276"/>
    </w:p>
    <w:p w14:paraId="69E99724"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1</w:t>
      </w:r>
      <w:r w:rsidRPr="00FE6F31">
        <w:rPr>
          <w:rStyle w:val="af7"/>
        </w:rPr>
        <w:t xml:space="preserve">.0 от </w:t>
      </w:r>
      <w:r>
        <w:rPr>
          <w:rStyle w:val="af7"/>
        </w:rPr>
        <w:t>13</w:t>
      </w:r>
      <w:r w:rsidRPr="00FE6F31">
        <w:rPr>
          <w:rStyle w:val="af7"/>
        </w:rPr>
        <w:t>.</w:t>
      </w:r>
      <w:r>
        <w:rPr>
          <w:rStyle w:val="af7"/>
        </w:rPr>
        <w:t>0</w:t>
      </w:r>
      <w:r w:rsidRPr="00FE6F31">
        <w:rPr>
          <w:rStyle w:val="af7"/>
        </w:rPr>
        <w:t>2.201</w:t>
      </w:r>
      <w:r>
        <w:rPr>
          <w:rStyle w:val="af7"/>
        </w:rPr>
        <w:t>7</w:t>
      </w:r>
    </w:p>
    <w:p w14:paraId="415828E7" w14:textId="77777777" w:rsidR="00171765" w:rsidRDefault="00171765" w:rsidP="00171765">
      <w:pPr>
        <w:rPr>
          <w:rFonts w:cs="Arial"/>
        </w:rPr>
      </w:pPr>
      <w:r>
        <w:t>Первая версия</w:t>
      </w:r>
      <w:r>
        <w:rPr>
          <w:rFonts w:cs="Arial"/>
        </w:rPr>
        <w:t>.</w:t>
      </w:r>
    </w:p>
    <w:p w14:paraId="6E26042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2</w:t>
      </w:r>
      <w:r w:rsidRPr="00FE6F31">
        <w:rPr>
          <w:rStyle w:val="af7"/>
        </w:rPr>
        <w:t xml:space="preserve">.0 от </w:t>
      </w:r>
      <w:r>
        <w:rPr>
          <w:rStyle w:val="af7"/>
        </w:rPr>
        <w:t>17</w:t>
      </w:r>
      <w:r w:rsidRPr="00FE6F31">
        <w:rPr>
          <w:rStyle w:val="af7"/>
        </w:rPr>
        <w:t>.</w:t>
      </w:r>
      <w:r>
        <w:rPr>
          <w:rStyle w:val="af7"/>
        </w:rPr>
        <w:t>0</w:t>
      </w:r>
      <w:r w:rsidRPr="00FE6F31">
        <w:rPr>
          <w:rStyle w:val="af7"/>
        </w:rPr>
        <w:t>2.201</w:t>
      </w:r>
      <w:r>
        <w:rPr>
          <w:rStyle w:val="af7"/>
        </w:rPr>
        <w:t>7</w:t>
      </w:r>
    </w:p>
    <w:p w14:paraId="437B1F85" w14:textId="77777777" w:rsidR="00171765" w:rsidRPr="00E31914" w:rsidRDefault="00171765" w:rsidP="00171765">
      <w:r>
        <w:t>Изменено содержимое чека и выдаваемые на запрос статуса документа данные.</w:t>
      </w:r>
    </w:p>
    <w:p w14:paraId="6574FDD1" w14:textId="77777777" w:rsidR="00171765" w:rsidRPr="00FE6F31" w:rsidRDefault="00171765" w:rsidP="00171765">
      <w:pPr>
        <w:keepNext/>
        <w:rPr>
          <w:rStyle w:val="af7"/>
        </w:rPr>
      </w:pPr>
      <w:bookmarkStart w:id="722" w:name="OLE_LINK66"/>
      <w:r w:rsidRPr="00FE6F31">
        <w:rPr>
          <w:rStyle w:val="af7"/>
        </w:rPr>
        <w:t xml:space="preserve">Версия </w:t>
      </w:r>
      <w:r>
        <w:rPr>
          <w:rStyle w:val="af7"/>
        </w:rPr>
        <w:t>0</w:t>
      </w:r>
      <w:r w:rsidRPr="00FE6F31">
        <w:rPr>
          <w:rStyle w:val="af7"/>
        </w:rPr>
        <w:t>.</w:t>
      </w:r>
      <w:r w:rsidRPr="00F667FD">
        <w:rPr>
          <w:rStyle w:val="af7"/>
        </w:rPr>
        <w:t>3</w:t>
      </w:r>
      <w:r w:rsidRPr="00FE6F31">
        <w:rPr>
          <w:rStyle w:val="af7"/>
        </w:rPr>
        <w:t xml:space="preserve">.0 от </w:t>
      </w:r>
      <w:r>
        <w:rPr>
          <w:rStyle w:val="af7"/>
        </w:rPr>
        <w:t>21</w:t>
      </w:r>
      <w:r w:rsidRPr="00FE6F31">
        <w:rPr>
          <w:rStyle w:val="af7"/>
        </w:rPr>
        <w:t>.</w:t>
      </w:r>
      <w:r>
        <w:rPr>
          <w:rStyle w:val="af7"/>
        </w:rPr>
        <w:t>0</w:t>
      </w:r>
      <w:r w:rsidRPr="00FE6F31">
        <w:rPr>
          <w:rStyle w:val="af7"/>
        </w:rPr>
        <w:t>2.201</w:t>
      </w:r>
      <w:r>
        <w:rPr>
          <w:rStyle w:val="af7"/>
        </w:rPr>
        <w:t>7</w:t>
      </w:r>
    </w:p>
    <w:p w14:paraId="543A2639" w14:textId="29F725EF" w:rsidR="00171765" w:rsidRDefault="00171765" w:rsidP="00171765">
      <w:r>
        <w:t>Изменено время</w:t>
      </w:r>
      <w:r w:rsidRPr="00171765">
        <w:t>,</w:t>
      </w:r>
      <w:r>
        <w:t xml:space="preserve"> выдаваемое в результате пробития чека на локальное, уточнение по цене товара</w:t>
      </w:r>
      <w:r w:rsidRPr="000D6748">
        <w:t xml:space="preserve">, </w:t>
      </w:r>
      <w:r>
        <w:t>добавлен признак отправки в ОФД и данные квитанции.</w:t>
      </w:r>
    </w:p>
    <w:p w14:paraId="55D936BE"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4</w:t>
      </w:r>
      <w:r w:rsidRPr="00FE6F31">
        <w:rPr>
          <w:rStyle w:val="af7"/>
        </w:rPr>
        <w:t xml:space="preserve">.0 от </w:t>
      </w:r>
      <w:r>
        <w:rPr>
          <w:rStyle w:val="af7"/>
        </w:rPr>
        <w:t>23</w:t>
      </w:r>
      <w:r w:rsidRPr="00FE6F31">
        <w:rPr>
          <w:rStyle w:val="af7"/>
        </w:rPr>
        <w:t>.</w:t>
      </w:r>
      <w:r>
        <w:rPr>
          <w:rStyle w:val="af7"/>
        </w:rPr>
        <w:t>03</w:t>
      </w:r>
      <w:r w:rsidRPr="00FE6F31">
        <w:rPr>
          <w:rStyle w:val="af7"/>
        </w:rPr>
        <w:t>.201</w:t>
      </w:r>
      <w:r>
        <w:rPr>
          <w:rStyle w:val="af7"/>
        </w:rPr>
        <w:t>7</w:t>
      </w:r>
    </w:p>
    <w:p w14:paraId="0915EF4B" w14:textId="77777777" w:rsidR="00171765" w:rsidRPr="007830B7" w:rsidRDefault="00171765" w:rsidP="00171765">
      <w:r>
        <w:t>Добавлены значения параметров система налогообложения и тип оплаты, в запрос регистрации добавлен атрибут группа.</w:t>
      </w:r>
    </w:p>
    <w:p w14:paraId="2989C2A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sidRPr="0002624B">
        <w:rPr>
          <w:rStyle w:val="af7"/>
        </w:rPr>
        <w:t>5</w:t>
      </w:r>
      <w:r w:rsidRPr="00FE6F31">
        <w:rPr>
          <w:rStyle w:val="af7"/>
        </w:rPr>
        <w:t xml:space="preserve">.0 от </w:t>
      </w:r>
      <w:r w:rsidRPr="0002624B">
        <w:rPr>
          <w:rStyle w:val="af7"/>
        </w:rPr>
        <w:t>13</w:t>
      </w:r>
      <w:r w:rsidRPr="00FE6F31">
        <w:rPr>
          <w:rStyle w:val="af7"/>
        </w:rPr>
        <w:t>.</w:t>
      </w:r>
      <w:r>
        <w:rPr>
          <w:rStyle w:val="af7"/>
        </w:rPr>
        <w:t>0</w:t>
      </w:r>
      <w:r w:rsidRPr="0002624B">
        <w:rPr>
          <w:rStyle w:val="af7"/>
        </w:rPr>
        <w:t>4</w:t>
      </w:r>
      <w:r w:rsidRPr="00FE6F31">
        <w:rPr>
          <w:rStyle w:val="af7"/>
        </w:rPr>
        <w:t>.201</w:t>
      </w:r>
      <w:r>
        <w:rPr>
          <w:rStyle w:val="af7"/>
        </w:rPr>
        <w:t>7</w:t>
      </w:r>
    </w:p>
    <w:p w14:paraId="24FE23B1" w14:textId="77777777" w:rsidR="00171765" w:rsidRPr="002058FD" w:rsidRDefault="00171765" w:rsidP="00171765">
      <w:r>
        <w:t>Убраны признак отправки в ОФД и данные квитанции.</w:t>
      </w:r>
    </w:p>
    <w:p w14:paraId="44AC03A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2B24B0">
        <w:rPr>
          <w:rStyle w:val="af7"/>
        </w:rPr>
        <w:t>0</w:t>
      </w:r>
      <w:r w:rsidRPr="00FE6F31">
        <w:rPr>
          <w:rStyle w:val="af7"/>
        </w:rPr>
        <w:t xml:space="preserve">.0 от </w:t>
      </w:r>
      <w:r w:rsidRPr="002B24B0">
        <w:rPr>
          <w:rStyle w:val="af7"/>
        </w:rPr>
        <w:t>24</w:t>
      </w:r>
      <w:r w:rsidRPr="00FE6F31">
        <w:rPr>
          <w:rStyle w:val="af7"/>
        </w:rPr>
        <w:t>.</w:t>
      </w:r>
      <w:r>
        <w:rPr>
          <w:rStyle w:val="af7"/>
        </w:rPr>
        <w:t>0</w:t>
      </w:r>
      <w:r w:rsidRPr="002B24B0">
        <w:rPr>
          <w:rStyle w:val="af7"/>
        </w:rPr>
        <w:t>5</w:t>
      </w:r>
      <w:r w:rsidRPr="00FE6F31">
        <w:rPr>
          <w:rStyle w:val="af7"/>
        </w:rPr>
        <w:t>.201</w:t>
      </w:r>
      <w:r>
        <w:rPr>
          <w:rStyle w:val="af7"/>
        </w:rPr>
        <w:t>7</w:t>
      </w:r>
    </w:p>
    <w:p w14:paraId="16153361" w14:textId="77777777" w:rsidR="00171765" w:rsidRDefault="00171765" w:rsidP="00171765">
      <w:r>
        <w:t>Добавлен ИНН в запрос статуса документа.</w:t>
      </w:r>
      <w:r w:rsidRPr="002058FD">
        <w:t xml:space="preserve"> </w:t>
      </w:r>
    </w:p>
    <w:p w14:paraId="4660C091" w14:textId="77777777" w:rsidR="00171765" w:rsidRPr="00D84659" w:rsidRDefault="00171765" w:rsidP="00171765">
      <w:r>
        <w:t xml:space="preserve">Изменена версия </w:t>
      </w:r>
      <w:r w:rsidRPr="00171765">
        <w:t>API</w:t>
      </w:r>
      <w:r w:rsidRPr="002058FD">
        <w:t xml:space="preserve"> </w:t>
      </w:r>
      <w:r>
        <w:t xml:space="preserve">на </w:t>
      </w:r>
      <w:r w:rsidRPr="00171765">
        <w:t>v</w:t>
      </w:r>
      <w:r>
        <w:t>2.</w:t>
      </w:r>
      <w:bookmarkEnd w:id="722"/>
    </w:p>
    <w:p w14:paraId="08C85A96" w14:textId="77777777" w:rsidR="00171765" w:rsidRPr="00FE6F31" w:rsidRDefault="00171765" w:rsidP="00171765">
      <w:pPr>
        <w:keepNext/>
        <w:rPr>
          <w:rStyle w:val="af7"/>
        </w:rPr>
      </w:pPr>
      <w:bookmarkStart w:id="723" w:name="OLE_LINK70"/>
      <w:bookmarkStart w:id="724" w:name="OLE_LINK71"/>
      <w:r w:rsidRPr="00FE6F31">
        <w:rPr>
          <w:rStyle w:val="af7"/>
        </w:rPr>
        <w:t xml:space="preserve">Версия </w:t>
      </w:r>
      <w:r w:rsidRPr="002B24B0">
        <w:rPr>
          <w:rStyle w:val="af7"/>
        </w:rPr>
        <w:t>2</w:t>
      </w:r>
      <w:r w:rsidRPr="00FE6F31">
        <w:rPr>
          <w:rStyle w:val="af7"/>
        </w:rPr>
        <w:t>.</w:t>
      </w:r>
      <w:r>
        <w:rPr>
          <w:rStyle w:val="af7"/>
        </w:rPr>
        <w:t>1</w:t>
      </w:r>
      <w:r w:rsidRPr="00FE6F31">
        <w:rPr>
          <w:rStyle w:val="af7"/>
        </w:rPr>
        <w:t xml:space="preserve">.0 от </w:t>
      </w:r>
      <w:r w:rsidRPr="002B24B0">
        <w:rPr>
          <w:rStyle w:val="af7"/>
        </w:rPr>
        <w:t>2</w:t>
      </w:r>
      <w:r>
        <w:rPr>
          <w:rStyle w:val="af7"/>
        </w:rPr>
        <w:t>9</w:t>
      </w:r>
      <w:r w:rsidRPr="00FE6F31">
        <w:rPr>
          <w:rStyle w:val="af7"/>
        </w:rPr>
        <w:t>.</w:t>
      </w:r>
      <w:r>
        <w:rPr>
          <w:rStyle w:val="af7"/>
        </w:rPr>
        <w:t>0</w:t>
      </w:r>
      <w:r w:rsidRPr="002B24B0">
        <w:rPr>
          <w:rStyle w:val="af7"/>
        </w:rPr>
        <w:t>5</w:t>
      </w:r>
      <w:r w:rsidRPr="00FE6F31">
        <w:rPr>
          <w:rStyle w:val="af7"/>
        </w:rPr>
        <w:t>.201</w:t>
      </w:r>
      <w:r>
        <w:rPr>
          <w:rStyle w:val="af7"/>
        </w:rPr>
        <w:t>7</w:t>
      </w:r>
    </w:p>
    <w:p w14:paraId="0947F327" w14:textId="77777777" w:rsidR="00171765" w:rsidRDefault="00171765" w:rsidP="00171765">
      <w:r>
        <w:t>Добавлено разъяснение по поводу группы по умолчанию.</w:t>
      </w:r>
    </w:p>
    <w:p w14:paraId="2847DDA9" w14:textId="77777777" w:rsidR="00171765" w:rsidRPr="00D84659" w:rsidRDefault="00171765" w:rsidP="00171765">
      <w:r>
        <w:t xml:space="preserve">Добавлено упоминание о </w:t>
      </w:r>
      <w:proofErr w:type="spellStart"/>
      <w:r w:rsidRPr="00171765">
        <w:t>swagger</w:t>
      </w:r>
      <w:proofErr w:type="spellEnd"/>
      <w:r w:rsidRPr="00CA4802">
        <w:t>.</w:t>
      </w:r>
    </w:p>
    <w:p w14:paraId="680F629A" w14:textId="77777777" w:rsidR="00171765" w:rsidRPr="00FE6F31" w:rsidRDefault="00171765" w:rsidP="00171765">
      <w:pPr>
        <w:keepNext/>
        <w:rPr>
          <w:rStyle w:val="af7"/>
        </w:rPr>
      </w:pPr>
      <w:bookmarkStart w:id="725" w:name="OLE_LINK65"/>
      <w:bookmarkStart w:id="726" w:name="OLE_LINK67"/>
      <w:r w:rsidRPr="00FE6F31">
        <w:rPr>
          <w:rStyle w:val="af7"/>
        </w:rPr>
        <w:t xml:space="preserve">Версия </w:t>
      </w:r>
      <w:r w:rsidRPr="002B24B0">
        <w:rPr>
          <w:rStyle w:val="af7"/>
        </w:rPr>
        <w:t>2</w:t>
      </w:r>
      <w:r w:rsidRPr="00FE6F31">
        <w:rPr>
          <w:rStyle w:val="af7"/>
        </w:rPr>
        <w:t>.</w:t>
      </w:r>
      <w:r w:rsidRPr="003B266A">
        <w:rPr>
          <w:rStyle w:val="af7"/>
        </w:rPr>
        <w:t>2</w:t>
      </w:r>
      <w:r w:rsidRPr="00FE6F31">
        <w:rPr>
          <w:rStyle w:val="af7"/>
        </w:rPr>
        <w:t xml:space="preserve">.0 от </w:t>
      </w:r>
      <w:r w:rsidRPr="003B266A">
        <w:rPr>
          <w:rStyle w:val="af7"/>
        </w:rPr>
        <w:t>01</w:t>
      </w:r>
      <w:r w:rsidRPr="00FE6F31">
        <w:rPr>
          <w:rStyle w:val="af7"/>
        </w:rPr>
        <w:t>.</w:t>
      </w:r>
      <w:r>
        <w:rPr>
          <w:rStyle w:val="af7"/>
        </w:rPr>
        <w:t>0</w:t>
      </w:r>
      <w:r w:rsidRPr="003B266A">
        <w:rPr>
          <w:rStyle w:val="af7"/>
        </w:rPr>
        <w:t>6</w:t>
      </w:r>
      <w:r w:rsidRPr="00FE6F31">
        <w:rPr>
          <w:rStyle w:val="af7"/>
        </w:rPr>
        <w:t>.201</w:t>
      </w:r>
      <w:r>
        <w:rPr>
          <w:rStyle w:val="af7"/>
        </w:rPr>
        <w:t>7</w:t>
      </w:r>
    </w:p>
    <w:p w14:paraId="31468F5A" w14:textId="77777777" w:rsidR="00171765" w:rsidRPr="00104D5A" w:rsidRDefault="00171765" w:rsidP="00171765">
      <w:r>
        <w:t xml:space="preserve">Добавил примеры генерации подписи на </w:t>
      </w:r>
      <w:proofErr w:type="spellStart"/>
      <w:r w:rsidRPr="00171765">
        <w:t>php</w:t>
      </w:r>
      <w:proofErr w:type="spellEnd"/>
      <w:r w:rsidRPr="003B266A">
        <w:t xml:space="preserve"> </w:t>
      </w:r>
      <w:r>
        <w:t xml:space="preserve">и </w:t>
      </w:r>
      <w:r w:rsidRPr="003B266A">
        <w:t>.</w:t>
      </w:r>
      <w:proofErr w:type="spellStart"/>
      <w:r w:rsidRPr="00171765">
        <w:t>net</w:t>
      </w:r>
      <w:proofErr w:type="spellEnd"/>
      <w:r w:rsidRPr="003B266A">
        <w:t xml:space="preserve"> </w:t>
      </w:r>
      <w:proofErr w:type="spellStart"/>
      <w:r w:rsidRPr="00171765">
        <w:t>core</w:t>
      </w:r>
      <w:proofErr w:type="spellEnd"/>
      <w:r w:rsidRPr="003B266A">
        <w:t xml:space="preserve"> </w:t>
      </w:r>
      <w:r>
        <w:t xml:space="preserve">и уточнение по используемому </w:t>
      </w:r>
      <w:proofErr w:type="spellStart"/>
      <w:r>
        <w:t>паддингу</w:t>
      </w:r>
      <w:proofErr w:type="spellEnd"/>
      <w:r>
        <w:t>.</w:t>
      </w:r>
    </w:p>
    <w:p w14:paraId="7AF64EA0"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sidRPr="00797CC6">
        <w:rPr>
          <w:rStyle w:val="af7"/>
        </w:rPr>
        <w:t>3</w:t>
      </w:r>
      <w:r w:rsidRPr="00FE6F31">
        <w:rPr>
          <w:rStyle w:val="af7"/>
        </w:rPr>
        <w:t xml:space="preserve">.0 от </w:t>
      </w:r>
      <w:r w:rsidRPr="003B266A">
        <w:rPr>
          <w:rStyle w:val="af7"/>
        </w:rPr>
        <w:t>0</w:t>
      </w:r>
      <w:r w:rsidRPr="00797CC6">
        <w:rPr>
          <w:rStyle w:val="af7"/>
        </w:rPr>
        <w:t>7</w:t>
      </w:r>
      <w:r w:rsidRPr="00FE6F31">
        <w:rPr>
          <w:rStyle w:val="af7"/>
        </w:rPr>
        <w:t>.</w:t>
      </w:r>
      <w:r>
        <w:rPr>
          <w:rStyle w:val="af7"/>
        </w:rPr>
        <w:t>0</w:t>
      </w:r>
      <w:r w:rsidRPr="003B266A">
        <w:rPr>
          <w:rStyle w:val="af7"/>
        </w:rPr>
        <w:t>6</w:t>
      </w:r>
      <w:r w:rsidRPr="00FE6F31">
        <w:rPr>
          <w:rStyle w:val="af7"/>
        </w:rPr>
        <w:t>.201</w:t>
      </w:r>
      <w:r>
        <w:rPr>
          <w:rStyle w:val="af7"/>
        </w:rPr>
        <w:t>7</w:t>
      </w:r>
    </w:p>
    <w:p w14:paraId="563355A5" w14:textId="77777777" w:rsidR="00171765" w:rsidRPr="003B266A" w:rsidRDefault="00171765" w:rsidP="00171765">
      <w:r>
        <w:t>Добавлено описание 401 ошибки.</w:t>
      </w:r>
    </w:p>
    <w:p w14:paraId="0A698F29" w14:textId="77777777" w:rsidR="00171765" w:rsidRPr="00AD41F6" w:rsidRDefault="00171765" w:rsidP="00171765">
      <w:r>
        <w:t xml:space="preserve">Добавлен пример генерации подписи на </w:t>
      </w:r>
      <w:r w:rsidRPr="00797CC6">
        <w:t>.</w:t>
      </w:r>
      <w:proofErr w:type="spellStart"/>
      <w:r w:rsidRPr="00171765">
        <w:t>net</w:t>
      </w:r>
      <w:proofErr w:type="spellEnd"/>
      <w:r w:rsidRPr="00797CC6">
        <w:t xml:space="preserve"> </w:t>
      </w:r>
      <w:proofErr w:type="spellStart"/>
      <w:r w:rsidRPr="00171765">
        <w:t>full</w:t>
      </w:r>
      <w:proofErr w:type="spellEnd"/>
      <w:r w:rsidRPr="00797CC6">
        <w:t>.</w:t>
      </w:r>
    </w:p>
    <w:p w14:paraId="0EA5C0CF" w14:textId="77777777" w:rsidR="00171765" w:rsidRPr="00FE6F31" w:rsidRDefault="00171765" w:rsidP="00171765">
      <w:pPr>
        <w:keepNext/>
        <w:rPr>
          <w:rStyle w:val="af7"/>
        </w:rPr>
      </w:pPr>
      <w:bookmarkStart w:id="727" w:name="OLE_LINK28"/>
      <w:bookmarkStart w:id="728" w:name="OLE_LINK29"/>
      <w:r w:rsidRPr="00FE6F31">
        <w:rPr>
          <w:rStyle w:val="af7"/>
        </w:rPr>
        <w:t xml:space="preserve">Версия </w:t>
      </w:r>
      <w:r w:rsidRPr="002B24B0">
        <w:rPr>
          <w:rStyle w:val="af7"/>
        </w:rPr>
        <w:t>2</w:t>
      </w:r>
      <w:r w:rsidRPr="00FE6F31">
        <w:rPr>
          <w:rStyle w:val="af7"/>
        </w:rPr>
        <w:t>.</w:t>
      </w:r>
      <w:r w:rsidRPr="00104D5A">
        <w:rPr>
          <w:rStyle w:val="af7"/>
        </w:rPr>
        <w:t>4</w:t>
      </w:r>
      <w:r w:rsidRPr="00FE6F31">
        <w:rPr>
          <w:rStyle w:val="af7"/>
        </w:rPr>
        <w:t xml:space="preserve">.0 от </w:t>
      </w:r>
      <w:r w:rsidRPr="00104D5A">
        <w:rPr>
          <w:rStyle w:val="af7"/>
        </w:rPr>
        <w:t>14</w:t>
      </w:r>
      <w:r w:rsidRPr="00FE6F31">
        <w:rPr>
          <w:rStyle w:val="af7"/>
        </w:rPr>
        <w:t>.</w:t>
      </w:r>
      <w:r>
        <w:rPr>
          <w:rStyle w:val="af7"/>
        </w:rPr>
        <w:t>0</w:t>
      </w:r>
      <w:r w:rsidRPr="003B266A">
        <w:rPr>
          <w:rStyle w:val="af7"/>
        </w:rPr>
        <w:t>6</w:t>
      </w:r>
      <w:r w:rsidRPr="00FE6F31">
        <w:rPr>
          <w:rStyle w:val="af7"/>
        </w:rPr>
        <w:t>.201</w:t>
      </w:r>
      <w:r>
        <w:rPr>
          <w:rStyle w:val="af7"/>
        </w:rPr>
        <w:t>7</w:t>
      </w:r>
    </w:p>
    <w:p w14:paraId="07E27F6C" w14:textId="77777777" w:rsidR="00171765" w:rsidRPr="00797CC6" w:rsidRDefault="00171765" w:rsidP="00171765">
      <w:r>
        <w:t xml:space="preserve">Добавлен пример генерации подписи на </w:t>
      </w:r>
      <w:proofErr w:type="spellStart"/>
      <w:r w:rsidRPr="00171765">
        <w:t>php</w:t>
      </w:r>
      <w:proofErr w:type="spellEnd"/>
      <w:r w:rsidRPr="00797CC6">
        <w:t>.</w:t>
      </w:r>
    </w:p>
    <w:p w14:paraId="173F0AE2" w14:textId="77777777" w:rsidR="00171765" w:rsidRPr="00FE6F31" w:rsidRDefault="00171765" w:rsidP="00171765">
      <w:pPr>
        <w:keepNext/>
        <w:rPr>
          <w:rStyle w:val="af7"/>
        </w:rPr>
      </w:pPr>
      <w:bookmarkStart w:id="729" w:name="OLE_LINK36"/>
      <w:bookmarkEnd w:id="725"/>
      <w:bookmarkEnd w:id="726"/>
      <w:bookmarkEnd w:id="727"/>
      <w:bookmarkEnd w:id="728"/>
      <w:r w:rsidRPr="00FE6F31">
        <w:rPr>
          <w:rStyle w:val="af7"/>
        </w:rPr>
        <w:t xml:space="preserve">Версия </w:t>
      </w:r>
      <w:r w:rsidRPr="002B24B0">
        <w:rPr>
          <w:rStyle w:val="af7"/>
        </w:rPr>
        <w:t>2</w:t>
      </w:r>
      <w:r w:rsidRPr="00FE6F31">
        <w:rPr>
          <w:rStyle w:val="af7"/>
        </w:rPr>
        <w:t>.</w:t>
      </w:r>
      <w:r>
        <w:rPr>
          <w:rStyle w:val="af7"/>
        </w:rPr>
        <w:t>5</w:t>
      </w:r>
      <w:r w:rsidRPr="00FE6F31">
        <w:rPr>
          <w:rStyle w:val="af7"/>
        </w:rPr>
        <w:t xml:space="preserve">.0 от </w:t>
      </w:r>
      <w:r w:rsidRPr="00104D5A">
        <w:rPr>
          <w:rStyle w:val="af7"/>
        </w:rPr>
        <w:t>1</w:t>
      </w:r>
      <w:r>
        <w:rPr>
          <w:rStyle w:val="af7"/>
        </w:rPr>
        <w:t>9</w:t>
      </w:r>
      <w:r w:rsidRPr="00FE6F31">
        <w:rPr>
          <w:rStyle w:val="af7"/>
        </w:rPr>
        <w:t>.</w:t>
      </w:r>
      <w:r>
        <w:rPr>
          <w:rStyle w:val="af7"/>
        </w:rPr>
        <w:t>0</w:t>
      </w:r>
      <w:r w:rsidRPr="003B266A">
        <w:rPr>
          <w:rStyle w:val="af7"/>
        </w:rPr>
        <w:t>6</w:t>
      </w:r>
      <w:r w:rsidRPr="00FE6F31">
        <w:rPr>
          <w:rStyle w:val="af7"/>
        </w:rPr>
        <w:t>.201</w:t>
      </w:r>
      <w:r>
        <w:rPr>
          <w:rStyle w:val="af7"/>
        </w:rPr>
        <w:t>7</w:t>
      </w:r>
    </w:p>
    <w:p w14:paraId="68913FDD" w14:textId="77777777" w:rsidR="00171765" w:rsidRPr="00797CC6" w:rsidRDefault="00171765" w:rsidP="00171765">
      <w:r>
        <w:t xml:space="preserve">Формат сообщений приведен в соответствие с тем, что возвращает </w:t>
      </w:r>
      <w:r w:rsidRPr="00171765">
        <w:t>API</w:t>
      </w:r>
      <w:r w:rsidRPr="00797CC6">
        <w:t>.</w:t>
      </w:r>
    </w:p>
    <w:p w14:paraId="274BF13B" w14:textId="77777777" w:rsidR="00171765" w:rsidRDefault="00171765" w:rsidP="00171765">
      <w:r>
        <w:t>Добавлен пример ответа с ошибкой.</w:t>
      </w:r>
    </w:p>
    <w:p w14:paraId="27722626" w14:textId="77777777" w:rsidR="00171765" w:rsidRPr="00FE6F31" w:rsidRDefault="00171765" w:rsidP="00171765">
      <w:pPr>
        <w:keepNext/>
        <w:rPr>
          <w:rStyle w:val="af7"/>
        </w:rPr>
      </w:pPr>
      <w:bookmarkStart w:id="730" w:name="OLE_LINK90"/>
      <w:r w:rsidRPr="00FE6F31">
        <w:rPr>
          <w:rStyle w:val="af7"/>
        </w:rPr>
        <w:t xml:space="preserve">Версия </w:t>
      </w:r>
      <w:r w:rsidRPr="002B24B0">
        <w:rPr>
          <w:rStyle w:val="af7"/>
        </w:rPr>
        <w:t>2</w:t>
      </w:r>
      <w:r w:rsidRPr="00FE6F31">
        <w:rPr>
          <w:rStyle w:val="af7"/>
        </w:rPr>
        <w:t>.</w:t>
      </w:r>
      <w:r>
        <w:rPr>
          <w:rStyle w:val="af7"/>
        </w:rPr>
        <w:t>6</w:t>
      </w:r>
      <w:r w:rsidRPr="00FE6F31">
        <w:rPr>
          <w:rStyle w:val="af7"/>
        </w:rPr>
        <w:t xml:space="preserve">.0 от </w:t>
      </w:r>
      <w:r>
        <w:rPr>
          <w:rStyle w:val="af7"/>
        </w:rPr>
        <w:t>20</w:t>
      </w:r>
      <w:r w:rsidRPr="00FE6F31">
        <w:rPr>
          <w:rStyle w:val="af7"/>
        </w:rPr>
        <w:t>.</w:t>
      </w:r>
      <w:r>
        <w:rPr>
          <w:rStyle w:val="af7"/>
        </w:rPr>
        <w:t>0</w:t>
      </w:r>
      <w:r w:rsidRPr="003B266A">
        <w:rPr>
          <w:rStyle w:val="af7"/>
        </w:rPr>
        <w:t>6</w:t>
      </w:r>
      <w:r w:rsidRPr="00FE6F31">
        <w:rPr>
          <w:rStyle w:val="af7"/>
        </w:rPr>
        <w:t>.201</w:t>
      </w:r>
      <w:r>
        <w:rPr>
          <w:rStyle w:val="af7"/>
        </w:rPr>
        <w:t>7</w:t>
      </w:r>
    </w:p>
    <w:p w14:paraId="612E3EBE" w14:textId="77777777" w:rsidR="00171765" w:rsidRPr="00323296" w:rsidRDefault="00171765" w:rsidP="00171765">
      <w:r>
        <w:t>Добавлен пример создания подписи</w:t>
      </w:r>
      <w:r w:rsidRPr="00F50F11">
        <w:t xml:space="preserve"> </w:t>
      </w:r>
      <w:r>
        <w:t xml:space="preserve">на </w:t>
      </w:r>
      <w:proofErr w:type="spellStart"/>
      <w:r w:rsidRPr="00171765">
        <w:t>php</w:t>
      </w:r>
      <w:proofErr w:type="spellEnd"/>
      <w:r>
        <w:t xml:space="preserve"> с использованием </w:t>
      </w:r>
      <w:proofErr w:type="spellStart"/>
      <w:r w:rsidRPr="00171765">
        <w:t>openssl</w:t>
      </w:r>
      <w:proofErr w:type="spellEnd"/>
      <w:r>
        <w:t>.</w:t>
      </w:r>
    </w:p>
    <w:p w14:paraId="4629EF0B" w14:textId="77777777" w:rsidR="00171765" w:rsidRPr="00FE6F31" w:rsidRDefault="00171765" w:rsidP="00171765">
      <w:pPr>
        <w:keepNext/>
        <w:rPr>
          <w:rStyle w:val="af7"/>
        </w:rPr>
      </w:pPr>
      <w:bookmarkStart w:id="731" w:name="OLE_LINK34"/>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 xml:space="preserve">.0 от </w:t>
      </w:r>
      <w:r>
        <w:rPr>
          <w:rStyle w:val="af7"/>
        </w:rPr>
        <w:t>2</w:t>
      </w:r>
      <w:r w:rsidRPr="002C4BE0">
        <w:rPr>
          <w:rStyle w:val="af7"/>
        </w:rPr>
        <w:t>6</w:t>
      </w:r>
      <w:r w:rsidRPr="00FE6F31">
        <w:rPr>
          <w:rStyle w:val="af7"/>
        </w:rPr>
        <w:t>.</w:t>
      </w:r>
      <w:r>
        <w:rPr>
          <w:rStyle w:val="af7"/>
        </w:rPr>
        <w:t>0</w:t>
      </w:r>
      <w:r w:rsidRPr="003B266A">
        <w:rPr>
          <w:rStyle w:val="af7"/>
        </w:rPr>
        <w:t>6</w:t>
      </w:r>
      <w:r w:rsidRPr="00FE6F31">
        <w:rPr>
          <w:rStyle w:val="af7"/>
        </w:rPr>
        <w:t>.201</w:t>
      </w:r>
      <w:r>
        <w:rPr>
          <w:rStyle w:val="af7"/>
        </w:rPr>
        <w:t>7</w:t>
      </w:r>
    </w:p>
    <w:p w14:paraId="51C441AD" w14:textId="77777777" w:rsidR="00171765" w:rsidRPr="008A73F2" w:rsidRDefault="00171765" w:rsidP="00171765">
      <w:r>
        <w:t>Изменен пример сообщения с подписью.</w:t>
      </w:r>
    </w:p>
    <w:p w14:paraId="71186B07" w14:textId="77777777" w:rsidR="00171765" w:rsidRPr="00FE6F31" w:rsidRDefault="00171765" w:rsidP="00171765">
      <w:pPr>
        <w:keepNext/>
        <w:rPr>
          <w:rStyle w:val="af7"/>
        </w:rPr>
      </w:pPr>
      <w:bookmarkStart w:id="732" w:name="OLE_LINK35"/>
      <w:bookmarkStart w:id="733" w:name="OLE_LINK37"/>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w:t>
      </w:r>
      <w:r w:rsidRPr="00DE61C2">
        <w:rPr>
          <w:rStyle w:val="af7"/>
        </w:rPr>
        <w:t>1</w:t>
      </w:r>
      <w:r w:rsidRPr="00FE6F31">
        <w:rPr>
          <w:rStyle w:val="af7"/>
        </w:rPr>
        <w:t xml:space="preserve"> от </w:t>
      </w:r>
      <w:r>
        <w:rPr>
          <w:rStyle w:val="af7"/>
        </w:rPr>
        <w:t>2</w:t>
      </w:r>
      <w:r w:rsidRPr="00DE61C2">
        <w:rPr>
          <w:rStyle w:val="af7"/>
        </w:rPr>
        <w:t>8</w:t>
      </w:r>
      <w:r w:rsidRPr="00FE6F31">
        <w:rPr>
          <w:rStyle w:val="af7"/>
        </w:rPr>
        <w:t>.</w:t>
      </w:r>
      <w:r>
        <w:rPr>
          <w:rStyle w:val="af7"/>
        </w:rPr>
        <w:t>0</w:t>
      </w:r>
      <w:r w:rsidRPr="003B266A">
        <w:rPr>
          <w:rStyle w:val="af7"/>
        </w:rPr>
        <w:t>6</w:t>
      </w:r>
      <w:r w:rsidRPr="00FE6F31">
        <w:rPr>
          <w:rStyle w:val="af7"/>
        </w:rPr>
        <w:t>.201</w:t>
      </w:r>
      <w:r>
        <w:rPr>
          <w:rStyle w:val="af7"/>
        </w:rPr>
        <w:t>7</w:t>
      </w:r>
    </w:p>
    <w:p w14:paraId="50CEDBEF" w14:textId="77777777" w:rsidR="00171765" w:rsidRPr="003B266A" w:rsidRDefault="00171765" w:rsidP="00171765">
      <w:r>
        <w:t>Исправлен код ответа на ненайденный документ при проверке статуса в соответствии с поведением системы.</w:t>
      </w:r>
    </w:p>
    <w:bookmarkEnd w:id="732"/>
    <w:bookmarkEnd w:id="733"/>
    <w:p w14:paraId="2AD84B5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8A73F2">
        <w:rPr>
          <w:rStyle w:val="af7"/>
        </w:rPr>
        <w:t>8</w:t>
      </w:r>
      <w:r w:rsidRPr="00FE6F31">
        <w:rPr>
          <w:rStyle w:val="af7"/>
        </w:rPr>
        <w:t>.</w:t>
      </w:r>
      <w:r w:rsidRPr="008A73F2">
        <w:rPr>
          <w:rStyle w:val="af7"/>
        </w:rPr>
        <w:t>0</w:t>
      </w:r>
      <w:r w:rsidRPr="00FE6F31">
        <w:rPr>
          <w:rStyle w:val="af7"/>
        </w:rPr>
        <w:t xml:space="preserve"> от </w:t>
      </w:r>
      <w:r w:rsidRPr="008A73F2">
        <w:rPr>
          <w:rStyle w:val="af7"/>
        </w:rPr>
        <w:t>31</w:t>
      </w:r>
      <w:r w:rsidRPr="00FE6F31">
        <w:rPr>
          <w:rStyle w:val="af7"/>
        </w:rPr>
        <w:t>.</w:t>
      </w:r>
      <w:r>
        <w:rPr>
          <w:rStyle w:val="af7"/>
        </w:rPr>
        <w:t>0</w:t>
      </w:r>
      <w:r w:rsidRPr="008A73F2">
        <w:rPr>
          <w:rStyle w:val="af7"/>
        </w:rPr>
        <w:t>7</w:t>
      </w:r>
      <w:r w:rsidRPr="00FE6F31">
        <w:rPr>
          <w:rStyle w:val="af7"/>
        </w:rPr>
        <w:t>.201</w:t>
      </w:r>
      <w:r>
        <w:rPr>
          <w:rStyle w:val="af7"/>
        </w:rPr>
        <w:t>7</w:t>
      </w:r>
    </w:p>
    <w:p w14:paraId="46CF61E9" w14:textId="77777777" w:rsidR="00171765" w:rsidRPr="003B266A" w:rsidRDefault="00171765" w:rsidP="00171765">
      <w:r>
        <w:t>Добавлена информация о 503 ошибке при отправке документа.</w:t>
      </w:r>
    </w:p>
    <w:p w14:paraId="1CEBF38D" w14:textId="77777777" w:rsidR="00171765" w:rsidRDefault="00171765" w:rsidP="00171765">
      <w:r>
        <w:t>Добавлены параметры позиции документа «Признак предмета расчета» и «Признак способа расчета».</w:t>
      </w:r>
    </w:p>
    <w:p w14:paraId="22EB1BC7" w14:textId="77777777" w:rsidR="00171765" w:rsidRDefault="00171765" w:rsidP="00171765">
      <w:r>
        <w:t>Уточнены максимальные суммы позиции, оплаты.</w:t>
      </w:r>
    </w:p>
    <w:p w14:paraId="30955392" w14:textId="77777777" w:rsidR="00171765" w:rsidRDefault="00171765" w:rsidP="00171765">
      <w:r>
        <w:t>Увеличена точность количества с 3 до 6 символов.</w:t>
      </w:r>
    </w:p>
    <w:p w14:paraId="6BB3DD4E" w14:textId="77777777" w:rsidR="00171765" w:rsidRDefault="00171765" w:rsidP="00171765">
      <w:r>
        <w:t>Где возможно заменена терминология на используемую в ФФД.</w:t>
      </w:r>
    </w:p>
    <w:p w14:paraId="6E3DEE4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8A73F2">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7</w:t>
      </w:r>
    </w:p>
    <w:p w14:paraId="58EBC847" w14:textId="77777777" w:rsidR="00171765" w:rsidRPr="0000319E" w:rsidRDefault="00171765" w:rsidP="00171765">
      <w:r>
        <w:t>Добавлена информация о версии ФФД</w:t>
      </w:r>
      <w:r w:rsidRPr="0000319E">
        <w:t>.</w:t>
      </w:r>
    </w:p>
    <w:p w14:paraId="686F3092" w14:textId="4B8FDA42" w:rsidR="00171765" w:rsidRPr="00DC16FF" w:rsidRDefault="00171765" w:rsidP="00171765">
      <w:r>
        <w:lastRenderedPageBreak/>
        <w:t>Описаны моменты</w:t>
      </w:r>
      <w:r w:rsidRPr="00171765">
        <w:t>,</w:t>
      </w:r>
      <w:r>
        <w:t xml:space="preserve"> на которые стоит обратить внимание при разработке.</w:t>
      </w:r>
    </w:p>
    <w:p w14:paraId="0CA736A5"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425875">
        <w:rPr>
          <w:rStyle w:val="af7"/>
        </w:rPr>
        <w:t>1</w:t>
      </w:r>
      <w:r w:rsidRPr="00FE6F31">
        <w:rPr>
          <w:rStyle w:val="af7"/>
        </w:rPr>
        <w:t xml:space="preserve"> от </w:t>
      </w:r>
      <w:r>
        <w:rPr>
          <w:rStyle w:val="af7"/>
        </w:rPr>
        <w:t>0</w:t>
      </w:r>
      <w:r w:rsidRPr="00425875">
        <w:rPr>
          <w:rStyle w:val="af7"/>
        </w:rPr>
        <w:t>8</w:t>
      </w:r>
      <w:r w:rsidRPr="00FE6F31">
        <w:rPr>
          <w:rStyle w:val="af7"/>
        </w:rPr>
        <w:t>.</w:t>
      </w:r>
      <w:r>
        <w:rPr>
          <w:rStyle w:val="af7"/>
        </w:rPr>
        <w:t>08</w:t>
      </w:r>
      <w:r w:rsidRPr="00FE6F31">
        <w:rPr>
          <w:rStyle w:val="af7"/>
        </w:rPr>
        <w:t>.201</w:t>
      </w:r>
      <w:r>
        <w:rPr>
          <w:rStyle w:val="af7"/>
        </w:rPr>
        <w:t>7</w:t>
      </w:r>
    </w:p>
    <w:p w14:paraId="05E8171C" w14:textId="77777777" w:rsidR="00171765" w:rsidRDefault="00171765" w:rsidP="00171765">
      <w:r>
        <w:t>Внесены уточнения по типам оплаты, для меньшей путаницы.</w:t>
      </w:r>
    </w:p>
    <w:p w14:paraId="33CB455F" w14:textId="77777777" w:rsidR="00171765" w:rsidRPr="00FE6F31" w:rsidRDefault="00171765" w:rsidP="00171765">
      <w:pPr>
        <w:keepNext/>
        <w:rPr>
          <w:rStyle w:val="af7"/>
        </w:rPr>
      </w:pPr>
      <w:bookmarkStart w:id="734" w:name="OLE_LINK168"/>
      <w:r w:rsidRPr="00FE6F31">
        <w:rPr>
          <w:rStyle w:val="af7"/>
        </w:rPr>
        <w:t xml:space="preserve">Версия </w:t>
      </w:r>
      <w:r w:rsidRPr="002B24B0">
        <w:rPr>
          <w:rStyle w:val="af7"/>
        </w:rPr>
        <w:t>2</w:t>
      </w:r>
      <w:r w:rsidRPr="00FE6F31">
        <w:rPr>
          <w:rStyle w:val="af7"/>
        </w:rPr>
        <w:t>.</w:t>
      </w:r>
      <w:r>
        <w:rPr>
          <w:rStyle w:val="af7"/>
        </w:rPr>
        <w:t>10</w:t>
      </w:r>
      <w:r w:rsidRPr="00FE6F31">
        <w:rPr>
          <w:rStyle w:val="af7"/>
        </w:rPr>
        <w:t>.</w:t>
      </w:r>
      <w:r>
        <w:rPr>
          <w:rStyle w:val="af7"/>
        </w:rPr>
        <w:t>0</w:t>
      </w:r>
      <w:r w:rsidRPr="00FE6F31">
        <w:rPr>
          <w:rStyle w:val="af7"/>
        </w:rPr>
        <w:t xml:space="preserve"> от </w:t>
      </w:r>
      <w:r>
        <w:rPr>
          <w:rStyle w:val="af7"/>
        </w:rPr>
        <w:t>10</w:t>
      </w:r>
      <w:r w:rsidRPr="00FE6F31">
        <w:rPr>
          <w:rStyle w:val="af7"/>
        </w:rPr>
        <w:t>.</w:t>
      </w:r>
      <w:r>
        <w:rPr>
          <w:rStyle w:val="af7"/>
        </w:rPr>
        <w:t>08</w:t>
      </w:r>
      <w:r w:rsidRPr="00FE6F31">
        <w:rPr>
          <w:rStyle w:val="af7"/>
        </w:rPr>
        <w:t>.201</w:t>
      </w:r>
      <w:r>
        <w:rPr>
          <w:rStyle w:val="af7"/>
        </w:rPr>
        <w:t>7</w:t>
      </w:r>
    </w:p>
    <w:p w14:paraId="183109D5" w14:textId="77777777" w:rsidR="00171765" w:rsidRDefault="00171765" w:rsidP="00171765">
      <w:r>
        <w:t>Добавлена возможность передачи агентских данных.</w:t>
      </w:r>
    </w:p>
    <w:p w14:paraId="2C52EC53" w14:textId="01C5065A" w:rsidR="00171765" w:rsidRDefault="00171765" w:rsidP="00171765">
      <w:r>
        <w:t>Добавлены номера тэгов</w:t>
      </w:r>
      <w:r w:rsidRPr="00B952D9">
        <w:t>,</w:t>
      </w:r>
      <w:r>
        <w:t xml:space="preserve"> соответствующие данным чеков.</w:t>
      </w:r>
    </w:p>
    <w:p w14:paraId="0440EB9F" w14:textId="77777777" w:rsidR="00171765" w:rsidRPr="006A1582" w:rsidRDefault="00171765" w:rsidP="00171765">
      <w:r>
        <w:t>Добавлено уточнение про ФЛК данных и ссылка на описание ФФД.</w:t>
      </w:r>
      <w:bookmarkStart w:id="735" w:name="OLE_LINK114"/>
      <w:bookmarkStart w:id="736" w:name="OLE_LINK115"/>
    </w:p>
    <w:bookmarkEnd w:id="720"/>
    <w:bookmarkEnd w:id="721"/>
    <w:bookmarkEnd w:id="723"/>
    <w:bookmarkEnd w:id="724"/>
    <w:bookmarkEnd w:id="729"/>
    <w:bookmarkEnd w:id="730"/>
    <w:bookmarkEnd w:id="731"/>
    <w:bookmarkEnd w:id="734"/>
    <w:p w14:paraId="499BE078"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2</w:t>
      </w:r>
      <w:r w:rsidRPr="00FE6F31">
        <w:rPr>
          <w:rStyle w:val="af7"/>
        </w:rPr>
        <w:t>.</w:t>
      </w:r>
      <w:r>
        <w:rPr>
          <w:rStyle w:val="af7"/>
        </w:rPr>
        <w:t>0</w:t>
      </w:r>
      <w:r w:rsidRPr="00FE6F31">
        <w:rPr>
          <w:rStyle w:val="af7"/>
        </w:rPr>
        <w:t xml:space="preserve"> от </w:t>
      </w:r>
      <w:r w:rsidRPr="006A1582">
        <w:rPr>
          <w:rStyle w:val="af7"/>
        </w:rPr>
        <w:t>30</w:t>
      </w:r>
      <w:r w:rsidRPr="00FE6F31">
        <w:rPr>
          <w:rStyle w:val="af7"/>
        </w:rPr>
        <w:t>.</w:t>
      </w:r>
      <w:r>
        <w:rPr>
          <w:rStyle w:val="af7"/>
        </w:rPr>
        <w:t>08</w:t>
      </w:r>
      <w:r w:rsidRPr="00FE6F31">
        <w:rPr>
          <w:rStyle w:val="af7"/>
        </w:rPr>
        <w:t>.201</w:t>
      </w:r>
      <w:r>
        <w:rPr>
          <w:rStyle w:val="af7"/>
        </w:rPr>
        <w:t>7</w:t>
      </w:r>
    </w:p>
    <w:p w14:paraId="7BFF2DC9" w14:textId="7DEE2D32" w:rsidR="00171765" w:rsidRPr="006A1582" w:rsidRDefault="00171765" w:rsidP="00B952D9">
      <w:r w:rsidRPr="006A1582">
        <w:t>Добавлена возможность указать ключ</w:t>
      </w:r>
      <w:r w:rsidR="00B952D9" w:rsidRPr="00B952D9">
        <w:t>,</w:t>
      </w:r>
      <w:r w:rsidRPr="006A1582">
        <w:t xml:space="preserve"> которым была поставлена подпись</w:t>
      </w:r>
      <w:r>
        <w:t>.</w:t>
      </w:r>
      <w:bookmarkEnd w:id="735"/>
      <w:bookmarkEnd w:id="736"/>
    </w:p>
    <w:p w14:paraId="078C8231" w14:textId="77777777" w:rsidR="00171765" w:rsidRPr="00FE6F31" w:rsidRDefault="00171765" w:rsidP="00171765">
      <w:pPr>
        <w:keepNext/>
        <w:rPr>
          <w:rStyle w:val="af7"/>
        </w:rPr>
      </w:pPr>
      <w:bookmarkStart w:id="737" w:name="OLE_LINK172"/>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3</w:t>
      </w:r>
      <w:r w:rsidRPr="00FE6F31">
        <w:rPr>
          <w:rStyle w:val="af7"/>
        </w:rPr>
        <w:t>.</w:t>
      </w:r>
      <w:r>
        <w:rPr>
          <w:rStyle w:val="af7"/>
        </w:rPr>
        <w:t>0</w:t>
      </w:r>
      <w:r w:rsidRPr="00FE6F31">
        <w:rPr>
          <w:rStyle w:val="af7"/>
        </w:rPr>
        <w:t xml:space="preserve"> от </w:t>
      </w:r>
      <w:r w:rsidRPr="006A1582">
        <w:rPr>
          <w:rStyle w:val="af7"/>
        </w:rPr>
        <w:t>1</w:t>
      </w:r>
      <w:r>
        <w:rPr>
          <w:rStyle w:val="af7"/>
        </w:rPr>
        <w:t>1</w:t>
      </w:r>
      <w:r w:rsidRPr="00FE6F31">
        <w:rPr>
          <w:rStyle w:val="af7"/>
        </w:rPr>
        <w:t>.</w:t>
      </w:r>
      <w:r w:rsidRPr="006A1582">
        <w:rPr>
          <w:rStyle w:val="af7"/>
        </w:rPr>
        <w:t>10</w:t>
      </w:r>
      <w:r w:rsidRPr="00FE6F31">
        <w:rPr>
          <w:rStyle w:val="af7"/>
        </w:rPr>
        <w:t>.201</w:t>
      </w:r>
      <w:r>
        <w:rPr>
          <w:rStyle w:val="af7"/>
        </w:rPr>
        <w:t>7</w:t>
      </w:r>
    </w:p>
    <w:p w14:paraId="346B432E" w14:textId="77777777" w:rsidR="00171765" w:rsidRPr="008815A2" w:rsidRDefault="00171765" w:rsidP="00B952D9">
      <w:r>
        <w:t>Добавлена возможность передачи тэга 1084, дополнительный реквизит пользователя.</w:t>
      </w:r>
    </w:p>
    <w:p w14:paraId="11FD0A17" w14:textId="77777777" w:rsidR="00171765" w:rsidRPr="00FE6F31" w:rsidRDefault="00171765" w:rsidP="00171765">
      <w:pPr>
        <w:keepNext/>
        <w:rPr>
          <w:rStyle w:val="af7"/>
        </w:rPr>
      </w:pPr>
      <w:bookmarkStart w:id="738" w:name="OLE_LINK176"/>
      <w:bookmarkStart w:id="739" w:name="OLE_LINK177"/>
      <w:bookmarkEnd w:id="737"/>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0</w:t>
      </w:r>
      <w:r w:rsidRPr="00FE6F31">
        <w:rPr>
          <w:rStyle w:val="af7"/>
        </w:rPr>
        <w:t xml:space="preserve"> от </w:t>
      </w:r>
      <w:r>
        <w:rPr>
          <w:rStyle w:val="af7"/>
        </w:rPr>
        <w:t>09</w:t>
      </w:r>
      <w:r w:rsidRPr="00FE6F31">
        <w:rPr>
          <w:rStyle w:val="af7"/>
        </w:rPr>
        <w:t>.</w:t>
      </w:r>
      <w:r w:rsidRPr="006A1582">
        <w:rPr>
          <w:rStyle w:val="af7"/>
        </w:rPr>
        <w:t>1</w:t>
      </w:r>
      <w:r>
        <w:rPr>
          <w:rStyle w:val="af7"/>
        </w:rPr>
        <w:t>1</w:t>
      </w:r>
      <w:r w:rsidRPr="00FE6F31">
        <w:rPr>
          <w:rStyle w:val="af7"/>
        </w:rPr>
        <w:t>.201</w:t>
      </w:r>
      <w:r>
        <w:rPr>
          <w:rStyle w:val="af7"/>
        </w:rPr>
        <w:t>7</w:t>
      </w:r>
    </w:p>
    <w:p w14:paraId="3378C7AF" w14:textId="77777777" w:rsidR="00171765" w:rsidRPr="008815A2" w:rsidRDefault="00171765" w:rsidP="00B952D9">
      <w:r>
        <w:t>Добавлена возможность передачи тэга 1</w:t>
      </w:r>
      <w:r w:rsidRPr="007E5C84">
        <w:t>162</w:t>
      </w:r>
      <w:r>
        <w:t>, код товарной номенклатуры для предмета расчета.</w:t>
      </w:r>
    </w:p>
    <w:p w14:paraId="3B91484F" w14:textId="77777777" w:rsidR="00171765" w:rsidRPr="00FE6F31" w:rsidRDefault="00171765" w:rsidP="00171765">
      <w:pPr>
        <w:keepNext/>
        <w:rPr>
          <w:rStyle w:val="af7"/>
        </w:rPr>
      </w:pPr>
      <w:bookmarkStart w:id="740" w:name="OLE_LINK183"/>
      <w:bookmarkStart w:id="741" w:name="OLE_LINK184"/>
      <w:bookmarkEnd w:id="738"/>
      <w:bookmarkEnd w:id="739"/>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1</w:t>
      </w:r>
      <w:r w:rsidRPr="00FE6F31">
        <w:rPr>
          <w:rStyle w:val="af7"/>
        </w:rPr>
        <w:t xml:space="preserve"> от </w:t>
      </w:r>
      <w:r>
        <w:rPr>
          <w:rStyle w:val="af7"/>
        </w:rPr>
        <w:t>21</w:t>
      </w:r>
      <w:r w:rsidRPr="00FE6F31">
        <w:rPr>
          <w:rStyle w:val="af7"/>
        </w:rPr>
        <w:t>.</w:t>
      </w:r>
      <w:r w:rsidRPr="006A1582">
        <w:rPr>
          <w:rStyle w:val="af7"/>
        </w:rPr>
        <w:t>1</w:t>
      </w:r>
      <w:r>
        <w:rPr>
          <w:rStyle w:val="af7"/>
        </w:rPr>
        <w:t>1</w:t>
      </w:r>
      <w:r w:rsidRPr="00FE6F31">
        <w:rPr>
          <w:rStyle w:val="af7"/>
        </w:rPr>
        <w:t>.201</w:t>
      </w:r>
      <w:r>
        <w:rPr>
          <w:rStyle w:val="af7"/>
        </w:rPr>
        <w:t>7</w:t>
      </w:r>
    </w:p>
    <w:p w14:paraId="4F8FE055" w14:textId="77777777" w:rsidR="00171765" w:rsidRPr="008815A2" w:rsidRDefault="00171765" w:rsidP="00B952D9">
      <w:bookmarkStart w:id="742" w:name="OLE_LINK178"/>
      <w:bookmarkStart w:id="743" w:name="OLE_LINK179"/>
      <w:bookmarkStart w:id="744" w:name="OLE_LINK201"/>
      <w:bookmarkStart w:id="745" w:name="OLE_LINK202"/>
      <w:r>
        <w:t>Добавлено уточнение по ограничению на максимальную цену за единицу предмета расчета и максимальное количество предмета расчета</w:t>
      </w:r>
      <w:bookmarkEnd w:id="742"/>
      <w:bookmarkEnd w:id="743"/>
      <w:r>
        <w:t>.</w:t>
      </w:r>
    </w:p>
    <w:p w14:paraId="5D9DEA5A" w14:textId="77777777" w:rsidR="00171765" w:rsidRPr="00FE6F31" w:rsidRDefault="00171765" w:rsidP="00171765">
      <w:pPr>
        <w:keepNext/>
        <w:rPr>
          <w:rStyle w:val="af7"/>
        </w:rPr>
      </w:pPr>
      <w:bookmarkStart w:id="746" w:name="OLE_LINK200"/>
      <w:bookmarkEnd w:id="740"/>
      <w:bookmarkEnd w:id="741"/>
      <w:bookmarkEnd w:id="744"/>
      <w:bookmarkEnd w:id="745"/>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281142">
        <w:rPr>
          <w:rStyle w:val="af7"/>
        </w:rPr>
        <w:t>2</w:t>
      </w:r>
      <w:r w:rsidRPr="00FE6F31">
        <w:rPr>
          <w:rStyle w:val="af7"/>
        </w:rPr>
        <w:t xml:space="preserve"> от </w:t>
      </w:r>
      <w:r w:rsidRPr="00281142">
        <w:rPr>
          <w:rStyle w:val="af7"/>
        </w:rPr>
        <w:t>1</w:t>
      </w:r>
      <w:r>
        <w:rPr>
          <w:rStyle w:val="af7"/>
        </w:rPr>
        <w:t>2</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0E3477DC" w14:textId="77777777" w:rsidR="00171765" w:rsidRPr="008815A2" w:rsidRDefault="00171765" w:rsidP="00B952D9">
      <w:r>
        <w:t>Увеличена максимальная длина идентификатора документа с 32 до 64 символов.</w:t>
      </w:r>
    </w:p>
    <w:bookmarkEnd w:id="746"/>
    <w:p w14:paraId="0DE6DB63"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31556D">
        <w:rPr>
          <w:rStyle w:val="af7"/>
        </w:rPr>
        <w:t>3</w:t>
      </w:r>
      <w:r w:rsidRPr="00FE6F31">
        <w:rPr>
          <w:rStyle w:val="af7"/>
        </w:rPr>
        <w:t xml:space="preserve"> от </w:t>
      </w:r>
      <w:r w:rsidRPr="00281142">
        <w:rPr>
          <w:rStyle w:val="af7"/>
        </w:rPr>
        <w:t>1</w:t>
      </w:r>
      <w:r w:rsidRPr="0031556D">
        <w:rPr>
          <w:rStyle w:val="af7"/>
        </w:rPr>
        <w:t>7</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6C7B1BBC" w14:textId="77777777" w:rsidR="00171765" w:rsidRPr="00260C7A" w:rsidRDefault="00171765" w:rsidP="00B952D9">
      <w:bookmarkStart w:id="747" w:name="OLE_LINK203"/>
      <w:bookmarkStart w:id="748" w:name="OLE_LINK204"/>
      <w:bookmarkStart w:id="749" w:name="OLE_LINK205"/>
      <w:r>
        <w:t>Добавлено уточнение по ограничению на максимальное количество предмета расчета</w:t>
      </w:r>
      <w:bookmarkEnd w:id="747"/>
      <w:bookmarkEnd w:id="748"/>
      <w:bookmarkEnd w:id="749"/>
      <w:r>
        <w:t>.</w:t>
      </w:r>
    </w:p>
    <w:p w14:paraId="49E3F308" w14:textId="77777777" w:rsidR="00171765" w:rsidRPr="000116DF"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0116DF">
        <w:rPr>
          <w:rStyle w:val="af7"/>
        </w:rPr>
        <w:t>4</w:t>
      </w:r>
      <w:r w:rsidRPr="00FE6F31">
        <w:rPr>
          <w:rStyle w:val="af7"/>
        </w:rPr>
        <w:t xml:space="preserve"> от </w:t>
      </w:r>
      <w:r w:rsidRPr="00281142">
        <w:rPr>
          <w:rStyle w:val="af7"/>
        </w:rPr>
        <w:t>1</w:t>
      </w:r>
      <w:r w:rsidRPr="000116DF">
        <w:rPr>
          <w:rStyle w:val="af7"/>
        </w:rPr>
        <w:t>3</w:t>
      </w:r>
      <w:r w:rsidRPr="00FE6F31">
        <w:rPr>
          <w:rStyle w:val="af7"/>
        </w:rPr>
        <w:t>.</w:t>
      </w:r>
      <w:r w:rsidRPr="000116DF">
        <w:rPr>
          <w:rStyle w:val="af7"/>
        </w:rPr>
        <w:t>0</w:t>
      </w:r>
      <w:r w:rsidRPr="00281142">
        <w:rPr>
          <w:rStyle w:val="af7"/>
        </w:rPr>
        <w:t>2</w:t>
      </w:r>
      <w:r w:rsidRPr="00FE6F31">
        <w:rPr>
          <w:rStyle w:val="af7"/>
        </w:rPr>
        <w:t>.201</w:t>
      </w:r>
      <w:r w:rsidRPr="000116DF">
        <w:rPr>
          <w:rStyle w:val="af7"/>
        </w:rPr>
        <w:t>8</w:t>
      </w:r>
    </w:p>
    <w:p w14:paraId="48EF5DEF" w14:textId="77777777" w:rsidR="00171765" w:rsidRPr="006A1582" w:rsidRDefault="00171765" w:rsidP="00B952D9">
      <w:r>
        <w:t xml:space="preserve">Исправлен пример подписи исковерканный </w:t>
      </w:r>
      <w:proofErr w:type="spellStart"/>
      <w:r>
        <w:t>вордом</w:t>
      </w:r>
      <w:proofErr w:type="spellEnd"/>
      <w:r>
        <w:t>.</w:t>
      </w:r>
    </w:p>
    <w:p w14:paraId="21F38679"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15</w:t>
      </w:r>
      <w:r w:rsidRPr="00FE6F31">
        <w:rPr>
          <w:rStyle w:val="af7"/>
        </w:rPr>
        <w:t>.</w:t>
      </w:r>
      <w:r>
        <w:rPr>
          <w:rStyle w:val="af7"/>
        </w:rPr>
        <w:t>0</w:t>
      </w:r>
      <w:r w:rsidRPr="00FE6F31">
        <w:rPr>
          <w:rStyle w:val="af7"/>
        </w:rPr>
        <w:t xml:space="preserve"> от </w:t>
      </w:r>
      <w:r>
        <w:rPr>
          <w:rStyle w:val="af7"/>
        </w:rPr>
        <w:t>2</w:t>
      </w:r>
      <w:r w:rsidRPr="0031556D">
        <w:rPr>
          <w:rStyle w:val="af7"/>
        </w:rPr>
        <w:t>7</w:t>
      </w:r>
      <w:r w:rsidRPr="00FE6F31">
        <w:rPr>
          <w:rStyle w:val="af7"/>
        </w:rPr>
        <w:t>.</w:t>
      </w:r>
      <w:r>
        <w:rPr>
          <w:rStyle w:val="af7"/>
        </w:rPr>
        <w:t>0</w:t>
      </w:r>
      <w:r w:rsidRPr="00281142">
        <w:rPr>
          <w:rStyle w:val="af7"/>
        </w:rPr>
        <w:t>2</w:t>
      </w:r>
      <w:r w:rsidRPr="00FE6F31">
        <w:rPr>
          <w:rStyle w:val="af7"/>
        </w:rPr>
        <w:t>.201</w:t>
      </w:r>
      <w:r>
        <w:rPr>
          <w:rStyle w:val="af7"/>
        </w:rPr>
        <w:t>8</w:t>
      </w:r>
    </w:p>
    <w:p w14:paraId="167A91F9" w14:textId="77777777" w:rsidR="00171765" w:rsidRPr="006A1582" w:rsidRDefault="00171765" w:rsidP="00B952D9">
      <w:r>
        <w:t xml:space="preserve">Добавлена возможность передачи тэгов </w:t>
      </w:r>
      <w:r w:rsidRPr="00211C22">
        <w:t>1225</w:t>
      </w:r>
      <w:r>
        <w:t>, Н</w:t>
      </w:r>
      <w:r w:rsidRPr="00211C22">
        <w:t>аименование поставщика</w:t>
      </w:r>
      <w:r>
        <w:t xml:space="preserve">, 1226, </w:t>
      </w:r>
      <w:r w:rsidRPr="00211C22">
        <w:t>ИНН поставщика</w:t>
      </w:r>
      <w:r>
        <w:t>, 1171, Т</w:t>
      </w:r>
      <w:r w:rsidRPr="00211C22">
        <w:t>елефон поставщика</w:t>
      </w:r>
      <w:r>
        <w:t xml:space="preserve"> ассоциированных с предметом расчета.</w:t>
      </w:r>
      <w:bookmarkStart w:id="750" w:name="OLE_LINK225"/>
      <w:bookmarkStart w:id="751" w:name="OLE_LINK226"/>
    </w:p>
    <w:p w14:paraId="773EB1E7" w14:textId="77777777" w:rsidR="00171765" w:rsidRPr="00FE6F31" w:rsidRDefault="00171765" w:rsidP="00171765">
      <w:pPr>
        <w:keepNext/>
        <w:rPr>
          <w:rStyle w:val="af7"/>
        </w:rPr>
      </w:pPr>
      <w:bookmarkStart w:id="752" w:name="OLE_LINK252"/>
      <w:bookmarkStart w:id="753" w:name="OLE_LINK253"/>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0</w:t>
      </w:r>
      <w:r w:rsidRPr="00FE6F31">
        <w:rPr>
          <w:rStyle w:val="af7"/>
        </w:rPr>
        <w:t xml:space="preserve"> от </w:t>
      </w:r>
      <w:r>
        <w:rPr>
          <w:rStyle w:val="af7"/>
        </w:rPr>
        <w:t>15</w:t>
      </w:r>
      <w:r w:rsidRPr="00FE6F31">
        <w:rPr>
          <w:rStyle w:val="af7"/>
        </w:rPr>
        <w:t>.</w:t>
      </w:r>
      <w:r>
        <w:rPr>
          <w:rStyle w:val="af7"/>
        </w:rPr>
        <w:t>0</w:t>
      </w:r>
      <w:r w:rsidRPr="00D2556E">
        <w:rPr>
          <w:rStyle w:val="af7"/>
        </w:rPr>
        <w:t>5</w:t>
      </w:r>
      <w:r w:rsidRPr="00FE6F31">
        <w:rPr>
          <w:rStyle w:val="af7"/>
        </w:rPr>
        <w:t>.201</w:t>
      </w:r>
      <w:r>
        <w:rPr>
          <w:rStyle w:val="af7"/>
        </w:rPr>
        <w:t>8</w:t>
      </w:r>
    </w:p>
    <w:p w14:paraId="3B3BF0D1" w14:textId="77777777" w:rsidR="00171765" w:rsidRDefault="00171765" w:rsidP="00B952D9">
      <w:r>
        <w:t xml:space="preserve">Добавлена возможность передачи тэгов 1036, Номер автомата и </w:t>
      </w:r>
      <w:r w:rsidRPr="00211C22">
        <w:t>1</w:t>
      </w:r>
      <w:r w:rsidRPr="00D2556E">
        <w:t>009</w:t>
      </w:r>
      <w:r>
        <w:t>, Адрес расчетов, 1187, Место расчетов.</w:t>
      </w:r>
    </w:p>
    <w:p w14:paraId="05924C2F" w14:textId="77777777" w:rsidR="00171765" w:rsidRPr="000E4F5E" w:rsidRDefault="00171765" w:rsidP="00B952D9">
      <w:r>
        <w:t>Внесены уточнения относительно длины 1084, Дополнительный атрибут пользователя.</w:t>
      </w:r>
    </w:p>
    <w:bookmarkEnd w:id="752"/>
    <w:bookmarkEnd w:id="753"/>
    <w:p w14:paraId="58815AC6" w14:textId="77777777" w:rsidR="00171765" w:rsidRPr="006A1582" w:rsidRDefault="00171765" w:rsidP="00B952D9">
      <w:r>
        <w:t>Уточнения относительно максимальной длины некоторых параметров.</w:t>
      </w:r>
      <w:bookmarkEnd w:id="750"/>
      <w:bookmarkEnd w:id="751"/>
      <w:r w:rsidRPr="00B20708">
        <w:t xml:space="preserve"> </w:t>
      </w:r>
    </w:p>
    <w:p w14:paraId="75844481" w14:textId="77777777" w:rsidR="00171765" w:rsidRPr="00FE6F31" w:rsidRDefault="00171765" w:rsidP="00171765">
      <w:pPr>
        <w:keepNext/>
        <w:rPr>
          <w:rStyle w:val="af7"/>
        </w:rPr>
      </w:pPr>
      <w:bookmarkStart w:id="754" w:name="OLE_LINK254"/>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1</w:t>
      </w:r>
      <w:r w:rsidRPr="00FE6F31">
        <w:rPr>
          <w:rStyle w:val="af7"/>
        </w:rPr>
        <w:t xml:space="preserve"> от </w:t>
      </w:r>
      <w:r>
        <w:rPr>
          <w:rStyle w:val="af7"/>
        </w:rPr>
        <w:t>24</w:t>
      </w:r>
      <w:r w:rsidRPr="00FE6F31">
        <w:rPr>
          <w:rStyle w:val="af7"/>
        </w:rPr>
        <w:t>.</w:t>
      </w:r>
      <w:r>
        <w:rPr>
          <w:rStyle w:val="af7"/>
        </w:rPr>
        <w:t>0</w:t>
      </w:r>
      <w:r w:rsidRPr="00D2556E">
        <w:rPr>
          <w:rStyle w:val="af7"/>
        </w:rPr>
        <w:t>5</w:t>
      </w:r>
      <w:r w:rsidRPr="00FE6F31">
        <w:rPr>
          <w:rStyle w:val="af7"/>
        </w:rPr>
        <w:t>.201</w:t>
      </w:r>
      <w:r>
        <w:rPr>
          <w:rStyle w:val="af7"/>
        </w:rPr>
        <w:t>8</w:t>
      </w:r>
    </w:p>
    <w:p w14:paraId="6E44FC40" w14:textId="77777777" w:rsidR="00171765" w:rsidRPr="00B20708" w:rsidRDefault="00171765" w:rsidP="00B952D9">
      <w:r>
        <w:t>Описано ограничение на максимальное количество позиций.</w:t>
      </w:r>
    </w:p>
    <w:bookmarkEnd w:id="754"/>
    <w:p w14:paraId="678E18F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BE7E75">
        <w:rPr>
          <w:rStyle w:val="af7"/>
        </w:rPr>
        <w:t>7</w:t>
      </w:r>
      <w:r w:rsidRPr="00FE6F31">
        <w:rPr>
          <w:rStyle w:val="af7"/>
        </w:rPr>
        <w:t>.</w:t>
      </w:r>
      <w:r w:rsidRPr="00BE7E75">
        <w:rPr>
          <w:rStyle w:val="af7"/>
        </w:rPr>
        <w:t>0</w:t>
      </w:r>
      <w:r w:rsidRPr="00FE6F31">
        <w:rPr>
          <w:rStyle w:val="af7"/>
        </w:rPr>
        <w:t xml:space="preserve"> от </w:t>
      </w:r>
      <w:r w:rsidRPr="00AE2C26">
        <w:rPr>
          <w:rStyle w:val="af7"/>
        </w:rPr>
        <w:t>19</w:t>
      </w:r>
      <w:r w:rsidRPr="00FE6F31">
        <w:rPr>
          <w:rStyle w:val="af7"/>
        </w:rPr>
        <w:t>.</w:t>
      </w:r>
      <w:r>
        <w:rPr>
          <w:rStyle w:val="af7"/>
        </w:rPr>
        <w:t>0</w:t>
      </w:r>
      <w:r w:rsidRPr="00AE2C26">
        <w:rPr>
          <w:rStyle w:val="af7"/>
        </w:rPr>
        <w:t>6</w:t>
      </w:r>
      <w:r w:rsidRPr="00FE6F31">
        <w:rPr>
          <w:rStyle w:val="af7"/>
        </w:rPr>
        <w:t>.201</w:t>
      </w:r>
      <w:r>
        <w:rPr>
          <w:rStyle w:val="af7"/>
        </w:rPr>
        <w:t>8</w:t>
      </w:r>
    </w:p>
    <w:p w14:paraId="51607CFE" w14:textId="77777777" w:rsidR="00171765" w:rsidRPr="00B20708" w:rsidRDefault="00171765" w:rsidP="00B952D9">
      <w:r>
        <w:t xml:space="preserve">Добавлена передача тэгов </w:t>
      </w:r>
      <w:r w:rsidRPr="00BE7E75">
        <w:t>признак агента по предмету расчета 1222, данные агента 1223, единица измерения предмета расчета 1197, дополнительный реквизит предмета расчета 1191</w:t>
      </w:r>
      <w:r>
        <w:t>.</w:t>
      </w:r>
    </w:p>
    <w:p w14:paraId="7DA7FE20" w14:textId="77777777" w:rsidR="00171765" w:rsidRPr="00FE6F31" w:rsidRDefault="00171765" w:rsidP="00171765">
      <w:pPr>
        <w:keepNext/>
        <w:rPr>
          <w:rStyle w:val="af7"/>
        </w:rPr>
      </w:pPr>
      <w:bookmarkStart w:id="755" w:name="OLE_LINK429"/>
      <w:bookmarkStart w:id="756" w:name="OLE_LINK430"/>
      <w:r w:rsidRPr="00FE6F31">
        <w:rPr>
          <w:rStyle w:val="af7"/>
        </w:rPr>
        <w:t xml:space="preserve">Версия </w:t>
      </w:r>
      <w:r w:rsidRPr="002B24B0">
        <w:rPr>
          <w:rStyle w:val="af7"/>
        </w:rPr>
        <w:t>2</w:t>
      </w:r>
      <w:r w:rsidRPr="00FE6F31">
        <w:rPr>
          <w:rStyle w:val="af7"/>
        </w:rPr>
        <w:t>.</w:t>
      </w:r>
      <w:r>
        <w:rPr>
          <w:rStyle w:val="af7"/>
        </w:rPr>
        <w:t>18</w:t>
      </w:r>
      <w:r w:rsidRPr="00FE6F31">
        <w:rPr>
          <w:rStyle w:val="af7"/>
        </w:rPr>
        <w:t>.</w:t>
      </w:r>
      <w:r w:rsidRPr="00BE7E75">
        <w:rPr>
          <w:rStyle w:val="af7"/>
        </w:rPr>
        <w:t>0</w:t>
      </w:r>
      <w:r w:rsidRPr="00FE6F31">
        <w:rPr>
          <w:rStyle w:val="af7"/>
        </w:rPr>
        <w:t xml:space="preserve"> от </w:t>
      </w:r>
      <w:r>
        <w:rPr>
          <w:rStyle w:val="af7"/>
        </w:rPr>
        <w:t>01</w:t>
      </w:r>
      <w:r w:rsidRPr="00FE6F31">
        <w:rPr>
          <w:rStyle w:val="af7"/>
        </w:rPr>
        <w:t>.</w:t>
      </w:r>
      <w:r>
        <w:rPr>
          <w:rStyle w:val="af7"/>
        </w:rPr>
        <w:t>08</w:t>
      </w:r>
      <w:r w:rsidRPr="00FE6F31">
        <w:rPr>
          <w:rStyle w:val="af7"/>
        </w:rPr>
        <w:t>.201</w:t>
      </w:r>
      <w:r>
        <w:rPr>
          <w:rStyle w:val="af7"/>
        </w:rPr>
        <w:t>8</w:t>
      </w:r>
    </w:p>
    <w:p w14:paraId="30CD1A5F" w14:textId="77777777" w:rsidR="00171765" w:rsidRPr="00B20708" w:rsidRDefault="00171765" w:rsidP="00B952D9">
      <w:r>
        <w:t>Добавлена передача тэга дополнительный реквизит чека, 1192.</w:t>
      </w:r>
    </w:p>
    <w:p w14:paraId="47797505" w14:textId="77777777" w:rsidR="00171765" w:rsidRDefault="00171765" w:rsidP="00B952D9">
      <w:r>
        <w:t xml:space="preserve">Изменен пример подписи на более корректный с </w:t>
      </w:r>
      <w:proofErr w:type="spellStart"/>
      <w:r>
        <w:t>нормальныйми</w:t>
      </w:r>
      <w:proofErr w:type="spellEnd"/>
      <w:r>
        <w:t xml:space="preserve"> </w:t>
      </w:r>
      <w:proofErr w:type="spellStart"/>
      <w:r>
        <w:t>квычками</w:t>
      </w:r>
      <w:proofErr w:type="spellEnd"/>
      <w:r>
        <w:t>.</w:t>
      </w:r>
      <w:bookmarkEnd w:id="755"/>
      <w:bookmarkEnd w:id="756"/>
    </w:p>
    <w:p w14:paraId="198B17B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19</w:t>
      </w:r>
      <w:r w:rsidRPr="00FE6F31">
        <w:rPr>
          <w:rStyle w:val="af7"/>
        </w:rPr>
        <w:t>.</w:t>
      </w:r>
      <w:r w:rsidRPr="00BE7E75">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8</w:t>
      </w:r>
    </w:p>
    <w:p w14:paraId="081A55C0" w14:textId="77777777" w:rsidR="00171765" w:rsidRDefault="00171765" w:rsidP="00B952D9">
      <w:bookmarkStart w:id="757" w:name="OLE_LINK431"/>
      <w:bookmarkStart w:id="758" w:name="OLE_LINK432"/>
      <w:bookmarkStart w:id="759" w:name="OLE_LINK433"/>
      <w:r>
        <w:t>Добавлена передача тэгов чека из нового приказа ФНС</w:t>
      </w:r>
      <w:bookmarkEnd w:id="757"/>
      <w:bookmarkEnd w:id="758"/>
      <w:bookmarkEnd w:id="759"/>
      <w:r>
        <w:t>:</w:t>
      </w:r>
    </w:p>
    <w:p w14:paraId="7558610B" w14:textId="77777777" w:rsidR="00171765" w:rsidRPr="00B20708" w:rsidRDefault="00171765" w:rsidP="00171765">
      <w:pPr>
        <w:pStyle w:val="ac"/>
        <w:numPr>
          <w:ilvl w:val="0"/>
          <w:numId w:val="3"/>
        </w:numPr>
        <w:spacing w:after="0" w:line="240" w:lineRule="auto"/>
      </w:pPr>
      <w:r w:rsidRPr="000208F4">
        <w:t>Покупатель (клиент), 1227</w:t>
      </w:r>
    </w:p>
    <w:p w14:paraId="5A8FC8F9" w14:textId="77777777" w:rsidR="00171765" w:rsidRDefault="00171765" w:rsidP="00171765">
      <w:pPr>
        <w:pStyle w:val="ac"/>
        <w:numPr>
          <w:ilvl w:val="0"/>
          <w:numId w:val="3"/>
        </w:numPr>
        <w:spacing w:after="0" w:line="240" w:lineRule="auto"/>
      </w:pPr>
      <w:r w:rsidRPr="000208F4">
        <w:t>ИНН покупателя (клиента), 1228</w:t>
      </w:r>
    </w:p>
    <w:p w14:paraId="591DDA89" w14:textId="77777777" w:rsidR="00171765" w:rsidRDefault="00171765" w:rsidP="00171765">
      <w:pPr>
        <w:pStyle w:val="ac"/>
        <w:numPr>
          <w:ilvl w:val="0"/>
          <w:numId w:val="3"/>
        </w:numPr>
        <w:spacing w:after="0" w:line="240" w:lineRule="auto"/>
      </w:pPr>
      <w:r w:rsidRPr="000208F4">
        <w:t>Код страны происхождения товара, 1230</w:t>
      </w:r>
    </w:p>
    <w:p w14:paraId="6955B10E" w14:textId="77777777" w:rsidR="00171765" w:rsidRDefault="00171765" w:rsidP="00171765">
      <w:pPr>
        <w:pStyle w:val="ac"/>
        <w:numPr>
          <w:ilvl w:val="0"/>
          <w:numId w:val="3"/>
        </w:numPr>
        <w:spacing w:after="0" w:line="240" w:lineRule="auto"/>
      </w:pPr>
      <w:r w:rsidRPr="000208F4">
        <w:t>Номер таможенной декларации, 1231</w:t>
      </w:r>
    </w:p>
    <w:p w14:paraId="17764685" w14:textId="0A55F03E" w:rsidR="00171765" w:rsidRDefault="00171765" w:rsidP="00171765">
      <w:pPr>
        <w:pStyle w:val="ac"/>
        <w:numPr>
          <w:ilvl w:val="0"/>
          <w:numId w:val="3"/>
        </w:numPr>
        <w:spacing w:after="0" w:line="240" w:lineRule="auto"/>
      </w:pPr>
      <w:r w:rsidRPr="000208F4">
        <w:t>Акциз,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sidRPr="00BE7E75">
        <w:rPr>
          <w:rStyle w:val="af7"/>
        </w:rPr>
        <w:t>0</w:t>
      </w:r>
      <w:r w:rsidRPr="00FE6F31">
        <w:rPr>
          <w:rStyle w:val="af7"/>
        </w:rPr>
        <w:t xml:space="preserve"> от </w:t>
      </w:r>
      <w:r>
        <w:rPr>
          <w:rStyle w:val="af7"/>
        </w:rPr>
        <w:t>3</w:t>
      </w:r>
      <w:r w:rsidRPr="001C7BF8">
        <w:rPr>
          <w:rStyle w:val="af7"/>
        </w:rPr>
        <w:t>1</w:t>
      </w:r>
      <w:r w:rsidRPr="00FE6F31">
        <w:rPr>
          <w:rStyle w:val="af7"/>
        </w:rPr>
        <w:t>.</w:t>
      </w:r>
      <w:r>
        <w:rPr>
          <w:rStyle w:val="af7"/>
        </w:rPr>
        <w:t>08</w:t>
      </w:r>
      <w:r w:rsidRPr="00FE6F31">
        <w:rPr>
          <w:rStyle w:val="af7"/>
        </w:rPr>
        <w:t>.201</w:t>
      </w:r>
      <w:r>
        <w:rPr>
          <w:rStyle w:val="af7"/>
        </w:rPr>
        <w:t>8</w:t>
      </w:r>
    </w:p>
    <w:p w14:paraId="49E61D55" w14:textId="77777777" w:rsidR="00171765" w:rsidRDefault="00171765" w:rsidP="00B952D9">
      <w:r>
        <w:t xml:space="preserve">Добавлена возможность передачи тэгов 1036 Номер автомата, </w:t>
      </w:r>
      <w:r w:rsidRPr="00211C22">
        <w:t>1</w:t>
      </w:r>
      <w:r w:rsidRPr="00D2556E">
        <w:t>009</w:t>
      </w:r>
      <w:r>
        <w:t xml:space="preserve"> Адрес расчетов, 1187 Место расчетов</w:t>
      </w:r>
      <w:r w:rsidRPr="001C7BF8">
        <w:t xml:space="preserve"> </w:t>
      </w:r>
      <w:r>
        <w:t>в чеке коррекции.</w:t>
      </w:r>
    </w:p>
    <w:p w14:paraId="1C003513" w14:textId="545393D3" w:rsidR="00171765"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sidRPr="001C7BF8">
        <w:rPr>
          <w:rStyle w:val="af7"/>
        </w:rPr>
        <w:t>20</w:t>
      </w:r>
      <w:r w:rsidRPr="00FE6F31">
        <w:rPr>
          <w:rStyle w:val="af7"/>
        </w:rPr>
        <w:t>.</w:t>
      </w:r>
      <w:r>
        <w:rPr>
          <w:rStyle w:val="af7"/>
        </w:rPr>
        <w:t>1</w:t>
      </w:r>
      <w:r w:rsidRPr="00FE6F31">
        <w:rPr>
          <w:rStyle w:val="af7"/>
        </w:rPr>
        <w:t xml:space="preserve"> от </w:t>
      </w:r>
      <w:r>
        <w:rPr>
          <w:rStyle w:val="af7"/>
        </w:rPr>
        <w:t>23</w:t>
      </w:r>
      <w:r w:rsidRPr="00FE6F31">
        <w:rPr>
          <w:rStyle w:val="af7"/>
        </w:rPr>
        <w:t>.</w:t>
      </w:r>
      <w:r>
        <w:rPr>
          <w:rStyle w:val="af7"/>
        </w:rPr>
        <w:t>10</w:t>
      </w:r>
      <w:r w:rsidRPr="00FE6F31">
        <w:rPr>
          <w:rStyle w:val="af7"/>
        </w:rPr>
        <w:t>.201</w:t>
      </w:r>
      <w:r>
        <w:rPr>
          <w:rStyle w:val="af7"/>
        </w:rPr>
        <w:t>8</w:t>
      </w:r>
    </w:p>
    <w:p w14:paraId="4F00E2A8" w14:textId="63FD73DC" w:rsidR="00171765" w:rsidRPr="00171765" w:rsidRDefault="00171765" w:rsidP="00B952D9">
      <w:r w:rsidRPr="00171765">
        <w:t>Внесены дополнения и уточнения в протокол.</w:t>
      </w:r>
    </w:p>
    <w:p w14:paraId="70042F2E" w14:textId="255AE81C"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21</w:t>
      </w:r>
      <w:r w:rsidRPr="00FE6F31">
        <w:rPr>
          <w:rStyle w:val="af7"/>
        </w:rPr>
        <w:t>.</w:t>
      </w:r>
      <w:r>
        <w:rPr>
          <w:rStyle w:val="af7"/>
        </w:rPr>
        <w:t>0</w:t>
      </w:r>
      <w:r w:rsidRPr="00FE6F31">
        <w:rPr>
          <w:rStyle w:val="af7"/>
        </w:rPr>
        <w:t xml:space="preserve"> от </w:t>
      </w:r>
      <w:r>
        <w:rPr>
          <w:rStyle w:val="af7"/>
        </w:rPr>
        <w:t>01</w:t>
      </w:r>
      <w:r w:rsidRPr="00FE6F31">
        <w:rPr>
          <w:rStyle w:val="af7"/>
        </w:rPr>
        <w:t>.</w:t>
      </w:r>
      <w:r>
        <w:rPr>
          <w:rStyle w:val="af7"/>
        </w:rPr>
        <w:t>12</w:t>
      </w:r>
      <w:r w:rsidRPr="00FE6F31">
        <w:rPr>
          <w:rStyle w:val="af7"/>
        </w:rPr>
        <w:t>.201</w:t>
      </w:r>
      <w:r>
        <w:rPr>
          <w:rStyle w:val="af7"/>
        </w:rPr>
        <w:t>8</w:t>
      </w:r>
    </w:p>
    <w:p w14:paraId="6B92E3FB" w14:textId="4DECD252" w:rsidR="00171765" w:rsidRPr="00171765" w:rsidRDefault="00171765" w:rsidP="00B952D9">
      <w:r w:rsidRPr="00171765">
        <w:t xml:space="preserve">Изменены описания тэгов 1139, 1141, 1151, 1153, 1162. </w:t>
      </w:r>
    </w:p>
    <w:p w14:paraId="7D410027" w14:textId="2B87479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0</w:t>
      </w:r>
      <w:r w:rsidRPr="00FE6F31">
        <w:rPr>
          <w:rStyle w:val="af7"/>
        </w:rPr>
        <w:t xml:space="preserve"> от </w:t>
      </w:r>
      <w:r>
        <w:rPr>
          <w:rStyle w:val="af7"/>
        </w:rPr>
        <w:t>28</w:t>
      </w:r>
      <w:r w:rsidRPr="00FE6F31">
        <w:rPr>
          <w:rStyle w:val="af7"/>
        </w:rPr>
        <w:t>.</w:t>
      </w:r>
      <w:r>
        <w:rPr>
          <w:rStyle w:val="af7"/>
        </w:rPr>
        <w:t>04</w:t>
      </w:r>
      <w:r w:rsidRPr="00FE6F31">
        <w:rPr>
          <w:rStyle w:val="af7"/>
        </w:rPr>
        <w:t>.201</w:t>
      </w:r>
      <w:r>
        <w:rPr>
          <w:rStyle w:val="af7"/>
        </w:rPr>
        <w:t>9</w:t>
      </w:r>
    </w:p>
    <w:p w14:paraId="41AFCEA1" w14:textId="77777777" w:rsidR="00171765" w:rsidRPr="00171765" w:rsidRDefault="00171765" w:rsidP="00B952D9">
      <w:r w:rsidRPr="00171765">
        <w:t>Добавлены значения для тэга 1212 и 1030.</w:t>
      </w:r>
    </w:p>
    <w:p w14:paraId="1096D713" w14:textId="7FD19E3A"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1</w:t>
      </w:r>
      <w:r w:rsidRPr="00FE6F31">
        <w:rPr>
          <w:rStyle w:val="af7"/>
        </w:rPr>
        <w:t xml:space="preserve"> от </w:t>
      </w:r>
      <w:r>
        <w:rPr>
          <w:rStyle w:val="af7"/>
        </w:rPr>
        <w:t>11</w:t>
      </w:r>
      <w:r w:rsidRPr="00FE6F31">
        <w:rPr>
          <w:rStyle w:val="af7"/>
        </w:rPr>
        <w:t>.</w:t>
      </w:r>
      <w:r>
        <w:rPr>
          <w:rStyle w:val="af7"/>
        </w:rPr>
        <w:t>06</w:t>
      </w:r>
      <w:r w:rsidRPr="00FE6F31">
        <w:rPr>
          <w:rStyle w:val="af7"/>
        </w:rPr>
        <w:t>.201</w:t>
      </w:r>
      <w:r>
        <w:rPr>
          <w:rStyle w:val="af7"/>
        </w:rPr>
        <w:t>9</w:t>
      </w:r>
    </w:p>
    <w:p w14:paraId="05C5AC8D" w14:textId="77777777" w:rsidR="00171765" w:rsidRDefault="00171765" w:rsidP="00B952D9">
      <w:r>
        <w:t>Добавлена ссылка на чек.</w:t>
      </w:r>
    </w:p>
    <w:p w14:paraId="0B795CFD"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23</w:t>
      </w:r>
      <w:r w:rsidRPr="00FE6F31">
        <w:rPr>
          <w:rStyle w:val="af7"/>
        </w:rPr>
        <w:t>.</w:t>
      </w:r>
      <w:r w:rsidRPr="008A73F2">
        <w:rPr>
          <w:rStyle w:val="af7"/>
        </w:rPr>
        <w:t>0</w:t>
      </w:r>
      <w:r w:rsidRPr="00FE6F31">
        <w:rPr>
          <w:rStyle w:val="af7"/>
        </w:rPr>
        <w:t xml:space="preserve"> от </w:t>
      </w:r>
      <w:r>
        <w:rPr>
          <w:rStyle w:val="af7"/>
        </w:rPr>
        <w:t>15</w:t>
      </w:r>
      <w:r w:rsidRPr="00FE6F31">
        <w:rPr>
          <w:rStyle w:val="af7"/>
        </w:rPr>
        <w:t>.</w:t>
      </w:r>
      <w:r>
        <w:rPr>
          <w:rStyle w:val="af7"/>
        </w:rPr>
        <w:t>06</w:t>
      </w:r>
      <w:r w:rsidRPr="00FE6F31">
        <w:rPr>
          <w:rStyle w:val="af7"/>
        </w:rPr>
        <w:t>.201</w:t>
      </w:r>
      <w:r>
        <w:rPr>
          <w:rStyle w:val="af7"/>
        </w:rPr>
        <w:t>9</w:t>
      </w:r>
    </w:p>
    <w:p w14:paraId="49F11F7D" w14:textId="77777777" w:rsidR="00171765" w:rsidRPr="0000319E" w:rsidRDefault="00171765" w:rsidP="00B952D9">
      <w:r>
        <w:t xml:space="preserve">В запросы создания чека и чека коррекции добавлен параметр </w:t>
      </w:r>
      <w:proofErr w:type="spellStart"/>
      <w:r w:rsidRPr="00B952D9">
        <w:t>callbackUrl</w:t>
      </w:r>
      <w:proofErr w:type="spellEnd"/>
      <w:r w:rsidRPr="0000319E">
        <w:t>.</w:t>
      </w:r>
    </w:p>
    <w:p w14:paraId="4251E67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sidRPr="008A73F2">
        <w:rPr>
          <w:rStyle w:val="af7"/>
        </w:rPr>
        <w:t>0</w:t>
      </w:r>
      <w:r w:rsidRPr="00FE6F31">
        <w:rPr>
          <w:rStyle w:val="af7"/>
        </w:rPr>
        <w:t xml:space="preserve"> от </w:t>
      </w:r>
      <w:r>
        <w:rPr>
          <w:rStyle w:val="af7"/>
        </w:rPr>
        <w:t>10</w:t>
      </w:r>
      <w:r w:rsidRPr="00FE6F31">
        <w:rPr>
          <w:rStyle w:val="af7"/>
        </w:rPr>
        <w:t>.</w:t>
      </w:r>
      <w:r w:rsidRPr="001F06E1">
        <w:rPr>
          <w:rStyle w:val="af7"/>
        </w:rPr>
        <w:t>10</w:t>
      </w:r>
      <w:r w:rsidRPr="00FE6F31">
        <w:rPr>
          <w:rStyle w:val="af7"/>
        </w:rPr>
        <w:t>.201</w:t>
      </w:r>
      <w:r>
        <w:rPr>
          <w:rStyle w:val="af7"/>
        </w:rPr>
        <w:t>9</w:t>
      </w:r>
    </w:p>
    <w:p w14:paraId="5B040859" w14:textId="77777777" w:rsidR="00171765" w:rsidRPr="00B952D9" w:rsidRDefault="00171765" w:rsidP="00B952D9">
      <w:r>
        <w:t>Внесены изменения в размер к</w:t>
      </w:r>
      <w:r w:rsidRPr="00B952D9">
        <w:t>ода товарной номенклатуры, 1162.</w:t>
      </w:r>
    </w:p>
    <w:p w14:paraId="44C12E5A"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Pr>
          <w:rStyle w:val="af7"/>
        </w:rPr>
        <w:t>1</w:t>
      </w:r>
      <w:r w:rsidRPr="00FE6F31">
        <w:rPr>
          <w:rStyle w:val="af7"/>
        </w:rPr>
        <w:t xml:space="preserve"> от </w:t>
      </w:r>
      <w:r>
        <w:rPr>
          <w:rStyle w:val="af7"/>
        </w:rPr>
        <w:t>25</w:t>
      </w:r>
      <w:r w:rsidRPr="00FE6F31">
        <w:rPr>
          <w:rStyle w:val="af7"/>
        </w:rPr>
        <w:t>.</w:t>
      </w:r>
      <w:r>
        <w:rPr>
          <w:rStyle w:val="af7"/>
        </w:rPr>
        <w:t>11</w:t>
      </w:r>
      <w:r w:rsidRPr="00FE6F31">
        <w:rPr>
          <w:rStyle w:val="af7"/>
        </w:rPr>
        <w:t>.201</w:t>
      </w:r>
      <w:r>
        <w:rPr>
          <w:rStyle w:val="af7"/>
        </w:rPr>
        <w:t>9</w:t>
      </w:r>
    </w:p>
    <w:p w14:paraId="421BFB60" w14:textId="77777777" w:rsidR="00171765" w:rsidRDefault="00171765" w:rsidP="00B952D9">
      <w:r>
        <w:t xml:space="preserve">Изменен </w:t>
      </w:r>
      <w:r w:rsidRPr="00B952D9">
        <w:t>IP</w:t>
      </w:r>
      <w:r w:rsidRPr="00856AA8">
        <w:t xml:space="preserve"> адрес</w:t>
      </w:r>
      <w:r>
        <w:t xml:space="preserve"> тестовой среды. </w:t>
      </w:r>
    </w:p>
    <w:p w14:paraId="4687730F"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25</w:t>
      </w:r>
      <w:r w:rsidRPr="00FE6F31">
        <w:rPr>
          <w:rStyle w:val="af7"/>
        </w:rPr>
        <w:t>.</w:t>
      </w:r>
      <w:r>
        <w:rPr>
          <w:rStyle w:val="af7"/>
        </w:rPr>
        <w:t>0</w:t>
      </w:r>
      <w:r w:rsidRPr="00FE6F31">
        <w:rPr>
          <w:rStyle w:val="af7"/>
        </w:rPr>
        <w:t xml:space="preserve"> от </w:t>
      </w:r>
      <w:r>
        <w:rPr>
          <w:rStyle w:val="af7"/>
        </w:rPr>
        <w:t>26</w:t>
      </w:r>
      <w:r w:rsidRPr="00FE6F31">
        <w:rPr>
          <w:rStyle w:val="af7"/>
        </w:rPr>
        <w:t>.</w:t>
      </w:r>
      <w:r>
        <w:rPr>
          <w:rStyle w:val="af7"/>
        </w:rPr>
        <w:t>11</w:t>
      </w:r>
      <w:r w:rsidRPr="00FE6F31">
        <w:rPr>
          <w:rStyle w:val="af7"/>
        </w:rPr>
        <w:t>.201</w:t>
      </w:r>
      <w:r>
        <w:rPr>
          <w:rStyle w:val="af7"/>
        </w:rPr>
        <w:t>9</w:t>
      </w:r>
    </w:p>
    <w:p w14:paraId="5555D07A" w14:textId="77777777" w:rsidR="00171765" w:rsidRDefault="00171765" w:rsidP="00B952D9">
      <w:r>
        <w:t>В чек добавлена возможность передачи тэгов 1021 Кассир, 1117 А</w:t>
      </w:r>
      <w:r w:rsidRPr="00C427A1">
        <w:t>дрес электронной почты отправителя чека</w:t>
      </w:r>
      <w:r>
        <w:t>, 1203 ИНН кассира.</w:t>
      </w:r>
    </w:p>
    <w:p w14:paraId="582BC3D7"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E15521">
        <w:rPr>
          <w:rStyle w:val="af7"/>
        </w:rPr>
        <w:t>6</w:t>
      </w:r>
      <w:r w:rsidRPr="00FE6F31">
        <w:rPr>
          <w:rStyle w:val="af7"/>
        </w:rPr>
        <w:t>.</w:t>
      </w:r>
      <w:r>
        <w:rPr>
          <w:rStyle w:val="af7"/>
        </w:rPr>
        <w:t>0</w:t>
      </w:r>
      <w:r w:rsidRPr="00FE6F31">
        <w:rPr>
          <w:rStyle w:val="af7"/>
        </w:rPr>
        <w:t xml:space="preserve"> от </w:t>
      </w:r>
      <w:r w:rsidRPr="00E15521">
        <w:rPr>
          <w:rStyle w:val="af7"/>
        </w:rPr>
        <w:t>09</w:t>
      </w:r>
      <w:r w:rsidRPr="00FE6F31">
        <w:rPr>
          <w:rStyle w:val="af7"/>
        </w:rPr>
        <w:t>.</w:t>
      </w:r>
      <w:r>
        <w:rPr>
          <w:rStyle w:val="af7"/>
        </w:rPr>
        <w:t>1</w:t>
      </w:r>
      <w:r w:rsidRPr="00E15521">
        <w:rPr>
          <w:rStyle w:val="af7"/>
        </w:rPr>
        <w:t>2</w:t>
      </w:r>
      <w:r w:rsidRPr="00FE6F31">
        <w:rPr>
          <w:rStyle w:val="af7"/>
        </w:rPr>
        <w:t>.201</w:t>
      </w:r>
      <w:r>
        <w:rPr>
          <w:rStyle w:val="af7"/>
        </w:rPr>
        <w:t>9</w:t>
      </w:r>
    </w:p>
    <w:p w14:paraId="2205020C" w14:textId="77777777" w:rsidR="00171765" w:rsidRPr="00F34148" w:rsidRDefault="00171765" w:rsidP="00B952D9">
      <w:r>
        <w:t>Добавлен метод запроса статуса ККТ в группе п.2.5.</w:t>
      </w:r>
    </w:p>
    <w:p w14:paraId="352C5243" w14:textId="77777777" w:rsidR="00171765" w:rsidRDefault="00171765" w:rsidP="00B952D9">
      <w:r>
        <w:t>Добавлена возможность передачи суммы налогов для чека и предмета расчета, тэги 1102, 1103, 1104, 1105, 1106, 1107, 1200.</w:t>
      </w:r>
    </w:p>
    <w:p w14:paraId="005CAE42"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Pr>
          <w:rStyle w:val="af7"/>
        </w:rPr>
        <w:t>0</w:t>
      </w:r>
      <w:r w:rsidRPr="00FE6F31">
        <w:rPr>
          <w:rStyle w:val="af7"/>
        </w:rPr>
        <w:t xml:space="preserve"> от </w:t>
      </w:r>
      <w:r w:rsidRPr="00D91E9D">
        <w:rPr>
          <w:rStyle w:val="af7"/>
        </w:rPr>
        <w:t>27</w:t>
      </w:r>
      <w:r w:rsidRPr="00FE6F31">
        <w:rPr>
          <w:rStyle w:val="af7"/>
        </w:rPr>
        <w:t>.</w:t>
      </w:r>
      <w:r w:rsidRPr="00D91E9D">
        <w:rPr>
          <w:rStyle w:val="af7"/>
        </w:rPr>
        <w:t>0</w:t>
      </w:r>
      <w:r w:rsidRPr="00E15521">
        <w:rPr>
          <w:rStyle w:val="af7"/>
        </w:rPr>
        <w:t>2</w:t>
      </w:r>
      <w:r w:rsidRPr="00FE6F31">
        <w:rPr>
          <w:rStyle w:val="af7"/>
        </w:rPr>
        <w:t>.20</w:t>
      </w:r>
      <w:r>
        <w:rPr>
          <w:rStyle w:val="af7"/>
        </w:rPr>
        <w:t>20</w:t>
      </w:r>
    </w:p>
    <w:p w14:paraId="7E95CC40" w14:textId="77777777" w:rsidR="00171765" w:rsidRPr="00B952D9" w:rsidRDefault="00171765" w:rsidP="00B952D9">
      <w:r>
        <w:t>Добавлены новые значения п</w:t>
      </w:r>
      <w:r w:rsidRPr="00B952D9">
        <w:t>ризнака предмета расчета, тэг 1212</w:t>
      </w:r>
    </w:p>
    <w:p w14:paraId="53C9AEE2" w14:textId="77777777" w:rsidR="00171765" w:rsidRDefault="00171765" w:rsidP="00B952D9">
      <w:r>
        <w:t xml:space="preserve">Исключено </w:t>
      </w:r>
      <w:r w:rsidRPr="001A7745">
        <w:t>описание коррекции</w:t>
      </w:r>
      <w:r>
        <w:t xml:space="preserve"> тэг </w:t>
      </w:r>
      <w:r w:rsidRPr="001A7745">
        <w:t>1177</w:t>
      </w:r>
      <w:r>
        <w:t xml:space="preserve"> в соответствии с поправками в ФФД.</w:t>
      </w:r>
    </w:p>
    <w:p w14:paraId="7B46F116"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27</w:t>
      </w:r>
      <w:r w:rsidRPr="00FE6F31">
        <w:rPr>
          <w:rStyle w:val="af7"/>
        </w:rPr>
        <w:t>.</w:t>
      </w:r>
      <w:r w:rsidRPr="0083620D">
        <w:rPr>
          <w:rStyle w:val="af7"/>
        </w:rPr>
        <w:t>1</w:t>
      </w:r>
      <w:r w:rsidRPr="00FE6F31">
        <w:rPr>
          <w:rStyle w:val="af7"/>
        </w:rPr>
        <w:t xml:space="preserve"> от </w:t>
      </w:r>
      <w:r w:rsidRPr="0083620D">
        <w:rPr>
          <w:rStyle w:val="af7"/>
        </w:rPr>
        <w:t>03</w:t>
      </w:r>
      <w:r w:rsidRPr="00FE6F31">
        <w:rPr>
          <w:rStyle w:val="af7"/>
        </w:rPr>
        <w:t>.</w:t>
      </w:r>
      <w:r w:rsidRPr="00D91E9D">
        <w:rPr>
          <w:rStyle w:val="af7"/>
        </w:rPr>
        <w:t>0</w:t>
      </w:r>
      <w:r w:rsidRPr="0083620D">
        <w:rPr>
          <w:rStyle w:val="af7"/>
        </w:rPr>
        <w:t>8</w:t>
      </w:r>
      <w:r w:rsidRPr="00FE6F31">
        <w:rPr>
          <w:rStyle w:val="af7"/>
        </w:rPr>
        <w:t>.20</w:t>
      </w:r>
      <w:r>
        <w:rPr>
          <w:rStyle w:val="af7"/>
        </w:rPr>
        <w:t>20</w:t>
      </w:r>
    </w:p>
    <w:p w14:paraId="6B9BC2CA" w14:textId="77777777" w:rsidR="00171765" w:rsidRDefault="00171765" w:rsidP="00B952D9">
      <w:r>
        <w:t xml:space="preserve">Добавлена ремарка о различиях в нумерации ставок налога в полях </w:t>
      </w:r>
      <w:r w:rsidRPr="00B952D9">
        <w:rPr>
          <w:b/>
          <w:bCs/>
        </w:rPr>
        <w:t>vat1Sum, vat2Sum, vat3Sum, vat4Sum, vat5Sum, vat6Sum</w:t>
      </w:r>
      <w:r>
        <w:t xml:space="preserve"> и в поле </w:t>
      </w:r>
      <w:proofErr w:type="spellStart"/>
      <w:r w:rsidRPr="00B952D9">
        <w:t>tax</w:t>
      </w:r>
      <w:proofErr w:type="spellEnd"/>
      <w:r w:rsidRPr="0083620D">
        <w:t xml:space="preserve"> </w:t>
      </w:r>
      <w:r>
        <w:t>(тэг 1199).</w:t>
      </w:r>
    </w:p>
    <w:p w14:paraId="518CAB81" w14:textId="77777777" w:rsidR="00171765" w:rsidRDefault="00171765" w:rsidP="00B952D9">
      <w:r>
        <w:t xml:space="preserve">Добавлена ремарка об округлении в поле </w:t>
      </w:r>
      <w:proofErr w:type="spellStart"/>
      <w:r w:rsidRPr="00B952D9">
        <w:rPr>
          <w:b/>
          <w:bCs/>
        </w:rPr>
        <w:t>totalSum</w:t>
      </w:r>
      <w:proofErr w:type="spellEnd"/>
      <w:r>
        <w:t xml:space="preserve"> (тэг 1020)</w:t>
      </w:r>
    </w:p>
    <w:p w14:paraId="1C9C51E7" w14:textId="77777777" w:rsidR="00171765" w:rsidRPr="00B241D0" w:rsidRDefault="00171765" w:rsidP="00B952D9">
      <w:r>
        <w:t xml:space="preserve">Изменены допустимые значения для поля </w:t>
      </w:r>
      <w:proofErr w:type="spellStart"/>
      <w:r w:rsidRPr="00B952D9">
        <w:rPr>
          <w:b/>
          <w:bCs/>
        </w:rPr>
        <w:t>paymentSubjectType</w:t>
      </w:r>
      <w:proofErr w:type="spellEnd"/>
      <w:r w:rsidRPr="0083620D">
        <w:t xml:space="preserve"> (</w:t>
      </w:r>
      <w:r>
        <w:t>тэг</w:t>
      </w:r>
      <w:r w:rsidRPr="0083620D">
        <w:t xml:space="preserve"> 1212).  </w:t>
      </w:r>
      <w:r>
        <w:t>Начиная с версии 2.27.0 допускаются значения от 1 до 26.</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Версия 2.27.</w:t>
      </w:r>
      <w:r w:rsidR="006F17CC">
        <w:rPr>
          <w:rStyle w:val="af7"/>
        </w:rPr>
        <w:t>2</w:t>
      </w:r>
      <w:r w:rsidRPr="00171765">
        <w:rPr>
          <w:rStyle w:val="af7"/>
        </w:rPr>
        <w:t xml:space="preserve"> от 05.02.2021</w:t>
      </w:r>
    </w:p>
    <w:p w14:paraId="08D07011" w14:textId="77777777" w:rsidR="00171765" w:rsidRPr="00B952D9" w:rsidRDefault="00171765" w:rsidP="00B952D9">
      <w:r w:rsidRPr="00B952D9">
        <w:t>Добавлена вводная информация об облачных кассах и описание базовых терминов.</w:t>
      </w:r>
    </w:p>
    <w:p w14:paraId="3F67F87E" w14:textId="77777777" w:rsidR="00171765" w:rsidRPr="00B952D9" w:rsidRDefault="00171765" w:rsidP="00B952D9">
      <w:r w:rsidRPr="00B952D9">
        <w:t>Добавлена подробная информация о параметрах подключения для производственной среды и двух тестовых.</w:t>
      </w:r>
    </w:p>
    <w:p w14:paraId="12B4DC15" w14:textId="77777777" w:rsidR="00171765" w:rsidRPr="00B952D9" w:rsidRDefault="00171765" w:rsidP="00B952D9">
      <w:r w:rsidRPr="00B952D9">
        <w:t xml:space="preserve">Добавлена подробная информация о файлах для тестирования в </w:t>
      </w:r>
      <w:proofErr w:type="spellStart"/>
      <w:r w:rsidRPr="00B952D9">
        <w:t>Git</w:t>
      </w:r>
      <w:proofErr w:type="spellEnd"/>
      <w:r w:rsidRPr="00B952D9">
        <w:t>.</w:t>
      </w:r>
    </w:p>
    <w:p w14:paraId="3F6BD118" w14:textId="77777777" w:rsidR="00171765" w:rsidRPr="00B952D9" w:rsidRDefault="00171765" w:rsidP="00B952D9">
      <w:r w:rsidRPr="00B952D9">
        <w:t xml:space="preserve">Добавлена заметка о приложении </w:t>
      </w:r>
      <w:proofErr w:type="spellStart"/>
      <w:r w:rsidRPr="00B952D9">
        <w:t>Postman</w:t>
      </w:r>
      <w:proofErr w:type="spellEnd"/>
      <w:r w:rsidRPr="00B952D9">
        <w:t xml:space="preserve"> и SignatureGenerator.exe.</w:t>
      </w:r>
    </w:p>
    <w:p w14:paraId="264159CA" w14:textId="77777777" w:rsidR="00171765" w:rsidRPr="00B952D9" w:rsidRDefault="00171765" w:rsidP="00B952D9">
      <w:r w:rsidRPr="00B952D9">
        <w:t>Обновлена информация об ограничении размера чека. 32768 байт приходилось на размер двоичного фискального документа. Документ JSON может содержать около 250 позиций или 100 Кбайт.</w:t>
      </w:r>
    </w:p>
    <w:bookmarkEnd w:id="69"/>
    <w:p w14:paraId="263BBBD7" w14:textId="47489504" w:rsidR="00A70418" w:rsidRPr="00171765" w:rsidRDefault="00A70418" w:rsidP="00A70418">
      <w:pPr>
        <w:keepNext/>
        <w:rPr>
          <w:rStyle w:val="af7"/>
        </w:rPr>
      </w:pPr>
      <w:r w:rsidRPr="00171765">
        <w:rPr>
          <w:rStyle w:val="af7"/>
        </w:rPr>
        <w:t>Версия 2.2</w:t>
      </w:r>
      <w:r w:rsidRPr="00A70418">
        <w:rPr>
          <w:rStyle w:val="af7"/>
        </w:rPr>
        <w:t>8</w:t>
      </w:r>
      <w:r w:rsidRPr="00171765">
        <w:rPr>
          <w:rStyle w:val="af7"/>
        </w:rPr>
        <w:t>.</w:t>
      </w:r>
      <w:r w:rsidRPr="00A70418">
        <w:rPr>
          <w:rStyle w:val="af7"/>
        </w:rPr>
        <w:t>0</w:t>
      </w:r>
      <w:r w:rsidRPr="00171765">
        <w:rPr>
          <w:rStyle w:val="af7"/>
        </w:rPr>
        <w:t xml:space="preserve"> от </w:t>
      </w:r>
      <w:r w:rsidR="00493141" w:rsidRPr="00493141">
        <w:rPr>
          <w:rStyle w:val="af7"/>
        </w:rPr>
        <w:t>13</w:t>
      </w:r>
      <w:r w:rsidRPr="00171765">
        <w:rPr>
          <w:rStyle w:val="af7"/>
        </w:rPr>
        <w:t>.0</w:t>
      </w:r>
      <w:r w:rsidR="00493141" w:rsidRPr="006C217D">
        <w:rPr>
          <w:rStyle w:val="af7"/>
        </w:rPr>
        <w:t>8</w:t>
      </w:r>
      <w:r w:rsidRPr="00171765">
        <w:rPr>
          <w:rStyle w:val="af7"/>
        </w:rPr>
        <w:t>.2021</w:t>
      </w:r>
    </w:p>
    <w:p w14:paraId="2A1135F0" w14:textId="2B51A720" w:rsidR="00171765" w:rsidRDefault="00A70418" w:rsidP="0073313C">
      <w:pPr>
        <w:spacing w:line="240" w:lineRule="auto"/>
        <w:jc w:val="both"/>
        <w:rPr>
          <w:rFonts w:cs="Arial"/>
        </w:rPr>
      </w:pPr>
      <w:r>
        <w:rPr>
          <w:rFonts w:cstheme="minorHAnsi"/>
          <w:sz w:val="24"/>
          <w:szCs w:val="24"/>
        </w:rPr>
        <w:t xml:space="preserve">В тело запроса на создание документа добавлен флаг </w:t>
      </w:r>
      <w:proofErr w:type="spellStart"/>
      <w:r w:rsidRPr="00A70418">
        <w:rPr>
          <w:rFonts w:cs="Arial"/>
          <w:b/>
          <w:bCs/>
          <w:lang w:val="en-US"/>
        </w:rPr>
        <w:t>ignoreItemCodeCheck</w:t>
      </w:r>
      <w:proofErr w:type="spellEnd"/>
      <w:r>
        <w:rPr>
          <w:rFonts w:cs="Arial"/>
        </w:rPr>
        <w:t>.</w:t>
      </w:r>
    </w:p>
    <w:p w14:paraId="768535DD" w14:textId="11FC4639" w:rsidR="00A70418" w:rsidRDefault="00A70418" w:rsidP="0073313C">
      <w:pPr>
        <w:spacing w:line="240" w:lineRule="auto"/>
        <w:jc w:val="both"/>
        <w:rPr>
          <w:rFonts w:cs="Arial"/>
        </w:rPr>
      </w:pPr>
      <w:r>
        <w:rPr>
          <w:rFonts w:cs="Arial"/>
        </w:rPr>
        <w:t>В запрос на создание документа добавлены тэги ФФД 1.2.</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Добавлены запросы для формирования чека коррекции ФФД 1.2 п.2.7 и п.2.8.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Добавлены запросы для проверки КМ п.2.9 и п.2.10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Версия 2.28.1 от 19.01.2022</w:t>
      </w:r>
    </w:p>
    <w:p w14:paraId="23D5530E" w14:textId="2076E37F" w:rsidR="004F1202" w:rsidRDefault="001B370A" w:rsidP="004F1202">
      <w:pPr>
        <w:rPr>
          <w:rFonts w:cs="Arial"/>
        </w:rPr>
      </w:pPr>
      <w:r>
        <w:rPr>
          <w:rFonts w:cstheme="minorHAnsi"/>
          <w:sz w:val="24"/>
          <w:szCs w:val="24"/>
        </w:rPr>
        <w:t>До</w:t>
      </w:r>
      <w:r w:rsidR="004F1202">
        <w:rPr>
          <w:rFonts w:cstheme="minorHAnsi"/>
          <w:sz w:val="24"/>
          <w:szCs w:val="24"/>
        </w:rPr>
        <w:t xml:space="preserve">полнен параметр </w:t>
      </w:r>
      <w:r w:rsidR="004F1202">
        <w:rPr>
          <w:rFonts w:cs="Arial"/>
        </w:rPr>
        <w:t>Признак предмета расчета, 1212</w:t>
      </w:r>
    </w:p>
    <w:p w14:paraId="0A442E9E" w14:textId="449387FB" w:rsidR="00136331" w:rsidRDefault="004F1202" w:rsidP="004F1202">
      <w:r>
        <w:rPr>
          <w:rFonts w:cs="Arial"/>
        </w:rPr>
        <w:t xml:space="preserve">Дополнен параметр </w:t>
      </w:r>
      <w:r w:rsidRPr="003F544B">
        <w:t>Планируемый статус, 2003</w:t>
      </w:r>
    </w:p>
    <w:p w14:paraId="7FEF826E" w14:textId="12C742BC" w:rsidR="0094131D" w:rsidRDefault="00136331" w:rsidP="00136331">
      <w:pPr>
        <w:rPr>
          <w:rFonts w:cstheme="minorHAnsi"/>
          <w:b/>
          <w:sz w:val="24"/>
          <w:szCs w:val="24"/>
        </w:rPr>
      </w:pPr>
      <w:r>
        <w:rPr>
          <w:rFonts w:cstheme="minorHAnsi"/>
          <w:b/>
          <w:sz w:val="24"/>
          <w:szCs w:val="24"/>
        </w:rPr>
        <w:t>Версия 2.28.2</w:t>
      </w:r>
      <w:r w:rsidRPr="004F1202">
        <w:rPr>
          <w:rFonts w:cstheme="minorHAnsi"/>
          <w:b/>
          <w:sz w:val="24"/>
          <w:szCs w:val="24"/>
        </w:rPr>
        <w:t xml:space="preserve"> от </w:t>
      </w:r>
      <w:r>
        <w:rPr>
          <w:rFonts w:cstheme="minorHAnsi"/>
          <w:b/>
          <w:sz w:val="24"/>
          <w:szCs w:val="24"/>
        </w:rPr>
        <w:t>26.02</w:t>
      </w:r>
      <w:r w:rsidRPr="004F1202">
        <w:rPr>
          <w:rFonts w:cstheme="minorHAnsi"/>
          <w:b/>
          <w:sz w:val="24"/>
          <w:szCs w:val="24"/>
        </w:rPr>
        <w:t>.2022</w:t>
      </w:r>
    </w:p>
    <w:p w14:paraId="72FED30B" w14:textId="77777777" w:rsidR="00542312" w:rsidRDefault="0094131D" w:rsidP="00136331">
      <w:pPr>
        <w:rPr>
          <w:rFonts w:cstheme="minorHAnsi"/>
          <w:sz w:val="24"/>
          <w:szCs w:val="24"/>
        </w:rPr>
      </w:pPr>
      <w:r w:rsidRPr="0094131D">
        <w:rPr>
          <w:rFonts w:cstheme="minorHAnsi"/>
          <w:sz w:val="24"/>
          <w:szCs w:val="24"/>
        </w:rPr>
        <w:t>Корректировка документа</w:t>
      </w:r>
    </w:p>
    <w:p w14:paraId="0CE6251A" w14:textId="75059A56" w:rsidR="007B2DC5" w:rsidRPr="00542312" w:rsidRDefault="007B2DC5" w:rsidP="00136331">
      <w:pPr>
        <w:rPr>
          <w:rFonts w:cstheme="minorHAnsi"/>
          <w:sz w:val="24"/>
          <w:szCs w:val="24"/>
        </w:rPr>
      </w:pPr>
      <w:r>
        <w:rPr>
          <w:rFonts w:cstheme="minorHAnsi"/>
          <w:b/>
          <w:bCs/>
          <w:sz w:val="24"/>
          <w:szCs w:val="24"/>
        </w:rPr>
        <w:lastRenderedPageBreak/>
        <w:br/>
      </w:r>
      <w:r w:rsidRPr="007B2DC5">
        <w:rPr>
          <w:rFonts w:cstheme="minorHAnsi"/>
          <w:b/>
          <w:bCs/>
          <w:sz w:val="24"/>
          <w:szCs w:val="24"/>
        </w:rPr>
        <w:t>Версия 2.28.3 от 25.03.2023</w:t>
      </w:r>
    </w:p>
    <w:p w14:paraId="27946B80" w14:textId="0D84090F" w:rsidR="002C3602" w:rsidRDefault="007B2DC5" w:rsidP="00136331">
      <w:pPr>
        <w:rPr>
          <w:rFonts w:cstheme="minorHAnsi"/>
          <w:sz w:val="24"/>
          <w:szCs w:val="24"/>
        </w:rPr>
      </w:pPr>
      <w:r w:rsidRPr="007B2DC5">
        <w:rPr>
          <w:rFonts w:cstheme="minorHAnsi"/>
          <w:sz w:val="24"/>
          <w:szCs w:val="24"/>
        </w:rPr>
        <w:t xml:space="preserve">В тело запроса на создание документа добавлен параметр </w:t>
      </w:r>
      <w:proofErr w:type="spellStart"/>
      <w:r w:rsidRPr="007B2DC5">
        <w:rPr>
          <w:rFonts w:cstheme="minorHAnsi"/>
          <w:sz w:val="24"/>
          <w:szCs w:val="24"/>
        </w:rPr>
        <w:t>callbackApiKey</w:t>
      </w:r>
      <w:proofErr w:type="spellEnd"/>
      <w:r w:rsidRPr="007B2DC5">
        <w:rPr>
          <w:rFonts w:cstheme="minorHAnsi"/>
          <w:sz w:val="24"/>
          <w:szCs w:val="24"/>
        </w:rPr>
        <w:t>.</w:t>
      </w:r>
    </w:p>
    <w:p w14:paraId="3EF756F8" w14:textId="77777777" w:rsidR="002C3602" w:rsidRDefault="002C3602" w:rsidP="002C3602">
      <w:pPr>
        <w:rPr>
          <w:sz w:val="24"/>
        </w:rPr>
      </w:pPr>
      <w:r>
        <w:rPr>
          <w:b/>
          <w:sz w:val="24"/>
        </w:rPr>
        <w:t>Версия 2.29.0 от 20.07.202</w:t>
      </w:r>
      <w:r w:rsidRPr="006B6383">
        <w:rPr>
          <w:b/>
          <w:bCs/>
          <w:sz w:val="24"/>
        </w:rPr>
        <w:t>3</w:t>
      </w:r>
    </w:p>
    <w:p w14:paraId="31D0302D" w14:textId="77777777" w:rsidR="002C3602" w:rsidRDefault="002C3602" w:rsidP="002C3602">
      <w:pPr>
        <w:rPr>
          <w:sz w:val="24"/>
        </w:rPr>
      </w:pPr>
      <w:r>
        <w:t>Обновлен IP производственной среды. Новый IP 81.27.253.4</w:t>
      </w:r>
      <w:r>
        <w:br/>
        <w:t>Старый IP 62.76.112.48</w:t>
      </w:r>
    </w:p>
    <w:p w14:paraId="730A5DC1" w14:textId="229E51AF" w:rsidR="00542312" w:rsidRDefault="00542312" w:rsidP="00542312">
      <w:pPr>
        <w:rPr>
          <w:sz w:val="24"/>
        </w:rPr>
      </w:pPr>
      <w:r>
        <w:rPr>
          <w:b/>
          <w:sz w:val="24"/>
        </w:rPr>
        <w:t>Версия 2.29.1 от 15.11.202</w:t>
      </w:r>
      <w:r w:rsidRPr="006B6383">
        <w:rPr>
          <w:b/>
          <w:bCs/>
          <w:sz w:val="24"/>
        </w:rPr>
        <w:t>3</w:t>
      </w:r>
    </w:p>
    <w:p w14:paraId="6FBBAA60" w14:textId="2A1F7C93" w:rsidR="00542312" w:rsidRDefault="00542312" w:rsidP="00542312">
      <w:pPr>
        <w:rPr>
          <w:sz w:val="24"/>
        </w:rPr>
      </w:pPr>
      <w:r>
        <w:t xml:space="preserve">Обновлены данные в полях </w:t>
      </w:r>
      <w:proofErr w:type="spellStart"/>
      <w:r w:rsidRPr="00542312">
        <w:rPr>
          <w:b/>
          <w:bCs/>
        </w:rPr>
        <w:t>senderEmail</w:t>
      </w:r>
      <w:proofErr w:type="spellEnd"/>
      <w:r>
        <w:rPr>
          <w:b/>
          <w:bCs/>
        </w:rPr>
        <w:t xml:space="preserve"> – </w:t>
      </w:r>
      <w:r w:rsidRPr="00542312">
        <w:t>тег 1117</w:t>
      </w:r>
      <w:r>
        <w:t xml:space="preserve">, </w:t>
      </w:r>
      <w:proofErr w:type="spellStart"/>
      <w:r w:rsidRPr="00542312">
        <w:rPr>
          <w:b/>
          <w:bCs/>
        </w:rPr>
        <w:t>customerContact</w:t>
      </w:r>
      <w:proofErr w:type="spellEnd"/>
      <w:r>
        <w:t xml:space="preserve"> – тег </w:t>
      </w:r>
      <w:r w:rsidRPr="00542312">
        <w:t>1008</w:t>
      </w:r>
      <w:r>
        <w:br/>
        <w:t>Добавлена возможность отправки значения «</w:t>
      </w:r>
      <w:r w:rsidRPr="00542312">
        <w:rPr>
          <w:b/>
          <w:bCs/>
          <w:lang w:val="en-US"/>
        </w:rPr>
        <w:t>none</w:t>
      </w:r>
      <w:r>
        <w:t>»</w:t>
      </w:r>
    </w:p>
    <w:p w14:paraId="6577C617" w14:textId="77777777" w:rsidR="002C3602" w:rsidRPr="0094131D" w:rsidRDefault="002C3602" w:rsidP="00136331">
      <w:pPr>
        <w:rPr>
          <w:rFonts w:cstheme="minorHAnsi"/>
          <w:sz w:val="24"/>
          <w:szCs w:val="24"/>
        </w:rPr>
      </w:pPr>
    </w:p>
    <w:p w14:paraId="7C92B4E6" w14:textId="6689D3E2" w:rsidR="001B370A" w:rsidRPr="00A70418" w:rsidRDefault="001B370A" w:rsidP="0073313C">
      <w:pPr>
        <w:spacing w:line="240" w:lineRule="auto"/>
        <w:jc w:val="both"/>
        <w:rPr>
          <w:rFonts w:cstheme="minorHAnsi"/>
          <w:sz w:val="24"/>
          <w:szCs w:val="24"/>
        </w:rPr>
      </w:pPr>
    </w:p>
    <w:sectPr w:rsidR="001B370A" w:rsidRPr="00A70418" w:rsidSect="00C37DB9">
      <w:headerReference w:type="default" r:id="rId31"/>
      <w:footerReference w:type="default" r:id="rId32"/>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3A82A5" w14:textId="77777777" w:rsidR="007921C4" w:rsidRDefault="007921C4" w:rsidP="00F96261">
      <w:pPr>
        <w:spacing w:after="0" w:line="240" w:lineRule="auto"/>
      </w:pPr>
      <w:r>
        <w:separator/>
      </w:r>
    </w:p>
  </w:endnote>
  <w:endnote w:type="continuationSeparator" w:id="0">
    <w:p w14:paraId="39F79E8B" w14:textId="77777777" w:rsidR="007921C4" w:rsidRDefault="007921C4"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090498"/>
      <w:docPartObj>
        <w:docPartGallery w:val="Page Numbers (Bottom of Page)"/>
        <w:docPartUnique/>
      </w:docPartObj>
    </w:sdtPr>
    <w:sdtEndPr/>
    <w:sdtContent>
      <w:p w14:paraId="00533EFC" w14:textId="77777777" w:rsidR="00542312" w:rsidRDefault="00542312">
        <w:pPr>
          <w:pStyle w:val="a8"/>
          <w:jc w:val="right"/>
        </w:pPr>
        <w:r>
          <w:fldChar w:fldCharType="begin"/>
        </w:r>
        <w:r>
          <w:instrText>PAGE   \* MERGEFORMAT</w:instrText>
        </w:r>
        <w:r>
          <w:fldChar w:fldCharType="separate"/>
        </w:r>
        <w:r>
          <w:rPr>
            <w:noProof/>
          </w:rPr>
          <w:t>36</w:t>
        </w:r>
        <w:r>
          <w:fldChar w:fldCharType="end"/>
        </w:r>
      </w:p>
    </w:sdtContent>
  </w:sdt>
  <w:p w14:paraId="14A40A70" w14:textId="77777777" w:rsidR="00542312" w:rsidRDefault="0054231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C5F387" w14:textId="77777777" w:rsidR="007921C4" w:rsidRDefault="007921C4" w:rsidP="00F96261">
      <w:pPr>
        <w:spacing w:after="0" w:line="240" w:lineRule="auto"/>
      </w:pPr>
      <w:r>
        <w:separator/>
      </w:r>
    </w:p>
  </w:footnote>
  <w:footnote w:type="continuationSeparator" w:id="0">
    <w:p w14:paraId="3C6EDECA" w14:textId="77777777" w:rsidR="007921C4" w:rsidRDefault="007921C4" w:rsidP="00F96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7782869"/>
      <w:docPartObj>
        <w:docPartGallery w:val="Watermarks"/>
        <w:docPartUnique/>
      </w:docPartObj>
    </w:sdtPr>
    <w:sdtEndPr/>
    <w:sdtContent>
      <w:p w14:paraId="47B3A306" w14:textId="77777777" w:rsidR="00542312" w:rsidRDefault="007921C4">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15:restartNumberingAfterBreak="0">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15:restartNumberingAfterBreak="0">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Шило Николай">
    <w15:presenceInfo w15:providerId="AD" w15:userId="S-1-5-21-1191554130-3424604699-1897673517-16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trackRevisions/>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98"/>
    <w:rsid w:val="000067D2"/>
    <w:rsid w:val="00006AB9"/>
    <w:rsid w:val="0001100B"/>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713A"/>
    <w:rsid w:val="000D0368"/>
    <w:rsid w:val="000D0F56"/>
    <w:rsid w:val="000E3ED2"/>
    <w:rsid w:val="000E64F7"/>
    <w:rsid w:val="000E6E98"/>
    <w:rsid w:val="000F4F63"/>
    <w:rsid w:val="00100C4E"/>
    <w:rsid w:val="00110A1D"/>
    <w:rsid w:val="00111573"/>
    <w:rsid w:val="001132D0"/>
    <w:rsid w:val="001145FE"/>
    <w:rsid w:val="00114E2C"/>
    <w:rsid w:val="00117921"/>
    <w:rsid w:val="00123598"/>
    <w:rsid w:val="0013155D"/>
    <w:rsid w:val="00136331"/>
    <w:rsid w:val="0016300B"/>
    <w:rsid w:val="00164C39"/>
    <w:rsid w:val="00171765"/>
    <w:rsid w:val="00171C75"/>
    <w:rsid w:val="00172A6D"/>
    <w:rsid w:val="001767CD"/>
    <w:rsid w:val="001A4E77"/>
    <w:rsid w:val="001B0EAA"/>
    <w:rsid w:val="001B370A"/>
    <w:rsid w:val="001B466E"/>
    <w:rsid w:val="001B6153"/>
    <w:rsid w:val="001C6E56"/>
    <w:rsid w:val="001D4F0A"/>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86BA1"/>
    <w:rsid w:val="002908DF"/>
    <w:rsid w:val="0029397D"/>
    <w:rsid w:val="002B3ED4"/>
    <w:rsid w:val="002B6C26"/>
    <w:rsid w:val="002C1884"/>
    <w:rsid w:val="002C3602"/>
    <w:rsid w:val="002D2376"/>
    <w:rsid w:val="002D56CA"/>
    <w:rsid w:val="00305558"/>
    <w:rsid w:val="003062C9"/>
    <w:rsid w:val="00307B02"/>
    <w:rsid w:val="00312BDE"/>
    <w:rsid w:val="00315ED9"/>
    <w:rsid w:val="00325CE0"/>
    <w:rsid w:val="003272D0"/>
    <w:rsid w:val="003432DD"/>
    <w:rsid w:val="00362496"/>
    <w:rsid w:val="00370700"/>
    <w:rsid w:val="00374F0B"/>
    <w:rsid w:val="00377149"/>
    <w:rsid w:val="003805EC"/>
    <w:rsid w:val="00382E92"/>
    <w:rsid w:val="0039569F"/>
    <w:rsid w:val="00397593"/>
    <w:rsid w:val="003B6B91"/>
    <w:rsid w:val="003B7EF5"/>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7EAB"/>
    <w:rsid w:val="004716BE"/>
    <w:rsid w:val="0047233A"/>
    <w:rsid w:val="004744C3"/>
    <w:rsid w:val="004757E9"/>
    <w:rsid w:val="00493141"/>
    <w:rsid w:val="004A4B51"/>
    <w:rsid w:val="004A4E09"/>
    <w:rsid w:val="004B41F9"/>
    <w:rsid w:val="004C19CD"/>
    <w:rsid w:val="004E0471"/>
    <w:rsid w:val="004F1202"/>
    <w:rsid w:val="004F2C8C"/>
    <w:rsid w:val="004F67AE"/>
    <w:rsid w:val="00501F7B"/>
    <w:rsid w:val="00507BD9"/>
    <w:rsid w:val="00512179"/>
    <w:rsid w:val="00515E6B"/>
    <w:rsid w:val="005229EB"/>
    <w:rsid w:val="00524063"/>
    <w:rsid w:val="00527DE0"/>
    <w:rsid w:val="00534D34"/>
    <w:rsid w:val="005352EF"/>
    <w:rsid w:val="00536886"/>
    <w:rsid w:val="00536C5F"/>
    <w:rsid w:val="00537BFE"/>
    <w:rsid w:val="00542312"/>
    <w:rsid w:val="00542BFF"/>
    <w:rsid w:val="00546574"/>
    <w:rsid w:val="0055393B"/>
    <w:rsid w:val="005546B5"/>
    <w:rsid w:val="00563A43"/>
    <w:rsid w:val="00565C26"/>
    <w:rsid w:val="005A2553"/>
    <w:rsid w:val="005A2BA4"/>
    <w:rsid w:val="005B093B"/>
    <w:rsid w:val="005B5054"/>
    <w:rsid w:val="005B69BA"/>
    <w:rsid w:val="005B771C"/>
    <w:rsid w:val="005C67F2"/>
    <w:rsid w:val="005D6D46"/>
    <w:rsid w:val="005E0D92"/>
    <w:rsid w:val="005F2697"/>
    <w:rsid w:val="00607503"/>
    <w:rsid w:val="0060784E"/>
    <w:rsid w:val="00610E3A"/>
    <w:rsid w:val="00611099"/>
    <w:rsid w:val="00614CB5"/>
    <w:rsid w:val="00627F02"/>
    <w:rsid w:val="00631D9C"/>
    <w:rsid w:val="006358DE"/>
    <w:rsid w:val="0063743B"/>
    <w:rsid w:val="00640C9A"/>
    <w:rsid w:val="0064582D"/>
    <w:rsid w:val="00651855"/>
    <w:rsid w:val="00670B11"/>
    <w:rsid w:val="00672E8E"/>
    <w:rsid w:val="006768A7"/>
    <w:rsid w:val="00677EEF"/>
    <w:rsid w:val="006816E1"/>
    <w:rsid w:val="00683A12"/>
    <w:rsid w:val="00687A49"/>
    <w:rsid w:val="006A1368"/>
    <w:rsid w:val="006A25F1"/>
    <w:rsid w:val="006B5B06"/>
    <w:rsid w:val="006B6383"/>
    <w:rsid w:val="006B786A"/>
    <w:rsid w:val="006C217D"/>
    <w:rsid w:val="006C511F"/>
    <w:rsid w:val="006C6671"/>
    <w:rsid w:val="006D199A"/>
    <w:rsid w:val="006D3EEB"/>
    <w:rsid w:val="006E0B19"/>
    <w:rsid w:val="006E36ED"/>
    <w:rsid w:val="006E57AD"/>
    <w:rsid w:val="006F17CC"/>
    <w:rsid w:val="006F4863"/>
    <w:rsid w:val="00702A85"/>
    <w:rsid w:val="00703E22"/>
    <w:rsid w:val="00705CE0"/>
    <w:rsid w:val="00712300"/>
    <w:rsid w:val="007231FC"/>
    <w:rsid w:val="00725563"/>
    <w:rsid w:val="00727B41"/>
    <w:rsid w:val="00732349"/>
    <w:rsid w:val="0073313C"/>
    <w:rsid w:val="007441EA"/>
    <w:rsid w:val="00750BF1"/>
    <w:rsid w:val="00754574"/>
    <w:rsid w:val="00764474"/>
    <w:rsid w:val="00772F4B"/>
    <w:rsid w:val="00780C1B"/>
    <w:rsid w:val="00787276"/>
    <w:rsid w:val="007921C4"/>
    <w:rsid w:val="007A3DF0"/>
    <w:rsid w:val="007A5821"/>
    <w:rsid w:val="007B2DC5"/>
    <w:rsid w:val="007C163B"/>
    <w:rsid w:val="007C19CB"/>
    <w:rsid w:val="007C7D99"/>
    <w:rsid w:val="007D4134"/>
    <w:rsid w:val="007D6E13"/>
    <w:rsid w:val="007E0478"/>
    <w:rsid w:val="007E60A1"/>
    <w:rsid w:val="007F2B01"/>
    <w:rsid w:val="007F378A"/>
    <w:rsid w:val="007F5E82"/>
    <w:rsid w:val="007F7412"/>
    <w:rsid w:val="00803B3C"/>
    <w:rsid w:val="0082228A"/>
    <w:rsid w:val="00826D85"/>
    <w:rsid w:val="00834E44"/>
    <w:rsid w:val="00841BCE"/>
    <w:rsid w:val="0084541F"/>
    <w:rsid w:val="00846532"/>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2183B"/>
    <w:rsid w:val="009410FB"/>
    <w:rsid w:val="0094131D"/>
    <w:rsid w:val="00942435"/>
    <w:rsid w:val="0094400F"/>
    <w:rsid w:val="00944D6D"/>
    <w:rsid w:val="0094624A"/>
    <w:rsid w:val="00950DB9"/>
    <w:rsid w:val="00966D38"/>
    <w:rsid w:val="009807C2"/>
    <w:rsid w:val="00982C99"/>
    <w:rsid w:val="00984264"/>
    <w:rsid w:val="00985C05"/>
    <w:rsid w:val="00987692"/>
    <w:rsid w:val="009A0448"/>
    <w:rsid w:val="009A1E6E"/>
    <w:rsid w:val="009B0307"/>
    <w:rsid w:val="009B4C9D"/>
    <w:rsid w:val="009C4FDB"/>
    <w:rsid w:val="009D2786"/>
    <w:rsid w:val="009D5D96"/>
    <w:rsid w:val="009E2135"/>
    <w:rsid w:val="009E3433"/>
    <w:rsid w:val="009F719B"/>
    <w:rsid w:val="00A000CD"/>
    <w:rsid w:val="00A01269"/>
    <w:rsid w:val="00A02B69"/>
    <w:rsid w:val="00A04801"/>
    <w:rsid w:val="00A052AC"/>
    <w:rsid w:val="00A14AA0"/>
    <w:rsid w:val="00A24579"/>
    <w:rsid w:val="00A2661E"/>
    <w:rsid w:val="00A2711D"/>
    <w:rsid w:val="00A30465"/>
    <w:rsid w:val="00A3483E"/>
    <w:rsid w:val="00A3593F"/>
    <w:rsid w:val="00A36EF9"/>
    <w:rsid w:val="00A422FA"/>
    <w:rsid w:val="00A47D55"/>
    <w:rsid w:val="00A50E05"/>
    <w:rsid w:val="00A60F13"/>
    <w:rsid w:val="00A65556"/>
    <w:rsid w:val="00A65FD2"/>
    <w:rsid w:val="00A70418"/>
    <w:rsid w:val="00A70CAC"/>
    <w:rsid w:val="00A81B2D"/>
    <w:rsid w:val="00A95CAE"/>
    <w:rsid w:val="00AA1546"/>
    <w:rsid w:val="00AA2B01"/>
    <w:rsid w:val="00AA2DAE"/>
    <w:rsid w:val="00AA784D"/>
    <w:rsid w:val="00AC09D6"/>
    <w:rsid w:val="00AC4785"/>
    <w:rsid w:val="00AC7B16"/>
    <w:rsid w:val="00AD0654"/>
    <w:rsid w:val="00AD79F6"/>
    <w:rsid w:val="00AE4D08"/>
    <w:rsid w:val="00AE6B96"/>
    <w:rsid w:val="00AF154A"/>
    <w:rsid w:val="00AF6DBD"/>
    <w:rsid w:val="00B03B65"/>
    <w:rsid w:val="00B06C76"/>
    <w:rsid w:val="00B07626"/>
    <w:rsid w:val="00B114E2"/>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82318"/>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22EBC"/>
    <w:rsid w:val="00C26173"/>
    <w:rsid w:val="00C31193"/>
    <w:rsid w:val="00C36F7B"/>
    <w:rsid w:val="00C37DB9"/>
    <w:rsid w:val="00C41CC2"/>
    <w:rsid w:val="00C43888"/>
    <w:rsid w:val="00C47018"/>
    <w:rsid w:val="00C53A8A"/>
    <w:rsid w:val="00C57595"/>
    <w:rsid w:val="00C66711"/>
    <w:rsid w:val="00C849A5"/>
    <w:rsid w:val="00C877AC"/>
    <w:rsid w:val="00CA3D3C"/>
    <w:rsid w:val="00CB2469"/>
    <w:rsid w:val="00CC62FF"/>
    <w:rsid w:val="00CE43A2"/>
    <w:rsid w:val="00CE4C3D"/>
    <w:rsid w:val="00CE6B60"/>
    <w:rsid w:val="00CE77A8"/>
    <w:rsid w:val="00CF1192"/>
    <w:rsid w:val="00CF1D55"/>
    <w:rsid w:val="00D01A30"/>
    <w:rsid w:val="00D115B5"/>
    <w:rsid w:val="00D129D2"/>
    <w:rsid w:val="00D17DFB"/>
    <w:rsid w:val="00D23F37"/>
    <w:rsid w:val="00D2572F"/>
    <w:rsid w:val="00D27E4B"/>
    <w:rsid w:val="00D31347"/>
    <w:rsid w:val="00D34040"/>
    <w:rsid w:val="00D3414D"/>
    <w:rsid w:val="00D42173"/>
    <w:rsid w:val="00D47363"/>
    <w:rsid w:val="00D62A99"/>
    <w:rsid w:val="00D63B22"/>
    <w:rsid w:val="00D66894"/>
    <w:rsid w:val="00D84FC9"/>
    <w:rsid w:val="00D86B13"/>
    <w:rsid w:val="00DA2AFB"/>
    <w:rsid w:val="00DA7EE5"/>
    <w:rsid w:val="00DB3727"/>
    <w:rsid w:val="00DB58AB"/>
    <w:rsid w:val="00DD04DD"/>
    <w:rsid w:val="00DE2903"/>
    <w:rsid w:val="00DE7DD0"/>
    <w:rsid w:val="00DF2D79"/>
    <w:rsid w:val="00E057B2"/>
    <w:rsid w:val="00E06620"/>
    <w:rsid w:val="00E10A3E"/>
    <w:rsid w:val="00E11C0E"/>
    <w:rsid w:val="00E15B84"/>
    <w:rsid w:val="00E40EF0"/>
    <w:rsid w:val="00E47841"/>
    <w:rsid w:val="00E54820"/>
    <w:rsid w:val="00E56FC0"/>
    <w:rsid w:val="00E61789"/>
    <w:rsid w:val="00E7580C"/>
    <w:rsid w:val="00E7677A"/>
    <w:rsid w:val="00E84B96"/>
    <w:rsid w:val="00E91894"/>
    <w:rsid w:val="00E91BDF"/>
    <w:rsid w:val="00E94F0C"/>
    <w:rsid w:val="00E9730A"/>
    <w:rsid w:val="00EA5885"/>
    <w:rsid w:val="00EA5F00"/>
    <w:rsid w:val="00EA79C9"/>
    <w:rsid w:val="00EA7AC6"/>
    <w:rsid w:val="00EC2F21"/>
    <w:rsid w:val="00EC6744"/>
    <w:rsid w:val="00ED300B"/>
    <w:rsid w:val="00ED6105"/>
    <w:rsid w:val="00EE49C2"/>
    <w:rsid w:val="00EE5FEA"/>
    <w:rsid w:val="00EE7925"/>
    <w:rsid w:val="00EF1B90"/>
    <w:rsid w:val="00EF1D8C"/>
    <w:rsid w:val="00F0301A"/>
    <w:rsid w:val="00F111B9"/>
    <w:rsid w:val="00F12CBC"/>
    <w:rsid w:val="00F14709"/>
    <w:rsid w:val="00F1754F"/>
    <w:rsid w:val="00F34830"/>
    <w:rsid w:val="00F4030C"/>
    <w:rsid w:val="00F407E2"/>
    <w:rsid w:val="00F4568F"/>
    <w:rsid w:val="00F5370D"/>
    <w:rsid w:val="00F5782B"/>
    <w:rsid w:val="00F600A4"/>
    <w:rsid w:val="00F71EA8"/>
    <w:rsid w:val="00F7757F"/>
    <w:rsid w:val="00F8603C"/>
    <w:rsid w:val="00F879F2"/>
    <w:rsid w:val="00F90331"/>
    <w:rsid w:val="00F96261"/>
    <w:rsid w:val="00F96F49"/>
    <w:rsid w:val="00FA0278"/>
    <w:rsid w:val="00FA56DB"/>
    <w:rsid w:val="00FD5E80"/>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eastAsia="ru-RU"/>
    </w:rPr>
  </w:style>
  <w:style w:type="character" w:customStyle="1" w:styleId="a3">
    <w:name w:val="Заголовок Знак"/>
    <w:basedOn w:val="a0"/>
    <w:link w:val="a4"/>
    <w:rsid w:val="00281F66"/>
    <w:rPr>
      <w:rFonts w:ascii="Times New Roman" w:eastAsia="Times New Roman" w:hAnsi="Times New Roman" w:cs="Times New Roman"/>
      <w:sz w:val="24"/>
      <w:szCs w:val="24"/>
      <w:lang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06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b"/>
    <w:uiPriority w:val="39"/>
    <w:rsid w:val="00D0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6A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AF6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E4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D6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uiPriority w:val="39"/>
    <w:rsid w:val="003D3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23">
    <w:name w:val="Неразрешенное упоминание2"/>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val="en-US" w:eastAsia="ru-RU"/>
    </w:rPr>
  </w:style>
  <w:style w:type="character" w:customStyle="1" w:styleId="Json0">
    <w:name w:val="Json Знак"/>
    <w:basedOn w:val="a0"/>
    <w:link w:val="Json"/>
    <w:rsid w:val="00171765"/>
    <w:rPr>
      <w:rFonts w:ascii="Courier New" w:eastAsiaTheme="minorEastAsia" w:hAnsi="Courier New" w:cs="Courier New"/>
      <w:sz w:val="20"/>
      <w:szCs w:val="20"/>
      <w:lang w:val="en-US"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p.orangedata.ru:12001/" TargetMode="External"/><Relationship Id="rId18" Type="http://schemas.openxmlformats.org/officeDocument/2006/relationships/hyperlink" Target="https://api.orangedata.ru:12003/"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github.com/orangedata-official/API/tree/master/files_for_test/client_ca.crt"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apip.orangedata.ru:2443/" TargetMode="External"/><Relationship Id="rId17" Type="http://schemas.openxmlformats.org/officeDocument/2006/relationships/hyperlink" Target="https://apip.orangedata.ru:12001/swagger/v2/swagger.json" TargetMode="External"/><Relationship Id="rId25" Type="http://schemas.openxmlformats.org/officeDocument/2006/relationships/hyperlink" Target="https://www.nalog.ru/html/sites/www.new.nalog.ru/doc/pril2_fns229_210317.docx"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pip.orangedata.ru:2443/swagger/v2/swagger.json" TargetMode="External"/><Relationship Id="rId20" Type="http://schemas.openxmlformats.org/officeDocument/2006/relationships/hyperlink" Target="https://lk.orangedata.ru" TargetMode="External"/><Relationship Id="rId29" Type="http://schemas.openxmlformats.org/officeDocument/2006/relationships/hyperlink" Target="https://cheques-lk.orangedata.ru/9715225506/766eecfb05054fbab35d8c3d9f7d9d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nalog.ru/html/sites/www.new.nalog.ru/doc/pril2_fns229_210317.docx"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apip.orangedata.ru:12001/swagger" TargetMode="External"/><Relationship Id="rId23" Type="http://schemas.openxmlformats.org/officeDocument/2006/relationships/hyperlink" Target="https://github.com/orangedata-official/API/tree/master/files_for_test" TargetMode="External"/><Relationship Id="rId28" Type="http://schemas.openxmlformats.org/officeDocument/2006/relationships/hyperlink" Target="https://www.nalog.ru/rn77/service/mp/" TargetMode="External"/><Relationship Id="rId10" Type="http://schemas.openxmlformats.org/officeDocument/2006/relationships/image" Target="media/image1.png"/><Relationship Id="rId19" Type="http://schemas.openxmlformats.org/officeDocument/2006/relationships/hyperlink" Target="https://lk.orangedata.ru/"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paykiosk.ru/netpay" TargetMode="External"/><Relationship Id="rId14" Type="http://schemas.openxmlformats.org/officeDocument/2006/relationships/hyperlink" Target="https://apip.orangedata.ru:2443/swagger" TargetMode="External"/><Relationship Id="rId22" Type="http://schemas.openxmlformats.org/officeDocument/2006/relationships/hyperlink" Target="https://github.com/orangedata-official/API/tree/master/files_for_test" TargetMode="External"/><Relationship Id="rId27" Type="http://schemas.openxmlformats.org/officeDocument/2006/relationships/hyperlink" Target="https://github.com/orangedata-official/API/tree/master/SignatureGenerator" TargetMode="External"/><Relationship Id="rId30" Type="http://schemas.openxmlformats.org/officeDocument/2006/relationships/image" Target="media/image4.gif"/><Relationship Id="rId35" Type="http://schemas.openxmlformats.org/officeDocument/2006/relationships/theme" Target="theme/theme1.xml"/><Relationship Id="rId8" Type="http://schemas.openxmlformats.org/officeDocument/2006/relationships/hyperlink" Target="http://www.orangedata.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975D2-C331-4442-B96D-2D9753F4A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98</Pages>
  <Words>18102</Words>
  <Characters>103185</Characters>
  <Application>Microsoft Office Word</Application>
  <DocSecurity>0</DocSecurity>
  <Lines>859</Lines>
  <Paragraphs>242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Шило Николай</cp:lastModifiedBy>
  <cp:revision>3</cp:revision>
  <cp:lastPrinted>2023-10-10T13:27:00Z</cp:lastPrinted>
  <dcterms:created xsi:type="dcterms:W3CDTF">2023-11-15T15:56:00Z</dcterms:created>
  <dcterms:modified xsi:type="dcterms:W3CDTF">2023-12-12T16:38:00Z</dcterms:modified>
</cp:coreProperties>
</file>