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0C9CE2B5" w:rsidR="00281F66" w:rsidRPr="00F96261" w:rsidRDefault="00281F66" w:rsidP="00BE780D">
      <w:pPr>
        <w:pStyle w:val="a4"/>
        <w:jc w:val="center"/>
        <w:rPr>
          <w:sz w:val="56"/>
          <w:szCs w:val="56"/>
        </w:rPr>
      </w:pPr>
      <w:r w:rsidRPr="00F96261">
        <w:rPr>
          <w:sz w:val="56"/>
          <w:szCs w:val="56"/>
        </w:rPr>
        <w:t>(</w:t>
      </w:r>
      <w:r w:rsidR="00286616">
        <w:rPr>
          <w:sz w:val="56"/>
          <w:szCs w:val="56"/>
        </w:rPr>
        <w:t>Облачный</w:t>
      </w:r>
      <w:r w:rsidR="00CC4CE1">
        <w:rPr>
          <w:sz w:val="56"/>
          <w:szCs w:val="56"/>
          <w:lang w:val="en-US"/>
        </w:rPr>
        <w:t xml:space="preserve"> </w:t>
      </w:r>
      <w:r w:rsidR="00286616">
        <w:rPr>
          <w:sz w:val="56"/>
          <w:szCs w:val="56"/>
        </w:rPr>
        <w:t xml:space="preserve">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54663035" w:rsidR="002C3602" w:rsidRPr="00CC4CE1" w:rsidRDefault="002C3602" w:rsidP="002C3602">
      <w:pPr>
        <w:pStyle w:val="a4"/>
        <w:jc w:val="center"/>
        <w:rPr>
          <w:sz w:val="56"/>
          <w:lang w:val="en-US"/>
          <w:rPrChange w:id="0" w:author="Шило Николай" w:date="2024-12-05T19:44:00Z">
            <w:rPr>
              <w:sz w:val="56"/>
            </w:rPr>
          </w:rPrChange>
        </w:rPr>
      </w:pPr>
      <w:r>
        <w:rPr>
          <w:sz w:val="56"/>
        </w:rPr>
        <w:t>Версия 2.</w:t>
      </w:r>
      <w:del w:id="1" w:author="Шило Николай" w:date="2024-12-05T19:44:00Z">
        <w:r w:rsidDel="00CC4CE1">
          <w:rPr>
            <w:sz w:val="56"/>
          </w:rPr>
          <w:delText>29</w:delText>
        </w:r>
      </w:del>
      <w:ins w:id="2" w:author="Шило Николай" w:date="2024-12-05T19:44:00Z">
        <w:r w:rsidR="00CC4CE1">
          <w:rPr>
            <w:sz w:val="56"/>
            <w:lang w:val="en-US"/>
          </w:rPr>
          <w:t>30</w:t>
        </w:r>
      </w:ins>
      <w:r>
        <w:rPr>
          <w:sz w:val="56"/>
        </w:rPr>
        <w:t>.</w:t>
      </w:r>
      <w:del w:id="3" w:author="Шило Николай" w:date="2024-12-05T19:44:00Z">
        <w:r w:rsidR="000E3ED2" w:rsidDel="00CC4CE1">
          <w:rPr>
            <w:sz w:val="56"/>
            <w:lang w:val="en-US"/>
          </w:rPr>
          <w:delText>1</w:delText>
        </w:r>
        <w:r w:rsidDel="00CC4CE1">
          <w:rPr>
            <w:sz w:val="56"/>
          </w:rPr>
          <w:delText xml:space="preserve"> </w:delText>
        </w:r>
      </w:del>
      <w:ins w:id="4" w:author="Шило Николай" w:date="2024-12-05T19:44:00Z">
        <w:r w:rsidR="00CC4CE1">
          <w:rPr>
            <w:sz w:val="56"/>
            <w:lang w:val="en-US"/>
          </w:rPr>
          <w:t>0</w:t>
        </w:r>
        <w:r w:rsidR="00CC4CE1">
          <w:rPr>
            <w:sz w:val="56"/>
          </w:rPr>
          <w:t xml:space="preserve"> </w:t>
        </w:r>
      </w:ins>
      <w:r>
        <w:rPr>
          <w:sz w:val="56"/>
        </w:rPr>
        <w:t xml:space="preserve">от </w:t>
      </w:r>
      <w:del w:id="5" w:author="Шило Николай" w:date="2024-12-05T19:44:00Z">
        <w:r w:rsidR="000E3ED2" w:rsidDel="00CC4CE1">
          <w:rPr>
            <w:sz w:val="56"/>
            <w:lang w:val="en-US"/>
          </w:rPr>
          <w:delText>15</w:delText>
        </w:r>
      </w:del>
      <w:ins w:id="6" w:author="Шило Николай" w:date="2024-12-05T19:44:00Z">
        <w:r w:rsidR="00CC4CE1">
          <w:rPr>
            <w:sz w:val="56"/>
            <w:lang w:val="en-US"/>
          </w:rPr>
          <w:t>05</w:t>
        </w:r>
      </w:ins>
      <w:r>
        <w:rPr>
          <w:sz w:val="56"/>
        </w:rPr>
        <w:t>.</w:t>
      </w:r>
      <w:del w:id="7" w:author="Шило Николай" w:date="2024-12-05T19:44:00Z">
        <w:r w:rsidR="000E3ED2" w:rsidDel="00CC4CE1">
          <w:rPr>
            <w:sz w:val="56"/>
            <w:lang w:val="en-US"/>
          </w:rPr>
          <w:delText>11</w:delText>
        </w:r>
      </w:del>
      <w:ins w:id="8" w:author="Шило Николай" w:date="2024-12-05T19:44:00Z">
        <w:r w:rsidR="00CC4CE1">
          <w:rPr>
            <w:sz w:val="56"/>
            <w:lang w:val="en-US"/>
          </w:rPr>
          <w:t>12</w:t>
        </w:r>
      </w:ins>
      <w:r>
        <w:rPr>
          <w:sz w:val="56"/>
        </w:rPr>
        <w:t>.</w:t>
      </w:r>
      <w:del w:id="9" w:author="Шило Николай" w:date="2024-12-05T19:44:00Z">
        <w:r w:rsidDel="00CC4CE1">
          <w:rPr>
            <w:sz w:val="56"/>
          </w:rPr>
          <w:delText>2023</w:delText>
        </w:r>
      </w:del>
      <w:ins w:id="10" w:author="Шило Николай" w:date="2024-12-05T19:44:00Z">
        <w:r w:rsidR="00CC4CE1">
          <w:rPr>
            <w:sz w:val="56"/>
          </w:rPr>
          <w:t>202</w:t>
        </w:r>
        <w:r w:rsidR="00CC4CE1">
          <w:rPr>
            <w:sz w:val="56"/>
            <w:lang w:val="en-US"/>
          </w:rPr>
          <w:t>4</w:t>
        </w:r>
      </w:ins>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CC4CE1">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CC4CE1">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CC4CE1">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CC4CE1">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CC4CE1">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CC4CE1">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CC4CE1">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CC4CE1">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CC4CE1">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CC4CE1">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CC4CE1">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CC4CE1">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CC4CE1">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CC4CE1">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CC4CE1">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CC4CE1">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CC4CE1">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CC4CE1">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CC4CE1">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CC4CE1">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CC4CE1">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CC4CE1">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CC4CE1">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CC4CE1">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CC4CE1">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CC4CE1">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CC4CE1">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CC4CE1">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CC4CE1">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CC4CE1">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CC4CE1">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CC4CE1">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CC4CE1">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CC4CE1">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CC4CE1">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CC4CE1">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CC4CE1">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CC4CE1">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CC4CE1">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CC4CE1">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CC4CE1">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CC4CE1">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CC4CE1">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CC4CE1">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CC4CE1">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CC4CE1">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CC4CE1">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CC4CE1">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CC4CE1">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CC4CE1">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CC4CE1">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CC4CE1">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CC4CE1">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CC4CE1">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CC4CE1">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CC4CE1">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CC4CE1">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CC4CE1">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CC4CE1">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CC4CE1">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CC4CE1">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CC4CE1">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11" w:name="_Toc59045176"/>
      <w:bookmarkStart w:id="12" w:name="_Toc63432897"/>
      <w:bookmarkStart w:id="13" w:name="_Toc80026459"/>
      <w:r w:rsidRPr="003B6B91">
        <w:rPr>
          <w:sz w:val="32"/>
          <w:szCs w:val="32"/>
        </w:rPr>
        <w:lastRenderedPageBreak/>
        <w:t>1. Общее описание</w:t>
      </w:r>
      <w:bookmarkEnd w:id="11"/>
      <w:bookmarkEnd w:id="12"/>
      <w:bookmarkEnd w:id="13"/>
    </w:p>
    <w:p w14:paraId="6579FCD6" w14:textId="77777777" w:rsidR="00281F66" w:rsidRPr="003B6B91" w:rsidRDefault="00281F66" w:rsidP="0073313C">
      <w:pPr>
        <w:pStyle w:val="2"/>
        <w:jc w:val="both"/>
      </w:pPr>
      <w:r w:rsidRPr="003B6B91">
        <w:rPr>
          <w:rFonts w:cstheme="minorHAnsi"/>
          <w:sz w:val="26"/>
          <w:szCs w:val="26"/>
          <w:lang w:val="en-US"/>
        </w:rPr>
        <w:t> </w:t>
      </w:r>
      <w:bookmarkStart w:id="14" w:name="_Toc59045177"/>
      <w:bookmarkStart w:id="15" w:name="_Toc63432898"/>
      <w:bookmarkStart w:id="16"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14"/>
      <w:bookmarkEnd w:id="15"/>
      <w:bookmarkEnd w:id="16"/>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w:t>
      </w:r>
      <w:proofErr w:type="gramEnd"/>
      <w:r w:rsidR="00281F66" w:rsidRPr="00FD5E80">
        <w:rPr>
          <w:rFonts w:cstheme="minorHAnsi"/>
          <w:sz w:val="24"/>
          <w:szCs w:val="24"/>
        </w:rPr>
        <w:t xml:space="preserve">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17" w:name="_Toc59045178"/>
      <w:bookmarkStart w:id="18" w:name="_Toc63432899"/>
      <w:bookmarkStart w:id="19" w:name="_Toc80026461"/>
      <w:r w:rsidRPr="003B6B91">
        <w:rPr>
          <w:sz w:val="26"/>
          <w:szCs w:val="26"/>
        </w:rPr>
        <w:lastRenderedPageBreak/>
        <w:t>1.2. Подключение к</w:t>
      </w:r>
      <w:bookmarkEnd w:id="17"/>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18"/>
      <w:bookmarkEnd w:id="19"/>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20" w:name="_Toc59045179"/>
      <w:bookmarkStart w:id="21" w:name="_Toc63432900"/>
      <w:bookmarkStart w:id="22" w:name="_Toc80026462"/>
      <w:r w:rsidRPr="003B6B91">
        <w:t>1.2.1. Две тестовые среды</w:t>
      </w:r>
      <w:bookmarkEnd w:id="20"/>
      <w:bookmarkEnd w:id="21"/>
      <w:bookmarkEnd w:id="22"/>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44210370" w:rsidR="00281F66" w:rsidDel="00A24C50" w:rsidRDefault="00281F66" w:rsidP="0073313C">
            <w:pPr>
              <w:spacing w:line="240" w:lineRule="auto"/>
              <w:jc w:val="both"/>
              <w:rPr>
                <w:del w:id="23" w:author="Шило Николай" w:date="2024-12-05T20:29:00Z"/>
                <w:rFonts w:cstheme="minorHAnsi"/>
                <w:b/>
                <w:bCs/>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418DC524" w14:textId="77777777" w:rsidR="00A24C50" w:rsidRPr="00FD5E80" w:rsidRDefault="00A24C50" w:rsidP="0073313C">
            <w:pPr>
              <w:spacing w:line="240" w:lineRule="auto"/>
              <w:jc w:val="both"/>
              <w:rPr>
                <w:ins w:id="24" w:author="Шило Николай" w:date="2024-12-05T20:39:00Z"/>
                <w:rFonts w:cstheme="minorHAnsi"/>
                <w:sz w:val="24"/>
                <w:szCs w:val="24"/>
              </w:rPr>
            </w:pP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996C2CC" w14:textId="6E2F3C93" w:rsidR="00C072AC" w:rsidRPr="00FD5E80" w:rsidRDefault="00C072AC" w:rsidP="00C072AC">
            <w:pPr>
              <w:spacing w:line="240" w:lineRule="auto"/>
              <w:jc w:val="both"/>
              <w:rPr>
                <w:ins w:id="25" w:author="Шило Николай" w:date="2024-12-05T20:26:00Z"/>
                <w:rFonts w:cstheme="minorHAnsi"/>
                <w:sz w:val="24"/>
                <w:szCs w:val="24"/>
              </w:rPr>
            </w:pPr>
            <w:ins w:id="26" w:author="Шило Николай" w:date="2024-12-05T20:26:00Z">
              <w:r w:rsidRPr="00FD5E80">
                <w:rPr>
                  <w:rFonts w:cstheme="minorHAnsi"/>
                  <w:sz w:val="24"/>
                  <w:szCs w:val="24"/>
                </w:rPr>
                <w:t xml:space="preserve">Тестовая среда 1 может быть использована </w:t>
              </w:r>
              <w:r>
                <w:rPr>
                  <w:rFonts w:cstheme="minorHAnsi"/>
                  <w:sz w:val="24"/>
                  <w:szCs w:val="24"/>
                </w:rPr>
                <w:t>по</w:t>
              </w:r>
              <w:r w:rsidRPr="00FD5E80">
                <w:rPr>
                  <w:rFonts w:cstheme="minorHAnsi"/>
                  <w:sz w:val="24"/>
                  <w:szCs w:val="24"/>
                </w:rPr>
                <w:t xml:space="preserve"> ИНН </w:t>
              </w:r>
              <w:r>
                <w:rPr>
                  <w:rFonts w:cstheme="minorHAnsi"/>
                  <w:sz w:val="24"/>
                  <w:szCs w:val="24"/>
                </w:rPr>
                <w:t>тестовой орга</w:t>
              </w:r>
            </w:ins>
            <w:ins w:id="27" w:author="Шило Николай" w:date="2024-12-05T20:27:00Z">
              <w:r>
                <w:rPr>
                  <w:rFonts w:cstheme="minorHAnsi"/>
                  <w:sz w:val="24"/>
                  <w:szCs w:val="24"/>
                </w:rPr>
                <w:t>низации</w:t>
              </w:r>
            </w:ins>
            <w:ins w:id="28" w:author="Шило Николай" w:date="2024-12-05T20:26:00Z">
              <w:r w:rsidRPr="00FD5E80">
                <w:rPr>
                  <w:rFonts w:cstheme="minorHAnsi"/>
                  <w:sz w:val="24"/>
                  <w:szCs w:val="24"/>
                </w:rPr>
                <w:t xml:space="preserve"> без длительного периода конфигурации</w:t>
              </w:r>
            </w:ins>
            <w:ins w:id="29" w:author="Шило Николай" w:date="2024-12-05T20:36:00Z">
              <w:r w:rsidR="00A24C50">
                <w:rPr>
                  <w:rFonts w:cstheme="minorHAnsi"/>
                  <w:sz w:val="24"/>
                  <w:szCs w:val="24"/>
                </w:rPr>
                <w:t>*</w:t>
              </w:r>
            </w:ins>
            <w:ins w:id="30" w:author="Шило Николай" w:date="2024-12-05T20:26:00Z">
              <w:r w:rsidRPr="00FD5E80">
                <w:rPr>
                  <w:rFonts w:cstheme="minorHAnsi"/>
                  <w:sz w:val="24"/>
                  <w:szCs w:val="24"/>
                </w:rPr>
                <w:t>.</w:t>
              </w:r>
            </w:ins>
          </w:p>
          <w:p w14:paraId="6A8CEBDE" w14:textId="0527F961" w:rsidR="00281F66" w:rsidRPr="00FD5E80" w:rsidDel="00C072AC" w:rsidRDefault="00281F66" w:rsidP="0073313C">
            <w:pPr>
              <w:spacing w:line="240" w:lineRule="auto"/>
              <w:jc w:val="both"/>
              <w:rPr>
                <w:del w:id="31" w:author="Шило Николай" w:date="2024-12-05T20:26:00Z"/>
                <w:rFonts w:cstheme="minorHAnsi"/>
                <w:sz w:val="24"/>
                <w:szCs w:val="24"/>
              </w:rPr>
            </w:pPr>
            <w:del w:id="32" w:author="Шило Николай" w:date="2024-12-05T20:26:00Z">
              <w:r w:rsidRPr="00FD5E80" w:rsidDel="00C072AC">
                <w:rPr>
                  <w:rFonts w:cstheme="minorHAnsi"/>
                  <w:sz w:val="24"/>
                  <w:szCs w:val="24"/>
                </w:rPr>
                <w:delText xml:space="preserve">Тестовая среда 1 может </w:delText>
              </w:r>
            </w:del>
            <w:del w:id="33" w:author="Шило Николай" w:date="2024-12-05T20:15:00Z">
              <w:r w:rsidRPr="00FD5E80" w:rsidDel="0045601A">
                <w:rPr>
                  <w:rFonts w:cstheme="minorHAnsi"/>
                  <w:sz w:val="24"/>
                  <w:szCs w:val="24"/>
                </w:rPr>
                <w:delText xml:space="preserve">быть </w:delText>
              </w:r>
            </w:del>
            <w:del w:id="34" w:author="Шило Николай" w:date="2024-12-05T20:26:00Z">
              <w:r w:rsidRPr="00FD5E80" w:rsidDel="00C072AC">
                <w:rPr>
                  <w:rFonts w:cstheme="minorHAnsi"/>
                  <w:sz w:val="24"/>
                  <w:szCs w:val="24"/>
                </w:rPr>
                <w:delText>использова</w:delText>
              </w:r>
            </w:del>
            <w:del w:id="35" w:author="Шило Николай" w:date="2024-12-05T20:15:00Z">
              <w:r w:rsidRPr="00FD5E80" w:rsidDel="0045601A">
                <w:rPr>
                  <w:rFonts w:cstheme="minorHAnsi"/>
                  <w:sz w:val="24"/>
                  <w:szCs w:val="24"/>
                </w:rPr>
                <w:delText>на</w:delText>
              </w:r>
            </w:del>
            <w:del w:id="36" w:author="Шило Николай" w:date="2024-12-05T20:23:00Z">
              <w:r w:rsidRPr="00FD5E80" w:rsidDel="0045601A">
                <w:rPr>
                  <w:rFonts w:cstheme="minorHAnsi"/>
                  <w:sz w:val="24"/>
                  <w:szCs w:val="24"/>
                </w:rPr>
                <w:delText xml:space="preserve"> </w:delText>
              </w:r>
            </w:del>
            <w:del w:id="37" w:author="Шило Николай" w:date="2024-12-05T20:16:00Z">
              <w:r w:rsidRPr="00FD5E80" w:rsidDel="0045601A">
                <w:rPr>
                  <w:rFonts w:cstheme="minorHAnsi"/>
                  <w:sz w:val="24"/>
                  <w:szCs w:val="24"/>
                </w:rPr>
                <w:delText xml:space="preserve">для </w:delText>
              </w:r>
            </w:del>
            <w:del w:id="38" w:author="Шило Николай" w:date="2024-12-05T20:19:00Z">
              <w:r w:rsidRPr="00FD5E80" w:rsidDel="0045601A">
                <w:rPr>
                  <w:rFonts w:cstheme="minorHAnsi"/>
                  <w:sz w:val="24"/>
                  <w:szCs w:val="24"/>
                </w:rPr>
                <w:delText>ИНН</w:delText>
              </w:r>
            </w:del>
            <w:del w:id="39" w:author="Шило Николай" w:date="2024-12-05T20:16:00Z">
              <w:r w:rsidRPr="00FD5E80" w:rsidDel="0045601A">
                <w:rPr>
                  <w:rFonts w:cstheme="minorHAnsi"/>
                  <w:sz w:val="24"/>
                  <w:szCs w:val="24"/>
                </w:rPr>
                <w:delText xml:space="preserve"> любого клиента без длительного периода конфигурации.</w:delText>
              </w:r>
            </w:del>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6D0CDAB" w:rsidR="00281F66" w:rsidDel="00A24C50" w:rsidRDefault="00281F66" w:rsidP="0073313C">
            <w:pPr>
              <w:spacing w:line="240" w:lineRule="auto"/>
              <w:jc w:val="both"/>
              <w:rPr>
                <w:del w:id="40" w:author="Шило Николай" w:date="2024-12-05T20:29:00Z"/>
                <w:rFonts w:cstheme="minorHAnsi"/>
                <w:b/>
                <w:bCs/>
                <w:sz w:val="24"/>
                <w:szCs w:val="24"/>
              </w:rPr>
            </w:pPr>
            <w:r w:rsidRPr="00FD5E80">
              <w:rPr>
                <w:rFonts w:cstheme="minorHAnsi"/>
                <w:b/>
                <w:bCs/>
                <w:sz w:val="24"/>
                <w:szCs w:val="24"/>
              </w:rPr>
              <w:t>Тестовая среда 2.</w:t>
            </w:r>
          </w:p>
          <w:p w14:paraId="436EFFEC" w14:textId="77777777" w:rsidR="00A24C50" w:rsidRPr="00FD5E80" w:rsidRDefault="00A24C50" w:rsidP="0073313C">
            <w:pPr>
              <w:spacing w:line="240" w:lineRule="auto"/>
              <w:jc w:val="both"/>
              <w:rPr>
                <w:ins w:id="41" w:author="Шило Николай" w:date="2024-12-05T20:39:00Z"/>
                <w:rFonts w:cstheme="minorHAnsi"/>
                <w:sz w:val="24"/>
                <w:szCs w:val="24"/>
              </w:rPr>
            </w:pP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187534BC"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Для настройки тестовой среды 2 для каждой компании требуется </w:t>
            </w:r>
            <w:del w:id="42" w:author="Шило Николай" w:date="2024-12-05T20:34:00Z">
              <w:r w:rsidRPr="005B093B" w:rsidDel="00C072AC">
                <w:rPr>
                  <w:rFonts w:cstheme="minorHAnsi"/>
                  <w:sz w:val="24"/>
                  <w:szCs w:val="24"/>
                </w:rPr>
                <w:delText>1</w:delText>
              </w:r>
            </w:del>
            <w:ins w:id="43" w:author="Шило Николай" w:date="2024-12-05T20:34:00Z">
              <w:r w:rsidR="00C072AC">
                <w:rPr>
                  <w:rFonts w:cstheme="minorHAnsi"/>
                  <w:sz w:val="24"/>
                  <w:szCs w:val="24"/>
                </w:rPr>
                <w:t>3</w:t>
              </w:r>
            </w:ins>
            <w:r w:rsidRPr="005B093B">
              <w:rPr>
                <w:rFonts w:cstheme="minorHAnsi"/>
                <w:sz w:val="24"/>
                <w:szCs w:val="24"/>
              </w:rPr>
              <w:t>-</w:t>
            </w:r>
            <w:del w:id="44" w:author="Шило Николай" w:date="2024-12-05T20:34:00Z">
              <w:r w:rsidRPr="005B093B" w:rsidDel="00C072AC">
                <w:rPr>
                  <w:rFonts w:cstheme="minorHAnsi"/>
                  <w:sz w:val="24"/>
                  <w:szCs w:val="24"/>
                </w:rPr>
                <w:delText xml:space="preserve">3 </w:delText>
              </w:r>
            </w:del>
            <w:ins w:id="45" w:author="Шило Николай" w:date="2024-12-05T20:34:00Z">
              <w:r w:rsidR="00C072AC">
                <w:rPr>
                  <w:rFonts w:cstheme="minorHAnsi"/>
                  <w:sz w:val="24"/>
                  <w:szCs w:val="24"/>
                </w:rPr>
                <w:t>5</w:t>
              </w:r>
              <w:r w:rsidR="00C072AC" w:rsidRPr="005B093B">
                <w:rPr>
                  <w:rFonts w:cstheme="minorHAnsi"/>
                  <w:sz w:val="24"/>
                  <w:szCs w:val="24"/>
                </w:rPr>
                <w:t xml:space="preserve"> </w:t>
              </w:r>
            </w:ins>
            <w:del w:id="46" w:author="Шило Николай" w:date="2024-12-05T20:35:00Z">
              <w:r w:rsidRPr="005B093B" w:rsidDel="00A24C50">
                <w:rPr>
                  <w:rFonts w:cstheme="minorHAnsi"/>
                  <w:sz w:val="24"/>
                  <w:szCs w:val="24"/>
                </w:rPr>
                <w:delText xml:space="preserve">дня </w:delText>
              </w:r>
            </w:del>
            <w:ins w:id="47" w:author="Шило Николай" w:date="2024-12-05T20:35:00Z">
              <w:r w:rsidR="00A24C50">
                <w:rPr>
                  <w:rFonts w:cstheme="minorHAnsi"/>
                  <w:sz w:val="24"/>
                  <w:szCs w:val="24"/>
                </w:rPr>
                <w:t>дней</w:t>
              </w:r>
              <w:r w:rsidR="00A24C50" w:rsidRPr="005B093B">
                <w:rPr>
                  <w:rFonts w:cstheme="minorHAnsi"/>
                  <w:sz w:val="24"/>
                  <w:szCs w:val="24"/>
                </w:rPr>
                <w:t xml:space="preserve"> </w:t>
              </w:r>
            </w:ins>
            <w:r w:rsidRPr="005B093B">
              <w:rPr>
                <w:rFonts w:cstheme="minorHAnsi"/>
                <w:sz w:val="24"/>
                <w:szCs w:val="24"/>
              </w:rPr>
              <w:t xml:space="preserve">на настройку </w:t>
            </w:r>
            <w:ins w:id="48" w:author="Шило Николай" w:date="2024-12-05T20:35:00Z">
              <w:r w:rsidR="00A24C50">
                <w:rPr>
                  <w:rFonts w:cstheme="minorHAnsi"/>
                  <w:sz w:val="24"/>
                  <w:szCs w:val="24"/>
                </w:rPr>
                <w:br/>
              </w:r>
            </w:ins>
            <w:r w:rsidRPr="005B093B">
              <w:rPr>
                <w:rFonts w:cstheme="minorHAnsi"/>
                <w:sz w:val="24"/>
                <w:szCs w:val="24"/>
              </w:rPr>
              <w:t>и установку устройства. Это не бесплатная услуга.</w:t>
            </w:r>
          </w:p>
          <w:p w14:paraId="40C874BC" w14:textId="09680647"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w:t>
            </w:r>
            <w:ins w:id="49" w:author="Шило Николай" w:date="2024-12-05T20:35:00Z">
              <w:r w:rsidR="00A24C50">
                <w:rPr>
                  <w:rFonts w:cstheme="minorHAnsi"/>
                  <w:sz w:val="24"/>
                  <w:szCs w:val="24"/>
                </w:rPr>
                <w:t xml:space="preserve"> </w:t>
              </w:r>
            </w:ins>
            <w:del w:id="50" w:author="Шило Николай" w:date="2024-12-05T20:35:00Z">
              <w:r w:rsidRPr="005B093B" w:rsidDel="00A24C50">
                <w:rPr>
                  <w:rFonts w:cstheme="minorHAnsi"/>
                  <w:sz w:val="24"/>
                  <w:szCs w:val="24"/>
                </w:rPr>
                <w:delText xml:space="preserve"> не </w:delText>
              </w:r>
            </w:del>
            <w:r w:rsidRPr="005B093B">
              <w:rPr>
                <w:rFonts w:cstheme="minorHAnsi"/>
                <w:sz w:val="24"/>
                <w:szCs w:val="24"/>
              </w:rPr>
              <w:t>м</w:t>
            </w:r>
            <w:r>
              <w:rPr>
                <w:rFonts w:cstheme="minorHAnsi"/>
                <w:sz w:val="24"/>
                <w:szCs w:val="24"/>
              </w:rPr>
              <w:t>огут использовать</w:t>
            </w:r>
            <w:ins w:id="51" w:author="Шило Николай" w:date="2024-12-05T20:35:00Z">
              <w:r w:rsidR="00A24C50">
                <w:rPr>
                  <w:rFonts w:cstheme="minorHAnsi"/>
                  <w:sz w:val="24"/>
                  <w:szCs w:val="24"/>
                </w:rPr>
                <w:t xml:space="preserve"> ИНН </w:t>
              </w:r>
            </w:ins>
            <w:ins w:id="52" w:author="Шило Николай" w:date="2024-12-05T20:36:00Z">
              <w:r w:rsidR="00A24C50">
                <w:rPr>
                  <w:rFonts w:cstheme="minorHAnsi"/>
                  <w:sz w:val="24"/>
                  <w:szCs w:val="24"/>
                </w:rPr>
                <w:t xml:space="preserve">общей </w:t>
              </w:r>
            </w:ins>
            <w:ins w:id="53" w:author="Шило Николай" w:date="2024-12-05T20:35:00Z">
              <w:r w:rsidR="00A24C50">
                <w:rPr>
                  <w:rFonts w:cstheme="minorHAnsi"/>
                  <w:sz w:val="24"/>
                  <w:szCs w:val="24"/>
                </w:rPr>
                <w:t>тестовой организации</w:t>
              </w:r>
            </w:ins>
            <w:del w:id="54" w:author="Шило Николай" w:date="2024-12-05T20:36:00Z">
              <w:r w:rsidDel="00A24C50">
                <w:rPr>
                  <w:rFonts w:cstheme="minorHAnsi"/>
                  <w:sz w:val="24"/>
                  <w:szCs w:val="24"/>
                </w:rPr>
                <w:delText xml:space="preserve"> </w:delText>
              </w:r>
            </w:del>
            <w:ins w:id="55" w:author="Шило Николай" w:date="2024-12-05T20:36:00Z">
              <w:r w:rsidR="00A24C50">
                <w:rPr>
                  <w:rFonts w:cstheme="minorHAnsi"/>
                  <w:sz w:val="24"/>
                  <w:szCs w:val="24"/>
                </w:rPr>
                <w:t>*</w:t>
              </w:r>
            </w:ins>
            <w:del w:id="56" w:author="Шило Николай" w:date="2024-12-05T20:36:00Z">
              <w:r w:rsidDel="00A24C50">
                <w:rPr>
                  <w:rFonts w:cstheme="minorHAnsi"/>
                  <w:sz w:val="24"/>
                  <w:szCs w:val="24"/>
                </w:rPr>
                <w:delText>какие-либо ИНН</w:delText>
              </w:r>
              <w:r w:rsidRPr="005B093B" w:rsidDel="00A24C50">
                <w:rPr>
                  <w:rFonts w:cstheme="minorHAnsi"/>
                  <w:sz w:val="24"/>
                  <w:szCs w:val="24"/>
                </w:rPr>
                <w:delText xml:space="preserve"> для тестов. Для каждого тестового физического устройства можно</w:delText>
              </w:r>
              <w:r w:rsidDel="00A24C50">
                <w:rPr>
                  <w:rFonts w:cstheme="minorHAnsi"/>
                  <w:sz w:val="24"/>
                  <w:szCs w:val="24"/>
                </w:rPr>
                <w:delText xml:space="preserve"> настроить только конкретное ИНН</w:delText>
              </w:r>
            </w:del>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470BC391" w14:textId="77777777" w:rsidR="00A24C50" w:rsidRDefault="00A24C50" w:rsidP="00A24C50">
      <w:pPr>
        <w:spacing w:after="0" w:line="240" w:lineRule="auto"/>
        <w:jc w:val="both"/>
        <w:rPr>
          <w:ins w:id="57" w:author="Шило Николай" w:date="2024-12-05T20:37:00Z"/>
          <w:rFonts w:cstheme="minorHAnsi"/>
          <w:b/>
          <w:bCs/>
          <w:sz w:val="24"/>
          <w:szCs w:val="24"/>
        </w:rPr>
      </w:pPr>
    </w:p>
    <w:p w14:paraId="0AF2CE9D" w14:textId="77777777" w:rsidR="00A24C50" w:rsidRDefault="00A24C50" w:rsidP="00A24C50">
      <w:pPr>
        <w:spacing w:after="0" w:line="240" w:lineRule="auto"/>
        <w:jc w:val="both"/>
        <w:rPr>
          <w:ins w:id="58" w:author="Шило Николай" w:date="2024-12-05T20:37:00Z"/>
          <w:rFonts w:cstheme="minorHAnsi"/>
          <w:b/>
          <w:bCs/>
          <w:sz w:val="24"/>
          <w:szCs w:val="24"/>
        </w:rPr>
      </w:pPr>
    </w:p>
    <w:p w14:paraId="7B687A67" w14:textId="10D6001E" w:rsidR="00CE77A8" w:rsidDel="00C072AC" w:rsidRDefault="00C072AC" w:rsidP="0073313C">
      <w:pPr>
        <w:spacing w:line="240" w:lineRule="auto"/>
        <w:jc w:val="both"/>
        <w:rPr>
          <w:del w:id="59" w:author="Шило Николай" w:date="2024-12-05T20:27:00Z"/>
          <w:rFonts w:ascii="Times New Roman" w:hAnsi="Times New Roman" w:cs="Times New Roman"/>
          <w:b/>
          <w:bCs/>
          <w:sz w:val="24"/>
          <w:szCs w:val="24"/>
        </w:rPr>
      </w:pPr>
      <w:ins w:id="60" w:author="Шило Николай" w:date="2024-12-05T20:27:00Z">
        <w:r>
          <w:rPr>
            <w:rFonts w:cstheme="minorHAnsi"/>
            <w:b/>
            <w:bCs/>
            <w:sz w:val="24"/>
            <w:szCs w:val="24"/>
          </w:rPr>
          <w:br/>
        </w:r>
      </w:ins>
      <w:ins w:id="61" w:author="Шило Николай" w:date="2024-12-05T20:28:00Z">
        <w:r w:rsidRPr="00C072AC">
          <w:rPr>
            <w:rPrChange w:id="62" w:author="Шило Николай" w:date="2024-12-05T20:28:00Z">
              <w:rPr>
                <w:highlight w:val="green"/>
              </w:rPr>
            </w:rPrChange>
          </w:rPr>
          <w:t>*</w:t>
        </w:r>
        <w:r w:rsidRPr="00A24C50">
          <w:rPr>
            <w:rFonts w:ascii="Times New Roman" w:hAnsi="Times New Roman" w:cs="Times New Roman"/>
            <w:i/>
            <w:iCs/>
            <w:sz w:val="24"/>
            <w:szCs w:val="24"/>
            <w:rPrChange w:id="63" w:author="Шило Николай" w:date="2024-12-05T20:38:00Z">
              <w:rPr>
                <w:rFonts w:cstheme="minorHAnsi"/>
                <w:b/>
                <w:bCs/>
                <w:sz w:val="24"/>
                <w:szCs w:val="24"/>
              </w:rPr>
            </w:rPrChange>
          </w:rPr>
          <w:t>Примечание</w:t>
        </w:r>
      </w:ins>
      <w:ins w:id="64" w:author="Шило Николай" w:date="2024-12-05T20:38:00Z">
        <w:r w:rsidR="00A24C50">
          <w:rPr>
            <w:rFonts w:ascii="Times New Roman" w:hAnsi="Times New Roman" w:cs="Times New Roman"/>
            <w:i/>
            <w:iCs/>
            <w:sz w:val="24"/>
            <w:szCs w:val="24"/>
          </w:rPr>
          <w:t>:</w:t>
        </w:r>
      </w:ins>
    </w:p>
    <w:p w14:paraId="70192CBB" w14:textId="77777777" w:rsidR="00A24C50" w:rsidRDefault="00A24C50" w:rsidP="00A24C50">
      <w:pPr>
        <w:spacing w:after="0" w:line="240" w:lineRule="auto"/>
        <w:jc w:val="both"/>
        <w:rPr>
          <w:ins w:id="65" w:author="Шило Николай" w:date="2024-12-05T20:37:00Z"/>
          <w:rFonts w:cstheme="minorHAnsi"/>
          <w:b/>
          <w:bCs/>
          <w:sz w:val="24"/>
          <w:szCs w:val="24"/>
        </w:rPr>
      </w:pPr>
    </w:p>
    <w:p w14:paraId="0874A8EC" w14:textId="25EE5AE0" w:rsidR="00C37DB9" w:rsidRDefault="00C072AC" w:rsidP="00A24C50">
      <w:pPr>
        <w:spacing w:after="0" w:line="240" w:lineRule="auto"/>
        <w:jc w:val="both"/>
        <w:rPr>
          <w:ins w:id="66" w:author="Шило Николай" w:date="2024-12-05T20:27:00Z"/>
          <w:rFonts w:cstheme="minorHAnsi"/>
          <w:sz w:val="24"/>
          <w:szCs w:val="24"/>
        </w:rPr>
        <w:pPrChange w:id="67" w:author="Шило Николай" w:date="2024-12-05T20:37:00Z">
          <w:pPr>
            <w:spacing w:line="240" w:lineRule="auto"/>
            <w:jc w:val="both"/>
          </w:pPr>
        </w:pPrChange>
      </w:pPr>
      <w:ins w:id="68" w:author="Шило Николай" w:date="2024-12-05T20:27:00Z">
        <w:r>
          <w:rPr>
            <w:rFonts w:cstheme="minorHAnsi"/>
            <w:b/>
            <w:bCs/>
            <w:sz w:val="24"/>
            <w:szCs w:val="24"/>
          </w:rPr>
          <w:br/>
        </w:r>
      </w:ins>
      <w:ins w:id="69" w:author="Шило Николай" w:date="2024-12-05T20:24:00Z">
        <w:r w:rsidR="0045601A" w:rsidRPr="0045601A">
          <w:rPr>
            <w:rFonts w:cstheme="minorHAnsi"/>
            <w:b/>
            <w:bCs/>
            <w:sz w:val="24"/>
            <w:szCs w:val="24"/>
          </w:rPr>
          <w:t>Тестовая среда 1.</w:t>
        </w:r>
        <w:r w:rsidR="0045601A" w:rsidRPr="0045601A">
          <w:rPr>
            <w:rFonts w:cstheme="minorHAnsi"/>
            <w:b/>
            <w:bCs/>
            <w:sz w:val="24"/>
            <w:szCs w:val="24"/>
            <w:rPrChange w:id="70" w:author="Шило Николай" w:date="2024-12-05T20:24:00Z">
              <w:rPr>
                <w:rFonts w:cstheme="minorHAnsi"/>
                <w:b/>
                <w:bCs/>
                <w:sz w:val="24"/>
                <w:szCs w:val="24"/>
                <w:lang w:val="en-US"/>
              </w:rPr>
            </w:rPrChange>
          </w:rPr>
          <w:t xml:space="preserve"> </w:t>
        </w:r>
        <w:r w:rsidR="0045601A" w:rsidRPr="0045601A">
          <w:rPr>
            <w:rFonts w:cstheme="minorHAnsi"/>
            <w:sz w:val="24"/>
            <w:szCs w:val="24"/>
          </w:rPr>
          <w:t xml:space="preserve">Атрибут </w:t>
        </w:r>
        <w:bookmarkStart w:id="71" w:name="_Hlk184322730"/>
        <w:r w:rsidR="0045601A" w:rsidRPr="0045601A">
          <w:rPr>
            <w:rFonts w:cstheme="minorHAnsi"/>
            <w:sz w:val="24"/>
            <w:szCs w:val="24"/>
          </w:rPr>
          <w:t>«</w:t>
        </w:r>
        <w:bookmarkEnd w:id="71"/>
        <w:proofErr w:type="spellStart"/>
        <w:r w:rsidR="0045601A" w:rsidRPr="00C072AC">
          <w:rPr>
            <w:rFonts w:cstheme="minorHAnsi"/>
            <w:i/>
            <w:iCs/>
            <w:sz w:val="24"/>
            <w:szCs w:val="24"/>
            <w:rPrChange w:id="72" w:author="Шило Николай" w:date="2024-12-05T20:31:00Z">
              <w:rPr>
                <w:rFonts w:cstheme="minorHAnsi"/>
                <w:sz w:val="24"/>
                <w:szCs w:val="24"/>
              </w:rPr>
            </w:rPrChange>
          </w:rPr>
          <w:t>inn</w:t>
        </w:r>
        <w:proofErr w:type="spellEnd"/>
        <w:r w:rsidR="0045601A" w:rsidRPr="0045601A">
          <w:rPr>
            <w:rFonts w:cstheme="minorHAnsi"/>
            <w:sz w:val="24"/>
            <w:szCs w:val="24"/>
          </w:rPr>
          <w:t xml:space="preserve">» </w:t>
        </w:r>
      </w:ins>
      <w:ins w:id="73" w:author="Шило Николай" w:date="2024-12-05T20:25:00Z">
        <w:r w:rsidRPr="00C072AC">
          <w:rPr>
            <w:rFonts w:cstheme="minorHAnsi"/>
            <w:sz w:val="24"/>
            <w:szCs w:val="24"/>
          </w:rPr>
          <w:t>«</w:t>
        </w:r>
      </w:ins>
      <w:ins w:id="74" w:author="Шило Николай" w:date="2024-12-05T20:24:00Z">
        <w:r w:rsidR="0045601A" w:rsidRPr="0045601A">
          <w:rPr>
            <w:rFonts w:cstheme="minorHAnsi"/>
            <w:sz w:val="24"/>
            <w:szCs w:val="24"/>
          </w:rPr>
          <w:t>7727401209</w:t>
        </w:r>
      </w:ins>
      <w:ins w:id="75" w:author="Шило Николай" w:date="2024-12-05T20:25:00Z">
        <w:r w:rsidRPr="00C072AC">
          <w:rPr>
            <w:rFonts w:cstheme="minorHAnsi"/>
            <w:sz w:val="24"/>
            <w:szCs w:val="24"/>
          </w:rPr>
          <w:t>»</w:t>
        </w:r>
      </w:ins>
      <w:ins w:id="76" w:author="Шило Николай" w:date="2024-12-05T20:24:00Z">
        <w:r>
          <w:rPr>
            <w:rFonts w:cstheme="minorHAnsi"/>
            <w:sz w:val="24"/>
            <w:szCs w:val="24"/>
          </w:rPr>
          <w:t>,</w:t>
        </w:r>
        <w:r w:rsidR="0045601A" w:rsidRPr="0045601A">
          <w:rPr>
            <w:rFonts w:cstheme="minorHAnsi"/>
            <w:sz w:val="24"/>
            <w:szCs w:val="24"/>
          </w:rPr>
          <w:t xml:space="preserve"> </w:t>
        </w:r>
      </w:ins>
      <w:ins w:id="77" w:author="Шило Николай" w:date="2024-12-05T20:38:00Z">
        <w:r w:rsidR="00A24C50">
          <w:rPr>
            <w:rFonts w:cstheme="minorHAnsi"/>
            <w:sz w:val="24"/>
            <w:szCs w:val="24"/>
          </w:rPr>
          <w:t xml:space="preserve">атрибут </w:t>
        </w:r>
      </w:ins>
      <w:ins w:id="78" w:author="Шило Николай" w:date="2024-12-05T20:24:00Z">
        <w:r w:rsidR="0045601A" w:rsidRPr="0045601A">
          <w:rPr>
            <w:rFonts w:cstheme="minorHAnsi"/>
            <w:sz w:val="24"/>
            <w:szCs w:val="24"/>
          </w:rPr>
          <w:t>«</w:t>
        </w:r>
        <w:proofErr w:type="spellStart"/>
        <w:r w:rsidR="0045601A" w:rsidRPr="00C072AC">
          <w:rPr>
            <w:rFonts w:cstheme="minorHAnsi"/>
            <w:i/>
            <w:iCs/>
            <w:sz w:val="24"/>
            <w:szCs w:val="24"/>
            <w:rPrChange w:id="79" w:author="Шило Николай" w:date="2024-12-05T20:31:00Z">
              <w:rPr>
                <w:rFonts w:cstheme="minorHAnsi"/>
                <w:sz w:val="24"/>
                <w:szCs w:val="24"/>
              </w:rPr>
            </w:rPrChange>
          </w:rPr>
          <w:t>key</w:t>
        </w:r>
        <w:proofErr w:type="spellEnd"/>
        <w:r w:rsidR="0045601A" w:rsidRPr="0045601A">
          <w:rPr>
            <w:rFonts w:cstheme="minorHAnsi"/>
            <w:sz w:val="24"/>
            <w:szCs w:val="24"/>
          </w:rPr>
          <w:t xml:space="preserve">» </w:t>
        </w:r>
      </w:ins>
      <w:ins w:id="80" w:author="Шило Николай" w:date="2024-12-05T20:25:00Z">
        <w:r w:rsidRPr="00C072AC">
          <w:rPr>
            <w:rFonts w:cstheme="minorHAnsi"/>
            <w:sz w:val="24"/>
            <w:szCs w:val="24"/>
          </w:rPr>
          <w:t>«</w:t>
        </w:r>
      </w:ins>
      <w:ins w:id="81" w:author="Шило Николай" w:date="2024-12-05T20:24:00Z">
        <w:r w:rsidR="0045601A" w:rsidRPr="0045601A">
          <w:rPr>
            <w:rFonts w:cstheme="minorHAnsi"/>
            <w:sz w:val="24"/>
            <w:szCs w:val="24"/>
          </w:rPr>
          <w:t>7727401209</w:t>
        </w:r>
      </w:ins>
      <w:ins w:id="82" w:author="Шило Николай" w:date="2024-12-05T20:25:00Z">
        <w:r w:rsidRPr="0045601A">
          <w:rPr>
            <w:rFonts w:cstheme="minorHAnsi"/>
            <w:sz w:val="24"/>
            <w:szCs w:val="24"/>
          </w:rPr>
          <w:t>»</w:t>
        </w:r>
      </w:ins>
      <w:ins w:id="83" w:author="Шило Николай" w:date="2024-12-05T20:27:00Z">
        <w:r>
          <w:rPr>
            <w:rFonts w:cstheme="minorHAnsi"/>
            <w:sz w:val="24"/>
            <w:szCs w:val="24"/>
          </w:rPr>
          <w:t>;</w:t>
        </w:r>
      </w:ins>
    </w:p>
    <w:p w14:paraId="193F54E3" w14:textId="331FE64F" w:rsidR="00C072AC" w:rsidRPr="00C072AC" w:rsidDel="00A24C50" w:rsidRDefault="00C072AC" w:rsidP="00A24C50">
      <w:pPr>
        <w:spacing w:after="0" w:line="240" w:lineRule="auto"/>
        <w:jc w:val="both"/>
        <w:rPr>
          <w:del w:id="84" w:author="Шило Николай" w:date="2024-12-05T20:39:00Z"/>
          <w:rFonts w:cstheme="minorHAnsi"/>
          <w:sz w:val="24"/>
          <w:szCs w:val="24"/>
          <w:rPrChange w:id="85" w:author="Шило Николай" w:date="2024-12-05T20:30:00Z">
            <w:rPr>
              <w:del w:id="86" w:author="Шило Николай" w:date="2024-12-05T20:39:00Z"/>
              <w:rFonts w:cstheme="minorHAnsi"/>
              <w:b/>
              <w:bCs/>
              <w:sz w:val="24"/>
              <w:szCs w:val="24"/>
            </w:rPr>
          </w:rPrChange>
        </w:rPr>
        <w:pPrChange w:id="87" w:author="Шило Николай" w:date="2024-12-05T20:37:00Z">
          <w:pPr>
            <w:spacing w:line="240" w:lineRule="auto"/>
            <w:jc w:val="both"/>
          </w:pPr>
        </w:pPrChange>
      </w:pPr>
      <w:ins w:id="88" w:author="Шило Николай" w:date="2024-12-05T20:27:00Z">
        <w:r w:rsidRPr="0045601A">
          <w:rPr>
            <w:rFonts w:cstheme="minorHAnsi"/>
            <w:b/>
            <w:bCs/>
            <w:sz w:val="24"/>
            <w:szCs w:val="24"/>
          </w:rPr>
          <w:t xml:space="preserve">Тестовая среда </w:t>
        </w:r>
        <w:r>
          <w:rPr>
            <w:rFonts w:cstheme="minorHAnsi"/>
            <w:b/>
            <w:bCs/>
            <w:sz w:val="24"/>
            <w:szCs w:val="24"/>
          </w:rPr>
          <w:t>2</w:t>
        </w:r>
        <w:r w:rsidRPr="0045601A">
          <w:rPr>
            <w:rFonts w:cstheme="minorHAnsi"/>
            <w:b/>
            <w:bCs/>
            <w:sz w:val="24"/>
            <w:szCs w:val="24"/>
          </w:rPr>
          <w:t>.</w:t>
        </w:r>
        <w:r w:rsidRPr="00CE4731">
          <w:rPr>
            <w:rFonts w:cstheme="minorHAnsi"/>
            <w:b/>
            <w:bCs/>
            <w:sz w:val="24"/>
            <w:szCs w:val="24"/>
          </w:rPr>
          <w:t xml:space="preserve"> </w:t>
        </w:r>
        <w:r w:rsidRPr="0045601A">
          <w:rPr>
            <w:rFonts w:cstheme="minorHAnsi"/>
            <w:sz w:val="24"/>
            <w:szCs w:val="24"/>
          </w:rPr>
          <w:t>Атрибут «</w:t>
        </w:r>
        <w:proofErr w:type="spellStart"/>
        <w:r w:rsidRPr="00C072AC">
          <w:rPr>
            <w:rFonts w:cstheme="minorHAnsi"/>
            <w:i/>
            <w:iCs/>
            <w:sz w:val="24"/>
            <w:szCs w:val="24"/>
            <w:rPrChange w:id="89" w:author="Шило Николай" w:date="2024-12-05T20:31:00Z">
              <w:rPr>
                <w:rFonts w:cstheme="minorHAnsi"/>
                <w:sz w:val="24"/>
                <w:szCs w:val="24"/>
              </w:rPr>
            </w:rPrChange>
          </w:rPr>
          <w:t>inn</w:t>
        </w:r>
        <w:proofErr w:type="spellEnd"/>
        <w:r w:rsidRPr="0045601A">
          <w:rPr>
            <w:rFonts w:cstheme="minorHAnsi"/>
            <w:sz w:val="24"/>
            <w:szCs w:val="24"/>
          </w:rPr>
          <w:t xml:space="preserve">» </w:t>
        </w:r>
        <w:r w:rsidRPr="00C072AC">
          <w:rPr>
            <w:rFonts w:cstheme="minorHAnsi"/>
            <w:sz w:val="24"/>
            <w:szCs w:val="24"/>
          </w:rPr>
          <w:t>«</w:t>
        </w:r>
        <w:r w:rsidRPr="0045601A">
          <w:rPr>
            <w:rFonts w:cstheme="minorHAnsi"/>
            <w:sz w:val="24"/>
            <w:szCs w:val="24"/>
          </w:rPr>
          <w:t>7727401209</w:t>
        </w:r>
        <w:r w:rsidRPr="00C072AC">
          <w:rPr>
            <w:rFonts w:cstheme="minorHAnsi"/>
            <w:sz w:val="24"/>
            <w:szCs w:val="24"/>
          </w:rPr>
          <w:t>»</w:t>
        </w:r>
        <w:r>
          <w:rPr>
            <w:rFonts w:cstheme="minorHAnsi"/>
            <w:sz w:val="24"/>
            <w:szCs w:val="24"/>
          </w:rPr>
          <w:t>,</w:t>
        </w:r>
      </w:ins>
      <w:ins w:id="90" w:author="Шило Николай" w:date="2024-12-05T20:29:00Z">
        <w:r>
          <w:rPr>
            <w:rFonts w:cstheme="minorHAnsi"/>
            <w:sz w:val="24"/>
            <w:szCs w:val="24"/>
          </w:rPr>
          <w:t xml:space="preserve"> </w:t>
        </w:r>
      </w:ins>
      <w:ins w:id="91" w:author="Шило Николай" w:date="2024-12-05T20:38:00Z">
        <w:r w:rsidR="00A24C50">
          <w:rPr>
            <w:rFonts w:cstheme="minorHAnsi"/>
            <w:sz w:val="24"/>
            <w:szCs w:val="24"/>
          </w:rPr>
          <w:t>а</w:t>
        </w:r>
      </w:ins>
      <w:ins w:id="92" w:author="Шило Николай" w:date="2024-12-05T20:29:00Z">
        <w:r>
          <w:rPr>
            <w:rFonts w:cstheme="minorHAnsi"/>
            <w:sz w:val="24"/>
            <w:szCs w:val="24"/>
          </w:rPr>
          <w:t xml:space="preserve">трибут </w:t>
        </w:r>
      </w:ins>
      <w:ins w:id="93" w:author="Шило Николай" w:date="2024-12-05T20:30:00Z">
        <w:r w:rsidRPr="00C072AC">
          <w:rPr>
            <w:rFonts w:cstheme="minorHAnsi"/>
            <w:sz w:val="24"/>
            <w:szCs w:val="24"/>
          </w:rPr>
          <w:t>«</w:t>
        </w:r>
        <w:proofErr w:type="spellStart"/>
        <w:r w:rsidRPr="00C072AC">
          <w:rPr>
            <w:rFonts w:cstheme="minorHAnsi"/>
            <w:i/>
            <w:iCs/>
            <w:sz w:val="24"/>
            <w:szCs w:val="24"/>
            <w:rPrChange w:id="94" w:author="Шило Николай" w:date="2024-12-05T20:31:00Z">
              <w:rPr>
                <w:rFonts w:cstheme="minorHAnsi"/>
                <w:sz w:val="24"/>
                <w:szCs w:val="24"/>
              </w:rPr>
            </w:rPrChange>
          </w:rPr>
          <w:t>key</w:t>
        </w:r>
        <w:proofErr w:type="spellEnd"/>
        <w:r w:rsidRPr="00C072AC">
          <w:rPr>
            <w:rFonts w:cstheme="minorHAnsi"/>
            <w:sz w:val="24"/>
            <w:szCs w:val="24"/>
          </w:rPr>
          <w:t>»</w:t>
        </w:r>
        <w:r>
          <w:rPr>
            <w:rFonts w:cstheme="minorHAnsi"/>
            <w:sz w:val="24"/>
            <w:szCs w:val="24"/>
          </w:rPr>
          <w:t xml:space="preserve"> необходимо запросить по почте </w:t>
        </w:r>
        <w:r>
          <w:rPr>
            <w:rFonts w:cstheme="minorHAnsi"/>
            <w:sz w:val="24"/>
            <w:szCs w:val="24"/>
            <w:lang w:val="en-US"/>
          </w:rPr>
          <w:fldChar w:fldCharType="begin"/>
        </w:r>
        <w:r w:rsidRPr="00C072AC">
          <w:rPr>
            <w:rFonts w:cstheme="minorHAnsi"/>
            <w:sz w:val="24"/>
            <w:szCs w:val="24"/>
            <w:rPrChange w:id="95" w:author="Шило Николай" w:date="2024-12-05T20:30:00Z">
              <w:rPr>
                <w:rFonts w:cstheme="minorHAnsi"/>
                <w:sz w:val="24"/>
                <w:szCs w:val="24"/>
                <w:lang w:val="en-US"/>
              </w:rPr>
            </w:rPrChange>
          </w:rPr>
          <w:instrText xml:space="preserve"> </w:instrText>
        </w:r>
        <w:r>
          <w:rPr>
            <w:rFonts w:cstheme="minorHAnsi"/>
            <w:sz w:val="24"/>
            <w:szCs w:val="24"/>
            <w:lang w:val="en-US"/>
          </w:rPr>
          <w:instrText>HYPERLINK</w:instrText>
        </w:r>
        <w:r w:rsidRPr="00C072AC">
          <w:rPr>
            <w:rFonts w:cstheme="minorHAnsi"/>
            <w:sz w:val="24"/>
            <w:szCs w:val="24"/>
            <w:rPrChange w:id="96" w:author="Шило Николай" w:date="2024-12-05T20:30:00Z">
              <w:rPr>
                <w:rFonts w:cstheme="minorHAnsi"/>
                <w:sz w:val="24"/>
                <w:szCs w:val="24"/>
                <w:lang w:val="en-US"/>
              </w:rPr>
            </w:rPrChange>
          </w:rPr>
          <w:instrText xml:space="preserve"> "</w:instrText>
        </w:r>
        <w:r>
          <w:rPr>
            <w:rFonts w:cstheme="minorHAnsi"/>
            <w:sz w:val="24"/>
            <w:szCs w:val="24"/>
            <w:lang w:val="en-US"/>
          </w:rPr>
          <w:instrText>mailto</w:instrText>
        </w:r>
        <w:r w:rsidRPr="00C072AC">
          <w:rPr>
            <w:rFonts w:cstheme="minorHAnsi"/>
            <w:sz w:val="24"/>
            <w:szCs w:val="24"/>
            <w:rPrChange w:id="97" w:author="Шило Николай" w:date="2024-12-05T20:30:00Z">
              <w:rPr>
                <w:rFonts w:cstheme="minorHAnsi"/>
                <w:sz w:val="24"/>
                <w:szCs w:val="24"/>
                <w:lang w:val="en-US"/>
              </w:rPr>
            </w:rPrChange>
          </w:rPr>
          <w:instrText>:</w:instrText>
        </w:r>
        <w:r>
          <w:rPr>
            <w:rFonts w:cstheme="minorHAnsi"/>
            <w:sz w:val="24"/>
            <w:szCs w:val="24"/>
            <w:lang w:val="en-US"/>
          </w:rPr>
          <w:instrText>api</w:instrText>
        </w:r>
        <w:r w:rsidRPr="00C072AC">
          <w:rPr>
            <w:rFonts w:cstheme="minorHAnsi"/>
            <w:sz w:val="24"/>
            <w:szCs w:val="24"/>
            <w:rPrChange w:id="98" w:author="Шило Николай" w:date="2024-12-05T20:30:00Z">
              <w:rPr>
                <w:rFonts w:cstheme="minorHAnsi"/>
                <w:sz w:val="24"/>
                <w:szCs w:val="24"/>
                <w:lang w:val="en-US"/>
              </w:rPr>
            </w:rPrChange>
          </w:rPr>
          <w:instrText>@</w:instrText>
        </w:r>
        <w:r>
          <w:rPr>
            <w:rFonts w:cstheme="minorHAnsi"/>
            <w:sz w:val="24"/>
            <w:szCs w:val="24"/>
            <w:lang w:val="en-US"/>
          </w:rPr>
          <w:instrText>orangedata</w:instrText>
        </w:r>
        <w:r w:rsidRPr="00C072AC">
          <w:rPr>
            <w:rFonts w:cstheme="minorHAnsi"/>
            <w:sz w:val="24"/>
            <w:szCs w:val="24"/>
            <w:rPrChange w:id="99" w:author="Шило Николай" w:date="2024-12-05T20:30:00Z">
              <w:rPr>
                <w:rFonts w:cstheme="minorHAnsi"/>
                <w:sz w:val="24"/>
                <w:szCs w:val="24"/>
                <w:lang w:val="en-US"/>
              </w:rPr>
            </w:rPrChange>
          </w:rPr>
          <w:instrText>.</w:instrText>
        </w:r>
        <w:r>
          <w:rPr>
            <w:rFonts w:cstheme="minorHAnsi"/>
            <w:sz w:val="24"/>
            <w:szCs w:val="24"/>
            <w:lang w:val="en-US"/>
          </w:rPr>
          <w:instrText>ru</w:instrText>
        </w:r>
        <w:r w:rsidRPr="00C072AC">
          <w:rPr>
            <w:rFonts w:cstheme="minorHAnsi"/>
            <w:sz w:val="24"/>
            <w:szCs w:val="24"/>
            <w:rPrChange w:id="100" w:author="Шило Николай" w:date="2024-12-05T20:30:00Z">
              <w:rPr>
                <w:rFonts w:cstheme="minorHAnsi"/>
                <w:sz w:val="24"/>
                <w:szCs w:val="24"/>
                <w:lang w:val="en-US"/>
              </w:rPr>
            </w:rPrChange>
          </w:rPr>
          <w:instrText xml:space="preserve">" </w:instrText>
        </w:r>
        <w:r>
          <w:rPr>
            <w:rFonts w:cstheme="minorHAnsi"/>
            <w:sz w:val="24"/>
            <w:szCs w:val="24"/>
            <w:lang w:val="en-US"/>
          </w:rPr>
          <w:fldChar w:fldCharType="separate"/>
        </w:r>
        <w:r w:rsidRPr="00B1497F">
          <w:rPr>
            <w:rStyle w:val="a5"/>
            <w:rFonts w:cstheme="minorHAnsi"/>
            <w:sz w:val="24"/>
            <w:szCs w:val="24"/>
            <w:lang w:val="en-US"/>
          </w:rPr>
          <w:t>api</w:t>
        </w:r>
        <w:r w:rsidRPr="00B1497F">
          <w:rPr>
            <w:rStyle w:val="a5"/>
            <w:rFonts w:cstheme="minorHAnsi"/>
            <w:sz w:val="24"/>
            <w:szCs w:val="24"/>
            <w:rPrChange w:id="101" w:author="Шило Николай" w:date="2024-12-05T20:30:00Z">
              <w:rPr>
                <w:rFonts w:cstheme="minorHAnsi"/>
                <w:sz w:val="24"/>
                <w:szCs w:val="24"/>
                <w:lang w:val="en-US"/>
              </w:rPr>
            </w:rPrChange>
          </w:rPr>
          <w:t>@</w:t>
        </w:r>
        <w:r w:rsidRPr="00B1497F">
          <w:rPr>
            <w:rStyle w:val="a5"/>
            <w:rFonts w:cstheme="minorHAnsi"/>
            <w:sz w:val="24"/>
            <w:szCs w:val="24"/>
            <w:lang w:val="en-US"/>
          </w:rPr>
          <w:t>orangedata</w:t>
        </w:r>
        <w:r w:rsidRPr="00B1497F">
          <w:rPr>
            <w:rStyle w:val="a5"/>
            <w:rFonts w:cstheme="minorHAnsi"/>
            <w:sz w:val="24"/>
            <w:szCs w:val="24"/>
            <w:rPrChange w:id="102" w:author="Шило Николай" w:date="2024-12-05T20:30:00Z">
              <w:rPr>
                <w:rFonts w:cstheme="minorHAnsi"/>
                <w:sz w:val="24"/>
                <w:szCs w:val="24"/>
                <w:lang w:val="en-US"/>
              </w:rPr>
            </w:rPrChange>
          </w:rPr>
          <w:t>.</w:t>
        </w:r>
        <w:proofErr w:type="spellStart"/>
        <w:r w:rsidRPr="00B1497F">
          <w:rPr>
            <w:rStyle w:val="a5"/>
            <w:rFonts w:cstheme="minorHAnsi"/>
            <w:sz w:val="24"/>
            <w:szCs w:val="24"/>
            <w:lang w:val="en-US"/>
          </w:rPr>
          <w:t>ru</w:t>
        </w:r>
        <w:proofErr w:type="spellEnd"/>
        <w:r>
          <w:rPr>
            <w:rFonts w:cstheme="minorHAnsi"/>
            <w:sz w:val="24"/>
            <w:szCs w:val="24"/>
            <w:lang w:val="en-US"/>
          </w:rPr>
          <w:fldChar w:fldCharType="end"/>
        </w:r>
        <w:r>
          <w:rPr>
            <w:rFonts w:cstheme="minorHAnsi"/>
            <w:sz w:val="24"/>
            <w:szCs w:val="24"/>
          </w:rPr>
          <w:t>. Сотрудники предоставят доступ.</w:t>
        </w:r>
      </w:ins>
    </w:p>
    <w:p w14:paraId="1F42CA2C" w14:textId="77777777" w:rsidR="00C37DB9" w:rsidRDefault="00C37DB9" w:rsidP="00A24C50">
      <w:pPr>
        <w:spacing w:after="0" w:line="240" w:lineRule="auto"/>
        <w:jc w:val="both"/>
        <w:rPr>
          <w:rFonts w:cstheme="minorHAnsi"/>
          <w:b/>
          <w:bCs/>
          <w:sz w:val="24"/>
          <w:szCs w:val="24"/>
        </w:rPr>
        <w:pPrChange w:id="103" w:author="Шило Николай" w:date="2024-12-05T20:39:00Z">
          <w:pPr>
            <w:spacing w:line="240" w:lineRule="auto"/>
            <w:jc w:val="both"/>
          </w:pPr>
        </w:pPrChange>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CC4CE1"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CC4CE1"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CC4CE1"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CC4CE1"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CC4CE1"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CC4CE1"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04" w:name="_Toc59045180"/>
      <w:bookmarkStart w:id="105" w:name="_Toc63432901"/>
      <w:bookmarkStart w:id="106" w:name="_Toc80026463"/>
      <w:r w:rsidRPr="003B6B91">
        <w:lastRenderedPageBreak/>
        <w:t>1.2.2. Производственная среда</w:t>
      </w:r>
      <w:bookmarkEnd w:id="104"/>
      <w:bookmarkEnd w:id="105"/>
      <w:bookmarkEnd w:id="106"/>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CC4CE1"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CC4CE1"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CC4CE1"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7921C4" w:rsidP="0073313C">
            <w:pPr>
              <w:spacing w:line="240" w:lineRule="auto"/>
              <w:jc w:val="both"/>
              <w:rPr>
                <w:rFonts w:cstheme="minorHAnsi"/>
                <w:sz w:val="20"/>
                <w:szCs w:val="20"/>
                <w:lang w:val="en-US"/>
              </w:rPr>
            </w:pPr>
            <w:r>
              <w:fldChar w:fldCharType="begin"/>
            </w:r>
            <w:r w:rsidRPr="00F90331">
              <w:rPr>
                <w:lang w:val="en-US"/>
                <w:rPrChange w:id="107" w:author="Шило Николай [2]" w:date="2023-12-12T19:37:00Z">
                  <w:rPr/>
                </w:rPrChange>
              </w:rPr>
              <w:instrText xml:space="preserve"> HYPERLINK "https://api.orangedata.ru:12003/swagger" </w:instrText>
            </w:r>
            <w:r>
              <w:fldChar w:fldCharType="separate"/>
            </w:r>
            <w:r w:rsidR="00281F66" w:rsidRPr="00006AB9">
              <w:rPr>
                <w:rStyle w:val="a5"/>
                <w:rFonts w:cstheme="minorHAnsi"/>
                <w:sz w:val="20"/>
                <w:szCs w:val="20"/>
                <w:lang w:val="en-US"/>
              </w:rPr>
              <w:t>https://api.orangedata.ru:12003/swagger</w:t>
            </w:r>
            <w:r>
              <w:rPr>
                <w:rStyle w:val="a5"/>
                <w:rFonts w:cstheme="minorHAnsi"/>
                <w:sz w:val="20"/>
                <w:szCs w:val="20"/>
                <w:lang w:val="en-US"/>
              </w:rPr>
              <w:fldChar w:fldCharType="end"/>
            </w:r>
          </w:p>
        </w:tc>
      </w:tr>
      <w:tr w:rsidR="00281F66" w:rsidRPr="00CC4CE1"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7921C4" w:rsidP="0073313C">
            <w:pPr>
              <w:spacing w:line="240" w:lineRule="auto"/>
              <w:jc w:val="both"/>
              <w:rPr>
                <w:rFonts w:cstheme="minorHAnsi"/>
                <w:sz w:val="20"/>
                <w:szCs w:val="20"/>
                <w:lang w:val="en-US"/>
              </w:rPr>
            </w:pPr>
            <w:r>
              <w:fldChar w:fldCharType="begin"/>
            </w:r>
            <w:r w:rsidRPr="00F90331">
              <w:rPr>
                <w:lang w:val="en-US"/>
                <w:rPrChange w:id="108" w:author="Шило Николай [2]" w:date="2023-12-12T19:37:00Z">
                  <w:rPr/>
                </w:rPrChange>
              </w:rPr>
              <w:instrText xml:space="preserve"> HYPERLINK "https://apip.orangedata.ru:12003/swagger/v2/swagger.json" </w:instrText>
            </w:r>
            <w:r>
              <w:fldChar w:fldCharType="separate"/>
            </w:r>
            <w:r w:rsidR="00281F66" w:rsidRPr="00100C4E">
              <w:rPr>
                <w:rStyle w:val="a5"/>
                <w:rFonts w:cstheme="minorHAnsi"/>
                <w:sz w:val="20"/>
                <w:szCs w:val="20"/>
                <w:lang w:val="en-US"/>
              </w:rPr>
              <w:t>https://apip.orangedata.ru:12003/swagger/v2/swagger.json</w:t>
            </w:r>
            <w:r>
              <w:rPr>
                <w:rStyle w:val="a5"/>
                <w:rFonts w:cstheme="minorHAnsi"/>
                <w:sz w:val="20"/>
                <w:szCs w:val="20"/>
                <w:lang w:val="en-US"/>
              </w:rPr>
              <w:fldChar w:fldCharType="end"/>
            </w:r>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09" w:name="_Toc59045181"/>
      <w:bookmarkStart w:id="110" w:name="_Toc63432902"/>
      <w:bookmarkStart w:id="111" w:name="_Toc80026464"/>
      <w:r w:rsidRPr="00AA1546">
        <w:t>1.2.3. Безопасность</w:t>
      </w:r>
      <w:bookmarkEnd w:id="109"/>
      <w:bookmarkEnd w:id="110"/>
      <w:bookmarkEnd w:id="111"/>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1"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12" w:name="_Toc59045182"/>
      <w:bookmarkStart w:id="113" w:name="_Toc63432903"/>
      <w:bookmarkStart w:id="114" w:name="_Toc80026465"/>
      <w:r w:rsidRPr="003B6B91">
        <w:lastRenderedPageBreak/>
        <w:t xml:space="preserve">1.2.4. Сертификат </w:t>
      </w:r>
      <w:r w:rsidRPr="003B6B91">
        <w:rPr>
          <w:lang w:val="en-US"/>
        </w:rPr>
        <w:t>SSL</w:t>
      </w:r>
      <w:r w:rsidRPr="003B6B91">
        <w:t xml:space="preserve"> и ключи </w:t>
      </w:r>
      <w:bookmarkEnd w:id="112"/>
      <w:r w:rsidRPr="003B6B91">
        <w:t>для</w:t>
      </w:r>
      <w:r w:rsidRPr="003B6B91">
        <w:rPr>
          <w:lang w:val="en-US"/>
        </w:rPr>
        <w:t> </w:t>
      </w:r>
      <w:r w:rsidRPr="003B6B91">
        <w:t>тестовой среды</w:t>
      </w:r>
      <w:bookmarkEnd w:id="113"/>
      <w:bookmarkEnd w:id="114"/>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2"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115" w:name="_Toc59045183"/>
      <w:bookmarkStart w:id="116" w:name="_Ref59044081"/>
      <w:bookmarkStart w:id="117" w:name="_Toc63432904"/>
      <w:bookmarkStart w:id="118" w:name="_Toc80026466"/>
      <w:bookmarkEnd w:id="115"/>
      <w:r>
        <w:t>1.2.5. Подписание тела</w:t>
      </w:r>
      <w:r w:rsidR="00281F66" w:rsidRPr="003B6B91">
        <w:t xml:space="preserve"> запроса</w:t>
      </w:r>
      <w:bookmarkEnd w:id="116"/>
      <w:bookmarkEnd w:id="117"/>
      <w:bookmarkEnd w:id="118"/>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3"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119" w:name="_Toc59045184"/>
      <w:bookmarkStart w:id="120" w:name="_Toc63432905"/>
      <w:bookmarkStart w:id="121" w:name="_Toc80026467"/>
      <w:r w:rsidRPr="003B6B91">
        <w:t xml:space="preserve">1.2.6. </w:t>
      </w:r>
      <w:bookmarkEnd w:id="119"/>
      <w:bookmarkEnd w:id="120"/>
      <w:r w:rsidR="004431D0">
        <w:t>Формат сообщения и кодировка текста</w:t>
      </w:r>
      <w:bookmarkEnd w:id="121"/>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4"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w:t>
      </w:r>
      <w:proofErr w:type="gramStart"/>
      <w:r w:rsidR="00AE6B96">
        <w:rPr>
          <w:rFonts w:cstheme="minorHAnsi"/>
          <w:sz w:val="24"/>
          <w:szCs w:val="24"/>
        </w:rPr>
        <w:t>ОФД</w:t>
      </w:r>
      <w:proofErr w:type="gramEnd"/>
      <w:r w:rsidR="00AE6B96">
        <w:rPr>
          <w:rFonts w:cstheme="minorHAnsi"/>
          <w:sz w:val="24"/>
          <w:szCs w:val="24"/>
        </w:rPr>
        <w:t xml:space="preserve">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5" w:history="1">
        <w:r w:rsidR="00AE6B96" w:rsidRPr="00E2294A">
          <w:rPr>
            <w:rStyle w:val="a5"/>
            <w:rFonts w:cstheme="minorHAnsi"/>
            <w:sz w:val="24"/>
            <w:szCs w:val="24"/>
          </w:rPr>
          <w:t>https://www.nalog.ru/html/sites/www.new.nalog.ru/d</w:t>
        </w:r>
        <w:r w:rsidR="00AE6B96" w:rsidRPr="00E2294A">
          <w:rPr>
            <w:rStyle w:val="a5"/>
            <w:rFonts w:cstheme="minorHAnsi"/>
            <w:sz w:val="24"/>
            <w:szCs w:val="24"/>
          </w:rPr>
          <w:t>o</w:t>
        </w:r>
        <w:r w:rsidR="00AE6B96" w:rsidRPr="00E2294A">
          <w:rPr>
            <w:rStyle w:val="a5"/>
            <w:rFonts w:cstheme="minorHAnsi"/>
            <w:sz w:val="24"/>
            <w:szCs w:val="24"/>
          </w:rPr>
          <w:t>c/pr</w:t>
        </w:r>
        <w:r w:rsidR="00AE6B96" w:rsidRPr="00E2294A">
          <w:rPr>
            <w:rStyle w:val="a5"/>
            <w:rFonts w:cstheme="minorHAnsi"/>
            <w:sz w:val="24"/>
            <w:szCs w:val="24"/>
          </w:rPr>
          <w:t>i</w:t>
        </w:r>
        <w:r w:rsidR="00AE6B96" w:rsidRPr="00E2294A">
          <w:rPr>
            <w:rStyle w:val="a5"/>
            <w:rFonts w:cstheme="minorHAnsi"/>
            <w:sz w:val="24"/>
            <w:szCs w:val="24"/>
          </w:rPr>
          <w:t>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122" w:name="_Hlk59038187"/>
      <w:bookmarkStart w:id="123" w:name="_Toc59045185"/>
      <w:bookmarkStart w:id="124" w:name="_Ref59044092"/>
      <w:bookmarkStart w:id="125" w:name="_Toc63432906"/>
      <w:bookmarkStart w:id="126" w:name="_Toc80026468"/>
      <w:bookmarkEnd w:id="122"/>
      <w:bookmarkEnd w:id="123"/>
      <w:r w:rsidRPr="003B6B91">
        <w:rPr>
          <w:sz w:val="26"/>
          <w:szCs w:val="26"/>
        </w:rPr>
        <w:t>1.3. Запрос с примером подписи</w:t>
      </w:r>
      <w:bookmarkEnd w:id="124"/>
      <w:bookmarkEnd w:id="125"/>
      <w:bookmarkEnd w:id="126"/>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127" w:name="OLE_LINK72"/>
      <w:bookmarkStart w:id="128" w:name="OLE_LINK73"/>
      <w:bookmarkEnd w:id="127"/>
      <w:bookmarkEnd w:id="128"/>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129"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129"/>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130" w:name="OLE_LINK33"/>
      <w:bookmarkStart w:id="131" w:name="OLE_LINK32"/>
      <w:bookmarkStart w:id="132" w:name="OLE_LINK31"/>
      <w:bookmarkEnd w:id="130"/>
      <w:bookmarkEnd w:id="131"/>
      <w:bookmarkEnd w:id="132"/>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r w:rsidR="007921C4">
        <w:fldChar w:fldCharType="begin"/>
      </w:r>
      <w:r w:rsidR="007921C4" w:rsidRPr="00F90331">
        <w:rPr>
          <w:lang w:val="en-US"/>
          <w:rPrChange w:id="133" w:author="Шило Николай [2]" w:date="2023-12-12T19:37:00Z">
            <w:rPr/>
          </w:rPrChange>
        </w:rPr>
        <w:instrText xml:space="preserve"> HYPERLINK "https://tools.ietf.org/html/rfc3447" \l "page-43" </w:instrText>
      </w:r>
      <w:r w:rsidR="007921C4">
        <w:fldChar w:fldCharType="separate"/>
      </w:r>
      <w:r w:rsidRPr="00457EAB">
        <w:rPr>
          <w:rFonts w:ascii="Courier New" w:eastAsia="Times New Roman" w:hAnsi="Courier New" w:cstheme="minorHAnsi"/>
          <w:color w:val="0563C1" w:themeColor="hyperlink"/>
          <w:sz w:val="24"/>
          <w:szCs w:val="24"/>
          <w:u w:val="single"/>
          <w:lang w:val="en-US" w:eastAsia="ru-RU"/>
        </w:rPr>
        <w:t>https://tools.ietf.org/html/rfc3447#page-43</w:t>
      </w:r>
      <w:r w:rsidR="007921C4">
        <w:rPr>
          <w:rFonts w:ascii="Courier New" w:eastAsia="Times New Roman" w:hAnsi="Courier New" w:cstheme="minorHAnsi"/>
          <w:color w:val="0563C1" w:themeColor="hyperlink"/>
          <w:sz w:val="24"/>
          <w:szCs w:val="24"/>
          <w:u w:val="single"/>
          <w:lang w:val="en-US" w:eastAsia="ru-RU"/>
        </w:rPr>
        <w:fldChar w:fldCharType="end"/>
      </w:r>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134" w:name="_Toc59045186"/>
      <w:bookmarkStart w:id="135" w:name="_Toc63432907"/>
      <w:bookmarkStart w:id="136"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134"/>
      <w:bookmarkEnd w:id="135"/>
      <w:bookmarkEnd w:id="136"/>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27"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137" w:name="_Toc59045187"/>
      <w:bookmarkStart w:id="138" w:name="_Toc63432908"/>
      <w:bookmarkStart w:id="139" w:name="_Toc80026470"/>
      <w:r w:rsidRPr="00BE2C3A">
        <w:rPr>
          <w:sz w:val="32"/>
          <w:szCs w:val="32"/>
        </w:rPr>
        <w:lastRenderedPageBreak/>
        <w:t>2. Запрос</w:t>
      </w:r>
      <w:bookmarkStart w:id="140" w:name="_GoBack"/>
      <w:bookmarkEnd w:id="140"/>
      <w:r w:rsidRPr="00BE2C3A">
        <w:rPr>
          <w:sz w:val="32"/>
          <w:szCs w:val="32"/>
        </w:rPr>
        <w:t>ы</w:t>
      </w:r>
      <w:bookmarkStart w:id="141" w:name="OLE_LINK89"/>
      <w:bookmarkStart w:id="142" w:name="OLE_LINK39"/>
      <w:bookmarkStart w:id="143" w:name="OLE_LINK38"/>
      <w:bookmarkStart w:id="144" w:name="_Toc59045188"/>
      <w:bookmarkStart w:id="145" w:name="_Toc507539850"/>
      <w:bookmarkEnd w:id="137"/>
      <w:bookmarkEnd w:id="138"/>
      <w:bookmarkEnd w:id="139"/>
      <w:bookmarkEnd w:id="141"/>
      <w:bookmarkEnd w:id="142"/>
      <w:bookmarkEnd w:id="143"/>
      <w:bookmarkEnd w:id="144"/>
    </w:p>
    <w:p w14:paraId="6626018F" w14:textId="5562A5BF" w:rsidR="00281F66" w:rsidRPr="00BA3AA5" w:rsidRDefault="00281F66" w:rsidP="00E47841">
      <w:pPr>
        <w:pStyle w:val="2"/>
        <w:rPr>
          <w:sz w:val="32"/>
          <w:szCs w:val="32"/>
        </w:rPr>
      </w:pPr>
      <w:bookmarkStart w:id="146" w:name="_Toc63432909"/>
      <w:bookmarkStart w:id="147" w:name="_Toc80026471"/>
      <w:r w:rsidRPr="00BE2C3A">
        <w:t>2.1 Создание</w:t>
      </w:r>
      <w:r w:rsidR="006A25F1">
        <w:t xml:space="preserve"> </w:t>
      </w:r>
      <w:bookmarkEnd w:id="145"/>
      <w:r w:rsidR="006A25F1">
        <w:t>чека</w:t>
      </w:r>
      <w:bookmarkEnd w:id="146"/>
      <w:bookmarkEnd w:id="147"/>
    </w:p>
    <w:p w14:paraId="5B16B772" w14:textId="52FE61E8" w:rsidR="00281F66" w:rsidRPr="00FD5E80" w:rsidRDefault="00421F63" w:rsidP="0073313C">
      <w:pPr>
        <w:spacing w:line="240" w:lineRule="auto"/>
        <w:jc w:val="both"/>
        <w:rPr>
          <w:rFonts w:cstheme="minorHAnsi"/>
          <w:sz w:val="24"/>
          <w:szCs w:val="24"/>
        </w:rPr>
      </w:pPr>
      <w:bookmarkStart w:id="148" w:name="OLE_LINK274"/>
      <w:bookmarkEnd w:id="148"/>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149" w:name="OLE_LINK76"/>
      <w:bookmarkStart w:id="150" w:name="OLE_LINK75"/>
      <w:bookmarkStart w:id="151" w:name="OLE_LINK74"/>
      <w:bookmarkStart w:id="152" w:name="OLE_LINK13"/>
      <w:bookmarkStart w:id="153" w:name="OLE_LINK12"/>
      <w:bookmarkStart w:id="154" w:name="OLE_LINK11"/>
      <w:bookmarkStart w:id="155" w:name="OLE_LINK10"/>
      <w:bookmarkStart w:id="156" w:name="OLE_LINK9"/>
      <w:bookmarkStart w:id="157" w:name="OLE_LINK8"/>
      <w:bookmarkStart w:id="158" w:name="OLE_LINK7"/>
      <w:bookmarkStart w:id="159" w:name="OLE_LINK6"/>
      <w:bookmarkStart w:id="160" w:name="OLE_LINK5"/>
      <w:bookmarkStart w:id="161" w:name="OLE_LINK110"/>
      <w:bookmarkEnd w:id="149"/>
      <w:bookmarkEnd w:id="150"/>
      <w:bookmarkEnd w:id="151"/>
      <w:bookmarkEnd w:id="152"/>
      <w:bookmarkEnd w:id="153"/>
      <w:bookmarkEnd w:id="154"/>
      <w:bookmarkEnd w:id="155"/>
      <w:bookmarkEnd w:id="156"/>
      <w:bookmarkEnd w:id="157"/>
      <w:bookmarkEnd w:id="158"/>
      <w:bookmarkEnd w:id="159"/>
      <w:bookmarkEnd w:id="160"/>
      <w:bookmarkEnd w:id="161"/>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162"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163" w:name="OLE_LINK108"/>
      <w:bookmarkStart w:id="164"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165" w:name="OLE_LINK86"/>
      <w:bookmarkStart w:id="166" w:name="OLE_LINK87"/>
      <w:bookmarkStart w:id="167" w:name="OLE_LINK88"/>
      <w:bookmarkStart w:id="168" w:name="_Toc507539851"/>
      <w:bookmarkStart w:id="169" w:name="_Toc27489456"/>
      <w:bookmarkStart w:id="170" w:name="_Toc63432910"/>
      <w:bookmarkStart w:id="171" w:name="_Toc80026472"/>
      <w:bookmarkStart w:id="172" w:name="OLE_LINK192"/>
      <w:bookmarkStart w:id="173" w:name="OLE_LINK222"/>
      <w:bookmarkEnd w:id="163"/>
      <w:bookmarkEnd w:id="164"/>
      <w:r>
        <w:t>2.1.1 Тело запроса</w:t>
      </w:r>
      <w:bookmarkEnd w:id="165"/>
      <w:bookmarkEnd w:id="166"/>
      <w:bookmarkEnd w:id="167"/>
      <w:bookmarkEnd w:id="168"/>
      <w:bookmarkEnd w:id="169"/>
      <w:bookmarkEnd w:id="170"/>
      <w:bookmarkEnd w:id="171"/>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174" w:name="OLE_LINK121"/>
            <w:bookmarkStart w:id="175" w:name="OLE_LINK191"/>
            <w:bookmarkStart w:id="176" w:name="OLE_LINK223"/>
            <w:bookmarkEnd w:id="172"/>
            <w:bookmarkEnd w:id="173"/>
            <w:r>
              <w:rPr>
                <w:rFonts w:cs="Arial"/>
                <w:lang w:val="en-US"/>
              </w:rPr>
              <w:t>id</w:t>
            </w:r>
          </w:p>
        </w:tc>
        <w:tc>
          <w:tcPr>
            <w:tcW w:w="4353" w:type="dxa"/>
          </w:tcPr>
          <w:p w14:paraId="3B9216C0" w14:textId="77777777" w:rsidR="003062C9" w:rsidRPr="00DF451F" w:rsidRDefault="003062C9" w:rsidP="00171765">
            <w:pPr>
              <w:rPr>
                <w:rFonts w:cs="Arial"/>
              </w:rPr>
            </w:pPr>
            <w:bookmarkStart w:id="177" w:name="OLE_LINK40"/>
            <w:bookmarkStart w:id="178" w:name="OLE_LINK41"/>
            <w:bookmarkStart w:id="179" w:name="OLE_LINK42"/>
            <w:bookmarkStart w:id="180" w:name="OLE_LINK95"/>
            <w:bookmarkStart w:id="181" w:name="OLE_LINK257"/>
            <w:bookmarkStart w:id="182" w:name="OLE_LINK258"/>
            <w:r>
              <w:rPr>
                <w:rFonts w:cs="Arial"/>
              </w:rPr>
              <w:t>Идентификатор документа</w:t>
            </w:r>
            <w:bookmarkEnd w:id="177"/>
            <w:bookmarkEnd w:id="178"/>
            <w:bookmarkEnd w:id="179"/>
            <w:bookmarkEnd w:id="180"/>
            <w:bookmarkEnd w:id="181"/>
            <w:bookmarkEnd w:id="182"/>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183" w:name="OLE_LINK59"/>
            <w:bookmarkStart w:id="184" w:name="OLE_LINK60"/>
            <w:bookmarkStart w:id="185" w:name="OLE_LINK64"/>
            <w:bookmarkStart w:id="186" w:name="OLE_LINK259"/>
            <w:bookmarkStart w:id="187" w:name="OLE_LINK260"/>
            <w:r>
              <w:rPr>
                <w:rFonts w:cs="Arial"/>
              </w:rPr>
              <w:t>ИНН организации, для которой пробивается чек</w:t>
            </w:r>
            <w:bookmarkEnd w:id="183"/>
            <w:bookmarkEnd w:id="184"/>
            <w:bookmarkEnd w:id="185"/>
            <w:bookmarkEnd w:id="186"/>
            <w:bookmarkEnd w:id="187"/>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188" w:name="OLE_LINK261"/>
            <w:bookmarkStart w:id="189" w:name="OLE_LINK262"/>
            <w:r>
              <w:rPr>
                <w:rFonts w:cs="Arial"/>
              </w:rPr>
              <w:t>Группа устройств, с помощью которых будет пробит чек</w:t>
            </w:r>
            <w:bookmarkEnd w:id="188"/>
            <w:bookmarkEnd w:id="189"/>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190" w:name="OLE_LINK265"/>
            <w:bookmarkStart w:id="191" w:name="OLE_LINK266"/>
            <w:bookmarkStart w:id="192" w:name="OLE_LINK272"/>
            <w:r>
              <w:rPr>
                <w:rFonts w:cs="Arial"/>
              </w:rPr>
              <w:t>Содержимое документа</w:t>
            </w:r>
            <w:bookmarkEnd w:id="190"/>
            <w:bookmarkEnd w:id="191"/>
            <w:bookmarkEnd w:id="192"/>
          </w:p>
        </w:tc>
        <w:tc>
          <w:tcPr>
            <w:tcW w:w="2333" w:type="dxa"/>
          </w:tcPr>
          <w:p w14:paraId="2BC27B06" w14:textId="77777777" w:rsidR="003062C9" w:rsidRPr="00525F22" w:rsidRDefault="003062C9" w:rsidP="00171765">
            <w:pPr>
              <w:rPr>
                <w:rFonts w:cs="Arial"/>
              </w:rPr>
            </w:pPr>
            <w:bookmarkStart w:id="193" w:name="OLE_LINK130"/>
            <w:bookmarkStart w:id="194" w:name="OLE_LINK132"/>
            <w:bookmarkStart w:id="195" w:name="OLE_LINK148"/>
            <w:r>
              <w:rPr>
                <w:rFonts w:cs="Arial"/>
              </w:rPr>
              <w:t>Структура п.</w:t>
            </w:r>
            <w:bookmarkStart w:id="196" w:name="OLE_LINK122"/>
            <w:bookmarkStart w:id="197" w:name="OLE_LINK123"/>
            <w:bookmarkStart w:id="198" w:name="OLE_LINK124"/>
            <w:r>
              <w:rPr>
                <w:rFonts w:cs="Arial"/>
              </w:rPr>
              <w:t>2.1.1.1</w:t>
            </w:r>
            <w:bookmarkEnd w:id="193"/>
            <w:bookmarkEnd w:id="194"/>
            <w:bookmarkEnd w:id="195"/>
            <w:bookmarkEnd w:id="196"/>
            <w:bookmarkEnd w:id="197"/>
            <w:bookmarkEnd w:id="198"/>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99"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200" w:name="OLE_LINK263"/>
            <w:bookmarkStart w:id="201"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200"/>
            <w:bookmarkEnd w:id="201"/>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202" w:name="OLE_LINK209"/>
            <w:bookmarkStart w:id="203" w:name="OLE_LINK210"/>
            <w:r>
              <w:rPr>
                <w:rFonts w:cs="Arial"/>
              </w:rPr>
              <w:t>Метаданные запроса</w:t>
            </w:r>
            <w:bookmarkEnd w:id="202"/>
            <w:bookmarkEnd w:id="203"/>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204" w:name="OLE_LINK555"/>
            <w:bookmarkStart w:id="205" w:name="OLE_LINK556"/>
            <w:proofErr w:type="spellStart"/>
            <w:r>
              <w:rPr>
                <w:rFonts w:cs="Arial"/>
                <w:lang w:val="en-US"/>
              </w:rPr>
              <w:t>ignoreItemCodeCheck</w:t>
            </w:r>
            <w:bookmarkEnd w:id="204"/>
            <w:bookmarkEnd w:id="205"/>
            <w:proofErr w:type="spellEnd"/>
          </w:p>
        </w:tc>
        <w:tc>
          <w:tcPr>
            <w:tcW w:w="4353" w:type="dxa"/>
          </w:tcPr>
          <w:p w14:paraId="30B3273B" w14:textId="77777777" w:rsidR="007B2DC5" w:rsidRDefault="007B2DC5" w:rsidP="007B2DC5">
            <w:pPr>
              <w:rPr>
                <w:rFonts w:cs="Arial"/>
              </w:rPr>
            </w:pPr>
            <w:bookmarkStart w:id="206" w:name="OLE_LINK558"/>
            <w:bookmarkStart w:id="207" w:name="OLE_LINK557"/>
            <w:r>
              <w:rPr>
                <w:rFonts w:cs="Arial"/>
              </w:rPr>
              <w:t>Флаг указывающий стоит ли игнорировать проверку КМ.</w:t>
            </w:r>
          </w:p>
          <w:bookmarkEnd w:id="206"/>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207"/>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174"/>
      <w:bookmarkEnd w:id="175"/>
      <w:bookmarkEnd w:id="176"/>
      <w:bookmarkEnd w:id="199"/>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208" w:name="_Toc507539852"/>
      <w:bookmarkStart w:id="209" w:name="_Toc27489457"/>
      <w:bookmarkStart w:id="210" w:name="_Toc80026473"/>
      <w:bookmarkStart w:id="211" w:name="OLE_LINK125"/>
      <w:r>
        <w:rPr>
          <w:rFonts w:cs="Arial"/>
        </w:rPr>
        <w:t>2.1.1.1</w:t>
      </w:r>
      <w:r>
        <w:t xml:space="preserve"> Содержимое документа</w:t>
      </w:r>
      <w:bookmarkEnd w:id="208"/>
      <w:bookmarkEnd w:id="209"/>
      <w:bookmarkEnd w:id="210"/>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212"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212"/>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213" w:name="OLE_LINK277"/>
            <w:bookmarkStart w:id="214" w:name="OLE_LINK282"/>
            <w:bookmarkStart w:id="215"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213"/>
            <w:bookmarkEnd w:id="214"/>
            <w:bookmarkEnd w:id="215"/>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216" w:name="OLE_LINK284"/>
            <w:bookmarkStart w:id="217" w:name="OLE_LINK289"/>
            <w:bookmarkStart w:id="218" w:name="OLE_LINK290"/>
            <w:bookmarkStart w:id="219" w:name="OLE_LINK344"/>
            <w:bookmarkStart w:id="220" w:name="OLE_LINK345"/>
            <w:r>
              <w:rPr>
                <w:rFonts w:cs="Arial"/>
              </w:rPr>
              <w:t xml:space="preserve">Список </w:t>
            </w:r>
            <w:r w:rsidRPr="00C427A1">
              <w:t>предмет</w:t>
            </w:r>
            <w:r>
              <w:t>ов</w:t>
            </w:r>
            <w:r w:rsidRPr="00C427A1">
              <w:t xml:space="preserve"> расчета</w:t>
            </w:r>
            <w:r>
              <w:t>, 1059</w:t>
            </w:r>
            <w:bookmarkEnd w:id="216"/>
            <w:bookmarkEnd w:id="217"/>
            <w:bookmarkEnd w:id="218"/>
            <w:bookmarkEnd w:id="219"/>
            <w:bookmarkEnd w:id="220"/>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221" w:name="OLE_LINK291"/>
            <w:bookmarkStart w:id="222" w:name="OLE_LINK292"/>
            <w:bookmarkStart w:id="223" w:name="OLE_LINK293"/>
            <w:r>
              <w:rPr>
                <w:rFonts w:cs="Arial"/>
              </w:rPr>
              <w:t>Параметры закрытия чека</w:t>
            </w:r>
            <w:bookmarkEnd w:id="221"/>
            <w:bookmarkEnd w:id="222"/>
            <w:bookmarkEnd w:id="223"/>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224"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225" w:name="OLE_LINK306"/>
            <w:r>
              <w:t>Т</w:t>
            </w:r>
            <w:r w:rsidRPr="00C427A1">
              <w:t>елефон или электронный адрес покупателя</w:t>
            </w:r>
            <w:r>
              <w:t>, 1008</w:t>
            </w:r>
            <w:bookmarkEnd w:id="225"/>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226" w:name="OLE_LINK294"/>
            <w:bookmarkStart w:id="227" w:name="OLE_LINK295"/>
            <w:bookmarkEnd w:id="224"/>
            <w:proofErr w:type="spellStart"/>
            <w:r>
              <w:rPr>
                <w:rFonts w:cs="Arial"/>
                <w:lang w:val="en-US"/>
              </w:rPr>
              <w:t>a</w:t>
            </w:r>
            <w:r w:rsidRPr="00AE6B24">
              <w:rPr>
                <w:rFonts w:cs="Arial"/>
                <w:lang w:val="en-US"/>
              </w:rPr>
              <w:t>gentType</w:t>
            </w:r>
            <w:bookmarkEnd w:id="226"/>
            <w:bookmarkEnd w:id="227"/>
            <w:proofErr w:type="spellEnd"/>
          </w:p>
        </w:tc>
        <w:tc>
          <w:tcPr>
            <w:tcW w:w="2693" w:type="dxa"/>
          </w:tcPr>
          <w:p w14:paraId="3BD71FDF" w14:textId="77777777" w:rsidR="0001100B" w:rsidRDefault="0001100B" w:rsidP="00703E22">
            <w:bookmarkStart w:id="228" w:name="OLE_LINK307"/>
            <w:bookmarkStart w:id="229" w:name="OLE_LINK308"/>
            <w:bookmarkStart w:id="230" w:name="OLE_LINK309"/>
            <w:r>
              <w:t>П</w:t>
            </w:r>
            <w:r w:rsidRPr="00AE6B24">
              <w:t>ризнак агента</w:t>
            </w:r>
            <w:r>
              <w:t xml:space="preserve">, </w:t>
            </w:r>
            <w:r w:rsidRPr="00AE6B24">
              <w:t>1057</w:t>
            </w:r>
            <w:bookmarkStart w:id="231" w:name="OLE_LINK415"/>
            <w:bookmarkStart w:id="232" w:name="OLE_LINK416"/>
            <w:bookmarkStart w:id="233" w:name="OLE_LINK417"/>
            <w:bookmarkStart w:id="234"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231"/>
          <w:bookmarkEnd w:id="232"/>
          <w:bookmarkEnd w:id="233"/>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w:t>
            </w:r>
            <w:r w:rsidRPr="00EA41AF">
              <w:rPr>
                <w:i/>
              </w:rPr>
              <w:lastRenderedPageBreak/>
              <w:t>значению реквизита «признак агента» (тег 1057) кассового чека.</w:t>
            </w:r>
            <w:bookmarkEnd w:id="228"/>
            <w:bookmarkEnd w:id="229"/>
            <w:bookmarkEnd w:id="230"/>
            <w:bookmarkEnd w:id="234"/>
          </w:p>
        </w:tc>
        <w:tc>
          <w:tcPr>
            <w:tcW w:w="1701" w:type="dxa"/>
          </w:tcPr>
          <w:p w14:paraId="1EF43C9D" w14:textId="77777777" w:rsidR="0001100B" w:rsidRPr="006A64D3" w:rsidRDefault="0001100B" w:rsidP="00703E22">
            <w:pPr>
              <w:rPr>
                <w:rFonts w:cs="Arial"/>
              </w:rPr>
            </w:pPr>
            <w:bookmarkStart w:id="235" w:name="OLE_LINK296"/>
            <w:bookmarkStart w:id="236" w:name="OLE_LINK297"/>
            <w:bookmarkStart w:id="237" w:name="OLE_LINK298"/>
            <w:r>
              <w:rPr>
                <w:rFonts w:cs="Arial"/>
              </w:rPr>
              <w:lastRenderedPageBreak/>
              <w:t>Число от 1 до 127</w:t>
            </w:r>
            <w:r w:rsidRPr="006A64D3">
              <w:rPr>
                <w:rFonts w:cs="Arial"/>
              </w:rPr>
              <w:t xml:space="preserve">, </w:t>
            </w:r>
            <w:r>
              <w:rPr>
                <w:rFonts w:cs="Arial"/>
              </w:rPr>
              <w:t>необязательное поле</w:t>
            </w:r>
            <w:bookmarkEnd w:id="235"/>
            <w:bookmarkEnd w:id="236"/>
            <w:bookmarkEnd w:id="237"/>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238"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239" w:name="OLE_LINK310"/>
            <w:bookmarkStart w:id="240" w:name="OLE_LINK311"/>
            <w:r>
              <w:t>Т</w:t>
            </w:r>
            <w:r w:rsidRPr="004E1AAD">
              <w:t xml:space="preserve">елефон </w:t>
            </w:r>
            <w:r>
              <w:t>оператора перевода, 1075</w:t>
            </w:r>
            <w:bookmarkEnd w:id="239"/>
            <w:bookmarkEnd w:id="240"/>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241" w:name="OLE_LINK312"/>
            <w:bookmarkStart w:id="242" w:name="OLE_LINK313"/>
            <w:bookmarkStart w:id="243"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241"/>
            <w:bookmarkEnd w:id="242"/>
            <w:bookmarkEnd w:id="243"/>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244" w:name="OLE_LINK315"/>
            <w:bookmarkStart w:id="245" w:name="OLE_LINK316"/>
            <w:bookmarkStart w:id="246" w:name="OLE_LINK317"/>
            <w:r>
              <w:t>Т</w:t>
            </w:r>
            <w:r w:rsidRPr="000E7E7C">
              <w:t>елефон платежного агента</w:t>
            </w:r>
            <w:r>
              <w:t xml:space="preserve">, </w:t>
            </w:r>
            <w:r w:rsidRPr="000E7E7C">
              <w:t>1073</w:t>
            </w:r>
            <w:bookmarkEnd w:id="244"/>
            <w:bookmarkEnd w:id="245"/>
            <w:bookmarkEnd w:id="246"/>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247" w:name="OLE_LINK318"/>
            <w:bookmarkStart w:id="248" w:name="OLE_LINK319"/>
            <w:bookmarkStart w:id="249" w:name="OLE_LINK320"/>
            <w:r>
              <w:t>Т</w:t>
            </w:r>
            <w:r w:rsidRPr="0080191E">
              <w:t>елефон оператора по приему платежей</w:t>
            </w:r>
            <w:r>
              <w:t xml:space="preserve">, </w:t>
            </w:r>
            <w:r w:rsidRPr="0080191E">
              <w:t>1074</w:t>
            </w:r>
            <w:bookmarkEnd w:id="247"/>
            <w:bookmarkEnd w:id="248"/>
            <w:bookmarkEnd w:id="249"/>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250" w:name="OLE_LINK321"/>
            <w:bookmarkStart w:id="251" w:name="OLE_LINK322"/>
            <w:r>
              <w:t>Н</w:t>
            </w:r>
            <w:r w:rsidRPr="000B1B66">
              <w:t>аименование оператора перевода</w:t>
            </w:r>
            <w:r>
              <w:t xml:space="preserve">, </w:t>
            </w:r>
            <w:r w:rsidRPr="000B1B66">
              <w:t>1026</w:t>
            </w:r>
            <w:bookmarkEnd w:id="250"/>
            <w:bookmarkEnd w:id="251"/>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252" w:name="OLE_LINK323"/>
            <w:bookmarkStart w:id="253" w:name="OLE_LINK324"/>
            <w:bookmarkStart w:id="254" w:name="OLE_LINK325"/>
            <w:r>
              <w:t xml:space="preserve">Адрес оператора перевода, </w:t>
            </w:r>
            <w:r w:rsidRPr="00CB6556">
              <w:t>1005</w:t>
            </w:r>
            <w:bookmarkEnd w:id="252"/>
            <w:bookmarkEnd w:id="253"/>
            <w:bookmarkEnd w:id="254"/>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255" w:name="OLE_LINK326"/>
            <w:bookmarkStart w:id="256" w:name="OLE_LINK327"/>
            <w:bookmarkStart w:id="257" w:name="OLE_LINK328"/>
            <w:r w:rsidRPr="00A8468B">
              <w:t>ИНН оператора перевода</w:t>
            </w:r>
            <w:r>
              <w:t xml:space="preserve">, </w:t>
            </w:r>
            <w:r w:rsidRPr="00A8468B">
              <w:t>1016</w:t>
            </w:r>
            <w:bookmarkEnd w:id="255"/>
            <w:bookmarkEnd w:id="256"/>
            <w:bookmarkEnd w:id="257"/>
          </w:p>
        </w:tc>
        <w:tc>
          <w:tcPr>
            <w:tcW w:w="1701" w:type="dxa"/>
          </w:tcPr>
          <w:p w14:paraId="11D9721D" w14:textId="7E0A073E" w:rsidR="0001100B" w:rsidRDefault="0001100B" w:rsidP="00C37DB9">
            <w:pPr>
              <w:rPr>
                <w:rFonts w:cs="Arial"/>
              </w:rPr>
            </w:pPr>
            <w:bookmarkStart w:id="258" w:name="OLE_LINK193"/>
            <w:bookmarkStart w:id="259" w:name="OLE_LINK194"/>
            <w:bookmarkStart w:id="260" w:name="OLE_LINK93"/>
            <w:bookmarkStart w:id="261" w:name="OLE_LINK94"/>
            <w:bookmarkStart w:id="262" w:name="OLE_LINK91"/>
            <w:bookmarkStart w:id="263" w:name="OLE_LINK92"/>
            <w:r>
              <w:rPr>
                <w:rFonts w:cs="Arial"/>
              </w:rPr>
              <w:t xml:space="preserve">Строка длиной от 10 до 12 символов, формат </w:t>
            </w:r>
            <w:r w:rsidRPr="00B26474">
              <w:rPr>
                <w:rFonts w:cs="Arial"/>
              </w:rPr>
              <w:t>ЦЦЦЦЦЦЦЦЦЦ</w:t>
            </w:r>
            <w:bookmarkEnd w:id="258"/>
            <w:bookmarkEnd w:id="259"/>
            <w:bookmarkEnd w:id="260"/>
            <w:bookmarkEnd w:id="261"/>
            <w:bookmarkEnd w:id="262"/>
            <w:bookmarkEnd w:id="263"/>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264" w:name="_Hlk507536332"/>
            <w:bookmarkEnd w:id="238"/>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265" w:name="OLE_LINK329"/>
            <w:bookmarkStart w:id="266" w:name="OLE_LINK330"/>
            <w:bookmarkStart w:id="267" w:name="OLE_LINK331"/>
            <w:r>
              <w:t>Т</w:t>
            </w:r>
            <w:r w:rsidRPr="004E1AAD">
              <w:t>елефон поставщика</w:t>
            </w:r>
            <w:r>
              <w:t xml:space="preserve">, </w:t>
            </w:r>
            <w:r w:rsidRPr="004E1AAD">
              <w:t>1171</w:t>
            </w:r>
            <w:bookmarkEnd w:id="265"/>
            <w:bookmarkEnd w:id="266"/>
            <w:bookmarkEnd w:id="267"/>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264"/>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268" w:name="OLE_LINK299"/>
            <w:bookmarkStart w:id="269" w:name="OLE_LINK300"/>
            <w:bookmarkStart w:id="270" w:name="OLE_LINK301"/>
            <w:bookmarkStart w:id="271" w:name="OLE_LINK332"/>
            <w:bookmarkStart w:id="272" w:name="OLE_LINK333"/>
            <w:r>
              <w:t>Д</w:t>
            </w:r>
            <w:r w:rsidRPr="00C427A1">
              <w:t>ополнительный реквизит пользователя</w:t>
            </w:r>
            <w:r>
              <w:t>, 1084</w:t>
            </w:r>
            <w:bookmarkEnd w:id="268"/>
            <w:bookmarkEnd w:id="269"/>
            <w:bookmarkEnd w:id="270"/>
            <w:bookmarkEnd w:id="271"/>
            <w:bookmarkEnd w:id="272"/>
          </w:p>
        </w:tc>
        <w:tc>
          <w:tcPr>
            <w:tcW w:w="1701" w:type="dxa"/>
          </w:tcPr>
          <w:p w14:paraId="7DE49D93" w14:textId="6F54D72D" w:rsidR="0001100B" w:rsidRPr="007B0FC3" w:rsidRDefault="0001100B" w:rsidP="00C37DB9">
            <w:pPr>
              <w:rPr>
                <w:rFonts w:cs="Arial"/>
                <w:lang w:val="en-US"/>
              </w:rPr>
            </w:pPr>
            <w:bookmarkStart w:id="273" w:name="OLE_LINK212"/>
            <w:bookmarkStart w:id="274" w:name="OLE_LINK213"/>
            <w:bookmarkStart w:id="275" w:name="OLE_LINK214"/>
            <w:r>
              <w:rPr>
                <w:rFonts w:cs="Arial"/>
              </w:rPr>
              <w:t>Структура п.2.1.1.</w:t>
            </w:r>
            <w:r>
              <w:rPr>
                <w:rFonts w:cs="Arial"/>
                <w:lang w:val="en-US"/>
              </w:rPr>
              <w:t>5</w:t>
            </w:r>
            <w:bookmarkEnd w:id="273"/>
            <w:bookmarkEnd w:id="274"/>
            <w:bookmarkEnd w:id="275"/>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lastRenderedPageBreak/>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276" w:name="OLE_LINK96"/>
            <w:bookmarkStart w:id="277" w:name="OLE_LINK97"/>
            <w:proofErr w:type="spellStart"/>
            <w:r>
              <w:rPr>
                <w:lang w:val="en-US"/>
              </w:rPr>
              <w:t>automatNumber</w:t>
            </w:r>
            <w:bookmarkEnd w:id="276"/>
            <w:bookmarkEnd w:id="277"/>
            <w:proofErr w:type="spellEnd"/>
          </w:p>
        </w:tc>
        <w:tc>
          <w:tcPr>
            <w:tcW w:w="2693" w:type="dxa"/>
          </w:tcPr>
          <w:p w14:paraId="7CFB75DB" w14:textId="77777777" w:rsidR="0001100B" w:rsidRDefault="0001100B" w:rsidP="00703E22">
            <w:bookmarkStart w:id="278" w:name="OLE_LINK180"/>
            <w:bookmarkStart w:id="279" w:name="OLE_LINK181"/>
            <w:r>
              <w:t xml:space="preserve">Номер автомата, </w:t>
            </w:r>
            <w:r w:rsidRPr="00C427A1">
              <w:t>1036</w:t>
            </w:r>
            <w:bookmarkEnd w:id="278"/>
            <w:bookmarkEnd w:id="279"/>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280" w:name="OLE_LINK182"/>
            <w:bookmarkStart w:id="281" w:name="OLE_LINK185"/>
            <w:proofErr w:type="spellStart"/>
            <w:r>
              <w:rPr>
                <w:lang w:val="en-US"/>
              </w:rPr>
              <w:t>settlementAddress</w:t>
            </w:r>
            <w:bookmarkEnd w:id="280"/>
            <w:bookmarkEnd w:id="281"/>
            <w:proofErr w:type="spellEnd"/>
          </w:p>
        </w:tc>
        <w:tc>
          <w:tcPr>
            <w:tcW w:w="2693" w:type="dxa"/>
          </w:tcPr>
          <w:p w14:paraId="0553C25A" w14:textId="77777777" w:rsidR="0001100B" w:rsidRDefault="0001100B" w:rsidP="00703E22">
            <w:bookmarkStart w:id="282" w:name="OLE_LINK187"/>
            <w:bookmarkStart w:id="283" w:name="OLE_LINK188"/>
            <w:r>
              <w:t>А</w:t>
            </w:r>
            <w:r w:rsidRPr="00C427A1">
              <w:t>дрес расчетов</w:t>
            </w:r>
            <w:r>
              <w:t>, 1009</w:t>
            </w:r>
            <w:bookmarkEnd w:id="282"/>
            <w:bookmarkEnd w:id="283"/>
          </w:p>
        </w:tc>
        <w:tc>
          <w:tcPr>
            <w:tcW w:w="1701" w:type="dxa"/>
          </w:tcPr>
          <w:p w14:paraId="7953B123" w14:textId="3E65BB33" w:rsidR="0001100B" w:rsidRDefault="0001100B" w:rsidP="00055D64">
            <w:pPr>
              <w:rPr>
                <w:rFonts w:cs="Arial"/>
              </w:rPr>
            </w:pPr>
            <w:bookmarkStart w:id="284" w:name="OLE_LINK189"/>
            <w:bookmarkStart w:id="285" w:name="OLE_LINK211"/>
            <w:bookmarkStart w:id="286"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284"/>
            <w:bookmarkEnd w:id="285"/>
            <w:bookmarkEnd w:id="286"/>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287" w:name="OLE_LINK218"/>
            <w:bookmarkStart w:id="288" w:name="OLE_LINK219"/>
            <w:bookmarkStart w:id="289" w:name="OLE_LINK220"/>
            <w:proofErr w:type="spellStart"/>
            <w:r>
              <w:rPr>
                <w:lang w:val="en-US"/>
              </w:rPr>
              <w:t>settlementPlace</w:t>
            </w:r>
            <w:bookmarkEnd w:id="287"/>
            <w:bookmarkEnd w:id="288"/>
            <w:bookmarkEnd w:id="289"/>
            <w:proofErr w:type="spellEnd"/>
          </w:p>
        </w:tc>
        <w:tc>
          <w:tcPr>
            <w:tcW w:w="2693" w:type="dxa"/>
          </w:tcPr>
          <w:p w14:paraId="16C1F131" w14:textId="77777777" w:rsidR="0001100B" w:rsidRDefault="0001100B" w:rsidP="00703E22">
            <w:bookmarkStart w:id="290" w:name="OLE_LINK221"/>
            <w:bookmarkStart w:id="291" w:name="OLE_LINK224"/>
            <w:r>
              <w:t>Место расчетов, 1187</w:t>
            </w:r>
            <w:bookmarkEnd w:id="290"/>
            <w:bookmarkEnd w:id="291"/>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w:t>
            </w:r>
            <w:r>
              <w:rPr>
                <w:rFonts w:cs="Arial"/>
              </w:rPr>
              <w:lastRenderedPageBreak/>
              <w:t xml:space="preserve">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xml:space="preserve">, транспорта, </w:t>
            </w:r>
            <w:r>
              <w:rPr>
                <w:rFonts w:cs="Arial"/>
              </w:rPr>
              <w:lastRenderedPageBreak/>
              <w:t>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292"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293" w:name="_Hlk521062820"/>
            <w:bookmarkEnd w:id="292"/>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94" w:name="OLE_LINK419"/>
            <w:r>
              <w:t>Кассир</w:t>
            </w:r>
            <w:r w:rsidRPr="009D5B7E">
              <w:t xml:space="preserve">, </w:t>
            </w:r>
            <w:r w:rsidRPr="00C427A1">
              <w:t>1021</w:t>
            </w:r>
            <w:bookmarkEnd w:id="294"/>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lastRenderedPageBreak/>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95" w:name="OLE_LINK439"/>
            <w:r>
              <w:t>ИНН кассира</w:t>
            </w:r>
            <w:r w:rsidRPr="009D5B7E">
              <w:t>, 1</w:t>
            </w:r>
            <w:r>
              <w:t>203</w:t>
            </w:r>
            <w:bookmarkEnd w:id="295"/>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96" w:name="OLE_LINK440"/>
            <w:r>
              <w:t>А</w:t>
            </w:r>
            <w:r w:rsidRPr="00C427A1">
              <w:t>дрес электронной почты отправителя чека</w:t>
            </w:r>
            <w:r>
              <w:t xml:space="preserve">, </w:t>
            </w:r>
            <w:r w:rsidRPr="00C427A1">
              <w:t>1117</w:t>
            </w:r>
            <w:bookmarkEnd w:id="296"/>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lastRenderedPageBreak/>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C4CE1" w:rsidRPr="008F4F86" w14:paraId="5648F6DE" w14:textId="77777777" w:rsidTr="00C37DB9">
        <w:tc>
          <w:tcPr>
            <w:tcW w:w="4106" w:type="dxa"/>
          </w:tcPr>
          <w:p w14:paraId="2082BC20" w14:textId="3D764CF0" w:rsidR="00CC4CE1" w:rsidRPr="00F51FFD" w:rsidRDefault="00CC4CE1" w:rsidP="00CC4CE1">
            <w:pPr>
              <w:rPr>
                <w:lang w:val="en-US"/>
              </w:rPr>
            </w:pPr>
            <w:ins w:id="297" w:author="Шило Николай" w:date="2024-12-05T19:53:00Z">
              <w:r w:rsidRPr="00CC4CE1">
                <w:rPr>
                  <w:rPrChange w:id="298" w:author="Шило Николай" w:date="2024-12-05T19:53:00Z">
                    <w:rPr>
                      <w:b/>
                      <w:bCs/>
                      <w:color w:val="FF0000"/>
                    </w:rPr>
                  </w:rPrChange>
                </w:rPr>
                <w:t>vat7Sum</w:t>
              </w:r>
            </w:ins>
          </w:p>
        </w:tc>
        <w:tc>
          <w:tcPr>
            <w:tcW w:w="2693" w:type="dxa"/>
          </w:tcPr>
          <w:p w14:paraId="5277CCD3" w14:textId="7E726E12" w:rsidR="00CC4CE1" w:rsidRPr="00F51FFD" w:rsidRDefault="00CC4CE1" w:rsidP="00CC4CE1">
            <w:ins w:id="299" w:author="Шило Николай" w:date="2024-12-05T19:53:00Z">
              <w:r w:rsidRPr="00CC4CE1">
                <w:rPr>
                  <w:rPrChange w:id="300" w:author="Шило Николай" w:date="2024-12-05T19:53:00Z">
                    <w:rPr>
                      <w:b/>
                      <w:bCs/>
                      <w:color w:val="FF0000"/>
                    </w:rPr>
                  </w:rPrChange>
                </w:rPr>
                <w:t>Сумма НДС чека по ставке 5%</w:t>
              </w:r>
              <w:r w:rsidRPr="00CC4CE1">
                <w:rPr>
                  <w:rPrChange w:id="301" w:author="Шило Николай" w:date="2024-12-05T19:53:00Z">
                    <w:rPr>
                      <w:b/>
                      <w:bCs/>
                      <w:color w:val="FF0000"/>
                    </w:rPr>
                  </w:rPrChange>
                </w:rPr>
                <w:br/>
              </w:r>
              <w:r w:rsidRPr="00CC4CE1">
                <w:rPr>
                  <w:rFonts w:cs="Arial"/>
                  <w:rPrChange w:id="302" w:author="Шило Николай" w:date="2024-12-05T19:53:00Z">
                    <w:rPr>
                      <w:rFonts w:cs="Arial"/>
                      <w:b/>
                      <w:bCs/>
                      <w:color w:val="FF0000"/>
                    </w:rPr>
                  </w:rPrChange>
                </w:rPr>
                <w:t xml:space="preserve">* </w:t>
              </w:r>
              <w:r w:rsidRPr="00CC4CE1">
                <w:rPr>
                  <w:rFonts w:cs="Arial"/>
                  <w:i/>
                  <w:iCs/>
                  <w:rPrChange w:id="303" w:author="Шило Николай" w:date="2024-12-05T19:54:00Z">
                    <w:rPr>
                      <w:rFonts w:cs="Arial"/>
                      <w:b/>
                      <w:bCs/>
                      <w:color w:val="FF0000"/>
                    </w:rPr>
                  </w:rPrChange>
                </w:rPr>
                <w:t>- вступят в силу с 01.01.2025</w:t>
              </w:r>
            </w:ins>
          </w:p>
        </w:tc>
        <w:tc>
          <w:tcPr>
            <w:tcW w:w="1701" w:type="dxa"/>
          </w:tcPr>
          <w:p w14:paraId="58F99324" w14:textId="06F5B568" w:rsidR="00CC4CE1" w:rsidRPr="00F51FFD" w:rsidRDefault="00CC4CE1" w:rsidP="00CC4CE1">
            <w:pPr>
              <w:rPr>
                <w:rFonts w:cs="Arial"/>
              </w:rPr>
            </w:pPr>
            <w:ins w:id="304" w:author="Шило Николай" w:date="2024-12-05T19:53:00Z">
              <w:r w:rsidRPr="00CC4CE1">
                <w:rPr>
                  <w:rFonts w:cs="Arial"/>
                  <w:rPrChange w:id="305" w:author="Шило Николай" w:date="2024-12-05T19:53:00Z">
                    <w:rPr>
                      <w:rFonts w:cs="Arial"/>
                      <w:b/>
                      <w:bCs/>
                      <w:color w:val="FF0000"/>
                    </w:rPr>
                  </w:rPrChange>
                </w:rPr>
                <w:t>Десятичное число с точностью до 2 символов после точки.</w:t>
              </w:r>
            </w:ins>
          </w:p>
        </w:tc>
        <w:tc>
          <w:tcPr>
            <w:tcW w:w="851" w:type="dxa"/>
          </w:tcPr>
          <w:p w14:paraId="798EB9C5" w14:textId="1B3D1CD7" w:rsidR="00CC4CE1" w:rsidRPr="00F51FFD" w:rsidRDefault="00CC4CE1" w:rsidP="00CC4CE1">
            <w:pPr>
              <w:rPr>
                <w:rFonts w:cs="Arial"/>
              </w:rPr>
            </w:pPr>
            <w:ins w:id="306" w:author="Шило Николай" w:date="2024-12-05T19:53:00Z">
              <w:r w:rsidRPr="00CC4CE1">
                <w:rPr>
                  <w:rFonts w:cs="Arial"/>
                  <w:rPrChange w:id="307" w:author="Шило Николай" w:date="2024-12-05T19:53:00Z">
                    <w:rPr>
                      <w:rFonts w:cs="Arial"/>
                      <w:b/>
                      <w:bCs/>
                      <w:color w:val="FF0000"/>
                    </w:rPr>
                  </w:rPrChange>
                </w:rPr>
                <w:t>Да</w:t>
              </w:r>
            </w:ins>
          </w:p>
        </w:tc>
        <w:tc>
          <w:tcPr>
            <w:tcW w:w="709" w:type="dxa"/>
          </w:tcPr>
          <w:p w14:paraId="7379B7C5" w14:textId="12883794" w:rsidR="00CC4CE1" w:rsidRPr="00F51FFD" w:rsidRDefault="00CC4CE1" w:rsidP="00CC4CE1">
            <w:pPr>
              <w:rPr>
                <w:rFonts w:cs="Arial"/>
              </w:rPr>
            </w:pPr>
            <w:ins w:id="308" w:author="Шило Николай" w:date="2024-12-05T19:53:00Z">
              <w:r w:rsidRPr="00CC4CE1">
                <w:rPr>
                  <w:rFonts w:cs="Arial"/>
                  <w:rPrChange w:id="309" w:author="Шило Николай" w:date="2024-12-05T19:53:00Z">
                    <w:rPr>
                      <w:rFonts w:cs="Arial"/>
                      <w:b/>
                      <w:bCs/>
                      <w:color w:val="FF0000"/>
                    </w:rPr>
                  </w:rPrChange>
                </w:rPr>
                <w:t>Да</w:t>
              </w:r>
            </w:ins>
          </w:p>
        </w:tc>
        <w:tc>
          <w:tcPr>
            <w:tcW w:w="2551" w:type="dxa"/>
          </w:tcPr>
          <w:p w14:paraId="0EC8E995" w14:textId="77777777" w:rsidR="00CC4CE1" w:rsidRPr="00CC4CE1" w:rsidRDefault="00CC4CE1" w:rsidP="00CC4CE1">
            <w:pPr>
              <w:rPr>
                <w:ins w:id="310" w:author="Шило Николай" w:date="2024-12-05T19:53:00Z"/>
                <w:rFonts w:cs="Arial"/>
                <w:rPrChange w:id="311" w:author="Шило Николай" w:date="2024-12-05T19:53:00Z">
                  <w:rPr>
                    <w:ins w:id="312" w:author="Шило Николай" w:date="2024-12-05T19:53:00Z"/>
                    <w:rFonts w:cs="Arial"/>
                    <w:b/>
                    <w:bCs/>
                    <w:color w:val="FF0000"/>
                  </w:rPr>
                </w:rPrChange>
              </w:rPr>
            </w:pPr>
            <w:ins w:id="313" w:author="Шило Николай" w:date="2024-12-05T19:53:00Z">
              <w:r w:rsidRPr="00CC4CE1">
                <w:rPr>
                  <w:rFonts w:cs="Arial"/>
                  <w:rPrChange w:id="314" w:author="Шило Николай" w:date="2024-12-05T19:53:00Z">
                    <w:rPr>
                      <w:rFonts w:cs="Arial"/>
                      <w:b/>
                      <w:bCs/>
                      <w:color w:val="FF0000"/>
                    </w:rPr>
                  </w:rPrChange>
                </w:rPr>
                <w:t>ФФД 1.05 – нет</w:t>
              </w:r>
            </w:ins>
          </w:p>
          <w:p w14:paraId="1F8BEE7D" w14:textId="4CB5B12D" w:rsidR="00CC4CE1" w:rsidRPr="00F51FFD" w:rsidRDefault="00CC4CE1" w:rsidP="00CC4CE1">
            <w:pPr>
              <w:rPr>
                <w:rFonts w:cs="Arial"/>
              </w:rPr>
            </w:pPr>
            <w:ins w:id="315" w:author="Шило Николай" w:date="2024-12-05T19:53:00Z">
              <w:r w:rsidRPr="00CC4CE1">
                <w:rPr>
                  <w:rFonts w:cs="Arial"/>
                  <w:rPrChange w:id="316" w:author="Шило Николай" w:date="2024-12-05T19:53:00Z">
                    <w:rPr>
                      <w:rFonts w:cs="Arial"/>
                      <w:b/>
                      <w:bCs/>
                      <w:color w:val="FF0000"/>
                    </w:rPr>
                  </w:rPrChange>
                </w:rPr>
                <w:t>ФФД 1.2 - нет</w:t>
              </w:r>
            </w:ins>
          </w:p>
        </w:tc>
      </w:tr>
      <w:tr w:rsidR="00CC4CE1" w:rsidRPr="008F4F86" w14:paraId="17C4DE51" w14:textId="77777777" w:rsidTr="00C37DB9">
        <w:tc>
          <w:tcPr>
            <w:tcW w:w="4106" w:type="dxa"/>
          </w:tcPr>
          <w:p w14:paraId="48338B19" w14:textId="715AE017" w:rsidR="00CC4CE1" w:rsidRPr="00F51FFD" w:rsidRDefault="00CC4CE1" w:rsidP="00CC4CE1">
            <w:pPr>
              <w:rPr>
                <w:lang w:val="en-US"/>
              </w:rPr>
            </w:pPr>
            <w:ins w:id="317" w:author="Шило Николай" w:date="2024-12-05T19:53:00Z">
              <w:r w:rsidRPr="00CC4CE1">
                <w:rPr>
                  <w:rPrChange w:id="318" w:author="Шило Николай" w:date="2024-12-05T19:53:00Z">
                    <w:rPr>
                      <w:b/>
                      <w:bCs/>
                      <w:color w:val="FF0000"/>
                    </w:rPr>
                  </w:rPrChange>
                </w:rPr>
                <w:t>vat8Sum</w:t>
              </w:r>
            </w:ins>
          </w:p>
        </w:tc>
        <w:tc>
          <w:tcPr>
            <w:tcW w:w="2693" w:type="dxa"/>
          </w:tcPr>
          <w:p w14:paraId="7C6C1FDC" w14:textId="4653BCE7" w:rsidR="00CC4CE1" w:rsidRPr="00F51FFD" w:rsidRDefault="00CC4CE1" w:rsidP="00CC4CE1">
            <w:ins w:id="319" w:author="Шило Николай" w:date="2024-12-05T19:53:00Z">
              <w:r w:rsidRPr="00CC4CE1">
                <w:rPr>
                  <w:rPrChange w:id="320" w:author="Шило Николай" w:date="2024-12-05T19:53:00Z">
                    <w:rPr>
                      <w:b/>
                      <w:bCs/>
                      <w:color w:val="FF0000"/>
                    </w:rPr>
                  </w:rPrChange>
                </w:rPr>
                <w:t>Сумма НДС чека по ставке 7%</w:t>
              </w:r>
              <w:r w:rsidRPr="00CC4CE1">
                <w:rPr>
                  <w:rPrChange w:id="321" w:author="Шило Николай" w:date="2024-12-05T19:53:00Z">
                    <w:rPr>
                      <w:b/>
                      <w:bCs/>
                      <w:color w:val="FF0000"/>
                    </w:rPr>
                  </w:rPrChange>
                </w:rPr>
                <w:br/>
              </w:r>
              <w:r w:rsidRPr="00CC4CE1">
                <w:rPr>
                  <w:rFonts w:cs="Arial"/>
                  <w:rPrChange w:id="322" w:author="Шило Николай" w:date="2024-12-05T19:53:00Z">
                    <w:rPr>
                      <w:rFonts w:cs="Arial"/>
                      <w:b/>
                      <w:bCs/>
                      <w:color w:val="FF0000"/>
                    </w:rPr>
                  </w:rPrChange>
                </w:rPr>
                <w:lastRenderedPageBreak/>
                <w:t xml:space="preserve">* </w:t>
              </w:r>
              <w:r w:rsidRPr="00F51FFD">
                <w:rPr>
                  <w:rFonts w:cs="Arial"/>
                  <w:i/>
                  <w:iCs/>
                  <w:rPrChange w:id="323" w:author="Шило Николай" w:date="2024-12-05T19:54:00Z">
                    <w:rPr>
                      <w:rFonts w:cs="Arial"/>
                      <w:b/>
                      <w:bCs/>
                      <w:color w:val="FF0000"/>
                    </w:rPr>
                  </w:rPrChange>
                </w:rPr>
                <w:t>- вступят в силу с 01.01.2025</w:t>
              </w:r>
            </w:ins>
          </w:p>
        </w:tc>
        <w:tc>
          <w:tcPr>
            <w:tcW w:w="1701" w:type="dxa"/>
          </w:tcPr>
          <w:p w14:paraId="5B0F3CB2" w14:textId="1582CF26" w:rsidR="00CC4CE1" w:rsidRPr="00F51FFD" w:rsidRDefault="00CC4CE1" w:rsidP="00CC4CE1">
            <w:pPr>
              <w:rPr>
                <w:rFonts w:cs="Arial"/>
              </w:rPr>
            </w:pPr>
            <w:ins w:id="324" w:author="Шило Николай" w:date="2024-12-05T19:53:00Z">
              <w:r w:rsidRPr="00CC4CE1">
                <w:rPr>
                  <w:rFonts w:cs="Arial"/>
                  <w:rPrChange w:id="325" w:author="Шило Николай" w:date="2024-12-05T19:53:00Z">
                    <w:rPr>
                      <w:rFonts w:cs="Arial"/>
                      <w:b/>
                      <w:bCs/>
                      <w:color w:val="FF0000"/>
                    </w:rPr>
                  </w:rPrChange>
                </w:rPr>
                <w:lastRenderedPageBreak/>
                <w:t xml:space="preserve">Десятичное число с </w:t>
              </w:r>
              <w:r w:rsidRPr="00CC4CE1">
                <w:rPr>
                  <w:rFonts w:cs="Arial"/>
                  <w:rPrChange w:id="326" w:author="Шило Николай" w:date="2024-12-05T19:53:00Z">
                    <w:rPr>
                      <w:rFonts w:cs="Arial"/>
                      <w:b/>
                      <w:bCs/>
                      <w:color w:val="FF0000"/>
                    </w:rPr>
                  </w:rPrChange>
                </w:rPr>
                <w:lastRenderedPageBreak/>
                <w:t>точностью до 2 символов после точки.</w:t>
              </w:r>
            </w:ins>
          </w:p>
        </w:tc>
        <w:tc>
          <w:tcPr>
            <w:tcW w:w="851" w:type="dxa"/>
          </w:tcPr>
          <w:p w14:paraId="72986994" w14:textId="5651A77D" w:rsidR="00CC4CE1" w:rsidRPr="00F51FFD" w:rsidRDefault="00CC4CE1" w:rsidP="00CC4CE1">
            <w:pPr>
              <w:rPr>
                <w:rFonts w:cs="Arial"/>
              </w:rPr>
            </w:pPr>
            <w:ins w:id="327" w:author="Шило Николай" w:date="2024-12-05T19:53:00Z">
              <w:r w:rsidRPr="00CC4CE1">
                <w:rPr>
                  <w:rFonts w:cs="Arial"/>
                  <w:rPrChange w:id="328" w:author="Шило Николай" w:date="2024-12-05T19:53:00Z">
                    <w:rPr>
                      <w:rFonts w:cs="Arial"/>
                      <w:b/>
                      <w:bCs/>
                      <w:color w:val="FF0000"/>
                    </w:rPr>
                  </w:rPrChange>
                </w:rPr>
                <w:lastRenderedPageBreak/>
                <w:t>Да</w:t>
              </w:r>
            </w:ins>
          </w:p>
        </w:tc>
        <w:tc>
          <w:tcPr>
            <w:tcW w:w="709" w:type="dxa"/>
          </w:tcPr>
          <w:p w14:paraId="5C1748B4" w14:textId="15935994" w:rsidR="00CC4CE1" w:rsidRPr="00F51FFD" w:rsidRDefault="00CC4CE1" w:rsidP="00CC4CE1">
            <w:pPr>
              <w:rPr>
                <w:rFonts w:cs="Arial"/>
              </w:rPr>
            </w:pPr>
            <w:ins w:id="329" w:author="Шило Николай" w:date="2024-12-05T19:53:00Z">
              <w:r w:rsidRPr="00CC4CE1">
                <w:rPr>
                  <w:rFonts w:cs="Arial"/>
                  <w:rPrChange w:id="330" w:author="Шило Николай" w:date="2024-12-05T19:53:00Z">
                    <w:rPr>
                      <w:rFonts w:cs="Arial"/>
                      <w:b/>
                      <w:bCs/>
                      <w:color w:val="FF0000"/>
                    </w:rPr>
                  </w:rPrChange>
                </w:rPr>
                <w:t>Да</w:t>
              </w:r>
            </w:ins>
          </w:p>
        </w:tc>
        <w:tc>
          <w:tcPr>
            <w:tcW w:w="2551" w:type="dxa"/>
          </w:tcPr>
          <w:p w14:paraId="50E03D36" w14:textId="77777777" w:rsidR="00CC4CE1" w:rsidRPr="00CC4CE1" w:rsidRDefault="00CC4CE1" w:rsidP="00CC4CE1">
            <w:pPr>
              <w:rPr>
                <w:ins w:id="331" w:author="Шило Николай" w:date="2024-12-05T19:53:00Z"/>
                <w:rFonts w:cs="Arial"/>
                <w:rPrChange w:id="332" w:author="Шило Николай" w:date="2024-12-05T19:53:00Z">
                  <w:rPr>
                    <w:ins w:id="333" w:author="Шило Николай" w:date="2024-12-05T19:53:00Z"/>
                    <w:rFonts w:cs="Arial"/>
                    <w:b/>
                    <w:bCs/>
                    <w:color w:val="FF0000"/>
                  </w:rPr>
                </w:rPrChange>
              </w:rPr>
            </w:pPr>
            <w:ins w:id="334" w:author="Шило Николай" w:date="2024-12-05T19:53:00Z">
              <w:r w:rsidRPr="00CC4CE1">
                <w:rPr>
                  <w:rFonts w:cs="Arial"/>
                  <w:rPrChange w:id="335" w:author="Шило Николай" w:date="2024-12-05T19:53:00Z">
                    <w:rPr>
                      <w:rFonts w:cs="Arial"/>
                      <w:b/>
                      <w:bCs/>
                      <w:color w:val="FF0000"/>
                    </w:rPr>
                  </w:rPrChange>
                </w:rPr>
                <w:t>ФФД 1.05 – нет</w:t>
              </w:r>
            </w:ins>
          </w:p>
          <w:p w14:paraId="044CF7A3" w14:textId="45990E2B" w:rsidR="00CC4CE1" w:rsidRPr="00F51FFD" w:rsidRDefault="00CC4CE1" w:rsidP="00CC4CE1">
            <w:pPr>
              <w:rPr>
                <w:rFonts w:cs="Arial"/>
              </w:rPr>
            </w:pPr>
            <w:ins w:id="336" w:author="Шило Николай" w:date="2024-12-05T19:53:00Z">
              <w:r w:rsidRPr="00CC4CE1">
                <w:rPr>
                  <w:rFonts w:cs="Arial"/>
                  <w:rPrChange w:id="337" w:author="Шило Николай" w:date="2024-12-05T19:53:00Z">
                    <w:rPr>
                      <w:rFonts w:cs="Arial"/>
                      <w:b/>
                      <w:bCs/>
                      <w:color w:val="FF0000"/>
                    </w:rPr>
                  </w:rPrChange>
                </w:rPr>
                <w:t>ФФД 1.2 - нет</w:t>
              </w:r>
            </w:ins>
          </w:p>
        </w:tc>
      </w:tr>
      <w:tr w:rsidR="00CC4CE1" w:rsidRPr="008F4F86" w14:paraId="5E134A04" w14:textId="77777777" w:rsidTr="00C37DB9">
        <w:tc>
          <w:tcPr>
            <w:tcW w:w="4106" w:type="dxa"/>
          </w:tcPr>
          <w:p w14:paraId="76918271" w14:textId="1BC16163" w:rsidR="00CC4CE1" w:rsidRPr="00F51FFD" w:rsidRDefault="00CC4CE1" w:rsidP="00CC4CE1">
            <w:pPr>
              <w:rPr>
                <w:lang w:val="en-US"/>
              </w:rPr>
            </w:pPr>
            <w:ins w:id="338" w:author="Шило Николай" w:date="2024-12-05T19:53:00Z">
              <w:r w:rsidRPr="00CC4CE1">
                <w:rPr>
                  <w:rPrChange w:id="339" w:author="Шило Николай" w:date="2024-12-05T19:53:00Z">
                    <w:rPr>
                      <w:b/>
                      <w:bCs/>
                      <w:color w:val="FF0000"/>
                    </w:rPr>
                  </w:rPrChange>
                </w:rPr>
                <w:t>vat9Sum</w:t>
              </w:r>
            </w:ins>
          </w:p>
        </w:tc>
        <w:tc>
          <w:tcPr>
            <w:tcW w:w="2693" w:type="dxa"/>
          </w:tcPr>
          <w:p w14:paraId="47463205" w14:textId="64C1DDAB" w:rsidR="00CC4CE1" w:rsidRPr="00F51FFD" w:rsidRDefault="00CC4CE1" w:rsidP="00CC4CE1">
            <w:ins w:id="340" w:author="Шило Николай" w:date="2024-12-05T19:53:00Z">
              <w:r w:rsidRPr="00CC4CE1">
                <w:rPr>
                  <w:rPrChange w:id="341" w:author="Шило Николай" w:date="2024-12-05T19:53:00Z">
                    <w:rPr>
                      <w:b/>
                      <w:bCs/>
                      <w:color w:val="FF0000"/>
                    </w:rPr>
                  </w:rPrChange>
                </w:rPr>
                <w:t xml:space="preserve">Сумма НДС чека по ставке </w:t>
              </w:r>
              <w:proofErr w:type="spellStart"/>
              <w:r w:rsidRPr="00CC4CE1">
                <w:rPr>
                  <w:rPrChange w:id="342" w:author="Шило Николай" w:date="2024-12-05T19:53:00Z">
                    <w:rPr>
                      <w:b/>
                      <w:bCs/>
                      <w:color w:val="FF0000"/>
                    </w:rPr>
                  </w:rPrChange>
                </w:rPr>
                <w:t>расч</w:t>
              </w:r>
              <w:proofErr w:type="spellEnd"/>
              <w:r w:rsidRPr="00CC4CE1">
                <w:rPr>
                  <w:rPrChange w:id="343" w:author="Шило Николай" w:date="2024-12-05T19:53:00Z">
                    <w:rPr>
                      <w:b/>
                      <w:bCs/>
                      <w:color w:val="FF0000"/>
                    </w:rPr>
                  </w:rPrChange>
                </w:rPr>
                <w:t>. 5/105</w:t>
              </w:r>
              <w:r w:rsidRPr="00CC4CE1">
                <w:rPr>
                  <w:lang w:val="en-US"/>
                  <w:rPrChange w:id="344" w:author="Шило Николай" w:date="2024-12-05T19:53:00Z">
                    <w:rPr>
                      <w:b/>
                      <w:bCs/>
                      <w:color w:val="FF0000"/>
                      <w:lang w:val="en-US"/>
                    </w:rPr>
                  </w:rPrChange>
                </w:rPr>
                <w:br/>
              </w:r>
              <w:r w:rsidRPr="00CC4CE1">
                <w:rPr>
                  <w:rFonts w:cs="Arial"/>
                  <w:rPrChange w:id="345" w:author="Шило Николай" w:date="2024-12-05T19:53:00Z">
                    <w:rPr>
                      <w:rFonts w:cs="Arial"/>
                      <w:b/>
                      <w:bCs/>
                      <w:color w:val="FF0000"/>
                    </w:rPr>
                  </w:rPrChange>
                </w:rPr>
                <w:t xml:space="preserve">* </w:t>
              </w:r>
              <w:r w:rsidRPr="00F51FFD">
                <w:rPr>
                  <w:rFonts w:cs="Arial"/>
                  <w:i/>
                  <w:iCs/>
                  <w:rPrChange w:id="346" w:author="Шило Николай" w:date="2024-12-05T19:54:00Z">
                    <w:rPr>
                      <w:rFonts w:cs="Arial"/>
                      <w:b/>
                      <w:bCs/>
                      <w:color w:val="FF0000"/>
                    </w:rPr>
                  </w:rPrChange>
                </w:rPr>
                <w:t>- вступят в силу с 01.01.2025</w:t>
              </w:r>
            </w:ins>
          </w:p>
        </w:tc>
        <w:tc>
          <w:tcPr>
            <w:tcW w:w="1701" w:type="dxa"/>
          </w:tcPr>
          <w:p w14:paraId="6AF9C527" w14:textId="7C61C6A1" w:rsidR="00CC4CE1" w:rsidRPr="00F51FFD" w:rsidRDefault="00CC4CE1" w:rsidP="00CC4CE1">
            <w:pPr>
              <w:rPr>
                <w:rFonts w:cs="Arial"/>
              </w:rPr>
            </w:pPr>
            <w:ins w:id="347" w:author="Шило Николай" w:date="2024-12-05T19:53:00Z">
              <w:r w:rsidRPr="00CC4CE1">
                <w:rPr>
                  <w:rFonts w:cs="Arial"/>
                  <w:rPrChange w:id="348" w:author="Шило Николай" w:date="2024-12-05T19:53:00Z">
                    <w:rPr>
                      <w:rFonts w:cs="Arial"/>
                      <w:b/>
                      <w:bCs/>
                      <w:color w:val="FF0000"/>
                    </w:rPr>
                  </w:rPrChange>
                </w:rPr>
                <w:t>Десятичное число с точностью до 2 символов после точки.</w:t>
              </w:r>
            </w:ins>
          </w:p>
        </w:tc>
        <w:tc>
          <w:tcPr>
            <w:tcW w:w="851" w:type="dxa"/>
          </w:tcPr>
          <w:p w14:paraId="0B0D531F" w14:textId="4E0E02B4" w:rsidR="00CC4CE1" w:rsidRPr="00F51FFD" w:rsidRDefault="00CC4CE1" w:rsidP="00CC4CE1">
            <w:pPr>
              <w:rPr>
                <w:rFonts w:cs="Arial"/>
              </w:rPr>
            </w:pPr>
            <w:ins w:id="349" w:author="Шило Николай" w:date="2024-12-05T19:53:00Z">
              <w:r w:rsidRPr="00CC4CE1">
                <w:rPr>
                  <w:rFonts w:cs="Arial"/>
                  <w:rPrChange w:id="350" w:author="Шило Николай" w:date="2024-12-05T19:53:00Z">
                    <w:rPr>
                      <w:rFonts w:cs="Arial"/>
                      <w:b/>
                      <w:bCs/>
                      <w:color w:val="FF0000"/>
                    </w:rPr>
                  </w:rPrChange>
                </w:rPr>
                <w:t>Да</w:t>
              </w:r>
            </w:ins>
          </w:p>
        </w:tc>
        <w:tc>
          <w:tcPr>
            <w:tcW w:w="709" w:type="dxa"/>
          </w:tcPr>
          <w:p w14:paraId="193A79BF" w14:textId="0A8A82BE" w:rsidR="00CC4CE1" w:rsidRPr="00F51FFD" w:rsidRDefault="00CC4CE1" w:rsidP="00CC4CE1">
            <w:pPr>
              <w:rPr>
                <w:rFonts w:cs="Arial"/>
              </w:rPr>
            </w:pPr>
            <w:ins w:id="351" w:author="Шило Николай" w:date="2024-12-05T19:53:00Z">
              <w:r w:rsidRPr="00CC4CE1">
                <w:rPr>
                  <w:rFonts w:cs="Arial"/>
                  <w:rPrChange w:id="352" w:author="Шило Николай" w:date="2024-12-05T19:53:00Z">
                    <w:rPr>
                      <w:rFonts w:cs="Arial"/>
                      <w:b/>
                      <w:bCs/>
                      <w:color w:val="FF0000"/>
                    </w:rPr>
                  </w:rPrChange>
                </w:rPr>
                <w:t>Да</w:t>
              </w:r>
            </w:ins>
          </w:p>
        </w:tc>
        <w:tc>
          <w:tcPr>
            <w:tcW w:w="2551" w:type="dxa"/>
          </w:tcPr>
          <w:p w14:paraId="7EC67435" w14:textId="77777777" w:rsidR="00CC4CE1" w:rsidRPr="00CC4CE1" w:rsidRDefault="00CC4CE1" w:rsidP="00CC4CE1">
            <w:pPr>
              <w:rPr>
                <w:ins w:id="353" w:author="Шило Николай" w:date="2024-12-05T19:53:00Z"/>
                <w:rFonts w:cs="Arial"/>
                <w:rPrChange w:id="354" w:author="Шило Николай" w:date="2024-12-05T19:53:00Z">
                  <w:rPr>
                    <w:ins w:id="355" w:author="Шило Николай" w:date="2024-12-05T19:53:00Z"/>
                    <w:rFonts w:cs="Arial"/>
                    <w:b/>
                    <w:bCs/>
                    <w:color w:val="FF0000"/>
                  </w:rPr>
                </w:rPrChange>
              </w:rPr>
            </w:pPr>
            <w:ins w:id="356" w:author="Шило Николай" w:date="2024-12-05T19:53:00Z">
              <w:r w:rsidRPr="00CC4CE1">
                <w:rPr>
                  <w:rFonts w:cs="Arial"/>
                  <w:rPrChange w:id="357" w:author="Шило Николай" w:date="2024-12-05T19:53:00Z">
                    <w:rPr>
                      <w:rFonts w:cs="Arial"/>
                      <w:b/>
                      <w:bCs/>
                      <w:color w:val="FF0000"/>
                    </w:rPr>
                  </w:rPrChange>
                </w:rPr>
                <w:t>ФФД 1.05 – нет</w:t>
              </w:r>
            </w:ins>
          </w:p>
          <w:p w14:paraId="735D51AD" w14:textId="1E651682" w:rsidR="00CC4CE1" w:rsidRPr="00F51FFD" w:rsidRDefault="00CC4CE1" w:rsidP="00CC4CE1">
            <w:pPr>
              <w:rPr>
                <w:rFonts w:cs="Arial"/>
              </w:rPr>
            </w:pPr>
            <w:ins w:id="358" w:author="Шило Николай" w:date="2024-12-05T19:53:00Z">
              <w:r w:rsidRPr="00CC4CE1">
                <w:rPr>
                  <w:rFonts w:cs="Arial"/>
                  <w:rPrChange w:id="359" w:author="Шило Николай" w:date="2024-12-05T19:53:00Z">
                    <w:rPr>
                      <w:rFonts w:cs="Arial"/>
                      <w:b/>
                      <w:bCs/>
                      <w:color w:val="FF0000"/>
                    </w:rPr>
                  </w:rPrChange>
                </w:rPr>
                <w:t>ФФД 1.2 - нет</w:t>
              </w:r>
            </w:ins>
          </w:p>
        </w:tc>
      </w:tr>
      <w:tr w:rsidR="00CC4CE1" w:rsidRPr="008F4F86" w14:paraId="61CAC615" w14:textId="77777777" w:rsidTr="00C37DB9">
        <w:tc>
          <w:tcPr>
            <w:tcW w:w="4106" w:type="dxa"/>
          </w:tcPr>
          <w:p w14:paraId="250B5226" w14:textId="271D3971" w:rsidR="00CC4CE1" w:rsidRPr="00F51FFD" w:rsidRDefault="00CC4CE1" w:rsidP="00CC4CE1">
            <w:pPr>
              <w:rPr>
                <w:lang w:val="en-US"/>
              </w:rPr>
            </w:pPr>
            <w:ins w:id="360" w:author="Шило Николай" w:date="2024-12-05T19:53:00Z">
              <w:r w:rsidRPr="00CC4CE1">
                <w:rPr>
                  <w:rPrChange w:id="361" w:author="Шило Николай" w:date="2024-12-05T19:53:00Z">
                    <w:rPr>
                      <w:b/>
                      <w:bCs/>
                      <w:color w:val="FF0000"/>
                    </w:rPr>
                  </w:rPrChange>
                </w:rPr>
                <w:t>vat10Sum</w:t>
              </w:r>
            </w:ins>
          </w:p>
        </w:tc>
        <w:tc>
          <w:tcPr>
            <w:tcW w:w="2693" w:type="dxa"/>
          </w:tcPr>
          <w:p w14:paraId="3E5B355A" w14:textId="27317114" w:rsidR="00CC4CE1" w:rsidRPr="00F51FFD" w:rsidRDefault="00CC4CE1" w:rsidP="00CC4CE1">
            <w:ins w:id="362" w:author="Шило Николай" w:date="2024-12-05T19:53:00Z">
              <w:r w:rsidRPr="00CC4CE1">
                <w:rPr>
                  <w:rPrChange w:id="363" w:author="Шило Николай" w:date="2024-12-05T19:53:00Z">
                    <w:rPr>
                      <w:b/>
                      <w:bCs/>
                      <w:color w:val="FF0000"/>
                    </w:rPr>
                  </w:rPrChange>
                </w:rPr>
                <w:t xml:space="preserve">Сумма НДС чека по ставке </w:t>
              </w:r>
              <w:proofErr w:type="spellStart"/>
              <w:r w:rsidRPr="00CC4CE1">
                <w:rPr>
                  <w:rPrChange w:id="364" w:author="Шило Николай" w:date="2024-12-05T19:53:00Z">
                    <w:rPr>
                      <w:b/>
                      <w:bCs/>
                      <w:color w:val="FF0000"/>
                    </w:rPr>
                  </w:rPrChange>
                </w:rPr>
                <w:t>расч</w:t>
              </w:r>
              <w:proofErr w:type="spellEnd"/>
              <w:r w:rsidRPr="00CC4CE1">
                <w:rPr>
                  <w:rPrChange w:id="365" w:author="Шило Николай" w:date="2024-12-05T19:53:00Z">
                    <w:rPr>
                      <w:b/>
                      <w:bCs/>
                      <w:color w:val="FF0000"/>
                    </w:rPr>
                  </w:rPrChange>
                </w:rPr>
                <w:t>. 7/107</w:t>
              </w:r>
              <w:r w:rsidRPr="00CC4CE1">
                <w:rPr>
                  <w:lang w:val="en-US"/>
                  <w:rPrChange w:id="366" w:author="Шило Николай" w:date="2024-12-05T19:53:00Z">
                    <w:rPr>
                      <w:b/>
                      <w:bCs/>
                      <w:color w:val="FF0000"/>
                      <w:lang w:val="en-US"/>
                    </w:rPr>
                  </w:rPrChange>
                </w:rPr>
                <w:br/>
              </w:r>
              <w:r w:rsidRPr="00CC4CE1">
                <w:rPr>
                  <w:rFonts w:cs="Arial"/>
                  <w:rPrChange w:id="367" w:author="Шило Николай" w:date="2024-12-05T19:53:00Z">
                    <w:rPr>
                      <w:rFonts w:cs="Arial"/>
                      <w:b/>
                      <w:bCs/>
                      <w:color w:val="FF0000"/>
                    </w:rPr>
                  </w:rPrChange>
                </w:rPr>
                <w:t xml:space="preserve">* </w:t>
              </w:r>
              <w:r w:rsidRPr="00F51FFD">
                <w:rPr>
                  <w:rFonts w:cs="Arial"/>
                  <w:i/>
                  <w:iCs/>
                  <w:rPrChange w:id="368" w:author="Шило Николай" w:date="2024-12-05T19:54:00Z">
                    <w:rPr>
                      <w:rFonts w:cs="Arial"/>
                      <w:b/>
                      <w:bCs/>
                      <w:color w:val="FF0000"/>
                    </w:rPr>
                  </w:rPrChange>
                </w:rPr>
                <w:t>- вступят в силу с 01.01.2025</w:t>
              </w:r>
            </w:ins>
          </w:p>
        </w:tc>
        <w:tc>
          <w:tcPr>
            <w:tcW w:w="1701" w:type="dxa"/>
          </w:tcPr>
          <w:p w14:paraId="4C1A845A" w14:textId="2ECBDB9E" w:rsidR="00CC4CE1" w:rsidRPr="00F51FFD" w:rsidRDefault="00CC4CE1" w:rsidP="00CC4CE1">
            <w:pPr>
              <w:rPr>
                <w:rFonts w:cs="Arial"/>
              </w:rPr>
            </w:pPr>
            <w:ins w:id="369" w:author="Шило Николай" w:date="2024-12-05T19:53:00Z">
              <w:r w:rsidRPr="00CC4CE1">
                <w:rPr>
                  <w:rFonts w:cs="Arial"/>
                  <w:rPrChange w:id="370" w:author="Шило Николай" w:date="2024-12-05T19:53:00Z">
                    <w:rPr>
                      <w:rFonts w:cs="Arial"/>
                      <w:b/>
                      <w:bCs/>
                      <w:color w:val="FF0000"/>
                    </w:rPr>
                  </w:rPrChange>
                </w:rPr>
                <w:t>Десятичное число с точностью до 2 символов после точки.</w:t>
              </w:r>
            </w:ins>
          </w:p>
        </w:tc>
        <w:tc>
          <w:tcPr>
            <w:tcW w:w="851" w:type="dxa"/>
          </w:tcPr>
          <w:p w14:paraId="3054558D" w14:textId="5DB4FD96" w:rsidR="00CC4CE1" w:rsidRPr="00F51FFD" w:rsidRDefault="00CC4CE1" w:rsidP="00CC4CE1">
            <w:pPr>
              <w:rPr>
                <w:rFonts w:cs="Arial"/>
              </w:rPr>
            </w:pPr>
            <w:ins w:id="371" w:author="Шило Николай" w:date="2024-12-05T19:53:00Z">
              <w:r w:rsidRPr="00CC4CE1">
                <w:rPr>
                  <w:rFonts w:cs="Arial"/>
                  <w:rPrChange w:id="372" w:author="Шило Николай" w:date="2024-12-05T19:53:00Z">
                    <w:rPr>
                      <w:rFonts w:cs="Arial"/>
                      <w:b/>
                      <w:bCs/>
                      <w:color w:val="FF0000"/>
                    </w:rPr>
                  </w:rPrChange>
                </w:rPr>
                <w:t>Да</w:t>
              </w:r>
            </w:ins>
          </w:p>
        </w:tc>
        <w:tc>
          <w:tcPr>
            <w:tcW w:w="709" w:type="dxa"/>
          </w:tcPr>
          <w:p w14:paraId="2E62C86F" w14:textId="03713E62" w:rsidR="00CC4CE1" w:rsidRPr="00F51FFD" w:rsidRDefault="00CC4CE1" w:rsidP="00CC4CE1">
            <w:pPr>
              <w:rPr>
                <w:rFonts w:cs="Arial"/>
              </w:rPr>
            </w:pPr>
            <w:ins w:id="373" w:author="Шило Николай" w:date="2024-12-05T19:53:00Z">
              <w:r w:rsidRPr="00CC4CE1">
                <w:rPr>
                  <w:rFonts w:cs="Arial"/>
                  <w:rPrChange w:id="374" w:author="Шило Николай" w:date="2024-12-05T19:53:00Z">
                    <w:rPr>
                      <w:rFonts w:cs="Arial"/>
                      <w:b/>
                      <w:bCs/>
                      <w:color w:val="FF0000"/>
                    </w:rPr>
                  </w:rPrChange>
                </w:rPr>
                <w:t>Да</w:t>
              </w:r>
            </w:ins>
          </w:p>
        </w:tc>
        <w:tc>
          <w:tcPr>
            <w:tcW w:w="2551" w:type="dxa"/>
          </w:tcPr>
          <w:p w14:paraId="2A72F5BE" w14:textId="77777777" w:rsidR="00CC4CE1" w:rsidRPr="00CC4CE1" w:rsidRDefault="00CC4CE1" w:rsidP="00CC4CE1">
            <w:pPr>
              <w:rPr>
                <w:ins w:id="375" w:author="Шило Николай" w:date="2024-12-05T19:53:00Z"/>
                <w:rFonts w:cs="Arial"/>
                <w:rPrChange w:id="376" w:author="Шило Николай" w:date="2024-12-05T19:53:00Z">
                  <w:rPr>
                    <w:ins w:id="377" w:author="Шило Николай" w:date="2024-12-05T19:53:00Z"/>
                    <w:rFonts w:cs="Arial"/>
                    <w:b/>
                    <w:bCs/>
                    <w:color w:val="FF0000"/>
                  </w:rPr>
                </w:rPrChange>
              </w:rPr>
            </w:pPr>
            <w:ins w:id="378" w:author="Шило Николай" w:date="2024-12-05T19:53:00Z">
              <w:r w:rsidRPr="00CC4CE1">
                <w:rPr>
                  <w:rFonts w:cs="Arial"/>
                  <w:rPrChange w:id="379" w:author="Шило Николай" w:date="2024-12-05T19:53:00Z">
                    <w:rPr>
                      <w:rFonts w:cs="Arial"/>
                      <w:b/>
                      <w:bCs/>
                      <w:color w:val="FF0000"/>
                    </w:rPr>
                  </w:rPrChange>
                </w:rPr>
                <w:t>ФФД 1.05 – нет</w:t>
              </w:r>
            </w:ins>
          </w:p>
          <w:p w14:paraId="1EB0055F" w14:textId="174A4016" w:rsidR="00CC4CE1" w:rsidRPr="00F51FFD" w:rsidRDefault="00CC4CE1" w:rsidP="00CC4CE1">
            <w:pPr>
              <w:rPr>
                <w:rFonts w:cs="Arial"/>
              </w:rPr>
            </w:pPr>
            <w:ins w:id="380" w:author="Шило Николай" w:date="2024-12-05T19:53:00Z">
              <w:r w:rsidRPr="00CC4CE1">
                <w:rPr>
                  <w:rFonts w:cs="Arial"/>
                  <w:rPrChange w:id="381" w:author="Шило Николай" w:date="2024-12-05T19:53:00Z">
                    <w:rPr>
                      <w:rFonts w:cs="Arial"/>
                      <w:b/>
                      <w:bCs/>
                      <w:color w:val="FF0000"/>
                    </w:rPr>
                  </w:rPrChange>
                </w:rPr>
                <w:t>ФФД 1.2 - нет</w:t>
              </w:r>
            </w:ins>
          </w:p>
        </w:tc>
      </w:tr>
      <w:tr w:rsidR="00CC4CE1" w:rsidRPr="008F4F86" w14:paraId="6C479367" w14:textId="7C6FB3AF" w:rsidTr="00C37DB9">
        <w:tc>
          <w:tcPr>
            <w:tcW w:w="4106" w:type="dxa"/>
          </w:tcPr>
          <w:p w14:paraId="4DB10140" w14:textId="1FA6230A" w:rsidR="00CC4CE1" w:rsidRDefault="00CC4CE1" w:rsidP="00CC4CE1">
            <w:pPr>
              <w:rPr>
                <w:lang w:val="en-US"/>
              </w:rPr>
            </w:pPr>
            <w:bookmarkStart w:id="382" w:name="OLE_LINK387"/>
            <w:bookmarkStart w:id="383" w:name="OLE_LINK469"/>
            <w:proofErr w:type="spellStart"/>
            <w:r>
              <w:rPr>
                <w:lang w:val="en-US"/>
              </w:rPr>
              <w:t>o</w:t>
            </w:r>
            <w:r w:rsidRPr="00627F02">
              <w:rPr>
                <w:lang w:val="en-US"/>
              </w:rPr>
              <w:t>perationalAttribute</w:t>
            </w:r>
            <w:bookmarkEnd w:id="382"/>
            <w:bookmarkEnd w:id="383"/>
            <w:proofErr w:type="spellEnd"/>
          </w:p>
        </w:tc>
        <w:tc>
          <w:tcPr>
            <w:tcW w:w="2693" w:type="dxa"/>
          </w:tcPr>
          <w:p w14:paraId="1A89CBD8" w14:textId="2A3EF865" w:rsidR="00CC4CE1" w:rsidRDefault="00CC4CE1" w:rsidP="00CC4CE1">
            <w:r w:rsidRPr="00627F02">
              <w:t>Операционный реквизит чека, 1270</w:t>
            </w:r>
          </w:p>
        </w:tc>
        <w:tc>
          <w:tcPr>
            <w:tcW w:w="1701" w:type="dxa"/>
          </w:tcPr>
          <w:p w14:paraId="335DDDE8" w14:textId="7DBA3842" w:rsidR="00CC4CE1" w:rsidRDefault="00CC4CE1" w:rsidP="00CC4CE1">
            <w:pPr>
              <w:rPr>
                <w:rFonts w:cs="Arial"/>
              </w:rPr>
            </w:pPr>
            <w:r>
              <w:rPr>
                <w:rFonts w:cs="Arial"/>
              </w:rPr>
              <w:t>Структура п.2.1.1.9</w:t>
            </w:r>
          </w:p>
        </w:tc>
        <w:tc>
          <w:tcPr>
            <w:tcW w:w="851" w:type="dxa"/>
          </w:tcPr>
          <w:p w14:paraId="3316EF37" w14:textId="5C466F32" w:rsidR="00CC4CE1" w:rsidRDefault="00CC4CE1" w:rsidP="00CC4CE1">
            <w:pPr>
              <w:rPr>
                <w:rFonts w:cs="Arial"/>
              </w:rPr>
            </w:pPr>
            <w:r>
              <w:rPr>
                <w:rFonts w:cs="Arial"/>
              </w:rPr>
              <w:t>Нет</w:t>
            </w:r>
          </w:p>
        </w:tc>
        <w:tc>
          <w:tcPr>
            <w:tcW w:w="709" w:type="dxa"/>
          </w:tcPr>
          <w:p w14:paraId="11E3D3F8" w14:textId="3C4245B5" w:rsidR="00CC4CE1" w:rsidRDefault="00CC4CE1" w:rsidP="00CC4CE1">
            <w:pPr>
              <w:rPr>
                <w:rFonts w:cs="Arial"/>
              </w:rPr>
            </w:pPr>
            <w:r>
              <w:rPr>
                <w:rFonts w:cs="Arial"/>
              </w:rPr>
              <w:t>Да</w:t>
            </w:r>
          </w:p>
        </w:tc>
        <w:tc>
          <w:tcPr>
            <w:tcW w:w="2551" w:type="dxa"/>
          </w:tcPr>
          <w:p w14:paraId="177DD922" w14:textId="77777777" w:rsidR="00CC4CE1" w:rsidRDefault="00CC4CE1" w:rsidP="00CC4CE1">
            <w:pPr>
              <w:rPr>
                <w:rFonts w:cs="Arial"/>
              </w:rPr>
            </w:pPr>
            <w:r>
              <w:rPr>
                <w:rFonts w:cs="Arial"/>
              </w:rPr>
              <w:t>ФФД 1.05 – нет</w:t>
            </w:r>
          </w:p>
          <w:p w14:paraId="644D4B0A" w14:textId="51FFBD99" w:rsidR="00CC4CE1" w:rsidRDefault="00CC4CE1" w:rsidP="00CC4CE1">
            <w:pPr>
              <w:rPr>
                <w:rFonts w:cs="Arial"/>
              </w:rPr>
            </w:pPr>
            <w:r>
              <w:rPr>
                <w:rFonts w:cs="Arial"/>
              </w:rPr>
              <w:t>ФФД 1.2 - нет</w:t>
            </w:r>
          </w:p>
        </w:tc>
      </w:tr>
      <w:tr w:rsidR="00CC4CE1" w:rsidRPr="008F4F86" w14:paraId="2996E466" w14:textId="0444B240" w:rsidTr="00C37DB9">
        <w:tc>
          <w:tcPr>
            <w:tcW w:w="4106" w:type="dxa"/>
          </w:tcPr>
          <w:p w14:paraId="6B740DBE" w14:textId="1D4255CB" w:rsidR="00CC4CE1" w:rsidRDefault="00CC4CE1" w:rsidP="00CC4CE1">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CC4CE1" w:rsidRDefault="00CC4CE1" w:rsidP="00CC4CE1">
            <w:r w:rsidRPr="00627F02">
              <w:t>Отраслевой реквизит чека, 1261</w:t>
            </w:r>
          </w:p>
        </w:tc>
        <w:tc>
          <w:tcPr>
            <w:tcW w:w="1701" w:type="dxa"/>
          </w:tcPr>
          <w:p w14:paraId="5B05642B" w14:textId="508E7C1E" w:rsidR="00CC4CE1" w:rsidRDefault="00CC4CE1" w:rsidP="00CC4CE1">
            <w:pPr>
              <w:rPr>
                <w:rFonts w:cs="Arial"/>
              </w:rPr>
            </w:pPr>
            <w:r>
              <w:rPr>
                <w:rFonts w:cs="Arial"/>
              </w:rPr>
              <w:t>Структура п.2.1.1.10</w:t>
            </w:r>
          </w:p>
        </w:tc>
        <w:tc>
          <w:tcPr>
            <w:tcW w:w="851" w:type="dxa"/>
          </w:tcPr>
          <w:p w14:paraId="78E0A514" w14:textId="5E6673DE" w:rsidR="00CC4CE1" w:rsidRDefault="00CC4CE1" w:rsidP="00CC4CE1">
            <w:pPr>
              <w:rPr>
                <w:rFonts w:cs="Arial"/>
              </w:rPr>
            </w:pPr>
            <w:r>
              <w:rPr>
                <w:rFonts w:cs="Arial"/>
              </w:rPr>
              <w:t>Нет</w:t>
            </w:r>
          </w:p>
        </w:tc>
        <w:tc>
          <w:tcPr>
            <w:tcW w:w="709" w:type="dxa"/>
          </w:tcPr>
          <w:p w14:paraId="5D29D9D7" w14:textId="64749E02" w:rsidR="00CC4CE1" w:rsidRPr="00627F02" w:rsidRDefault="00CC4CE1" w:rsidP="00CC4CE1">
            <w:pPr>
              <w:rPr>
                <w:rFonts w:cs="Arial"/>
              </w:rPr>
            </w:pPr>
            <w:r>
              <w:rPr>
                <w:rFonts w:cs="Arial"/>
              </w:rPr>
              <w:t>Да</w:t>
            </w:r>
          </w:p>
        </w:tc>
        <w:tc>
          <w:tcPr>
            <w:tcW w:w="2551" w:type="dxa"/>
          </w:tcPr>
          <w:p w14:paraId="5B198506" w14:textId="77777777" w:rsidR="00CC4CE1" w:rsidRDefault="00CC4CE1" w:rsidP="00CC4CE1">
            <w:pPr>
              <w:rPr>
                <w:rFonts w:cs="Arial"/>
              </w:rPr>
            </w:pPr>
            <w:r>
              <w:rPr>
                <w:rFonts w:cs="Arial"/>
              </w:rPr>
              <w:t>ФФД 1.05 – нет</w:t>
            </w:r>
          </w:p>
          <w:p w14:paraId="5A76FF24" w14:textId="7D112D57" w:rsidR="00CC4CE1" w:rsidRDefault="00CC4CE1" w:rsidP="00CC4CE1">
            <w:pPr>
              <w:rPr>
                <w:rFonts w:cs="Arial"/>
              </w:rPr>
            </w:pPr>
            <w:r>
              <w:rPr>
                <w:rFonts w:cs="Arial"/>
              </w:rPr>
              <w:t>ФФД 1.2 - нет</w:t>
            </w:r>
          </w:p>
        </w:tc>
      </w:tr>
      <w:bookmarkEnd w:id="211"/>
      <w:bookmarkEnd w:id="293"/>
    </w:tbl>
    <w:p w14:paraId="36E91A71" w14:textId="77777777" w:rsidR="00171765" w:rsidRDefault="00171765" w:rsidP="00171765"/>
    <w:p w14:paraId="27A82756" w14:textId="7B66FC24" w:rsidR="00171765" w:rsidRDefault="00171765" w:rsidP="00171765">
      <w:pPr>
        <w:jc w:val="both"/>
      </w:pPr>
      <w:bookmarkStart w:id="384"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ins w:id="385" w:author="Шило Николай" w:date="2024-12-05T19:55:00Z">
        <w:r w:rsidR="00F51FFD" w:rsidRPr="00F51FFD">
          <w:rPr>
            <w:b/>
            <w:bCs/>
            <w:rPrChange w:id="386" w:author="Шило Николай" w:date="2024-12-05T19:55:00Z">
              <w:rPr>
                <w:b/>
                <w:bCs/>
                <w:color w:val="FF0000"/>
              </w:rPr>
            </w:rPrChange>
          </w:rPr>
          <w:t xml:space="preserve">, </w:t>
        </w:r>
        <w:r w:rsidR="00F51FFD" w:rsidRPr="00F51FFD">
          <w:rPr>
            <w:b/>
            <w:bCs/>
            <w:lang w:val="en-US"/>
            <w:rPrChange w:id="387" w:author="Шило Николай" w:date="2024-12-05T19:55:00Z">
              <w:rPr>
                <w:b/>
                <w:bCs/>
                <w:color w:val="FF0000"/>
                <w:lang w:val="en-US"/>
              </w:rPr>
            </w:rPrChange>
          </w:rPr>
          <w:t>vat</w:t>
        </w:r>
        <w:r w:rsidR="00F51FFD" w:rsidRPr="00F51FFD">
          <w:rPr>
            <w:b/>
            <w:bCs/>
            <w:rPrChange w:id="388" w:author="Шило Николай" w:date="2024-12-05T19:55:00Z">
              <w:rPr>
                <w:b/>
                <w:bCs/>
                <w:color w:val="FF0000"/>
              </w:rPr>
            </w:rPrChange>
          </w:rPr>
          <w:t>7</w:t>
        </w:r>
        <w:r w:rsidR="00F51FFD" w:rsidRPr="00F51FFD">
          <w:rPr>
            <w:b/>
            <w:bCs/>
            <w:lang w:val="en-US"/>
            <w:rPrChange w:id="389" w:author="Шило Николай" w:date="2024-12-05T19:55:00Z">
              <w:rPr>
                <w:b/>
                <w:bCs/>
                <w:color w:val="FF0000"/>
                <w:lang w:val="en-US"/>
              </w:rPr>
            </w:rPrChange>
          </w:rPr>
          <w:t>Sum</w:t>
        </w:r>
        <w:r w:rsidR="00F51FFD" w:rsidRPr="00F51FFD">
          <w:rPr>
            <w:b/>
            <w:bCs/>
            <w:rPrChange w:id="390" w:author="Шило Николай" w:date="2024-12-05T19:55:00Z">
              <w:rPr>
                <w:b/>
                <w:bCs/>
                <w:color w:val="FF0000"/>
              </w:rPr>
            </w:rPrChange>
          </w:rPr>
          <w:t xml:space="preserve">, </w:t>
        </w:r>
        <w:r w:rsidR="00F51FFD" w:rsidRPr="00F51FFD">
          <w:rPr>
            <w:b/>
            <w:bCs/>
            <w:lang w:val="en-US"/>
            <w:rPrChange w:id="391" w:author="Шило Николай" w:date="2024-12-05T19:55:00Z">
              <w:rPr>
                <w:b/>
                <w:bCs/>
                <w:color w:val="FF0000"/>
                <w:lang w:val="en-US"/>
              </w:rPr>
            </w:rPrChange>
          </w:rPr>
          <w:t>vat</w:t>
        </w:r>
        <w:r w:rsidR="00F51FFD" w:rsidRPr="00F51FFD">
          <w:rPr>
            <w:b/>
            <w:bCs/>
            <w:rPrChange w:id="392" w:author="Шило Николай" w:date="2024-12-05T19:55:00Z">
              <w:rPr>
                <w:b/>
                <w:bCs/>
                <w:color w:val="FF0000"/>
              </w:rPr>
            </w:rPrChange>
          </w:rPr>
          <w:t>8</w:t>
        </w:r>
        <w:r w:rsidR="00F51FFD" w:rsidRPr="00F51FFD">
          <w:rPr>
            <w:b/>
            <w:bCs/>
            <w:lang w:val="en-US"/>
            <w:rPrChange w:id="393" w:author="Шило Николай" w:date="2024-12-05T19:55:00Z">
              <w:rPr>
                <w:b/>
                <w:bCs/>
                <w:color w:val="FF0000"/>
                <w:lang w:val="en-US"/>
              </w:rPr>
            </w:rPrChange>
          </w:rPr>
          <w:t>Sum</w:t>
        </w:r>
        <w:r w:rsidR="00F51FFD" w:rsidRPr="00F51FFD">
          <w:rPr>
            <w:b/>
            <w:bCs/>
            <w:rPrChange w:id="394" w:author="Шило Николай" w:date="2024-12-05T19:55:00Z">
              <w:rPr>
                <w:b/>
                <w:bCs/>
                <w:color w:val="FF0000"/>
              </w:rPr>
            </w:rPrChange>
          </w:rPr>
          <w:t xml:space="preserve">, </w:t>
        </w:r>
        <w:r w:rsidR="00F51FFD" w:rsidRPr="00F51FFD">
          <w:rPr>
            <w:b/>
            <w:bCs/>
            <w:lang w:val="en-US"/>
            <w:rPrChange w:id="395" w:author="Шило Николай" w:date="2024-12-05T19:55:00Z">
              <w:rPr>
                <w:b/>
                <w:bCs/>
                <w:color w:val="FF0000"/>
                <w:lang w:val="en-US"/>
              </w:rPr>
            </w:rPrChange>
          </w:rPr>
          <w:t>vat</w:t>
        </w:r>
        <w:r w:rsidR="00F51FFD" w:rsidRPr="00F51FFD">
          <w:rPr>
            <w:b/>
            <w:bCs/>
            <w:rPrChange w:id="396" w:author="Шило Николай" w:date="2024-12-05T19:55:00Z">
              <w:rPr>
                <w:b/>
                <w:bCs/>
                <w:color w:val="FF0000"/>
              </w:rPr>
            </w:rPrChange>
          </w:rPr>
          <w:t>9</w:t>
        </w:r>
        <w:r w:rsidR="00F51FFD" w:rsidRPr="00F51FFD">
          <w:rPr>
            <w:b/>
            <w:bCs/>
            <w:lang w:val="en-US"/>
            <w:rPrChange w:id="397" w:author="Шило Николай" w:date="2024-12-05T19:55:00Z">
              <w:rPr>
                <w:b/>
                <w:bCs/>
                <w:color w:val="FF0000"/>
                <w:lang w:val="en-US"/>
              </w:rPr>
            </w:rPrChange>
          </w:rPr>
          <w:t>Sum</w:t>
        </w:r>
        <w:r w:rsidR="00F51FFD" w:rsidRPr="00F51FFD">
          <w:rPr>
            <w:b/>
            <w:bCs/>
            <w:rPrChange w:id="398" w:author="Шило Николай" w:date="2024-12-05T19:55:00Z">
              <w:rPr>
                <w:b/>
                <w:bCs/>
                <w:color w:val="FF0000"/>
              </w:rPr>
            </w:rPrChange>
          </w:rPr>
          <w:t xml:space="preserve">, </w:t>
        </w:r>
        <w:r w:rsidR="00F51FFD" w:rsidRPr="00F51FFD">
          <w:rPr>
            <w:b/>
            <w:bCs/>
            <w:lang w:val="en-US"/>
            <w:rPrChange w:id="399" w:author="Шило Николай" w:date="2024-12-05T19:55:00Z">
              <w:rPr>
                <w:b/>
                <w:bCs/>
                <w:color w:val="FF0000"/>
                <w:lang w:val="en-US"/>
              </w:rPr>
            </w:rPrChange>
          </w:rPr>
          <w:t>vat</w:t>
        </w:r>
        <w:r w:rsidR="00F51FFD" w:rsidRPr="00F51FFD">
          <w:rPr>
            <w:b/>
            <w:bCs/>
            <w:rPrChange w:id="400" w:author="Шило Николай" w:date="2024-12-05T19:55:00Z">
              <w:rPr>
                <w:b/>
                <w:bCs/>
                <w:color w:val="FF0000"/>
              </w:rPr>
            </w:rPrChange>
          </w:rPr>
          <w:t>10</w:t>
        </w:r>
        <w:r w:rsidR="00F51FFD" w:rsidRPr="00F51FFD">
          <w:rPr>
            <w:b/>
            <w:bCs/>
            <w:lang w:val="en-US"/>
            <w:rPrChange w:id="401" w:author="Шило Николай" w:date="2024-12-05T19:55:00Z">
              <w:rPr>
                <w:b/>
                <w:bCs/>
                <w:color w:val="FF0000"/>
                <w:lang w:val="en-US"/>
              </w:rPr>
            </w:rPrChange>
          </w:rPr>
          <w:t>Sum</w:t>
        </w:r>
      </w:ins>
      <w:r w:rsidRPr="00F51FFD">
        <w:t xml:space="preserve"> </w:t>
      </w:r>
      <w:r>
        <w:t xml:space="preserve">в форматах </w:t>
      </w:r>
      <w:del w:id="402" w:author="Шило Николай" w:date="2024-12-05T19:55:00Z">
        <w:r w:rsidDel="00F51FFD">
          <w:delText xml:space="preserve">ОранжДата </w:delText>
        </w:r>
      </w:del>
      <w:ins w:id="403" w:author="Шило Николай" w:date="2024-12-05T19:55:00Z">
        <w:r w:rsidR="00F51FFD">
          <w:rPr>
            <w:lang w:val="en-US"/>
          </w:rPr>
          <w:t>Orange</w:t>
        </w:r>
        <w:r w:rsidR="00F51FFD" w:rsidRPr="00F51FFD">
          <w:rPr>
            <w:rPrChange w:id="404" w:author="Шило Николай" w:date="2024-12-05T19:55:00Z">
              <w:rPr>
                <w:lang w:val="en-US"/>
              </w:rPr>
            </w:rPrChange>
          </w:rPr>
          <w:t xml:space="preserve"> </w:t>
        </w:r>
        <w:r w:rsidR="00F51FFD">
          <w:rPr>
            <w:lang w:val="en-US"/>
          </w:rPr>
          <w:t>Data</w:t>
        </w:r>
        <w:r w:rsidR="00F51FFD">
          <w:t xml:space="preserve"> </w:t>
        </w:r>
      </w:ins>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384"/>
    <w:p w14:paraId="78F9D040" w14:textId="77777777" w:rsidR="00171765" w:rsidRDefault="00171765" w:rsidP="00171765"/>
    <w:p w14:paraId="22B7286E" w14:textId="77777777" w:rsidR="00171765" w:rsidRPr="00F37684" w:rsidRDefault="00171765" w:rsidP="00705CE0">
      <w:pPr>
        <w:pStyle w:val="4"/>
      </w:pPr>
      <w:bookmarkStart w:id="405" w:name="_Toc507539853"/>
      <w:bookmarkStart w:id="406" w:name="_Toc27489458"/>
      <w:bookmarkStart w:id="407" w:name="_Toc80026474"/>
      <w:bookmarkStart w:id="408" w:name="OLE_LINK153"/>
      <w:r>
        <w:rPr>
          <w:rFonts w:cs="Arial"/>
        </w:rPr>
        <w:t>2.1.1.2</w:t>
      </w:r>
      <w:r>
        <w:t xml:space="preserve"> П</w:t>
      </w:r>
      <w:r w:rsidRPr="00C427A1">
        <w:t>редмет расчета</w:t>
      </w:r>
      <w:bookmarkEnd w:id="405"/>
      <w:bookmarkEnd w:id="406"/>
      <w:bookmarkEnd w:id="4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409" w:name="OLE_LINK43"/>
            <w:bookmarkStart w:id="410" w:name="OLE_LINK44"/>
            <w:bookmarkStart w:id="411" w:name="OLE_LINK45"/>
            <w:bookmarkStart w:id="412" w:name="OLE_LINK149"/>
            <w:bookmarkStart w:id="413" w:name="OLE_LINK152"/>
            <w:r>
              <w:rPr>
                <w:rFonts w:cs="Arial"/>
                <w:lang w:val="en-US"/>
              </w:rPr>
              <w:t>q</w:t>
            </w:r>
            <w:r w:rsidRPr="002D76D1">
              <w:rPr>
                <w:rFonts w:cs="Arial"/>
                <w:lang w:val="en-US"/>
              </w:rPr>
              <w:t>uantity</w:t>
            </w:r>
            <w:bookmarkEnd w:id="409"/>
            <w:bookmarkEnd w:id="410"/>
            <w:bookmarkEnd w:id="411"/>
          </w:p>
        </w:tc>
        <w:tc>
          <w:tcPr>
            <w:tcW w:w="3054" w:type="dxa"/>
          </w:tcPr>
          <w:p w14:paraId="1CE28B88" w14:textId="77777777" w:rsidR="00E11C0E" w:rsidRPr="002D76D1" w:rsidRDefault="00E11C0E" w:rsidP="00171765">
            <w:pPr>
              <w:rPr>
                <w:rFonts w:cs="Arial"/>
              </w:rPr>
            </w:pPr>
            <w:bookmarkStart w:id="414" w:name="OLE_LINK346"/>
            <w:bookmarkStart w:id="415" w:name="OLE_LINK347"/>
            <w:bookmarkStart w:id="416" w:name="OLE_LINK348"/>
            <w:bookmarkStart w:id="417" w:name="OLE_LINK349"/>
            <w:bookmarkStart w:id="418" w:name="OLE_LINK590"/>
            <w:r>
              <w:t>К</w:t>
            </w:r>
            <w:r w:rsidRPr="00C427A1">
              <w:t>оличество предмета расчета</w:t>
            </w:r>
            <w:r>
              <w:t>, 1023</w:t>
            </w:r>
            <w:bookmarkEnd w:id="414"/>
            <w:bookmarkEnd w:id="415"/>
            <w:bookmarkEnd w:id="416"/>
            <w:bookmarkEnd w:id="417"/>
            <w:bookmarkEnd w:id="418"/>
          </w:p>
        </w:tc>
        <w:tc>
          <w:tcPr>
            <w:tcW w:w="2300" w:type="dxa"/>
          </w:tcPr>
          <w:p w14:paraId="3A0FB381" w14:textId="39DB599E" w:rsidR="00E11C0E" w:rsidRDefault="00E11C0E" w:rsidP="00E11C0E">
            <w:pPr>
              <w:rPr>
                <w:rFonts w:cs="Arial"/>
              </w:rPr>
            </w:pPr>
            <w:bookmarkStart w:id="419" w:name="OLE_LINK126"/>
            <w:bookmarkStart w:id="420" w:name="OLE_LINK127"/>
            <w:bookmarkStart w:id="421" w:name="OLE_LINK128"/>
            <w:r>
              <w:rPr>
                <w:rFonts w:cs="Arial"/>
              </w:rPr>
              <w:t>Десятичное число с точностью до 6 символов после точки</w:t>
            </w:r>
            <w:bookmarkEnd w:id="419"/>
            <w:bookmarkEnd w:id="420"/>
            <w:bookmarkEnd w:id="4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422" w:name="OLE_LINK46"/>
            <w:bookmarkStart w:id="423" w:name="OLE_LINK47"/>
            <w:bookmarkStart w:id="424" w:name="OLE_LINK48"/>
            <w:r>
              <w:rPr>
                <w:rFonts w:cs="Arial"/>
                <w:lang w:val="en-US"/>
              </w:rPr>
              <w:lastRenderedPageBreak/>
              <w:t>price</w:t>
            </w:r>
            <w:bookmarkEnd w:id="422"/>
            <w:bookmarkEnd w:id="423"/>
            <w:bookmarkEnd w:id="424"/>
          </w:p>
        </w:tc>
        <w:tc>
          <w:tcPr>
            <w:tcW w:w="3054" w:type="dxa"/>
          </w:tcPr>
          <w:p w14:paraId="0F15E496" w14:textId="77777777" w:rsidR="00E11C0E" w:rsidRPr="00B2081D" w:rsidRDefault="00E11C0E" w:rsidP="00171765">
            <w:pPr>
              <w:rPr>
                <w:rFonts w:cs="Arial"/>
              </w:rPr>
            </w:pPr>
            <w:bookmarkStart w:id="425" w:name="OLE_LINK350"/>
            <w:bookmarkStart w:id="426" w:name="OLE_LINK351"/>
            <w:bookmarkStart w:id="4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425"/>
            <w:bookmarkEnd w:id="426"/>
            <w:bookmarkEnd w:id="427"/>
          </w:p>
        </w:tc>
        <w:tc>
          <w:tcPr>
            <w:tcW w:w="2300" w:type="dxa"/>
          </w:tcPr>
          <w:p w14:paraId="55EEFE12" w14:textId="2F09CC34" w:rsidR="00E11C0E" w:rsidRPr="00525F22" w:rsidRDefault="00E11C0E" w:rsidP="00E11C0E">
            <w:pPr>
              <w:rPr>
                <w:rFonts w:cs="Arial"/>
              </w:rPr>
            </w:pPr>
            <w:bookmarkStart w:id="428" w:name="OLE_LINK142"/>
            <w:bookmarkStart w:id="429" w:name="OLE_LINK186"/>
            <w:bookmarkStart w:id="430" w:name="OLE_LINK190"/>
            <w:bookmarkStart w:id="431" w:name="OLE_LINK424"/>
            <w:bookmarkStart w:id="432" w:name="OLE_LINK425"/>
            <w:bookmarkStart w:id="433" w:name="OLE_LINK426"/>
            <w:r>
              <w:rPr>
                <w:rFonts w:cs="Arial"/>
              </w:rPr>
              <w:t>Десятичное число с точностью до 2 символов после точки</w:t>
            </w:r>
            <w:bookmarkEnd w:id="428"/>
            <w:bookmarkEnd w:id="429"/>
            <w:bookmarkEnd w:id="430"/>
            <w:r>
              <w:rPr>
                <w:rFonts w:cs="Arial"/>
              </w:rPr>
              <w:t>*</w:t>
            </w:r>
            <w:bookmarkEnd w:id="431"/>
            <w:bookmarkEnd w:id="432"/>
            <w:bookmarkEnd w:id="4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434" w:name="_Hlk474848305"/>
            <w:bookmarkStart w:id="435"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436" w:name="OLE_LINK15"/>
            <w:bookmarkStart w:id="437" w:name="OLE_LINK16"/>
            <w:bookmarkStart w:id="438" w:name="OLE_LINK353"/>
            <w:bookmarkStart w:id="4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440" w:name="OLE_LINK3"/>
            <w:bookmarkStart w:id="441" w:name="OLE_LINK14"/>
            <w:r w:rsidRPr="00F667FD">
              <w:t>–</w:t>
            </w:r>
            <w:bookmarkEnd w:id="440"/>
            <w:bookmarkEnd w:id="4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3EFD409E" w14:textId="77777777" w:rsidR="00F51FFD" w:rsidRPr="00F51FFD" w:rsidRDefault="00E11C0E" w:rsidP="00F51FFD">
            <w:pPr>
              <w:rPr>
                <w:ins w:id="442" w:author="Шило Николай" w:date="2024-12-05T19:56:00Z"/>
                <w:rFonts w:cs="Arial"/>
                <w:rPrChange w:id="443" w:author="Шило Николай" w:date="2024-12-05T19:56:00Z">
                  <w:rPr>
                    <w:ins w:id="444" w:author="Шило Николай" w:date="2024-12-05T19:56:00Z"/>
                    <w:rFonts w:cs="Arial"/>
                    <w:b/>
                    <w:bCs/>
                    <w:color w:val="FF0000"/>
                  </w:rPr>
                </w:rPrChange>
              </w:rPr>
            </w:pPr>
            <w:r>
              <w:t xml:space="preserve">6 </w:t>
            </w:r>
            <w:bookmarkStart w:id="445" w:name="OLE_LINK61"/>
            <w:bookmarkStart w:id="446" w:name="OLE_LINK62"/>
            <w:bookmarkStart w:id="447" w:name="OLE_LINK63"/>
            <w:r>
              <w:t>–</w:t>
            </w:r>
            <w:bookmarkEnd w:id="445"/>
            <w:bookmarkEnd w:id="446"/>
            <w:bookmarkEnd w:id="447"/>
            <w:r>
              <w:t xml:space="preserve"> НДС не облагается</w:t>
            </w:r>
            <w:bookmarkEnd w:id="436"/>
            <w:bookmarkEnd w:id="437"/>
            <w:bookmarkEnd w:id="438"/>
            <w:bookmarkEnd w:id="439"/>
            <w:ins w:id="448" w:author="Шило Николай" w:date="2024-12-05T19:56:00Z">
              <w:r w:rsidR="00F51FFD">
                <w:br/>
              </w:r>
              <w:r w:rsidR="00F51FFD" w:rsidRPr="00F51FFD">
                <w:rPr>
                  <w:rFonts w:cs="Arial"/>
                  <w:rPrChange w:id="449" w:author="Шило Николай" w:date="2024-12-05T19:56:00Z">
                    <w:rPr>
                      <w:rFonts w:cs="Arial"/>
                      <w:b/>
                      <w:bCs/>
                      <w:color w:val="FF0000"/>
                    </w:rPr>
                  </w:rPrChange>
                </w:rPr>
                <w:t>7 – ставка НДС 5%*</w:t>
              </w:r>
            </w:ins>
          </w:p>
          <w:p w14:paraId="14A4C1B2" w14:textId="77777777" w:rsidR="00F51FFD" w:rsidRPr="00F51FFD" w:rsidRDefault="00F51FFD" w:rsidP="00F51FFD">
            <w:pPr>
              <w:rPr>
                <w:ins w:id="450" w:author="Шило Николай" w:date="2024-12-05T19:56:00Z"/>
                <w:rFonts w:cs="Arial"/>
                <w:rPrChange w:id="451" w:author="Шило Николай" w:date="2024-12-05T19:56:00Z">
                  <w:rPr>
                    <w:ins w:id="452" w:author="Шило Николай" w:date="2024-12-05T19:56:00Z"/>
                    <w:rFonts w:cs="Arial"/>
                    <w:b/>
                    <w:bCs/>
                    <w:color w:val="FF0000"/>
                  </w:rPr>
                </w:rPrChange>
              </w:rPr>
            </w:pPr>
            <w:ins w:id="453" w:author="Шило Николай" w:date="2024-12-05T19:56:00Z">
              <w:r w:rsidRPr="00F51FFD">
                <w:rPr>
                  <w:rFonts w:cs="Arial"/>
                  <w:rPrChange w:id="454" w:author="Шило Николай" w:date="2024-12-05T19:56:00Z">
                    <w:rPr>
                      <w:rFonts w:cs="Arial"/>
                      <w:b/>
                      <w:bCs/>
                      <w:color w:val="FF0000"/>
                    </w:rPr>
                  </w:rPrChange>
                </w:rPr>
                <w:t>8 – ставка НДС 7%*</w:t>
              </w:r>
            </w:ins>
          </w:p>
          <w:p w14:paraId="0FA78A68" w14:textId="77777777" w:rsidR="00F51FFD" w:rsidRPr="00F51FFD" w:rsidRDefault="00F51FFD" w:rsidP="00F51FFD">
            <w:pPr>
              <w:rPr>
                <w:ins w:id="455" w:author="Шило Николай" w:date="2024-12-05T19:56:00Z"/>
                <w:rFonts w:cs="Arial"/>
                <w:rPrChange w:id="456" w:author="Шило Николай" w:date="2024-12-05T19:56:00Z">
                  <w:rPr>
                    <w:ins w:id="457" w:author="Шило Николай" w:date="2024-12-05T19:56:00Z"/>
                    <w:rFonts w:cs="Arial"/>
                    <w:b/>
                    <w:bCs/>
                    <w:color w:val="FF0000"/>
                  </w:rPr>
                </w:rPrChange>
              </w:rPr>
            </w:pPr>
            <w:ins w:id="458" w:author="Шило Николай" w:date="2024-12-05T19:56:00Z">
              <w:r w:rsidRPr="00F51FFD">
                <w:rPr>
                  <w:rFonts w:cs="Arial"/>
                  <w:rPrChange w:id="459" w:author="Шило Николай" w:date="2024-12-05T19:56:00Z">
                    <w:rPr>
                      <w:rFonts w:cs="Arial"/>
                      <w:b/>
                      <w:bCs/>
                      <w:color w:val="FF0000"/>
                    </w:rPr>
                  </w:rPrChange>
                </w:rPr>
                <w:t xml:space="preserve">9 – ставка НДС </w:t>
              </w:r>
              <w:proofErr w:type="spellStart"/>
              <w:r w:rsidRPr="00F51FFD">
                <w:rPr>
                  <w:rFonts w:cs="Arial"/>
                  <w:rPrChange w:id="460" w:author="Шило Николай" w:date="2024-12-05T19:56:00Z">
                    <w:rPr>
                      <w:rFonts w:cs="Arial"/>
                      <w:b/>
                      <w:bCs/>
                      <w:color w:val="FF0000"/>
                    </w:rPr>
                  </w:rPrChange>
                </w:rPr>
                <w:t>расч</w:t>
              </w:r>
              <w:proofErr w:type="spellEnd"/>
              <w:r w:rsidRPr="00F51FFD">
                <w:rPr>
                  <w:rFonts w:cs="Arial"/>
                  <w:rPrChange w:id="461" w:author="Шило Николай" w:date="2024-12-05T19:56:00Z">
                    <w:rPr>
                      <w:rFonts w:cs="Arial"/>
                      <w:b/>
                      <w:bCs/>
                      <w:color w:val="FF0000"/>
                    </w:rPr>
                  </w:rPrChange>
                </w:rPr>
                <w:t>. 5/105*</w:t>
              </w:r>
            </w:ins>
          </w:p>
          <w:p w14:paraId="0C00020D" w14:textId="297568DC" w:rsidR="00E11C0E" w:rsidRPr="00A16B14" w:rsidRDefault="00F51FFD" w:rsidP="00F51FFD">
            <w:pPr>
              <w:rPr>
                <w:rFonts w:cs="Arial"/>
              </w:rPr>
            </w:pPr>
            <w:ins w:id="462" w:author="Шило Николай" w:date="2024-12-05T19:56:00Z">
              <w:r w:rsidRPr="00F51FFD">
                <w:rPr>
                  <w:rFonts w:cs="Arial"/>
                  <w:rPrChange w:id="463" w:author="Шило Николай" w:date="2024-12-05T19:56:00Z">
                    <w:rPr>
                      <w:rFonts w:cs="Arial"/>
                      <w:b/>
                      <w:bCs/>
                      <w:color w:val="FF0000"/>
                    </w:rPr>
                  </w:rPrChange>
                </w:rPr>
                <w:t xml:space="preserve">10 – ставка НДС </w:t>
              </w:r>
              <w:proofErr w:type="spellStart"/>
              <w:r w:rsidRPr="00F51FFD">
                <w:rPr>
                  <w:rFonts w:cs="Arial"/>
                  <w:rPrChange w:id="464" w:author="Шило Николай" w:date="2024-12-05T19:56:00Z">
                    <w:rPr>
                      <w:rFonts w:cs="Arial"/>
                      <w:b/>
                      <w:bCs/>
                      <w:color w:val="FF0000"/>
                    </w:rPr>
                  </w:rPrChange>
                </w:rPr>
                <w:t>расч</w:t>
              </w:r>
              <w:proofErr w:type="spellEnd"/>
              <w:r w:rsidRPr="00F51FFD">
                <w:rPr>
                  <w:rFonts w:cs="Arial"/>
                  <w:rPrChange w:id="465" w:author="Шило Николай" w:date="2024-12-05T19:56:00Z">
                    <w:rPr>
                      <w:rFonts w:cs="Arial"/>
                      <w:b/>
                      <w:bCs/>
                      <w:color w:val="FF0000"/>
                    </w:rPr>
                  </w:rPrChange>
                </w:rPr>
                <w:t>. 7/107*</w:t>
              </w:r>
              <w:r w:rsidRPr="00F51FFD">
                <w:rPr>
                  <w:rFonts w:cs="Arial"/>
                  <w:rPrChange w:id="466" w:author="Шило Николай" w:date="2024-12-05T19:56:00Z">
                    <w:rPr>
                      <w:rFonts w:cs="Arial"/>
                      <w:b/>
                      <w:bCs/>
                      <w:color w:val="FF0000"/>
                    </w:rPr>
                  </w:rPrChange>
                </w:rPr>
                <w:br/>
                <w:t xml:space="preserve">* </w:t>
              </w:r>
              <w:r w:rsidRPr="00F51FFD">
                <w:rPr>
                  <w:rFonts w:cs="Arial"/>
                  <w:i/>
                  <w:iCs/>
                  <w:rPrChange w:id="467" w:author="Шило Николай" w:date="2024-12-05T19:56:00Z">
                    <w:rPr>
                      <w:rFonts w:cs="Arial"/>
                      <w:b/>
                      <w:bCs/>
                      <w:color w:val="FF0000"/>
                    </w:rPr>
                  </w:rPrChange>
                </w:rPr>
                <w:t>- вступят в силу с 01.01.2025</w:t>
              </w:r>
            </w:ins>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434"/>
      <w:bookmarkEnd w:id="4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468"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469" w:name="OLE_LINK355"/>
            <w:bookmarkStart w:id="470" w:name="OLE_LINK356"/>
            <w:bookmarkStart w:id="471" w:name="OLE_LINK357"/>
            <w:r>
              <w:rPr>
                <w:rFonts w:cs="Arial"/>
              </w:rPr>
              <w:t>Н</w:t>
            </w:r>
            <w:r w:rsidRPr="00A31BAA">
              <w:rPr>
                <w:rFonts w:cs="Arial"/>
              </w:rPr>
              <w:t>аименование предмета расчета</w:t>
            </w:r>
            <w:r>
              <w:rPr>
                <w:rFonts w:cs="Arial"/>
              </w:rPr>
              <w:t xml:space="preserve">, </w:t>
            </w:r>
            <w:r w:rsidRPr="00C427A1">
              <w:t>1030</w:t>
            </w:r>
            <w:bookmarkEnd w:id="469"/>
            <w:bookmarkEnd w:id="470"/>
            <w:bookmarkEnd w:id="471"/>
          </w:p>
        </w:tc>
        <w:tc>
          <w:tcPr>
            <w:tcW w:w="2300" w:type="dxa"/>
          </w:tcPr>
          <w:p w14:paraId="38BE0FE3" w14:textId="5CFEB476" w:rsidR="00E11C0E" w:rsidRDefault="00E11C0E" w:rsidP="00E11C0E">
            <w:pPr>
              <w:rPr>
                <w:rFonts w:cs="Arial"/>
              </w:rPr>
            </w:pPr>
            <w:bookmarkStart w:id="472" w:name="OLE_LINK206"/>
            <w:bookmarkStart w:id="473" w:name="OLE_LINK207"/>
            <w:bookmarkStart w:id="474" w:name="OLE_LINK208"/>
            <w:bookmarkStart w:id="475" w:name="OLE_LINK427"/>
            <w:bookmarkStart w:id="476" w:name="OLE_LINK428"/>
            <w:r>
              <w:rPr>
                <w:rFonts w:cs="Arial"/>
              </w:rPr>
              <w:t xml:space="preserve">Строка до </w:t>
            </w:r>
            <w:r w:rsidRPr="0000532B">
              <w:rPr>
                <w:rFonts w:cs="Arial"/>
              </w:rPr>
              <w:t>128</w:t>
            </w:r>
            <w:r>
              <w:rPr>
                <w:rFonts w:cs="Arial"/>
              </w:rPr>
              <w:t xml:space="preserve"> символов</w:t>
            </w:r>
            <w:bookmarkEnd w:id="472"/>
            <w:bookmarkEnd w:id="473"/>
            <w:bookmarkEnd w:id="474"/>
            <w:bookmarkEnd w:id="475"/>
            <w:bookmarkEnd w:id="476"/>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477" w:name="OLE_LINK358"/>
            <w:bookmarkStart w:id="478" w:name="OLE_LINK359"/>
            <w:bookmarkStart w:id="479"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lastRenderedPageBreak/>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477"/>
            <w:bookmarkEnd w:id="478"/>
            <w:bookmarkEnd w:id="479"/>
          </w:p>
        </w:tc>
        <w:tc>
          <w:tcPr>
            <w:tcW w:w="2300" w:type="dxa"/>
          </w:tcPr>
          <w:p w14:paraId="3CBA5428" w14:textId="37898347" w:rsidR="00E11C0E" w:rsidRPr="00E364AB" w:rsidRDefault="00E11C0E" w:rsidP="00E11C0E">
            <w:pPr>
              <w:rPr>
                <w:rFonts w:cs="Arial"/>
              </w:rPr>
            </w:pPr>
            <w:bookmarkStart w:id="480" w:name="OLE_LINK79"/>
            <w:bookmarkStart w:id="481" w:name="OLE_LINK84"/>
            <w:bookmarkStart w:id="482" w:name="OLE_LINK85"/>
            <w:r>
              <w:rPr>
                <w:rFonts w:cs="Arial"/>
              </w:rPr>
              <w:lastRenderedPageBreak/>
              <w:t>Число от 1 до 7</w:t>
            </w:r>
            <w:bookmarkEnd w:id="480"/>
            <w:bookmarkEnd w:id="481"/>
            <w:bookmarkEnd w:id="482"/>
            <w:r>
              <w:rPr>
                <w:rFonts w:cs="Arial"/>
              </w:rPr>
              <w:t xml:space="preserve"> или </w:t>
            </w:r>
            <w:r>
              <w:rPr>
                <w:rFonts w:cs="Arial"/>
                <w:lang w:val="en-US"/>
              </w:rPr>
              <w:t>null</w:t>
            </w:r>
            <w:r>
              <w:rPr>
                <w:rFonts w:cs="Arial"/>
              </w:rPr>
              <w:t>.</w:t>
            </w:r>
            <w:r w:rsidRPr="00E364AB">
              <w:rPr>
                <w:rFonts w:cs="Arial"/>
              </w:rPr>
              <w:t xml:space="preserve"> </w:t>
            </w:r>
            <w:bookmarkStart w:id="483" w:name="OLE_LINK100"/>
            <w:bookmarkStart w:id="484" w:name="OLE_LINK101"/>
            <w:bookmarkStart w:id="485"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483"/>
            <w:bookmarkEnd w:id="484"/>
            <w:bookmarkEnd w:id="485"/>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486" w:name="OLE_LINK361"/>
            <w:bookmarkStart w:id="487"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486"/>
            <w:bookmarkEnd w:id="487"/>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del w:id="488" w:author="Шило Николай" w:date="2024-12-05T19:57:00Z">
              <w:r w:rsidDel="00F51FFD">
                <w:delText>*</w:delText>
              </w:r>
            </w:del>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del w:id="489" w:author="Шило Николай" w:date="2024-12-05T19:57:00Z">
              <w:r w:rsidDel="00F51FFD">
                <w:delText>*</w:delText>
              </w:r>
            </w:del>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lastRenderedPageBreak/>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490" w:name="OLE_LINK169"/>
            <w:bookmarkStart w:id="491" w:name="OLE_LINK170"/>
            <w:bookmarkStart w:id="492" w:name="OLE_LINK171"/>
            <w:proofErr w:type="spellStart"/>
            <w:r w:rsidRPr="00ED41EC">
              <w:rPr>
                <w:rFonts w:cs="Arial"/>
                <w:lang w:val="en-US"/>
              </w:rPr>
              <w:lastRenderedPageBreak/>
              <w:t>nomenclature</w:t>
            </w:r>
            <w:r>
              <w:rPr>
                <w:rFonts w:cs="Arial"/>
                <w:lang w:val="en-US"/>
              </w:rPr>
              <w:t>Code</w:t>
            </w:r>
            <w:bookmarkEnd w:id="490"/>
            <w:bookmarkEnd w:id="491"/>
            <w:bookmarkEnd w:id="492"/>
            <w:proofErr w:type="spellEnd"/>
          </w:p>
        </w:tc>
        <w:tc>
          <w:tcPr>
            <w:tcW w:w="3054" w:type="dxa"/>
          </w:tcPr>
          <w:p w14:paraId="47B65A57" w14:textId="77777777" w:rsidR="00E11C0E" w:rsidRDefault="00E11C0E" w:rsidP="00171765">
            <w:pPr>
              <w:rPr>
                <w:rFonts w:cs="Arial"/>
              </w:rPr>
            </w:pPr>
            <w:bookmarkStart w:id="493" w:name="OLE_LINK363"/>
            <w:bookmarkStart w:id="494" w:name="OLE_LINK364"/>
            <w:bookmarkStart w:id="495" w:name="OLE_LINK365"/>
            <w:r>
              <w:rPr>
                <w:rFonts w:cs="Arial"/>
              </w:rPr>
              <w:t>Код товарной номенклатуры, 1162</w:t>
            </w:r>
            <w:bookmarkEnd w:id="493"/>
            <w:bookmarkEnd w:id="494"/>
            <w:bookmarkEnd w:id="495"/>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lastRenderedPageBreak/>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496" w:name="OLE_LINK236"/>
            <w:bookmarkStart w:id="497" w:name="OLE_LINK237"/>
            <w:bookmarkStart w:id="498" w:name="OLE_LINK238"/>
            <w:proofErr w:type="spellStart"/>
            <w:r>
              <w:rPr>
                <w:lang w:val="en-US"/>
              </w:rPr>
              <w:t>supplierInfo</w:t>
            </w:r>
            <w:bookmarkEnd w:id="496"/>
            <w:bookmarkEnd w:id="497"/>
            <w:bookmarkEnd w:id="498"/>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499" w:name="OLE_LINK227"/>
            <w:bookmarkStart w:id="500" w:name="OLE_LINK228"/>
            <w:bookmarkStart w:id="501" w:name="OLE_LINK229"/>
            <w:bookmarkStart w:id="502" w:name="OLE_LINK366"/>
            <w:bookmarkStart w:id="503" w:name="OLE_LINK367"/>
            <w:bookmarkStart w:id="504" w:name="OLE_LINK368"/>
            <w:r>
              <w:t>Данные поставщика</w:t>
            </w:r>
            <w:bookmarkEnd w:id="499"/>
            <w:bookmarkEnd w:id="500"/>
            <w:bookmarkEnd w:id="501"/>
            <w:r>
              <w:t>, 1224</w:t>
            </w:r>
            <w:bookmarkEnd w:id="502"/>
            <w:bookmarkEnd w:id="503"/>
            <w:bookmarkEnd w:id="504"/>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505" w:name="OLE_LINK422"/>
            <w:bookmarkStart w:id="506"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505"/>
            <w:bookmarkEnd w:id="506"/>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507" w:name="OLE_LINK230"/>
            <w:bookmarkStart w:id="508" w:name="OLE_LINK231"/>
            <w:bookmarkStart w:id="509" w:name="OLE_LINK232"/>
            <w:proofErr w:type="spellStart"/>
            <w:r>
              <w:rPr>
                <w:lang w:val="en-US"/>
              </w:rPr>
              <w:t>supplierINN</w:t>
            </w:r>
            <w:bookmarkEnd w:id="507"/>
            <w:bookmarkEnd w:id="508"/>
            <w:bookmarkEnd w:id="509"/>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510" w:name="OLE_LINK233"/>
            <w:bookmarkStart w:id="511" w:name="OLE_LINK234"/>
            <w:bookmarkStart w:id="512" w:name="OLE_LINK235"/>
            <w:bookmarkStart w:id="513" w:name="OLE_LINK369"/>
            <w:bookmarkStart w:id="514" w:name="OLE_LINK370"/>
            <w:bookmarkStart w:id="515" w:name="OLE_LINK371"/>
            <w:r w:rsidRPr="00C427A1">
              <w:t>ИНН поставщика</w:t>
            </w:r>
            <w:bookmarkEnd w:id="510"/>
            <w:bookmarkEnd w:id="511"/>
            <w:bookmarkEnd w:id="512"/>
            <w:r w:rsidRPr="00B114E2">
              <w:t>, 1226</w:t>
            </w:r>
            <w:bookmarkEnd w:id="513"/>
            <w:bookmarkEnd w:id="514"/>
            <w:bookmarkEnd w:id="515"/>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516" w:name="OLE_LINK446"/>
            <w:bookmarkStart w:id="517" w:name="OLE_LINK447"/>
            <w:bookmarkStart w:id="518" w:name="OLE_LINK460"/>
            <w:r>
              <w:t>П</w:t>
            </w:r>
            <w:r w:rsidRPr="00C427A1">
              <w:t>ризнак агента по предмету расчета</w:t>
            </w:r>
            <w:r>
              <w:t>, 1222</w:t>
            </w:r>
            <w:bookmarkEnd w:id="516"/>
            <w:bookmarkEnd w:id="517"/>
            <w:bookmarkEnd w:id="518"/>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519" w:name="OLE_LINK448"/>
            <w:bookmarkStart w:id="520" w:name="OLE_LINK449"/>
            <w:proofErr w:type="spellStart"/>
            <w:r>
              <w:rPr>
                <w:rFonts w:cs="Arial"/>
                <w:lang w:val="en-US"/>
              </w:rPr>
              <w:t>agentInfo</w:t>
            </w:r>
            <w:bookmarkEnd w:id="519"/>
            <w:bookmarkEnd w:id="520"/>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521" w:name="OLE_LINK454"/>
            <w:bookmarkStart w:id="522" w:name="OLE_LINK455"/>
            <w:bookmarkStart w:id="523" w:name="OLE_LINK461"/>
            <w:r>
              <w:t>Д</w:t>
            </w:r>
            <w:r w:rsidRPr="00C427A1">
              <w:t>анные агента</w:t>
            </w:r>
            <w:r>
              <w:t xml:space="preserve">, </w:t>
            </w:r>
            <w:r w:rsidRPr="00C427A1">
              <w:t>1223</w:t>
            </w:r>
            <w:bookmarkEnd w:id="521"/>
            <w:bookmarkEnd w:id="522"/>
            <w:bookmarkEnd w:id="523"/>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524" w:name="OLE_LINK450"/>
            <w:bookmarkStart w:id="525" w:name="OLE_LINK451"/>
            <w:bookmarkStart w:id="526" w:name="OLE_LINK462"/>
            <w:proofErr w:type="spellStart"/>
            <w:r>
              <w:rPr>
                <w:rFonts w:cs="Arial"/>
                <w:lang w:val="en-US"/>
              </w:rPr>
              <w:lastRenderedPageBreak/>
              <w:t>unitOfMeasurement</w:t>
            </w:r>
            <w:bookmarkEnd w:id="524"/>
            <w:bookmarkEnd w:id="525"/>
            <w:bookmarkEnd w:id="526"/>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527" w:name="OLE_LINK456"/>
            <w:bookmarkStart w:id="528" w:name="OLE_LINK457"/>
            <w:bookmarkStart w:id="529" w:name="OLE_LINK463"/>
            <w:r>
              <w:t>Е</w:t>
            </w:r>
            <w:r w:rsidRPr="00C427A1">
              <w:t>диница измерения предмета расчета</w:t>
            </w:r>
            <w:r w:rsidRPr="000B0080">
              <w:t xml:space="preserve">, </w:t>
            </w:r>
            <w:r w:rsidRPr="00C427A1">
              <w:t>1197</w:t>
            </w:r>
            <w:bookmarkEnd w:id="527"/>
            <w:bookmarkEnd w:id="528"/>
            <w:bookmarkEnd w:id="529"/>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530" w:name="OLE_LINK434"/>
            <w:bookmarkStart w:id="531" w:name="OLE_LINK435"/>
            <w:bookmarkStart w:id="532"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530"/>
            <w:bookmarkEnd w:id="531"/>
            <w:bookmarkEnd w:id="532"/>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4BC7F07" w:rsidR="007E0478" w:rsidRDefault="007E0478" w:rsidP="007E0478">
            <w:pPr>
              <w:overflowPunct w:val="0"/>
              <w:autoSpaceDE w:val="0"/>
              <w:autoSpaceDN w:val="0"/>
              <w:adjustRightInd w:val="0"/>
              <w:textAlignment w:val="baseline"/>
              <w:rPr>
                <w:rFonts w:cs="Arial"/>
              </w:rPr>
            </w:pPr>
            <w:r>
              <w:rPr>
                <w:rFonts w:cs="Arial"/>
              </w:rPr>
              <w:t>Число от 0 до 255</w:t>
            </w:r>
            <w:ins w:id="533" w:author="Шило Николай [2]" w:date="2023-12-12T19:37:00Z">
              <w:r w:rsidR="00F90331">
                <w:rPr>
                  <w:rFonts w:cs="Arial"/>
                </w:rPr>
                <w:t>.</w:t>
              </w:r>
            </w:ins>
            <w:del w:id="534" w:author="Шило Николай [2]" w:date="2023-12-12T19:37:00Z">
              <w:r w:rsidDel="00F90331">
                <w:rPr>
                  <w:rFonts w:cs="Arial"/>
                </w:rPr>
                <w:delText xml:space="preserve">, если не указан – 0. </w:delText>
              </w:r>
            </w:del>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535" w:name="OLE_LINK452"/>
            <w:bookmarkStart w:id="536" w:name="OLE_LINK453"/>
            <w:bookmarkStart w:id="537" w:name="OLE_LINK464"/>
            <w:proofErr w:type="spellStart"/>
            <w:r>
              <w:rPr>
                <w:rFonts w:cs="Arial"/>
                <w:lang w:val="en-US"/>
              </w:rPr>
              <w:t>additionalAttribute</w:t>
            </w:r>
            <w:bookmarkEnd w:id="535"/>
            <w:bookmarkEnd w:id="536"/>
            <w:bookmarkEnd w:id="537"/>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538" w:name="OLE_LINK458"/>
            <w:bookmarkStart w:id="539" w:name="OLE_LINK459"/>
            <w:bookmarkStart w:id="540" w:name="OLE_LINK465"/>
            <w:r>
              <w:t>Д</w:t>
            </w:r>
            <w:r w:rsidRPr="00C427A1">
              <w:t>ополнительный реквизит предмета расчета</w:t>
            </w:r>
            <w:r w:rsidRPr="00B114E2">
              <w:t>, 1191</w:t>
            </w:r>
            <w:bookmarkEnd w:id="538"/>
            <w:bookmarkEnd w:id="539"/>
            <w:bookmarkEnd w:id="540"/>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541" w:name="OLE_LINK418"/>
            <w:bookmarkStart w:id="542" w:name="OLE_LINK420"/>
            <w:bookmarkStart w:id="543" w:name="OLE_LINK421"/>
            <w:r>
              <w:rPr>
                <w:rFonts w:cs="Arial"/>
              </w:rPr>
              <w:t>Строка от 1 до 64 символов</w:t>
            </w:r>
            <w:bookmarkEnd w:id="541"/>
            <w:bookmarkEnd w:id="542"/>
            <w:bookmarkEnd w:id="543"/>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544" w:name="OLE_LINK519"/>
            <w:proofErr w:type="spellStart"/>
            <w:r>
              <w:rPr>
                <w:rFonts w:cs="Arial"/>
                <w:lang w:val="en-US"/>
              </w:rPr>
              <w:t>unitTaxSum</w:t>
            </w:r>
            <w:bookmarkEnd w:id="544"/>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545" w:name="OLE_LINK520"/>
            <w:bookmarkStart w:id="546" w:name="OLE_LINK521"/>
            <w:r>
              <w:t>Размер НДС за единицу предмета расчета, 1198</w:t>
            </w:r>
            <w:bookmarkEnd w:id="545"/>
            <w:bookmarkEnd w:id="546"/>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547" w:name="OLE_LINK588"/>
            <w:bookmarkStart w:id="548" w:name="OLE_LINK589"/>
            <w:r>
              <w:t>Дробное количество маркированного товара, 1291</w:t>
            </w:r>
            <w:bookmarkEnd w:id="547"/>
            <w:bookmarkEnd w:id="548"/>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549" w:name="OLE_LINK472"/>
            <w:r>
              <w:t>Отраслевой реквизит предмета расчета, 1260</w:t>
            </w:r>
            <w:bookmarkEnd w:id="549"/>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550" w:name="OLE_LINK584"/>
            <w:r>
              <w:rPr>
                <w:lang w:val="en-US"/>
              </w:rPr>
              <w:t>barcodes</w:t>
            </w:r>
            <w:bookmarkEnd w:id="550"/>
          </w:p>
        </w:tc>
        <w:tc>
          <w:tcPr>
            <w:tcW w:w="3054" w:type="dxa"/>
          </w:tcPr>
          <w:p w14:paraId="6171610B" w14:textId="1F412CBF" w:rsidR="007E0478" w:rsidRDefault="007E0478" w:rsidP="007E0478">
            <w:pPr>
              <w:overflowPunct w:val="0"/>
              <w:autoSpaceDE w:val="0"/>
              <w:autoSpaceDN w:val="0"/>
              <w:adjustRightInd w:val="0"/>
              <w:textAlignment w:val="baseline"/>
            </w:pPr>
            <w:bookmarkStart w:id="551" w:name="OLE_LINK585"/>
            <w:bookmarkStart w:id="552" w:name="OLE_LINK586"/>
            <w:r>
              <w:t>Штрих-коды предмета расчета</w:t>
            </w:r>
            <w:bookmarkEnd w:id="551"/>
            <w:bookmarkEnd w:id="552"/>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553" w:name="OLE_LINK131"/>
      <w:bookmarkEnd w:id="408"/>
      <w:bookmarkEnd w:id="412"/>
      <w:bookmarkEnd w:id="413"/>
      <w:bookmarkEnd w:id="468"/>
    </w:p>
    <w:p w14:paraId="22A0D0EB" w14:textId="2FE0E1A1" w:rsidR="00171765" w:rsidDel="00F51FFD" w:rsidRDefault="00171765" w:rsidP="00B114E2">
      <w:pPr>
        <w:pStyle w:val="ConsPlusNormal"/>
        <w:spacing w:before="240"/>
        <w:ind w:firstLine="540"/>
        <w:rPr>
          <w:del w:id="554" w:author="Шило Николай" w:date="2024-12-05T19:58:00Z"/>
        </w:rPr>
      </w:pPr>
      <w:del w:id="555" w:author="Шило Николай" w:date="2024-12-05T19:58:00Z">
        <w:r w:rsidDel="00F51FFD">
          <w:delText xml:space="preserve">Примечание: </w:delText>
        </w:r>
      </w:del>
    </w:p>
    <w:p w14:paraId="7F2CBEBC" w14:textId="77777777" w:rsidR="00F51FFD" w:rsidRDefault="00F51FFD" w:rsidP="00F51FFD">
      <w:pPr>
        <w:pStyle w:val="ConsPlusNormal"/>
        <w:spacing w:before="240"/>
        <w:jc w:val="both"/>
        <w:rPr>
          <w:ins w:id="556" w:author="Шило Николай" w:date="2024-12-05T19:58:00Z"/>
        </w:rPr>
        <w:pPrChange w:id="557" w:author="Шило Николай" w:date="2024-12-05T19:58:00Z">
          <w:pPr>
            <w:pStyle w:val="ConsPlusNormal"/>
            <w:spacing w:before="240"/>
            <w:ind w:firstLine="540"/>
            <w:jc w:val="both"/>
          </w:pPr>
        </w:pPrChange>
      </w:pPr>
    </w:p>
    <w:p w14:paraId="0E7B8125" w14:textId="25FE3B92" w:rsidR="00171765" w:rsidDel="00F51FFD" w:rsidRDefault="00171765" w:rsidP="00171765">
      <w:pPr>
        <w:pStyle w:val="ConsPlusNormal"/>
        <w:spacing w:before="240"/>
        <w:ind w:firstLine="540"/>
        <w:jc w:val="both"/>
        <w:rPr>
          <w:del w:id="558" w:author="Шило Николай" w:date="2024-12-05T19:58:00Z"/>
        </w:rPr>
      </w:pPr>
      <w:del w:id="559" w:author="Шило Николай" w:date="2024-12-05T19:58:00Z">
        <w:r w:rsidDel="00F51FFD">
          <w:delTex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delText>
        </w:r>
        <w:r w:rsidR="005546B5" w:rsidDel="00F51FFD">
          <w:delText xml:space="preserve"> </w:delText>
        </w:r>
        <w:r w:rsidDel="00F51FFD">
          <w:delText>2.1.1.2.1.</w:delText>
        </w:r>
      </w:del>
    </w:p>
    <w:p w14:paraId="33161DA4" w14:textId="2D4AF68A" w:rsidR="00171765" w:rsidDel="00F51FFD" w:rsidRDefault="00171765" w:rsidP="00171765">
      <w:pPr>
        <w:pStyle w:val="ConsPlusNormal"/>
        <w:spacing w:before="240"/>
        <w:ind w:firstLine="540"/>
        <w:jc w:val="both"/>
        <w:rPr>
          <w:del w:id="560" w:author="Шило Николай" w:date="2024-12-05T19:58:00Z"/>
        </w:rPr>
      </w:pPr>
      <w:del w:id="561" w:author="Шило Николай" w:date="2024-12-05T19:58:00Z">
        <w:r w:rsidDel="00F51FFD">
          <w:delTex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delText>
        </w:r>
      </w:del>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lastRenderedPageBreak/>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w:t>
            </w:r>
            <w:r w:rsidRPr="00A11B0A">
              <w:lastRenderedPageBreak/>
              <w:t>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 xml:space="preserve">доход в виде положительной курсовой разницы, за </w:t>
            </w:r>
            <w:r w:rsidRPr="00A11B0A">
              <w:lastRenderedPageBreak/>
              <w:t>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lastRenderedPageBreak/>
              <w:t xml:space="preserve">доход в виде положительной </w:t>
            </w:r>
            <w:r w:rsidRPr="00A11B0A">
              <w:lastRenderedPageBreak/>
              <w:t>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lastRenderedPageBreak/>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w:t>
            </w:r>
            <w:r w:rsidRPr="00A11B0A">
              <w:lastRenderedPageBreak/>
              <w:t>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доход в виде доходов, полученных от операций с </w:t>
            </w:r>
            <w:r w:rsidRPr="00A11B0A">
              <w:lastRenderedPageBreak/>
              <w:t>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доход в виде доходов, </w:t>
            </w:r>
            <w:r w:rsidRPr="00A11B0A">
              <w:lastRenderedPageBreak/>
              <w:t>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lastRenderedPageBreak/>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 xml:space="preserve">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w:t>
            </w:r>
            <w:r w:rsidRPr="00A11B0A">
              <w:lastRenderedPageBreak/>
              <w:t>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lastRenderedPageBreak/>
              <w:t xml:space="preserve">доход в виде возвращенного денежного эквивалента недвижимого имущества и (или) ценных бумаг, переданных на пополнение целевого капитала </w:t>
            </w:r>
            <w:r w:rsidRPr="00A11B0A">
              <w:lastRenderedPageBreak/>
              <w:t>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lastRenderedPageBreak/>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w:t>
            </w:r>
            <w:r w:rsidRPr="00A11B0A">
              <w:lastRenderedPageBreak/>
              <w:t>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w:t>
            </w:r>
            <w:r w:rsidRPr="00A11B0A">
              <w:lastRenderedPageBreak/>
              <w:t>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562" w:name="_Toc507539854"/>
      <w:bookmarkStart w:id="563" w:name="_Toc27489459"/>
      <w:bookmarkStart w:id="564" w:name="_Toc80026475"/>
      <w:r>
        <w:rPr>
          <w:rFonts w:cs="Arial"/>
        </w:rPr>
        <w:t>2.1.1.3</w:t>
      </w:r>
      <w:r>
        <w:t xml:space="preserve"> Параметры закрытия чека</w:t>
      </w:r>
      <w:bookmarkEnd w:id="562"/>
      <w:bookmarkEnd w:id="563"/>
      <w:bookmarkEnd w:id="564"/>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565" w:name="OLE_LINK336"/>
            <w:bookmarkStart w:id="566" w:name="OLE_LINK337"/>
            <w:bookmarkStart w:id="567" w:name="OLE_LINK338"/>
            <w:r>
              <w:rPr>
                <w:rFonts w:cs="Arial"/>
              </w:rPr>
              <w:t>Оплаты</w:t>
            </w:r>
            <w:bookmarkEnd w:id="565"/>
            <w:bookmarkEnd w:id="566"/>
            <w:bookmarkEnd w:id="567"/>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568" w:name="OLE_LINK334"/>
            <w:bookmarkStart w:id="569"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568"/>
            <w:bookmarkEnd w:id="569"/>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553"/>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28"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570" w:name="_Toc507539855"/>
      <w:bookmarkStart w:id="571" w:name="_Toc27489460"/>
      <w:bookmarkStart w:id="572" w:name="_Toc80026476"/>
      <w:r>
        <w:rPr>
          <w:rFonts w:cs="Arial"/>
        </w:rPr>
        <w:t>2.1.1.</w:t>
      </w:r>
      <w:r>
        <w:rPr>
          <w:rFonts w:cs="Arial"/>
          <w:lang w:val="en-US"/>
        </w:rPr>
        <w:t>4</w:t>
      </w:r>
      <w:r>
        <w:t xml:space="preserve"> Оплата</w:t>
      </w:r>
      <w:bookmarkEnd w:id="570"/>
      <w:bookmarkEnd w:id="571"/>
      <w:bookmarkEnd w:id="572"/>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573" w:name="OLE_LINK339"/>
            <w:bookmarkStart w:id="574"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573"/>
            <w:bookmarkEnd w:id="574"/>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575" w:name="OLE_LINK341"/>
            <w:bookmarkStart w:id="576" w:name="OLE_LINK342"/>
            <w:bookmarkStart w:id="577" w:name="OLE_LINK343"/>
            <w:r>
              <w:rPr>
                <w:rFonts w:cs="Arial"/>
              </w:rPr>
              <w:t>Сумма оплаты</w:t>
            </w:r>
            <w:bookmarkEnd w:id="575"/>
            <w:bookmarkEnd w:id="576"/>
            <w:bookmarkEnd w:id="577"/>
          </w:p>
        </w:tc>
        <w:tc>
          <w:tcPr>
            <w:tcW w:w="3320" w:type="dxa"/>
          </w:tcPr>
          <w:p w14:paraId="621643E9" w14:textId="77777777" w:rsidR="005546B5" w:rsidRPr="00525F22" w:rsidRDefault="005546B5" w:rsidP="00171765">
            <w:pPr>
              <w:rPr>
                <w:rFonts w:cs="Arial"/>
              </w:rPr>
            </w:pPr>
            <w:bookmarkStart w:id="578" w:name="OLE_LINK285"/>
            <w:bookmarkStart w:id="579" w:name="OLE_LINK286"/>
            <w:r>
              <w:rPr>
                <w:rFonts w:cs="Arial"/>
              </w:rPr>
              <w:t>Десятичное число с точностью до 2 символов после точки</w:t>
            </w:r>
            <w:bookmarkEnd w:id="578"/>
            <w:bookmarkEnd w:id="579"/>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580" w:name="OLE_LINK49"/>
      <w:bookmarkStart w:id="581" w:name="OLE_LINK50"/>
      <w:bookmarkStart w:id="582" w:name="OLE_LINK51"/>
      <w:bookmarkStart w:id="583" w:name="OLE_LINK52"/>
      <w:bookmarkStart w:id="584" w:name="OLE_LINK173"/>
      <w:bookmarkStart w:id="585" w:name="OLE_LINK174"/>
      <w:bookmarkStart w:id="586" w:name="OLE_LINK175"/>
      <w:r>
        <w:t xml:space="preserve">99 999 999.99 </w:t>
      </w:r>
      <w:bookmarkEnd w:id="580"/>
      <w:bookmarkEnd w:id="581"/>
      <w:r>
        <w:t>рублей</w:t>
      </w:r>
      <w:bookmarkEnd w:id="582"/>
      <w:bookmarkEnd w:id="583"/>
      <w:bookmarkEnd w:id="584"/>
      <w:bookmarkEnd w:id="585"/>
      <w:bookmarkEnd w:id="586"/>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587" w:name="OLE_LINK195"/>
      <w:bookmarkStart w:id="588" w:name="OLE_LINK196"/>
      <w:bookmarkStart w:id="589" w:name="OLE_LINK197"/>
      <w:bookmarkStart w:id="590" w:name="OLE_LINK198"/>
      <w:bookmarkStart w:id="591" w:name="OLE_LINK199"/>
      <w:r w:rsidRPr="00F33DE0">
        <w:t>281</w:t>
      </w:r>
      <w:r>
        <w:t> </w:t>
      </w:r>
      <w:r w:rsidRPr="00F33DE0">
        <w:t>474</w:t>
      </w:r>
      <w:r>
        <w:t> </w:t>
      </w:r>
      <w:r w:rsidRPr="00F33DE0">
        <w:t>976.710</w:t>
      </w:r>
      <w:r>
        <w:t> </w:t>
      </w:r>
      <w:r w:rsidRPr="00F33DE0">
        <w:t>655</w:t>
      </w:r>
      <w:bookmarkEnd w:id="587"/>
      <w:bookmarkEnd w:id="588"/>
      <w:bookmarkEnd w:id="589"/>
      <w:bookmarkEnd w:id="590"/>
      <w:bookmarkEnd w:id="591"/>
      <w:r>
        <w:t>.</w:t>
      </w:r>
    </w:p>
    <w:p w14:paraId="7AA4AAE3" w14:textId="77777777" w:rsidR="00171765" w:rsidRPr="00D74AB1" w:rsidRDefault="00171765" w:rsidP="00171765">
      <w:bookmarkStart w:id="592" w:name="OLE_LINK215"/>
      <w:bookmarkStart w:id="593" w:name="OLE_LINK216"/>
    </w:p>
    <w:p w14:paraId="1A3CD0CA" w14:textId="77777777" w:rsidR="00171765" w:rsidRPr="007B0FC3" w:rsidRDefault="00171765" w:rsidP="00705CE0">
      <w:pPr>
        <w:pStyle w:val="4"/>
      </w:pPr>
      <w:bookmarkStart w:id="594" w:name="_Toc507539856"/>
      <w:bookmarkStart w:id="595" w:name="_Toc27489461"/>
      <w:bookmarkStart w:id="596" w:name="_Toc80026477"/>
      <w:r>
        <w:rPr>
          <w:rFonts w:cs="Arial"/>
        </w:rPr>
        <w:t>2.1.1.</w:t>
      </w:r>
      <w:r>
        <w:rPr>
          <w:rFonts w:cs="Arial"/>
          <w:lang w:val="en-US"/>
        </w:rPr>
        <w:t>5</w:t>
      </w:r>
      <w:r>
        <w:t xml:space="preserve"> Дополнительный реквизит пользователя</w:t>
      </w:r>
      <w:bookmarkEnd w:id="594"/>
      <w:bookmarkEnd w:id="595"/>
      <w:bookmarkEnd w:id="596"/>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597" w:name="OLE_LINK302"/>
            <w:bookmarkStart w:id="598" w:name="OLE_LINK303"/>
            <w:r>
              <w:t>Н</w:t>
            </w:r>
            <w:r w:rsidRPr="00C427A1">
              <w:t>аименование дополнительного реквизита пользователя</w:t>
            </w:r>
            <w:r>
              <w:t>, 1085</w:t>
            </w:r>
            <w:bookmarkEnd w:id="597"/>
            <w:bookmarkEnd w:id="598"/>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599" w:name="OLE_LINK304"/>
            <w:bookmarkStart w:id="600" w:name="OLE_LINK305"/>
            <w:r>
              <w:t>З</w:t>
            </w:r>
            <w:r w:rsidRPr="00C427A1">
              <w:t>начение дополнительного реквизита пользователя</w:t>
            </w:r>
            <w:r>
              <w:t>, 1086</w:t>
            </w:r>
            <w:bookmarkEnd w:id="599"/>
            <w:bookmarkEnd w:id="600"/>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592"/>
      <w:bookmarkEnd w:id="593"/>
    </w:tbl>
    <w:p w14:paraId="4E1CF551" w14:textId="77777777" w:rsidR="00171765" w:rsidRPr="003C11F4" w:rsidRDefault="00171765" w:rsidP="00171765"/>
    <w:p w14:paraId="47FC08AE" w14:textId="77777777" w:rsidR="00171765" w:rsidRPr="007B0FC3" w:rsidRDefault="00171765" w:rsidP="00705CE0">
      <w:pPr>
        <w:pStyle w:val="4"/>
      </w:pPr>
      <w:bookmarkStart w:id="601" w:name="_Toc507539857"/>
      <w:bookmarkStart w:id="602" w:name="_Toc27489462"/>
      <w:bookmarkStart w:id="603" w:name="_Toc80026478"/>
      <w:bookmarkStart w:id="604" w:name="OLE_LINK437"/>
      <w:bookmarkStart w:id="605" w:name="OLE_LINK438"/>
      <w:r>
        <w:rPr>
          <w:rFonts w:cs="Arial"/>
        </w:rPr>
        <w:t>2.1.1.6</w:t>
      </w:r>
      <w:r>
        <w:t xml:space="preserve"> Данные поставщика</w:t>
      </w:r>
      <w:bookmarkEnd w:id="601"/>
      <w:bookmarkEnd w:id="602"/>
      <w:bookmarkEnd w:id="603"/>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606" w:name="OLE_LINK239"/>
            <w:bookmarkStart w:id="607" w:name="OLE_LINK240"/>
            <w:bookmarkStart w:id="608" w:name="OLE_LINK244"/>
            <w:bookmarkStart w:id="609" w:name="OLE_LINK245"/>
            <w:r>
              <w:rPr>
                <w:lang w:val="en-US"/>
              </w:rPr>
              <w:t>p</w:t>
            </w:r>
            <w:proofErr w:type="spellStart"/>
            <w:r w:rsidRPr="00EA41AF">
              <w:t>honeNumbers</w:t>
            </w:r>
            <w:bookmarkEnd w:id="606"/>
            <w:bookmarkEnd w:id="607"/>
            <w:bookmarkEnd w:id="608"/>
            <w:bookmarkEnd w:id="609"/>
            <w:proofErr w:type="spellEnd"/>
          </w:p>
        </w:tc>
        <w:tc>
          <w:tcPr>
            <w:tcW w:w="4825" w:type="dxa"/>
          </w:tcPr>
          <w:p w14:paraId="4E5EE311" w14:textId="77777777" w:rsidR="005546B5" w:rsidRDefault="005546B5" w:rsidP="00171765">
            <w:bookmarkStart w:id="610" w:name="OLE_LINK246"/>
            <w:bookmarkStart w:id="611" w:name="OLE_LINK247"/>
            <w:bookmarkStart w:id="612" w:name="OLE_LINK248"/>
            <w:bookmarkStart w:id="613" w:name="OLE_LINK372"/>
            <w:bookmarkStart w:id="614" w:name="OLE_LINK373"/>
            <w:bookmarkStart w:id="615" w:name="OLE_LINK374"/>
            <w:r>
              <w:t>Т</w:t>
            </w:r>
            <w:r w:rsidRPr="004E1AAD">
              <w:t>елефон поставщика</w:t>
            </w:r>
            <w:bookmarkEnd w:id="610"/>
            <w:bookmarkEnd w:id="611"/>
            <w:bookmarkEnd w:id="612"/>
            <w:r>
              <w:t xml:space="preserve">, </w:t>
            </w:r>
            <w:r w:rsidRPr="004E1AAD">
              <w:t>1171</w:t>
            </w:r>
            <w:bookmarkEnd w:id="613"/>
            <w:bookmarkEnd w:id="614"/>
            <w:bookmarkEnd w:id="615"/>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616" w:name="OLE_LINK241"/>
            <w:bookmarkStart w:id="617" w:name="OLE_LINK242"/>
            <w:bookmarkStart w:id="618" w:name="OLE_LINK243"/>
            <w:r>
              <w:rPr>
                <w:lang w:val="en-US"/>
              </w:rPr>
              <w:t>name</w:t>
            </w:r>
            <w:bookmarkEnd w:id="616"/>
            <w:bookmarkEnd w:id="617"/>
            <w:bookmarkEnd w:id="618"/>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619" w:name="OLE_LINK249"/>
            <w:bookmarkStart w:id="620" w:name="OLE_LINK250"/>
            <w:bookmarkStart w:id="621" w:name="OLE_LINK251"/>
            <w:bookmarkStart w:id="622" w:name="OLE_LINK375"/>
            <w:bookmarkStart w:id="623" w:name="OLE_LINK376"/>
            <w:bookmarkStart w:id="624" w:name="OLE_LINK377"/>
            <w:r>
              <w:t>Н</w:t>
            </w:r>
            <w:r w:rsidRPr="00C427A1">
              <w:t>аименование поставщика</w:t>
            </w:r>
            <w:bookmarkEnd w:id="619"/>
            <w:bookmarkEnd w:id="620"/>
            <w:bookmarkEnd w:id="621"/>
            <w:r>
              <w:t>, 1225</w:t>
            </w:r>
            <w:bookmarkEnd w:id="622"/>
            <w:bookmarkEnd w:id="623"/>
            <w:bookmarkEnd w:id="624"/>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625" w:name="_Toc27489463"/>
      <w:bookmarkStart w:id="626" w:name="_Toc80026479"/>
      <w:r>
        <w:rPr>
          <w:rFonts w:cs="Arial"/>
        </w:rPr>
        <w:t>2.1.1.7</w:t>
      </w:r>
      <w:r>
        <w:t xml:space="preserve"> Данные агента</w:t>
      </w:r>
      <w:bookmarkEnd w:id="625"/>
      <w:bookmarkEnd w:id="626"/>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627" w:name="OLE_LINK443"/>
            <w:bookmarkStart w:id="628" w:name="OLE_LINK444"/>
            <w:r w:rsidRPr="008B35C0">
              <w:rPr>
                <w:rFonts w:cs="Arial"/>
              </w:rPr>
              <w:t>}</w:t>
            </w:r>
            <w:bookmarkEnd w:id="627"/>
            <w:bookmarkEnd w:id="628"/>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lastRenderedPageBreak/>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604"/>
      <w:bookmarkEnd w:id="605"/>
    </w:tbl>
    <w:p w14:paraId="3CED89E8" w14:textId="5C6BB65C" w:rsidR="00171765" w:rsidRDefault="00171765" w:rsidP="00171765"/>
    <w:p w14:paraId="3AA52201" w14:textId="4980C09E" w:rsidR="005E0D92" w:rsidRPr="003272D0" w:rsidRDefault="005E0D92" w:rsidP="005E0D92">
      <w:pPr>
        <w:pStyle w:val="4"/>
        <w:rPr>
          <w:lang w:val="en-US"/>
        </w:rPr>
      </w:pPr>
      <w:bookmarkStart w:id="629"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629"/>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630" w:name="OLE_LINK559"/>
            <w:bookmarkStart w:id="631" w:name="OLE_LINK560"/>
            <w:r>
              <w:rPr>
                <w:rFonts w:cs="Arial"/>
              </w:rPr>
              <w:t>239</w:t>
            </w:r>
            <w:bookmarkEnd w:id="630"/>
            <w:bookmarkEnd w:id="631"/>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632" w:name="OLE_LINK561"/>
            <w:r w:rsidRPr="00F71EA8">
              <w:rPr>
                <w:rFonts w:cs="Arial"/>
              </w:rPr>
              <w:t>ДД.ММ.ГГГГ</w:t>
            </w:r>
            <w:bookmarkEnd w:id="632"/>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633" w:name="_Toc80026481"/>
      <w:r>
        <w:rPr>
          <w:rFonts w:cs="Arial"/>
        </w:rPr>
        <w:lastRenderedPageBreak/>
        <w:t>2.1.1.</w:t>
      </w:r>
      <w:r>
        <w:rPr>
          <w:rFonts w:cs="Arial"/>
          <w:lang w:val="en-US"/>
        </w:rPr>
        <w:t>9</w:t>
      </w:r>
      <w:r>
        <w:t xml:space="preserve"> </w:t>
      </w:r>
      <w:r w:rsidRPr="00677EEF">
        <w:t>Операционный реквизит чека</w:t>
      </w:r>
      <w:r w:rsidR="003272D0">
        <w:rPr>
          <w:lang w:val="en-US"/>
        </w:rPr>
        <w:t>, 1270</w:t>
      </w:r>
      <w:bookmarkEnd w:id="633"/>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634" w:name="_Toc80026482"/>
      <w:r>
        <w:rPr>
          <w:rFonts w:cs="Arial"/>
        </w:rPr>
        <w:t>2.1.1.</w:t>
      </w:r>
      <w:r>
        <w:rPr>
          <w:rFonts w:cs="Arial"/>
          <w:lang w:val="en-US"/>
        </w:rPr>
        <w:t>10</w:t>
      </w:r>
      <w:r>
        <w:t xml:space="preserve"> </w:t>
      </w:r>
      <w:r w:rsidRPr="00627F02">
        <w:t>Отраслевой реквизит чека, 1261</w:t>
      </w:r>
      <w:bookmarkEnd w:id="634"/>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635" w:name="_Toc80026483"/>
      <w:r>
        <w:rPr>
          <w:rFonts w:cs="Arial"/>
        </w:rPr>
        <w:t>2.1.1.</w:t>
      </w:r>
      <w:r>
        <w:rPr>
          <w:rFonts w:cs="Arial"/>
          <w:lang w:val="en-US"/>
        </w:rPr>
        <w:t>11</w:t>
      </w:r>
      <w:r>
        <w:t xml:space="preserve"> </w:t>
      </w:r>
      <w:bookmarkStart w:id="636" w:name="OLE_LINK473"/>
      <w:r w:rsidR="007D4134">
        <w:t xml:space="preserve">Штрих-коды </w:t>
      </w:r>
      <w:r w:rsidR="004A4E09">
        <w:t>предмета расчета</w:t>
      </w:r>
      <w:bookmarkEnd w:id="635"/>
      <w:bookmarkEnd w:id="636"/>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637" w:name="OLE_LINK539"/>
            <w:bookmarkStart w:id="638" w:name="OLE_LINK540"/>
            <w:r>
              <w:rPr>
                <w:lang w:val="en-US"/>
              </w:rPr>
              <w:t>ean8</w:t>
            </w:r>
            <w:bookmarkEnd w:id="637"/>
            <w:bookmarkEnd w:id="638"/>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639" w:name="OLE_LINK536"/>
            <w:bookmarkStart w:id="640" w:name="OLE_LINK538"/>
            <w:r w:rsidRPr="00A81B2D">
              <w:t>КТ EAN-8</w:t>
            </w:r>
            <w:r w:rsidRPr="00640C9A">
              <w:t xml:space="preserve">, </w:t>
            </w:r>
            <w:r>
              <w:rPr>
                <w:lang w:val="en-US"/>
              </w:rPr>
              <w:t>1301</w:t>
            </w:r>
            <w:bookmarkEnd w:id="639"/>
            <w:bookmarkEnd w:id="640"/>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641" w:name="OLE_LINK474"/>
            <w:bookmarkStart w:id="642" w:name="OLE_LINK562"/>
            <w:r>
              <w:rPr>
                <w:lang w:val="en-US"/>
              </w:rPr>
              <w:t>ean13</w:t>
            </w:r>
            <w:bookmarkEnd w:id="641"/>
            <w:bookmarkEnd w:id="642"/>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643" w:name="OLE_LINK563"/>
            <w:r>
              <w:rPr>
                <w:lang w:val="en-US"/>
              </w:rPr>
              <w:t>itf14</w:t>
            </w:r>
            <w:bookmarkEnd w:id="643"/>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644" w:name="OLE_LINK564"/>
            <w:bookmarkStart w:id="645" w:name="OLE_LINK565"/>
            <w:r w:rsidRPr="00A81B2D">
              <w:t>КТ ITF-14</w:t>
            </w:r>
            <w:r w:rsidRPr="00640C9A">
              <w:t xml:space="preserve">, </w:t>
            </w:r>
            <w:r>
              <w:rPr>
                <w:lang w:val="en-US"/>
              </w:rPr>
              <w:t>1303</w:t>
            </w:r>
            <w:bookmarkEnd w:id="644"/>
            <w:bookmarkEnd w:id="645"/>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646" w:name="OLE_LINK566"/>
            <w:bookmarkStart w:id="647" w:name="OLE_LINK567"/>
            <w:bookmarkStart w:id="648" w:name="OLE_LINK591"/>
            <w:bookmarkStart w:id="649" w:name="OLE_LINK592"/>
            <w:r>
              <w:rPr>
                <w:lang w:val="en-US"/>
              </w:rPr>
              <w:t>gs1</w:t>
            </w:r>
            <w:bookmarkEnd w:id="646"/>
            <w:bookmarkEnd w:id="647"/>
            <w:bookmarkEnd w:id="648"/>
            <w:bookmarkEnd w:id="649"/>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650" w:name="OLE_LINK568"/>
            <w:bookmarkStart w:id="651" w:name="OLE_LINK569"/>
            <w:r w:rsidRPr="00A81B2D">
              <w:t>КТ GS1.0</w:t>
            </w:r>
            <w:r>
              <w:rPr>
                <w:lang w:val="en-US"/>
              </w:rPr>
              <w:t>, 1304</w:t>
            </w:r>
            <w:bookmarkEnd w:id="650"/>
            <w:bookmarkEnd w:id="651"/>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652" w:name="OLE_LINK570"/>
            <w:r>
              <w:rPr>
                <w:lang w:val="en-US"/>
              </w:rPr>
              <w:t>mi</w:t>
            </w:r>
            <w:bookmarkEnd w:id="652"/>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653" w:name="OLE_LINK571"/>
            <w:bookmarkStart w:id="654" w:name="OLE_LINK572"/>
            <w:r w:rsidRPr="00A81B2D">
              <w:t>КТ МИ</w:t>
            </w:r>
            <w:r>
              <w:t>, 1307</w:t>
            </w:r>
            <w:bookmarkEnd w:id="653"/>
            <w:bookmarkEnd w:id="654"/>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655" w:name="OLE_LINK573"/>
            <w:r>
              <w:rPr>
                <w:lang w:val="en-US"/>
              </w:rPr>
              <w:t>egais20</w:t>
            </w:r>
            <w:bookmarkEnd w:id="655"/>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656" w:name="OLE_LINK574"/>
            <w:bookmarkStart w:id="657" w:name="OLE_LINK575"/>
            <w:r w:rsidRPr="00A81B2D">
              <w:t>КТ ЕГАИС-2.0</w:t>
            </w:r>
            <w:r>
              <w:t>, 1308</w:t>
            </w:r>
            <w:bookmarkEnd w:id="656"/>
            <w:bookmarkEnd w:id="657"/>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658" w:name="OLE_LINK576"/>
            <w:bookmarkStart w:id="659" w:name="OLE_LINK577"/>
            <w:r>
              <w:rPr>
                <w:lang w:val="en-US"/>
              </w:rPr>
              <w:t>egais30</w:t>
            </w:r>
            <w:bookmarkEnd w:id="658"/>
            <w:bookmarkEnd w:id="659"/>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660" w:name="OLE_LINK578"/>
            <w:bookmarkStart w:id="661" w:name="OLE_LINK579"/>
            <w:r w:rsidRPr="00A81B2D">
              <w:t>КТ ЕГАИС-3.0</w:t>
            </w:r>
            <w:r>
              <w:t>, 1309</w:t>
            </w:r>
            <w:bookmarkEnd w:id="660"/>
            <w:bookmarkEnd w:id="661"/>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662" w:name="OLE_LINK582"/>
            <w:bookmarkStart w:id="663" w:name="OLE_LINK583"/>
            <w:r>
              <w:rPr>
                <w:lang w:val="en-US"/>
              </w:rPr>
              <w:lastRenderedPageBreak/>
              <w:t>f1</w:t>
            </w:r>
            <w:bookmarkEnd w:id="662"/>
            <w:bookmarkEnd w:id="663"/>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664" w:name="OLE_LINK580"/>
            <w:bookmarkStart w:id="665" w:name="OLE_LINK581"/>
            <w:r w:rsidRPr="00A81B2D">
              <w:t>КТ Ф.1</w:t>
            </w:r>
            <w:r>
              <w:rPr>
                <w:lang w:val="en-US"/>
              </w:rPr>
              <w:t>, 1320</w:t>
            </w:r>
            <w:bookmarkEnd w:id="664"/>
            <w:bookmarkEnd w:id="665"/>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666" w:name="_Toc80026484"/>
      <w:r>
        <w:rPr>
          <w:rFonts w:cs="Arial"/>
        </w:rPr>
        <w:t>2.1.1.</w:t>
      </w:r>
      <w:r>
        <w:rPr>
          <w:rFonts w:cs="Arial"/>
          <w:lang w:val="en-US"/>
        </w:rPr>
        <w:t>12</w:t>
      </w:r>
      <w:r>
        <w:t xml:space="preserve"> Дробное количество маркированного товара, 1291</w:t>
      </w:r>
      <w:bookmarkEnd w:id="666"/>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667"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668" w:name="OLE_LINK119"/>
      <w:bookmarkStart w:id="669" w:name="OLE_LINK120"/>
      <w:bookmarkStart w:id="670" w:name="OLE_LINK129"/>
      <w:r>
        <w:t xml:space="preserve"> валидации, либо подпись не прошла проверку, тело ответа п.2.1.2</w:t>
      </w:r>
      <w:bookmarkEnd w:id="668"/>
      <w:bookmarkEnd w:id="669"/>
      <w:bookmarkEnd w:id="670"/>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671" w:name="OLE_LINK271"/>
      <w:r w:rsidRPr="00203D30">
        <w:t>Пример</w:t>
      </w:r>
      <w:r w:rsidRPr="00EC6744">
        <w:rPr>
          <w:lang w:val="en-US"/>
        </w:rPr>
        <w:t xml:space="preserve"> </w:t>
      </w:r>
      <w:r w:rsidRPr="00203D30">
        <w:t>запроса</w:t>
      </w:r>
      <w:r w:rsidRPr="00EC6744">
        <w:rPr>
          <w:lang w:val="en-US"/>
        </w:rPr>
        <w:t>:</w:t>
      </w:r>
    </w:p>
    <w:bookmarkEnd w:id="671"/>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672" w:name="OLE_LINK53"/>
      <w:bookmarkStart w:id="673" w:name="OLE_LINK54"/>
      <w:r w:rsidRPr="00EC6744">
        <w:rPr>
          <w:rFonts w:ascii="Consolas" w:hAnsi="Consolas" w:cs="Consolas"/>
          <w:color w:val="8ACCCF"/>
          <w:sz w:val="18"/>
          <w:szCs w:val="18"/>
          <w:lang w:val="en-US"/>
        </w:rPr>
        <w:t>"</w:t>
      </w:r>
      <w:bookmarkStart w:id="674" w:name="OLE_LINK68"/>
      <w:bookmarkStart w:id="675" w:name="OLE_LINK69"/>
      <w:bookmarkStart w:id="676" w:name="OLE_LINK77"/>
      <w:proofErr w:type="spellStart"/>
      <w:r w:rsidRPr="00DE4E08">
        <w:rPr>
          <w:rFonts w:ascii="Consolas" w:hAnsi="Consolas" w:cs="Consolas"/>
          <w:color w:val="8ACCCF"/>
          <w:sz w:val="18"/>
          <w:szCs w:val="18"/>
          <w:lang w:val="en-US"/>
        </w:rPr>
        <w:t>paymentMethodType</w:t>
      </w:r>
      <w:bookmarkEnd w:id="674"/>
      <w:bookmarkEnd w:id="675"/>
      <w:bookmarkEnd w:id="676"/>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677" w:name="OLE_LINK78"/>
      <w:proofErr w:type="spellStart"/>
      <w:r w:rsidRPr="00DE4E08">
        <w:rPr>
          <w:rFonts w:ascii="Consolas" w:hAnsi="Consolas" w:cs="Consolas"/>
          <w:color w:val="8ACCCF"/>
          <w:sz w:val="18"/>
          <w:szCs w:val="18"/>
          <w:lang w:val="en-US"/>
        </w:rPr>
        <w:t>paymentSubjectType</w:t>
      </w:r>
      <w:bookmarkEnd w:id="677"/>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672"/>
      <w:bookmarkEnd w:id="673"/>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4231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54231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542312">
        <w:rPr>
          <w:rFonts w:ascii="Consolas" w:eastAsia="Times New Roman" w:hAnsi="Consolas" w:cs="Consolas"/>
          <w:color w:val="8ACCCF"/>
          <w:sz w:val="18"/>
          <w:szCs w:val="18"/>
          <w:lang w:val="en-US"/>
        </w:rPr>
        <w:t>"</w:t>
      </w:r>
      <w:r w:rsidRPr="0054231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54231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proofErr w:type="gramStart"/>
      <w:r>
        <w:t>Пример 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678" w:name="_Toc507539858"/>
      <w:bookmarkStart w:id="679" w:name="_Toc27489464"/>
      <w:bookmarkStart w:id="680" w:name="_Toc63432911"/>
      <w:bookmarkStart w:id="681" w:name="_Toc80026485"/>
      <w:r>
        <w:t>2.1.</w:t>
      </w:r>
      <w:r w:rsidRPr="005560E2">
        <w:t>2</w:t>
      </w:r>
      <w:r>
        <w:t xml:space="preserve"> Тело ответа с ошибками обработки запроса</w:t>
      </w:r>
      <w:bookmarkEnd w:id="678"/>
      <w:bookmarkEnd w:id="679"/>
      <w:bookmarkEnd w:id="680"/>
      <w:bookmarkEnd w:id="681"/>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667"/>
    </w:tbl>
    <w:p w14:paraId="02CE8C90" w14:textId="5E6E2676" w:rsidR="00171765" w:rsidRDefault="00171765" w:rsidP="00171765">
      <w:pPr>
        <w:rPr>
          <w:lang w:val="en-US"/>
        </w:rPr>
      </w:pPr>
    </w:p>
    <w:p w14:paraId="01C04081" w14:textId="77777777" w:rsidR="00171765" w:rsidRDefault="00171765" w:rsidP="00171765">
      <w:bookmarkStart w:id="682" w:name="OLE_LINK164"/>
      <w:bookmarkStart w:id="683"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682"/>
    <w:bookmarkEnd w:id="683"/>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684" w:name="OLE_LINK280"/>
      <w:bookmarkStart w:id="685" w:name="OLE_LINK281"/>
      <w:bookmarkStart w:id="686" w:name="_Toc507539859"/>
      <w:bookmarkStart w:id="687" w:name="_Toc27489465"/>
      <w:bookmarkStart w:id="688" w:name="_Toc63432912"/>
      <w:bookmarkStart w:id="689" w:name="_Toc80026486"/>
      <w:bookmarkStart w:id="690" w:name="OLE_LINK98"/>
      <w:bookmarkStart w:id="691" w:name="OLE_LINK99"/>
      <w:bookmarkStart w:id="692" w:name="OLE_LINK255"/>
      <w:bookmarkStart w:id="693" w:name="OLE_LINK256"/>
      <w:bookmarkStart w:id="694" w:name="OLE_LINK278"/>
      <w:bookmarkStart w:id="695" w:name="OLE_LINK279"/>
      <w:r w:rsidRPr="00CE43A2">
        <w:lastRenderedPageBreak/>
        <w:t xml:space="preserve">2.2 </w:t>
      </w:r>
      <w:bookmarkEnd w:id="684"/>
      <w:bookmarkEnd w:id="685"/>
      <w:r>
        <w:t>Состояние</w:t>
      </w:r>
      <w:r w:rsidRPr="00CE43A2">
        <w:t xml:space="preserve"> </w:t>
      </w:r>
      <w:r>
        <w:t>чека</w:t>
      </w:r>
      <w:bookmarkEnd w:id="686"/>
      <w:bookmarkEnd w:id="687"/>
      <w:bookmarkEnd w:id="688"/>
      <w:bookmarkEnd w:id="689"/>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696" w:name="OLE_LINK57"/>
      <w:bookmarkStart w:id="697" w:name="OLE_LINK58"/>
      <w:r>
        <w:rPr>
          <w:rFonts w:cs="Arial"/>
          <w:b/>
          <w:lang w:val="en-US"/>
        </w:rPr>
        <w:t>{inn}</w:t>
      </w:r>
      <w:bookmarkEnd w:id="696"/>
      <w:bookmarkEnd w:id="697"/>
      <w:r>
        <w:rPr>
          <w:rFonts w:cs="Arial"/>
          <w:b/>
          <w:lang w:val="en-US"/>
        </w:rPr>
        <w:t>/status</w:t>
      </w:r>
      <w:bookmarkStart w:id="698" w:name="OLE_LINK55"/>
      <w:bookmarkStart w:id="699" w:name="OLE_LINK56"/>
      <w:r>
        <w:rPr>
          <w:rFonts w:cs="Arial"/>
          <w:b/>
          <w:lang w:val="en-US"/>
        </w:rPr>
        <w:t>/{</w:t>
      </w:r>
      <w:bookmarkEnd w:id="698"/>
      <w:bookmarkEnd w:id="699"/>
      <w:proofErr w:type="spellStart"/>
      <w:r>
        <w:rPr>
          <w:rFonts w:cs="Arial"/>
          <w:b/>
          <w:lang w:val="en-US"/>
        </w:rPr>
        <w:t>document_id</w:t>
      </w:r>
      <w:proofErr w:type="spellEnd"/>
      <w:r>
        <w:rPr>
          <w:rFonts w:cs="Arial"/>
          <w:b/>
          <w:lang w:val="en-US"/>
        </w:rPr>
        <w:t>}</w:t>
      </w:r>
    </w:p>
    <w:bookmarkEnd w:id="690"/>
    <w:bookmarkEnd w:id="691"/>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692"/>
    <w:bookmarkEnd w:id="693"/>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700" w:name="_Toc507539860"/>
      <w:bookmarkStart w:id="701" w:name="_Toc27489466"/>
      <w:bookmarkStart w:id="702" w:name="_Toc63432913"/>
      <w:bookmarkStart w:id="703" w:name="_Toc80026487"/>
      <w:r>
        <w:rPr>
          <w:lang w:val="en-US"/>
        </w:rPr>
        <w:t xml:space="preserve">2.2.1 </w:t>
      </w:r>
      <w:r>
        <w:t>Тело ответа</w:t>
      </w:r>
      <w:bookmarkEnd w:id="700"/>
      <w:bookmarkEnd w:id="701"/>
      <w:bookmarkEnd w:id="702"/>
      <w:bookmarkEnd w:id="703"/>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704" w:name="OLE_LINK267"/>
            <w:bookmarkStart w:id="705" w:name="OLE_LINK268"/>
            <w:r>
              <w:rPr>
                <w:rFonts w:cs="Arial"/>
              </w:rPr>
              <w:t>до 256 символов</w:t>
            </w:r>
            <w:bookmarkEnd w:id="704"/>
            <w:bookmarkEnd w:id="705"/>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706" w:name="OLE_LINK17"/>
            <w:bookmarkStart w:id="707" w:name="OLE_LINK18"/>
            <w:bookmarkStart w:id="708" w:name="OLE_LINK19"/>
            <w:bookmarkStart w:id="709" w:name="OLE_LINK20"/>
            <w:bookmarkStart w:id="710" w:name="OLE_LINK21"/>
            <w:proofErr w:type="spellStart"/>
            <w:r>
              <w:rPr>
                <w:rFonts w:cs="Arial"/>
                <w:lang w:val="en-US"/>
              </w:rPr>
              <w:lastRenderedPageBreak/>
              <w:t>ofd</w:t>
            </w:r>
            <w:r w:rsidR="00171765">
              <w:rPr>
                <w:rFonts w:cs="Arial"/>
                <w:lang w:val="en-US"/>
              </w:rPr>
              <w:t>I</w:t>
            </w:r>
            <w:bookmarkEnd w:id="706"/>
            <w:bookmarkEnd w:id="707"/>
            <w:r w:rsidR="00171765">
              <w:rPr>
                <w:rFonts w:cs="Arial"/>
                <w:lang w:val="en-US"/>
              </w:rPr>
              <w:t>NN</w:t>
            </w:r>
            <w:bookmarkEnd w:id="708"/>
            <w:bookmarkEnd w:id="709"/>
            <w:bookmarkEnd w:id="710"/>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711" w:name="OLE_LINK22"/>
            <w:bookmarkStart w:id="712" w:name="OLE_LINK23"/>
            <w:bookmarkStart w:id="713" w:name="OLE_LINK24"/>
            <w:proofErr w:type="spellStart"/>
            <w:r>
              <w:rPr>
                <w:rFonts w:cs="Arial"/>
                <w:lang w:val="en-US"/>
              </w:rPr>
              <w:t>fnsWebsite</w:t>
            </w:r>
            <w:bookmarkEnd w:id="711"/>
            <w:bookmarkEnd w:id="712"/>
            <w:bookmarkEnd w:id="713"/>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714" w:name="OLE_LINK25"/>
            <w:bookmarkStart w:id="715" w:name="OLE_LINK26"/>
            <w:bookmarkStart w:id="716" w:name="OLE_LINK27"/>
            <w:proofErr w:type="spellStart"/>
            <w:r>
              <w:rPr>
                <w:rFonts w:cs="Arial"/>
                <w:lang w:val="en-US"/>
              </w:rPr>
              <w:t>companyINN</w:t>
            </w:r>
            <w:bookmarkEnd w:id="714"/>
            <w:bookmarkEnd w:id="715"/>
            <w:bookmarkEnd w:id="716"/>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717" w:name="OLE_LINK1"/>
            <w:bookmarkStart w:id="718" w:name="OLE_LINK2"/>
            <w:r>
              <w:rPr>
                <w:rFonts w:cs="Arial"/>
              </w:rPr>
              <w:t>Строка до 256 символов</w:t>
            </w:r>
            <w:bookmarkEnd w:id="717"/>
            <w:bookmarkEnd w:id="718"/>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719" w:name="OLE_LINK269"/>
            <w:bookmarkStart w:id="720" w:name="OLE_LINK270"/>
            <w:proofErr w:type="spellStart"/>
            <w:r>
              <w:rPr>
                <w:rFonts w:cs="Arial"/>
                <w:lang w:val="en-US"/>
              </w:rPr>
              <w:t>processedAt</w:t>
            </w:r>
            <w:bookmarkEnd w:id="719"/>
            <w:bookmarkEnd w:id="720"/>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721" w:name="OLE_LINK133"/>
            <w:bookmarkStart w:id="722" w:name="OLE_LINK134"/>
            <w:bookmarkStart w:id="723" w:name="OLE_LINK135"/>
            <w:r>
              <w:rPr>
                <w:rFonts w:cs="Arial"/>
              </w:rPr>
              <w:t>Десятичное число с точностью до 2 символов после точки</w:t>
            </w:r>
            <w:bookmarkEnd w:id="721"/>
            <w:bookmarkEnd w:id="722"/>
            <w:bookmarkEnd w:id="723"/>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724" w:name="OLE_LINK287"/>
      <w:bookmarkStart w:id="725" w:name="OLE_LINK288"/>
      <w:r w:rsidRPr="00817738">
        <w:t>Пример</w:t>
      </w:r>
      <w:r w:rsidRPr="00CF1D55">
        <w:rPr>
          <w:lang w:val="en-US"/>
        </w:rPr>
        <w:t xml:space="preserve"> </w:t>
      </w:r>
      <w:r>
        <w:t>ответа</w:t>
      </w:r>
      <w:r w:rsidRPr="00CF1D55">
        <w:rPr>
          <w:lang w:val="en-US"/>
        </w:rPr>
        <w:t>:</w:t>
      </w:r>
    </w:p>
    <w:bookmarkEnd w:id="724"/>
    <w:bookmarkEnd w:id="725"/>
    <w:p w14:paraId="0C9DCB9F" w14:textId="77777777" w:rsidR="00171765" w:rsidRPr="00CF1D55" w:rsidRDefault="00171765" w:rsidP="00171765">
      <w:pPr>
        <w:rPr>
          <w:rFonts w:cs="Arial"/>
          <w:lang w:val="en-US"/>
        </w:rPr>
      </w:pPr>
    </w:p>
    <w:bookmarkEnd w:id="694"/>
    <w:bookmarkEnd w:id="695"/>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726"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726"/>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727" w:name="_Toc80026488"/>
      <w:r>
        <w:t>2.2.</w:t>
      </w:r>
      <w:r w:rsidR="006768A7">
        <w:t>2</w:t>
      </w:r>
      <w:r>
        <w:t xml:space="preserve"> Тело ответа с ошибками обработки КМ</w:t>
      </w:r>
      <w:bookmarkEnd w:id="727"/>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728" w:name="_Toc80026489"/>
      <w:r>
        <w:lastRenderedPageBreak/>
        <w:t>2.2.</w:t>
      </w:r>
      <w:r w:rsidR="006768A7">
        <w:t>2</w:t>
      </w:r>
      <w:r w:rsidRPr="00CE6B60">
        <w:t>.1</w:t>
      </w:r>
      <w:r>
        <w:t xml:space="preserve"> </w:t>
      </w:r>
      <w:bookmarkStart w:id="729" w:name="OLE_LINK541"/>
      <w:bookmarkStart w:id="730" w:name="OLE_LINK542"/>
      <w:r>
        <w:t>Ошибка обработки предмета расчета содержащего КМ</w:t>
      </w:r>
      <w:bookmarkEnd w:id="728"/>
      <w:bookmarkEnd w:id="729"/>
      <w:bookmarkEnd w:id="730"/>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731" w:name="OLE_LINK543"/>
            <w:bookmarkStart w:id="732" w:name="OLE_LINK544"/>
            <w:r>
              <w:rPr>
                <w:rFonts w:cs="Arial"/>
                <w:lang w:val="en-US"/>
              </w:rPr>
              <w:t>position</w:t>
            </w:r>
            <w:bookmarkEnd w:id="731"/>
            <w:bookmarkEnd w:id="732"/>
          </w:p>
        </w:tc>
        <w:tc>
          <w:tcPr>
            <w:tcW w:w="5150" w:type="dxa"/>
          </w:tcPr>
          <w:p w14:paraId="13424BB6" w14:textId="77777777" w:rsidR="0007049E" w:rsidRDefault="0007049E" w:rsidP="0084541F">
            <w:pPr>
              <w:rPr>
                <w:rFonts w:cs="Arial"/>
              </w:rPr>
            </w:pPr>
            <w:bookmarkStart w:id="733" w:name="OLE_LINK548"/>
            <w:bookmarkStart w:id="734" w:name="OLE_LINK549"/>
            <w:r>
              <w:rPr>
                <w:rFonts w:cs="Arial"/>
              </w:rPr>
              <w:t>Номер позиции, начиная с 0</w:t>
            </w:r>
            <w:bookmarkEnd w:id="733"/>
            <w:bookmarkEnd w:id="734"/>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735" w:name="OLE_LINK545"/>
            <w:bookmarkStart w:id="736" w:name="OLE_LINK546"/>
            <w:proofErr w:type="spellStart"/>
            <w:r>
              <w:rPr>
                <w:rFonts w:cs="Arial"/>
                <w:lang w:val="en-US"/>
              </w:rPr>
              <w:t>itemCode</w:t>
            </w:r>
            <w:bookmarkEnd w:id="735"/>
            <w:bookmarkEnd w:id="736"/>
            <w:proofErr w:type="spellEnd"/>
          </w:p>
        </w:tc>
        <w:tc>
          <w:tcPr>
            <w:tcW w:w="5150" w:type="dxa"/>
          </w:tcPr>
          <w:p w14:paraId="557A3827" w14:textId="77777777" w:rsidR="0007049E" w:rsidRPr="00B613ED" w:rsidRDefault="0007049E" w:rsidP="0084541F">
            <w:bookmarkStart w:id="737" w:name="OLE_LINK550"/>
            <w:bookmarkStart w:id="738" w:name="OLE_LINK551"/>
            <w:bookmarkStart w:id="739" w:name="OLE_LINK552"/>
            <w:r w:rsidRPr="003F544B">
              <w:t>Код маркировки, 2000</w:t>
            </w:r>
            <w:bookmarkEnd w:id="737"/>
            <w:bookmarkEnd w:id="738"/>
            <w:bookmarkEnd w:id="739"/>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740" w:name="OLE_LINK547"/>
            <w:proofErr w:type="spellStart"/>
            <w:r>
              <w:rPr>
                <w:rFonts w:cs="Arial"/>
                <w:lang w:val="en-US"/>
              </w:rPr>
              <w:t>checkResult</w:t>
            </w:r>
            <w:bookmarkEnd w:id="740"/>
            <w:proofErr w:type="spellEnd"/>
          </w:p>
        </w:tc>
        <w:tc>
          <w:tcPr>
            <w:tcW w:w="5150" w:type="dxa"/>
          </w:tcPr>
          <w:p w14:paraId="7E919875" w14:textId="77777777" w:rsidR="0007049E" w:rsidRPr="003F544B" w:rsidRDefault="0007049E" w:rsidP="0084541F">
            <w:bookmarkStart w:id="741" w:name="OLE_LINK553"/>
            <w:bookmarkStart w:id="742" w:name="OLE_LINK554"/>
            <w:r>
              <w:rPr>
                <w:rFonts w:cs="Arial"/>
              </w:rPr>
              <w:t>Р</w:t>
            </w:r>
            <w:r w:rsidRPr="006B5B06">
              <w:rPr>
                <w:rFonts w:cs="Arial"/>
              </w:rPr>
              <w:t>езультат проверки</w:t>
            </w:r>
            <w:bookmarkEnd w:id="741"/>
            <w:bookmarkEnd w:id="742"/>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743" w:name="_Toc80026490"/>
      <w:r w:rsidRPr="007C163B">
        <w:t>2.</w:t>
      </w:r>
      <w:r>
        <w:t>2</w:t>
      </w:r>
      <w:r w:rsidRPr="007C163B">
        <w:t>.</w:t>
      </w:r>
      <w:r w:rsidR="006768A7">
        <w:t>2</w:t>
      </w:r>
      <w:r>
        <w:t>.2</w:t>
      </w:r>
      <w:r w:rsidRPr="007C163B">
        <w:t xml:space="preserve"> </w:t>
      </w:r>
      <w:bookmarkStart w:id="744" w:name="OLE_LINK477"/>
      <w:bookmarkStart w:id="745" w:name="OLE_LINK478"/>
      <w:r>
        <w:t>Результат проверки КМ</w:t>
      </w:r>
      <w:bookmarkEnd w:id="743"/>
      <w:bookmarkEnd w:id="744"/>
      <w:bookmarkEnd w:id="745"/>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746" w:name="OLE_LINK479"/>
            <w:bookmarkStart w:id="747" w:name="OLE_LINK480"/>
            <w:proofErr w:type="spellStart"/>
            <w:r>
              <w:rPr>
                <w:rFonts w:cs="Arial"/>
                <w:lang w:val="en-US"/>
              </w:rPr>
              <w:t>fsCheckStatus</w:t>
            </w:r>
            <w:bookmarkEnd w:id="746"/>
            <w:bookmarkEnd w:id="747"/>
            <w:proofErr w:type="spellEnd"/>
          </w:p>
        </w:tc>
        <w:tc>
          <w:tcPr>
            <w:tcW w:w="4839" w:type="dxa"/>
          </w:tcPr>
          <w:p w14:paraId="1862B1E8" w14:textId="77777777" w:rsidR="0007049E" w:rsidRPr="00B72AEC" w:rsidRDefault="0007049E" w:rsidP="0084541F">
            <w:pPr>
              <w:rPr>
                <w:rFonts w:cs="Arial"/>
              </w:rPr>
            </w:pPr>
            <w:bookmarkStart w:id="748" w:name="OLE_LINK518"/>
            <w:r>
              <w:rPr>
                <w:rFonts w:cs="Arial"/>
              </w:rPr>
              <w:t>Ре</w:t>
            </w:r>
            <w:r w:rsidRPr="002908DF">
              <w:rPr>
                <w:rFonts w:cs="Arial"/>
              </w:rPr>
              <w:t>зультат проверки КМ</w:t>
            </w:r>
            <w:r>
              <w:rPr>
                <w:rFonts w:cs="Arial"/>
              </w:rPr>
              <w:t>, 2004</w:t>
            </w:r>
            <w:bookmarkEnd w:id="748"/>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749" w:name="OLE_LINK481"/>
            <w:bookmarkStart w:id="750" w:name="_Hlk78897630"/>
            <w:proofErr w:type="spellStart"/>
            <w:r>
              <w:rPr>
                <w:rFonts w:cs="Arial"/>
                <w:lang w:val="en-US"/>
              </w:rPr>
              <w:t>fsCheckStatusCause</w:t>
            </w:r>
            <w:bookmarkEnd w:id="749"/>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751" w:name="OLE_LINK482"/>
            <w:bookmarkStart w:id="752" w:name="OLE_LINK483"/>
            <w:bookmarkEnd w:id="750"/>
            <w:r>
              <w:rPr>
                <w:rFonts w:cs="Arial"/>
                <w:lang w:val="en-US"/>
              </w:rPr>
              <w:t>fs</w:t>
            </w:r>
            <w:proofErr w:type="spellStart"/>
            <w:r w:rsidRPr="001A4E77">
              <w:rPr>
                <w:rFonts w:cs="Arial"/>
              </w:rPr>
              <w:t>ItemCodeType</w:t>
            </w:r>
            <w:bookmarkEnd w:id="751"/>
            <w:bookmarkEnd w:id="752"/>
            <w:proofErr w:type="spellEnd"/>
          </w:p>
        </w:tc>
        <w:tc>
          <w:tcPr>
            <w:tcW w:w="4839" w:type="dxa"/>
          </w:tcPr>
          <w:p w14:paraId="2F9043D7" w14:textId="77777777" w:rsidR="0007049E" w:rsidRPr="002908DF" w:rsidRDefault="0007049E" w:rsidP="0084541F">
            <w:pPr>
              <w:rPr>
                <w:rFonts w:cs="Arial"/>
              </w:rPr>
            </w:pPr>
            <w:bookmarkStart w:id="753" w:name="OLE_LINK522"/>
            <w:bookmarkStart w:id="754" w:name="OLE_LINK523"/>
            <w:r>
              <w:rPr>
                <w:rFonts w:cs="Arial"/>
              </w:rPr>
              <w:t>Т</w:t>
            </w:r>
            <w:r w:rsidRPr="001A4E77">
              <w:rPr>
                <w:rFonts w:cs="Arial"/>
              </w:rPr>
              <w:t>ип кода маркировки</w:t>
            </w:r>
            <w:r>
              <w:rPr>
                <w:rFonts w:cs="Arial"/>
              </w:rPr>
              <w:t>, 2100</w:t>
            </w:r>
            <w:bookmarkEnd w:id="753"/>
            <w:bookmarkEnd w:id="754"/>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755" w:name="OLE_LINK484"/>
            <w:bookmarkStart w:id="756" w:name="OLE_LINK485"/>
            <w:bookmarkStart w:id="757" w:name="OLE_LINK486"/>
            <w:bookmarkStart w:id="758" w:name="_Hlk78897650"/>
            <w:proofErr w:type="spellStart"/>
            <w:r>
              <w:rPr>
                <w:rFonts w:cs="Arial"/>
                <w:lang w:val="en-US"/>
              </w:rPr>
              <w:t>checkResult</w:t>
            </w:r>
            <w:bookmarkEnd w:id="755"/>
            <w:bookmarkEnd w:id="756"/>
            <w:bookmarkEnd w:id="757"/>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759" w:name="OLE_LINK487"/>
            <w:bookmarkStart w:id="760" w:name="OLE_LINK488"/>
            <w:bookmarkEnd w:id="758"/>
            <w:proofErr w:type="spellStart"/>
            <w:r>
              <w:rPr>
                <w:rFonts w:cs="Arial"/>
                <w:lang w:val="en-US"/>
              </w:rPr>
              <w:t>oism</w:t>
            </w:r>
            <w:r w:rsidRPr="00FA0278">
              <w:rPr>
                <w:rFonts w:cs="Arial"/>
              </w:rPr>
              <w:t>CheckResultCode</w:t>
            </w:r>
            <w:bookmarkEnd w:id="759"/>
            <w:bookmarkEnd w:id="760"/>
            <w:proofErr w:type="spellEnd"/>
          </w:p>
        </w:tc>
        <w:tc>
          <w:tcPr>
            <w:tcW w:w="4839" w:type="dxa"/>
          </w:tcPr>
          <w:p w14:paraId="6959AB65" w14:textId="77777777" w:rsidR="0007049E" w:rsidRPr="002908DF" w:rsidRDefault="0007049E" w:rsidP="0084541F">
            <w:pPr>
              <w:rPr>
                <w:rFonts w:cs="Arial"/>
              </w:rPr>
            </w:pPr>
            <w:bookmarkStart w:id="761" w:name="OLE_LINK527"/>
            <w:bookmarkStart w:id="762"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761"/>
            <w:bookmarkEnd w:id="762"/>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763" w:name="OLE_LINK489"/>
            <w:bookmarkStart w:id="764" w:name="OLE_LINK490"/>
            <w:proofErr w:type="spellStart"/>
            <w:r>
              <w:rPr>
                <w:rFonts w:cs="Arial"/>
                <w:lang w:val="en-US"/>
              </w:rPr>
              <w:t>oismResponse</w:t>
            </w:r>
            <w:bookmarkEnd w:id="763"/>
            <w:bookmarkEnd w:id="764"/>
            <w:proofErr w:type="spellEnd"/>
          </w:p>
        </w:tc>
        <w:tc>
          <w:tcPr>
            <w:tcW w:w="4839" w:type="dxa"/>
          </w:tcPr>
          <w:p w14:paraId="46305FD7" w14:textId="77777777" w:rsidR="0007049E" w:rsidRDefault="0007049E" w:rsidP="0084541F">
            <w:pPr>
              <w:rPr>
                <w:rFonts w:cs="Arial"/>
              </w:rPr>
            </w:pPr>
            <w:bookmarkStart w:id="765" w:name="OLE_LINK516"/>
            <w:bookmarkStart w:id="766"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765"/>
            <w:bookmarkEnd w:id="766"/>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767" w:name="_Toc80026491"/>
      <w:r w:rsidRPr="007C163B">
        <w:t>2.</w:t>
      </w:r>
      <w:r w:rsidR="00F12CBC">
        <w:t>2</w:t>
      </w:r>
      <w:r w:rsidRPr="007C163B">
        <w:t>.</w:t>
      </w:r>
      <w:r w:rsidR="006768A7">
        <w:t>2</w:t>
      </w:r>
      <w:r>
        <w:t>.3</w:t>
      </w:r>
      <w:r w:rsidRPr="007C163B">
        <w:t xml:space="preserve"> </w:t>
      </w:r>
      <w:bookmarkStart w:id="768" w:name="OLE_LINK491"/>
      <w:r>
        <w:t>Ответ сервера на запрос проверки КМ</w:t>
      </w:r>
      <w:bookmarkEnd w:id="767"/>
      <w:bookmarkEnd w:id="768"/>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769" w:name="OLE_LINK492"/>
            <w:bookmarkStart w:id="770" w:name="OLE_LINK493"/>
            <w:proofErr w:type="spellStart"/>
            <w:r>
              <w:rPr>
                <w:rFonts w:cs="Arial"/>
                <w:lang w:val="en-US"/>
              </w:rPr>
              <w:t>d</w:t>
            </w:r>
            <w:r w:rsidRPr="000D0368">
              <w:rPr>
                <w:rFonts w:cs="Arial"/>
                <w:lang w:val="en-US"/>
              </w:rPr>
              <w:t>ateTime</w:t>
            </w:r>
            <w:bookmarkEnd w:id="769"/>
            <w:bookmarkEnd w:id="770"/>
            <w:proofErr w:type="spellEnd"/>
          </w:p>
        </w:tc>
        <w:tc>
          <w:tcPr>
            <w:tcW w:w="4839" w:type="dxa"/>
          </w:tcPr>
          <w:p w14:paraId="28CF4206" w14:textId="77777777" w:rsidR="0007049E" w:rsidRPr="00DF451F" w:rsidRDefault="0007049E" w:rsidP="0084541F">
            <w:pPr>
              <w:rPr>
                <w:rFonts w:cs="Arial"/>
              </w:rPr>
            </w:pPr>
            <w:bookmarkStart w:id="771" w:name="OLE_LINK514"/>
            <w:bookmarkStart w:id="772" w:name="OLE_LINK515"/>
            <w:r w:rsidRPr="000D0368">
              <w:rPr>
                <w:rFonts w:cs="Arial"/>
              </w:rPr>
              <w:t>Дата и время запроса, 2114</w:t>
            </w:r>
            <w:bookmarkEnd w:id="771"/>
            <w:bookmarkEnd w:id="772"/>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773" w:name="OLE_LINK494"/>
            <w:bookmarkStart w:id="774" w:name="OLE_LINK495"/>
            <w:proofErr w:type="spellStart"/>
            <w:r>
              <w:rPr>
                <w:rFonts w:cs="Arial"/>
                <w:lang w:val="en-US"/>
              </w:rPr>
              <w:t>r</w:t>
            </w:r>
            <w:r w:rsidRPr="000D0368">
              <w:rPr>
                <w:rFonts w:cs="Arial"/>
                <w:lang w:val="en-US"/>
              </w:rPr>
              <w:t>esultCode</w:t>
            </w:r>
            <w:bookmarkEnd w:id="773"/>
            <w:bookmarkEnd w:id="774"/>
            <w:proofErr w:type="spellEnd"/>
          </w:p>
        </w:tc>
        <w:tc>
          <w:tcPr>
            <w:tcW w:w="4839" w:type="dxa"/>
          </w:tcPr>
          <w:p w14:paraId="0CC1AEEB" w14:textId="77777777" w:rsidR="0007049E" w:rsidRPr="000D0368" w:rsidRDefault="0007049E" w:rsidP="0084541F">
            <w:pPr>
              <w:rPr>
                <w:rFonts w:cs="Arial"/>
              </w:rPr>
            </w:pPr>
            <w:bookmarkStart w:id="775" w:name="OLE_LINK512"/>
            <w:bookmarkStart w:id="776" w:name="OLE_LINK513"/>
            <w:r w:rsidRPr="000D0368">
              <w:rPr>
                <w:rFonts w:cs="Arial"/>
              </w:rPr>
              <w:t>Коды обработки запроса, 2105</w:t>
            </w:r>
            <w:bookmarkEnd w:id="775"/>
            <w:bookmarkEnd w:id="776"/>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777" w:name="OLE_LINK496"/>
            <w:bookmarkStart w:id="778" w:name="OLE_LINK497"/>
            <w:proofErr w:type="spellStart"/>
            <w:r>
              <w:rPr>
                <w:rFonts w:cs="Arial"/>
                <w:lang w:val="en-US"/>
              </w:rPr>
              <w:t>i</w:t>
            </w:r>
            <w:r w:rsidRPr="00527DE0">
              <w:rPr>
                <w:rFonts w:cs="Arial"/>
                <w:lang w:val="en-US"/>
              </w:rPr>
              <w:t>temCodeType</w:t>
            </w:r>
            <w:bookmarkEnd w:id="777"/>
            <w:bookmarkEnd w:id="778"/>
            <w:proofErr w:type="spellEnd"/>
          </w:p>
        </w:tc>
        <w:tc>
          <w:tcPr>
            <w:tcW w:w="4839" w:type="dxa"/>
          </w:tcPr>
          <w:p w14:paraId="1DAB9F8C" w14:textId="77777777" w:rsidR="0007049E" w:rsidRPr="000D0368" w:rsidRDefault="0007049E" w:rsidP="0084541F">
            <w:pPr>
              <w:rPr>
                <w:rFonts w:cs="Arial"/>
              </w:rPr>
            </w:pPr>
            <w:bookmarkStart w:id="779" w:name="OLE_LINK510"/>
            <w:bookmarkStart w:id="780" w:name="OLE_LINK511"/>
            <w:r w:rsidRPr="00527DE0">
              <w:rPr>
                <w:rFonts w:cs="Arial"/>
              </w:rPr>
              <w:t>Тип кода маркировки, 2100</w:t>
            </w:r>
            <w:bookmarkEnd w:id="779"/>
            <w:bookmarkEnd w:id="780"/>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781" w:name="OLE_LINK498"/>
            <w:bookmarkStart w:id="782" w:name="OLE_LINK499"/>
            <w:proofErr w:type="spellStart"/>
            <w:r>
              <w:rPr>
                <w:rFonts w:cs="Arial"/>
                <w:lang w:val="en-US"/>
              </w:rPr>
              <w:t>o</w:t>
            </w:r>
            <w:r w:rsidRPr="00536886">
              <w:rPr>
                <w:rFonts w:cs="Arial"/>
                <w:lang w:val="en-US"/>
              </w:rPr>
              <w:t>ismStatus</w:t>
            </w:r>
            <w:bookmarkEnd w:id="781"/>
            <w:bookmarkEnd w:id="782"/>
            <w:proofErr w:type="spellEnd"/>
          </w:p>
        </w:tc>
        <w:tc>
          <w:tcPr>
            <w:tcW w:w="4839" w:type="dxa"/>
          </w:tcPr>
          <w:p w14:paraId="57702E77" w14:textId="77777777" w:rsidR="0007049E" w:rsidRPr="00527DE0" w:rsidRDefault="0007049E" w:rsidP="0084541F">
            <w:pPr>
              <w:rPr>
                <w:rFonts w:cs="Arial"/>
              </w:rPr>
            </w:pPr>
            <w:bookmarkStart w:id="783" w:name="OLE_LINK508"/>
            <w:bookmarkStart w:id="784" w:name="OLE_LINK509"/>
            <w:r w:rsidRPr="00536886">
              <w:rPr>
                <w:rFonts w:cs="Arial"/>
              </w:rPr>
              <w:t>Ответ ОИСМ о статусе товара, 2109</w:t>
            </w:r>
            <w:bookmarkEnd w:id="783"/>
            <w:bookmarkEnd w:id="784"/>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785" w:name="OLE_LINK500"/>
            <w:bookmarkStart w:id="786" w:name="OLE_LINK501"/>
            <w:proofErr w:type="spellStart"/>
            <w:r>
              <w:rPr>
                <w:rFonts w:cs="Arial"/>
                <w:lang w:val="en-US"/>
              </w:rPr>
              <w:t>p</w:t>
            </w:r>
            <w:r w:rsidRPr="00536886">
              <w:rPr>
                <w:rFonts w:cs="Arial"/>
                <w:lang w:val="en-US"/>
              </w:rPr>
              <w:t>rocessingResults</w:t>
            </w:r>
            <w:bookmarkEnd w:id="785"/>
            <w:bookmarkEnd w:id="786"/>
            <w:proofErr w:type="spellEnd"/>
          </w:p>
        </w:tc>
        <w:tc>
          <w:tcPr>
            <w:tcW w:w="4839" w:type="dxa"/>
          </w:tcPr>
          <w:p w14:paraId="6919E7C5" w14:textId="77777777" w:rsidR="0007049E" w:rsidRPr="00536886" w:rsidRDefault="0007049E" w:rsidP="0084541F">
            <w:pPr>
              <w:rPr>
                <w:rFonts w:cs="Arial"/>
              </w:rPr>
            </w:pPr>
            <w:bookmarkStart w:id="787" w:name="OLE_LINK506"/>
            <w:bookmarkStart w:id="788" w:name="OLE_LINK507"/>
            <w:r w:rsidRPr="00536886">
              <w:rPr>
                <w:rFonts w:cs="Arial"/>
              </w:rPr>
              <w:t>Результаты обработки запроса, 2005</w:t>
            </w:r>
            <w:bookmarkEnd w:id="787"/>
            <w:bookmarkEnd w:id="788"/>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789" w:name="OLE_LINK502"/>
            <w:bookmarkStart w:id="790" w:name="OLE_LINK503"/>
            <w:proofErr w:type="spellStart"/>
            <w:r>
              <w:rPr>
                <w:rFonts w:cs="Arial"/>
                <w:lang w:val="en-US"/>
              </w:rPr>
              <w:t>i</w:t>
            </w:r>
            <w:r w:rsidRPr="00536886">
              <w:rPr>
                <w:rFonts w:cs="Arial"/>
                <w:lang w:val="en-US"/>
              </w:rPr>
              <w:t>temId</w:t>
            </w:r>
            <w:bookmarkEnd w:id="789"/>
            <w:bookmarkEnd w:id="790"/>
            <w:proofErr w:type="spellEnd"/>
          </w:p>
        </w:tc>
        <w:tc>
          <w:tcPr>
            <w:tcW w:w="4839" w:type="dxa"/>
          </w:tcPr>
          <w:p w14:paraId="09DD1DE2" w14:textId="77777777" w:rsidR="0007049E" w:rsidRPr="00536886" w:rsidRDefault="0007049E" w:rsidP="0084541F">
            <w:pPr>
              <w:rPr>
                <w:rFonts w:cs="Arial"/>
              </w:rPr>
            </w:pPr>
            <w:bookmarkStart w:id="791" w:name="OLE_LINK504"/>
            <w:bookmarkStart w:id="792" w:name="OLE_LINK505"/>
            <w:r w:rsidRPr="00536886">
              <w:rPr>
                <w:rFonts w:cs="Arial"/>
              </w:rPr>
              <w:t>Идентификатор товара, 2101</w:t>
            </w:r>
            <w:bookmarkEnd w:id="791"/>
            <w:bookmarkEnd w:id="792"/>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793" w:name="_Toc507539861"/>
      <w:bookmarkStart w:id="794" w:name="_Toc27489467"/>
      <w:bookmarkStart w:id="795" w:name="_Toc63432914"/>
      <w:bookmarkStart w:id="796" w:name="_Toc80026492"/>
      <w:r w:rsidRPr="001B370A">
        <w:lastRenderedPageBreak/>
        <w:t xml:space="preserve">2.3 </w:t>
      </w:r>
      <w:r>
        <w:t>Создания</w:t>
      </w:r>
      <w:r w:rsidRPr="001B370A">
        <w:t xml:space="preserve"> </w:t>
      </w:r>
      <w:r>
        <w:t>чека</w:t>
      </w:r>
      <w:r w:rsidRPr="001B370A">
        <w:t xml:space="preserve"> </w:t>
      </w:r>
      <w:r>
        <w:t>коррекции</w:t>
      </w:r>
      <w:bookmarkEnd w:id="793"/>
      <w:bookmarkEnd w:id="794"/>
      <w:bookmarkEnd w:id="795"/>
      <w:bookmarkEnd w:id="796"/>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797" w:name="OLE_LINK103"/>
      <w:bookmarkStart w:id="798" w:name="OLE_LINK104"/>
      <w:bookmarkStart w:id="799" w:name="OLE_LINK105"/>
      <w:r>
        <w:rPr>
          <w:rFonts w:cs="Arial"/>
          <w:b/>
          <w:lang w:val="en-US"/>
        </w:rPr>
        <w:t>corrections</w:t>
      </w:r>
      <w:bookmarkEnd w:id="797"/>
      <w:bookmarkEnd w:id="798"/>
      <w:bookmarkEnd w:id="799"/>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800" w:name="_Toc507539862"/>
      <w:bookmarkStart w:id="801" w:name="_Toc27489468"/>
      <w:bookmarkStart w:id="802" w:name="_Toc63432915"/>
      <w:bookmarkStart w:id="803" w:name="_Toc80026493"/>
      <w:r>
        <w:t>2.3.1 Тело запроса</w:t>
      </w:r>
      <w:bookmarkEnd w:id="800"/>
      <w:bookmarkEnd w:id="801"/>
      <w:bookmarkEnd w:id="802"/>
      <w:bookmarkEnd w:id="803"/>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804" w:name="OLE_LINK166"/>
            <w:bookmarkStart w:id="805" w:name="OLE_LINK167"/>
            <w:r>
              <w:rPr>
                <w:rFonts w:cs="Arial"/>
              </w:rPr>
              <w:t>Строка</w:t>
            </w:r>
            <w:r w:rsidRPr="0000532B">
              <w:rPr>
                <w:rFonts w:cs="Arial"/>
              </w:rPr>
              <w:t xml:space="preserve"> 10 </w:t>
            </w:r>
            <w:r>
              <w:rPr>
                <w:rFonts w:cs="Arial"/>
              </w:rPr>
              <w:t>или 12 символов</w:t>
            </w:r>
            <w:bookmarkEnd w:id="804"/>
            <w:bookmarkEnd w:id="805"/>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806" w:name="_Toc507539863"/>
      <w:bookmarkStart w:id="807" w:name="_Toc27489469"/>
      <w:bookmarkStart w:id="808" w:name="_Toc80026494"/>
      <w:r>
        <w:rPr>
          <w:rFonts w:cs="Arial"/>
        </w:rPr>
        <w:t>2.3.1.1</w:t>
      </w:r>
      <w:r>
        <w:t xml:space="preserve"> Содержимое документа</w:t>
      </w:r>
      <w:bookmarkEnd w:id="806"/>
      <w:bookmarkEnd w:id="807"/>
      <w:bookmarkEnd w:id="808"/>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809"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810" w:name="OLE_LINK378"/>
            <w:bookmarkStart w:id="811"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810"/>
            <w:bookmarkEnd w:id="811"/>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812" w:name="_Hlk491086840"/>
            <w:bookmarkEnd w:id="809"/>
            <w:r>
              <w:rPr>
                <w:rFonts w:cs="Arial"/>
                <w:lang w:val="en-US"/>
              </w:rPr>
              <w:t>type</w:t>
            </w:r>
          </w:p>
        </w:tc>
        <w:tc>
          <w:tcPr>
            <w:tcW w:w="5103" w:type="dxa"/>
          </w:tcPr>
          <w:p w14:paraId="3B3B2966" w14:textId="77777777" w:rsidR="00D3414D" w:rsidRDefault="00D3414D" w:rsidP="00171765">
            <w:pPr>
              <w:rPr>
                <w:rFonts w:cs="Arial"/>
              </w:rPr>
            </w:pPr>
            <w:bookmarkStart w:id="813" w:name="OLE_LINK380"/>
            <w:bookmarkStart w:id="814"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813"/>
            <w:bookmarkEnd w:id="814"/>
          </w:p>
        </w:tc>
        <w:tc>
          <w:tcPr>
            <w:tcW w:w="3118" w:type="dxa"/>
          </w:tcPr>
          <w:p w14:paraId="2F3A167D" w14:textId="796271CD" w:rsidR="00D3414D" w:rsidRDefault="00D3414D" w:rsidP="00D3414D">
            <w:pPr>
              <w:rPr>
                <w:rFonts w:cs="Arial"/>
              </w:rPr>
            </w:pPr>
            <w:bookmarkStart w:id="815" w:name="OLE_LINK154"/>
            <w:bookmarkStart w:id="816" w:name="OLE_LINK155"/>
            <w:bookmarkStart w:id="817" w:name="OLE_LINK156"/>
            <w:r>
              <w:rPr>
                <w:rFonts w:cs="Arial"/>
              </w:rPr>
              <w:t>Число</w:t>
            </w:r>
            <w:bookmarkEnd w:id="815"/>
            <w:bookmarkEnd w:id="816"/>
            <w:bookmarkEnd w:id="817"/>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812"/>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818" w:name="OLE_LINK384"/>
            <w:bookmarkStart w:id="819"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818"/>
            <w:bookmarkEnd w:id="819"/>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820" w:name="OLE_LINK388"/>
            <w:bookmarkStart w:id="821"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820"/>
            <w:bookmarkEnd w:id="821"/>
          </w:p>
        </w:tc>
        <w:tc>
          <w:tcPr>
            <w:tcW w:w="3118" w:type="dxa"/>
          </w:tcPr>
          <w:p w14:paraId="01BFDB00" w14:textId="43B1CA44" w:rsidR="00D3414D" w:rsidRDefault="00D3414D" w:rsidP="00D3414D">
            <w:pPr>
              <w:rPr>
                <w:rFonts w:cs="Arial"/>
              </w:rPr>
            </w:pPr>
            <w:bookmarkStart w:id="822" w:name="OLE_LINK136"/>
            <w:bookmarkStart w:id="823" w:name="OLE_LINK137"/>
            <w:bookmarkStart w:id="824" w:name="OLE_LINK138"/>
            <w:r>
              <w:rPr>
                <w:rFonts w:cs="Arial"/>
              </w:rPr>
              <w:t>Десятичное число с точностью до 2 символов после точки</w:t>
            </w:r>
            <w:bookmarkEnd w:id="822"/>
            <w:bookmarkEnd w:id="823"/>
            <w:bookmarkEnd w:id="824"/>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825" w:name="OLE_LINK390"/>
            <w:bookmarkStart w:id="826" w:name="OLE_LINK391"/>
            <w:r>
              <w:t>С</w:t>
            </w:r>
            <w:r w:rsidRPr="00935C2F">
              <w:t>умма по чеку (БСО) наличными</w:t>
            </w:r>
            <w:r>
              <w:t xml:space="preserve">, </w:t>
            </w:r>
            <w:r w:rsidRPr="00935C2F">
              <w:t>1031</w:t>
            </w:r>
            <w:bookmarkEnd w:id="825"/>
            <w:bookmarkEnd w:id="826"/>
          </w:p>
        </w:tc>
        <w:tc>
          <w:tcPr>
            <w:tcW w:w="3118" w:type="dxa"/>
          </w:tcPr>
          <w:p w14:paraId="41F67DA0" w14:textId="77777777" w:rsidR="00D3414D" w:rsidRPr="000813B8" w:rsidRDefault="00D3414D" w:rsidP="00171765">
            <w:pPr>
              <w:rPr>
                <w:rFonts w:cs="Arial"/>
              </w:rPr>
            </w:pPr>
            <w:bookmarkStart w:id="827" w:name="OLE_LINK139"/>
            <w:bookmarkStart w:id="828" w:name="OLE_LINK140"/>
            <w:r>
              <w:rPr>
                <w:rFonts w:cs="Arial"/>
              </w:rPr>
              <w:t>Десятичное число с точностью до 2 символов после точки</w:t>
            </w:r>
            <w:bookmarkEnd w:id="827"/>
            <w:bookmarkEnd w:id="828"/>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829" w:name="OLE_LINK392"/>
            <w:bookmarkStart w:id="830" w:name="OLE_LINK393"/>
            <w:r>
              <w:t>С</w:t>
            </w:r>
            <w:r w:rsidRPr="00F4590F">
              <w:t xml:space="preserve">умма по чеку (БСО) </w:t>
            </w:r>
            <w:r>
              <w:t xml:space="preserve">безналичными, </w:t>
            </w:r>
            <w:r w:rsidRPr="00F4590F">
              <w:t>1081</w:t>
            </w:r>
            <w:bookmarkEnd w:id="829"/>
            <w:bookmarkEnd w:id="830"/>
          </w:p>
        </w:tc>
        <w:tc>
          <w:tcPr>
            <w:tcW w:w="3118" w:type="dxa"/>
          </w:tcPr>
          <w:p w14:paraId="3ACE5EC4" w14:textId="77777777" w:rsidR="00D3414D" w:rsidRPr="006A64D3" w:rsidRDefault="00D3414D" w:rsidP="00171765">
            <w:pPr>
              <w:rPr>
                <w:rFonts w:cs="Arial"/>
              </w:rPr>
            </w:pPr>
            <w:bookmarkStart w:id="831" w:name="OLE_LINK141"/>
            <w:bookmarkStart w:id="832" w:name="OLE_LINK143"/>
            <w:bookmarkStart w:id="833" w:name="OLE_LINK144"/>
            <w:r>
              <w:rPr>
                <w:rFonts w:cs="Arial"/>
              </w:rPr>
              <w:t>Десятичное число с точностью до 2 символов после точки</w:t>
            </w:r>
            <w:bookmarkEnd w:id="831"/>
            <w:bookmarkEnd w:id="832"/>
            <w:bookmarkEnd w:id="833"/>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834" w:name="OLE_LINK394"/>
            <w:bookmarkStart w:id="835" w:name="OLE_LINK395"/>
            <w:r>
              <w:t>С</w:t>
            </w:r>
            <w:r w:rsidRPr="000F29F3">
              <w:t>умма по чеку (БСО) предоплатой (зачетом аванса и (или) предыдущих платежей)</w:t>
            </w:r>
            <w:r>
              <w:t xml:space="preserve">, </w:t>
            </w:r>
            <w:r w:rsidRPr="000F29F3">
              <w:t>1215</w:t>
            </w:r>
            <w:bookmarkEnd w:id="834"/>
            <w:bookmarkEnd w:id="835"/>
          </w:p>
        </w:tc>
        <w:tc>
          <w:tcPr>
            <w:tcW w:w="3118" w:type="dxa"/>
          </w:tcPr>
          <w:p w14:paraId="5A7AD9BF" w14:textId="77777777" w:rsidR="00D3414D" w:rsidRDefault="00D3414D" w:rsidP="00171765">
            <w:pPr>
              <w:rPr>
                <w:rFonts w:cs="Arial"/>
              </w:rPr>
            </w:pPr>
            <w:bookmarkStart w:id="836" w:name="OLE_LINK145"/>
            <w:bookmarkStart w:id="837" w:name="OLE_LINK146"/>
            <w:bookmarkStart w:id="838" w:name="OLE_LINK147"/>
            <w:r>
              <w:rPr>
                <w:rFonts w:cs="Arial"/>
              </w:rPr>
              <w:t>Десятичное число с точностью до 2 символов после точки</w:t>
            </w:r>
            <w:bookmarkEnd w:id="836"/>
            <w:bookmarkEnd w:id="837"/>
            <w:bookmarkEnd w:id="838"/>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839" w:name="OLE_LINK396"/>
            <w:bookmarkStart w:id="840"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839"/>
            <w:bookmarkEnd w:id="840"/>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841"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842" w:name="OLE_LINK398"/>
            <w:bookmarkStart w:id="843" w:name="OLE_LINK399"/>
            <w:r>
              <w:t>С</w:t>
            </w:r>
            <w:r w:rsidRPr="000F29F3">
              <w:t>умма по чеку (БСО) встречным предоставлением</w:t>
            </w:r>
            <w:r>
              <w:t xml:space="preserve">, </w:t>
            </w:r>
            <w:r w:rsidRPr="000F29F3">
              <w:t>1217</w:t>
            </w:r>
            <w:bookmarkEnd w:id="842"/>
            <w:bookmarkEnd w:id="843"/>
          </w:p>
        </w:tc>
        <w:tc>
          <w:tcPr>
            <w:tcW w:w="3118" w:type="dxa"/>
          </w:tcPr>
          <w:p w14:paraId="6DD68002" w14:textId="77777777" w:rsidR="00D3414D" w:rsidRDefault="00D3414D" w:rsidP="00171765">
            <w:pPr>
              <w:rPr>
                <w:rFonts w:cs="Arial"/>
              </w:rPr>
            </w:pPr>
            <w:bookmarkStart w:id="844" w:name="OLE_LINK150"/>
            <w:bookmarkStart w:id="845" w:name="OLE_LINK151"/>
            <w:r>
              <w:rPr>
                <w:rFonts w:cs="Arial"/>
              </w:rPr>
              <w:t>Десятичное число с точностью до 2 символов после точки</w:t>
            </w:r>
            <w:bookmarkEnd w:id="844"/>
            <w:bookmarkEnd w:id="845"/>
          </w:p>
        </w:tc>
        <w:tc>
          <w:tcPr>
            <w:tcW w:w="3118" w:type="dxa"/>
          </w:tcPr>
          <w:p w14:paraId="3CE14371" w14:textId="621FF67C" w:rsidR="00D3414D" w:rsidRDefault="00D3414D" w:rsidP="00171765">
            <w:pPr>
              <w:rPr>
                <w:rFonts w:cs="Arial"/>
              </w:rPr>
            </w:pPr>
          </w:p>
        </w:tc>
      </w:tr>
      <w:bookmarkEnd w:id="841"/>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846" w:name="OLE_LINK400"/>
            <w:bookmarkStart w:id="847" w:name="OLE_LINK401"/>
            <w:r>
              <w:t>С</w:t>
            </w:r>
            <w:r w:rsidRPr="000F29F3">
              <w:t xml:space="preserve">умма НДС чека по ставке </w:t>
            </w:r>
            <w:r>
              <w:t>20</w:t>
            </w:r>
            <w:r w:rsidRPr="000F29F3">
              <w:t>%</w:t>
            </w:r>
            <w:r>
              <w:t xml:space="preserve">, </w:t>
            </w:r>
            <w:r w:rsidRPr="000F29F3">
              <w:t>1102</w:t>
            </w:r>
            <w:bookmarkEnd w:id="846"/>
            <w:bookmarkEnd w:id="847"/>
          </w:p>
        </w:tc>
        <w:tc>
          <w:tcPr>
            <w:tcW w:w="3118" w:type="dxa"/>
          </w:tcPr>
          <w:p w14:paraId="3F4BA2ED" w14:textId="77777777" w:rsidR="00D3414D" w:rsidRDefault="00D3414D" w:rsidP="00171765">
            <w:pPr>
              <w:rPr>
                <w:rFonts w:cs="Arial"/>
              </w:rPr>
            </w:pPr>
            <w:bookmarkStart w:id="848" w:name="OLE_LINK157"/>
            <w:bookmarkStart w:id="849" w:name="OLE_LINK158"/>
            <w:bookmarkStart w:id="850" w:name="OLE_LINK159"/>
            <w:bookmarkStart w:id="851" w:name="OLE_LINK160"/>
            <w:bookmarkStart w:id="852" w:name="OLE_LINK161"/>
            <w:bookmarkStart w:id="853" w:name="OLE_LINK162"/>
            <w:r>
              <w:rPr>
                <w:rFonts w:cs="Arial"/>
              </w:rPr>
              <w:t>Десятичное число с точностью до 2 символов после точки</w:t>
            </w:r>
            <w:bookmarkEnd w:id="848"/>
            <w:bookmarkEnd w:id="849"/>
            <w:bookmarkEnd w:id="850"/>
            <w:bookmarkEnd w:id="851"/>
            <w:bookmarkEnd w:id="852"/>
            <w:bookmarkEnd w:id="853"/>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854" w:name="OLE_LINK402"/>
            <w:bookmarkStart w:id="855" w:name="OLE_LINK403"/>
            <w:r>
              <w:t>С</w:t>
            </w:r>
            <w:r w:rsidRPr="00ED5962">
              <w:t>умма НДС чека по ставке 10%</w:t>
            </w:r>
            <w:r>
              <w:t xml:space="preserve">, </w:t>
            </w:r>
            <w:r w:rsidRPr="00ED5962">
              <w:t>1103</w:t>
            </w:r>
            <w:bookmarkEnd w:id="854"/>
            <w:bookmarkEnd w:id="855"/>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856" w:name="OLE_LINK404"/>
            <w:bookmarkStart w:id="857" w:name="OLE_LINK405"/>
            <w:r>
              <w:t>С</w:t>
            </w:r>
            <w:r w:rsidRPr="00ED5962">
              <w:t>умма расчета по чеку с НДС по ставке 0%</w:t>
            </w:r>
            <w:r>
              <w:t xml:space="preserve">, </w:t>
            </w:r>
            <w:r w:rsidRPr="00ED5962">
              <w:t>1104</w:t>
            </w:r>
            <w:bookmarkEnd w:id="856"/>
            <w:bookmarkEnd w:id="857"/>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858" w:name="OLE_LINK406"/>
            <w:bookmarkStart w:id="859" w:name="OLE_LINK407"/>
            <w:r>
              <w:t>С</w:t>
            </w:r>
            <w:r w:rsidRPr="00ED5962">
              <w:t>умма расчета по чеку без НДС</w:t>
            </w:r>
            <w:r>
              <w:t xml:space="preserve">, </w:t>
            </w:r>
            <w:r w:rsidRPr="00ED5962">
              <w:t>1105</w:t>
            </w:r>
            <w:bookmarkEnd w:id="858"/>
            <w:bookmarkEnd w:id="859"/>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860" w:name="OLE_LINK408"/>
            <w:bookmarkStart w:id="861"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860"/>
            <w:bookmarkEnd w:id="861"/>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862" w:name="OLE_LINK410"/>
            <w:bookmarkStart w:id="863"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862"/>
            <w:bookmarkEnd w:id="863"/>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F51FFD" w:rsidRPr="008F4F86" w14:paraId="17E3C3B1" w14:textId="77777777" w:rsidTr="00D3414D">
        <w:tc>
          <w:tcPr>
            <w:tcW w:w="2660" w:type="dxa"/>
          </w:tcPr>
          <w:p w14:paraId="6FEA30F0" w14:textId="04643B23" w:rsidR="00F51FFD" w:rsidRPr="00F51FFD" w:rsidRDefault="00F51FFD" w:rsidP="00F51FFD">
            <w:pPr>
              <w:rPr>
                <w:lang w:val="en-US"/>
              </w:rPr>
            </w:pPr>
            <w:ins w:id="864" w:author="Шило Николай" w:date="2024-12-05T20:00:00Z">
              <w:r w:rsidRPr="00F51FFD">
                <w:rPr>
                  <w:rPrChange w:id="865" w:author="Шило Николай" w:date="2024-12-05T20:00:00Z">
                    <w:rPr>
                      <w:b/>
                      <w:bCs/>
                      <w:color w:val="FF0000"/>
                    </w:rPr>
                  </w:rPrChange>
                </w:rPr>
                <w:t>tax7Sum</w:t>
              </w:r>
            </w:ins>
          </w:p>
        </w:tc>
        <w:tc>
          <w:tcPr>
            <w:tcW w:w="5103" w:type="dxa"/>
          </w:tcPr>
          <w:p w14:paraId="06645B55" w14:textId="143D719A" w:rsidR="00F51FFD" w:rsidRPr="00F51FFD" w:rsidRDefault="00F51FFD" w:rsidP="00F51FFD">
            <w:ins w:id="866" w:author="Шило Николай" w:date="2024-12-05T20:00:00Z">
              <w:r w:rsidRPr="00F51FFD">
                <w:rPr>
                  <w:rPrChange w:id="867" w:author="Шило Николай" w:date="2024-12-05T20:00:00Z">
                    <w:rPr>
                      <w:b/>
                      <w:bCs/>
                      <w:color w:val="FF0000"/>
                    </w:rPr>
                  </w:rPrChange>
                </w:rPr>
                <w:t>Сумма НДС чека по ставке 5%</w:t>
              </w:r>
              <w:r w:rsidRPr="00F51FFD">
                <w:rPr>
                  <w:rPrChange w:id="868" w:author="Шило Николай" w:date="2024-12-05T20:00:00Z">
                    <w:rPr>
                      <w:b/>
                      <w:bCs/>
                      <w:color w:val="FF0000"/>
                    </w:rPr>
                  </w:rPrChange>
                </w:rPr>
                <w:br/>
              </w:r>
              <w:r w:rsidRPr="00F51FFD">
                <w:rPr>
                  <w:rFonts w:cs="Arial"/>
                  <w:i/>
                  <w:iCs/>
                  <w:rPrChange w:id="869" w:author="Шило Николай" w:date="2024-12-05T20:00:00Z">
                    <w:rPr>
                      <w:rFonts w:cs="Arial"/>
                      <w:b/>
                      <w:bCs/>
                      <w:color w:val="FF0000"/>
                    </w:rPr>
                  </w:rPrChange>
                </w:rPr>
                <w:t>* - вступят в силу с 01.01.2025</w:t>
              </w:r>
            </w:ins>
          </w:p>
        </w:tc>
        <w:tc>
          <w:tcPr>
            <w:tcW w:w="3118" w:type="dxa"/>
          </w:tcPr>
          <w:p w14:paraId="53106DF8" w14:textId="143BEA27" w:rsidR="00F51FFD" w:rsidRPr="00F51FFD" w:rsidRDefault="00F51FFD" w:rsidP="00F51FFD">
            <w:pPr>
              <w:rPr>
                <w:rFonts w:cs="Arial"/>
              </w:rPr>
            </w:pPr>
            <w:ins w:id="870" w:author="Шило Николай" w:date="2024-12-05T20:00:00Z">
              <w:r w:rsidRPr="00F51FFD">
                <w:rPr>
                  <w:rFonts w:cs="Arial"/>
                  <w:rPrChange w:id="871" w:author="Шило Николай" w:date="2024-12-05T20:00:00Z">
                    <w:rPr>
                      <w:rFonts w:cs="Arial"/>
                      <w:b/>
                      <w:bCs/>
                      <w:color w:val="FF0000"/>
                    </w:rPr>
                  </w:rPrChange>
                </w:rPr>
                <w:t>Десятичное число с точностью до 2 символов после точки</w:t>
              </w:r>
            </w:ins>
          </w:p>
        </w:tc>
        <w:tc>
          <w:tcPr>
            <w:tcW w:w="3118" w:type="dxa"/>
          </w:tcPr>
          <w:p w14:paraId="3857B5BC" w14:textId="77777777" w:rsidR="00F51FFD" w:rsidRDefault="00F51FFD" w:rsidP="00F51FFD">
            <w:pPr>
              <w:rPr>
                <w:rFonts w:cs="Arial"/>
              </w:rPr>
            </w:pPr>
          </w:p>
        </w:tc>
      </w:tr>
      <w:tr w:rsidR="00F51FFD" w:rsidRPr="008F4F86" w14:paraId="7BE2FEC8" w14:textId="77777777" w:rsidTr="00D3414D">
        <w:tc>
          <w:tcPr>
            <w:tcW w:w="2660" w:type="dxa"/>
          </w:tcPr>
          <w:p w14:paraId="17D72157" w14:textId="59929F67" w:rsidR="00F51FFD" w:rsidRPr="00F51FFD" w:rsidRDefault="00F51FFD" w:rsidP="00F51FFD">
            <w:pPr>
              <w:rPr>
                <w:lang w:val="en-US"/>
              </w:rPr>
            </w:pPr>
            <w:ins w:id="872" w:author="Шило Николай" w:date="2024-12-05T20:00:00Z">
              <w:r w:rsidRPr="00F51FFD">
                <w:rPr>
                  <w:rPrChange w:id="873" w:author="Шило Николай" w:date="2024-12-05T20:00:00Z">
                    <w:rPr>
                      <w:b/>
                      <w:bCs/>
                      <w:color w:val="FF0000"/>
                    </w:rPr>
                  </w:rPrChange>
                </w:rPr>
                <w:t>tax8Sum</w:t>
              </w:r>
            </w:ins>
          </w:p>
        </w:tc>
        <w:tc>
          <w:tcPr>
            <w:tcW w:w="5103" w:type="dxa"/>
          </w:tcPr>
          <w:p w14:paraId="3326B763" w14:textId="68FA05F6" w:rsidR="00F51FFD" w:rsidRPr="00F51FFD" w:rsidRDefault="00F51FFD" w:rsidP="00F51FFD">
            <w:ins w:id="874" w:author="Шило Николай" w:date="2024-12-05T20:00:00Z">
              <w:r w:rsidRPr="00F51FFD">
                <w:rPr>
                  <w:rPrChange w:id="875" w:author="Шило Николай" w:date="2024-12-05T20:00:00Z">
                    <w:rPr>
                      <w:b/>
                      <w:bCs/>
                      <w:color w:val="FF0000"/>
                    </w:rPr>
                  </w:rPrChange>
                </w:rPr>
                <w:t>Сумма НДС чека по ставке 7%</w:t>
              </w:r>
              <w:r w:rsidRPr="00F51FFD">
                <w:rPr>
                  <w:rPrChange w:id="876" w:author="Шило Николай" w:date="2024-12-05T20:00:00Z">
                    <w:rPr>
                      <w:b/>
                      <w:bCs/>
                      <w:color w:val="FF0000"/>
                    </w:rPr>
                  </w:rPrChange>
                </w:rPr>
                <w:br/>
              </w:r>
              <w:r w:rsidRPr="00F51FFD">
                <w:rPr>
                  <w:rFonts w:cs="Arial"/>
                  <w:rPrChange w:id="877" w:author="Шило Николай" w:date="2024-12-05T20:00:00Z">
                    <w:rPr>
                      <w:rFonts w:cs="Arial"/>
                      <w:b/>
                      <w:bCs/>
                      <w:color w:val="FF0000"/>
                    </w:rPr>
                  </w:rPrChange>
                </w:rPr>
                <w:t xml:space="preserve">* </w:t>
              </w:r>
              <w:r w:rsidRPr="00F51FFD">
                <w:rPr>
                  <w:rFonts w:cs="Arial"/>
                  <w:i/>
                  <w:iCs/>
                  <w:rPrChange w:id="878" w:author="Шило Николай" w:date="2024-12-05T20:01:00Z">
                    <w:rPr>
                      <w:rFonts w:cs="Arial"/>
                      <w:b/>
                      <w:bCs/>
                      <w:color w:val="FF0000"/>
                    </w:rPr>
                  </w:rPrChange>
                </w:rPr>
                <w:t>- вступят в силу с 01.01.2025</w:t>
              </w:r>
            </w:ins>
          </w:p>
        </w:tc>
        <w:tc>
          <w:tcPr>
            <w:tcW w:w="3118" w:type="dxa"/>
          </w:tcPr>
          <w:p w14:paraId="6F560DF4" w14:textId="5AC39C83" w:rsidR="00F51FFD" w:rsidRPr="00F51FFD" w:rsidRDefault="00F51FFD" w:rsidP="00F51FFD">
            <w:pPr>
              <w:rPr>
                <w:rFonts w:cs="Arial"/>
              </w:rPr>
            </w:pPr>
            <w:ins w:id="879" w:author="Шило Николай" w:date="2024-12-05T20:00:00Z">
              <w:r w:rsidRPr="00F51FFD">
                <w:rPr>
                  <w:rFonts w:cs="Arial"/>
                  <w:rPrChange w:id="880" w:author="Шило Николай" w:date="2024-12-05T20:00:00Z">
                    <w:rPr>
                      <w:rFonts w:cs="Arial"/>
                      <w:b/>
                      <w:bCs/>
                      <w:color w:val="FF0000"/>
                    </w:rPr>
                  </w:rPrChange>
                </w:rPr>
                <w:t>Десятичное число с точностью до 2 символов после точки</w:t>
              </w:r>
            </w:ins>
          </w:p>
        </w:tc>
        <w:tc>
          <w:tcPr>
            <w:tcW w:w="3118" w:type="dxa"/>
          </w:tcPr>
          <w:p w14:paraId="5362444C" w14:textId="77777777" w:rsidR="00F51FFD" w:rsidRDefault="00F51FFD" w:rsidP="00F51FFD">
            <w:pPr>
              <w:rPr>
                <w:rFonts w:cs="Arial"/>
              </w:rPr>
            </w:pPr>
          </w:p>
        </w:tc>
      </w:tr>
      <w:tr w:rsidR="00F51FFD" w:rsidRPr="008F4F86" w14:paraId="5E0A75D0" w14:textId="77777777" w:rsidTr="00D3414D">
        <w:tc>
          <w:tcPr>
            <w:tcW w:w="2660" w:type="dxa"/>
          </w:tcPr>
          <w:p w14:paraId="4E55436E" w14:textId="1D5827E2" w:rsidR="00F51FFD" w:rsidRPr="00F51FFD" w:rsidRDefault="00F51FFD" w:rsidP="00F51FFD">
            <w:pPr>
              <w:rPr>
                <w:lang w:val="en-US"/>
              </w:rPr>
            </w:pPr>
            <w:ins w:id="881" w:author="Шило Николай" w:date="2024-12-05T20:00:00Z">
              <w:r w:rsidRPr="00F51FFD">
                <w:rPr>
                  <w:rPrChange w:id="882" w:author="Шило Николай" w:date="2024-12-05T20:00:00Z">
                    <w:rPr>
                      <w:b/>
                      <w:bCs/>
                      <w:color w:val="FF0000"/>
                    </w:rPr>
                  </w:rPrChange>
                </w:rPr>
                <w:t>tax9Sum</w:t>
              </w:r>
            </w:ins>
          </w:p>
        </w:tc>
        <w:tc>
          <w:tcPr>
            <w:tcW w:w="5103" w:type="dxa"/>
          </w:tcPr>
          <w:p w14:paraId="3808A7B5" w14:textId="59FEB7DB" w:rsidR="00F51FFD" w:rsidRPr="00F51FFD" w:rsidRDefault="00F51FFD" w:rsidP="00F51FFD">
            <w:ins w:id="883" w:author="Шило Николай" w:date="2024-12-05T20:00:00Z">
              <w:r w:rsidRPr="00F51FFD">
                <w:rPr>
                  <w:rPrChange w:id="884" w:author="Шило Николай" w:date="2024-12-05T20:00:00Z">
                    <w:rPr>
                      <w:b/>
                      <w:bCs/>
                      <w:color w:val="FF0000"/>
                    </w:rPr>
                  </w:rPrChange>
                </w:rPr>
                <w:t xml:space="preserve">Сумма НДС чека по ставке </w:t>
              </w:r>
              <w:proofErr w:type="spellStart"/>
              <w:r w:rsidRPr="00F51FFD">
                <w:rPr>
                  <w:rPrChange w:id="885" w:author="Шило Николай" w:date="2024-12-05T20:00:00Z">
                    <w:rPr>
                      <w:b/>
                      <w:bCs/>
                      <w:color w:val="FF0000"/>
                    </w:rPr>
                  </w:rPrChange>
                </w:rPr>
                <w:t>расч</w:t>
              </w:r>
              <w:proofErr w:type="spellEnd"/>
              <w:r w:rsidRPr="00F51FFD">
                <w:rPr>
                  <w:rPrChange w:id="886" w:author="Шило Николай" w:date="2024-12-05T20:00:00Z">
                    <w:rPr>
                      <w:b/>
                      <w:bCs/>
                      <w:color w:val="FF0000"/>
                    </w:rPr>
                  </w:rPrChange>
                </w:rPr>
                <w:t>. 5/105</w:t>
              </w:r>
              <w:r w:rsidRPr="00F51FFD">
                <w:rPr>
                  <w:rPrChange w:id="887" w:author="Шило Николай" w:date="2024-12-05T20:00:00Z">
                    <w:rPr>
                      <w:b/>
                      <w:bCs/>
                      <w:color w:val="FF0000"/>
                    </w:rPr>
                  </w:rPrChange>
                </w:rPr>
                <w:br/>
              </w:r>
              <w:r w:rsidRPr="00F51FFD">
                <w:rPr>
                  <w:rFonts w:cs="Arial"/>
                  <w:rPrChange w:id="888" w:author="Шило Николай" w:date="2024-12-05T20:00:00Z">
                    <w:rPr>
                      <w:rFonts w:cs="Arial"/>
                      <w:b/>
                      <w:bCs/>
                      <w:color w:val="FF0000"/>
                    </w:rPr>
                  </w:rPrChange>
                </w:rPr>
                <w:t xml:space="preserve">* </w:t>
              </w:r>
              <w:r w:rsidRPr="00F51FFD">
                <w:rPr>
                  <w:rFonts w:cs="Arial"/>
                  <w:i/>
                  <w:iCs/>
                  <w:rPrChange w:id="889" w:author="Шило Николай" w:date="2024-12-05T20:01:00Z">
                    <w:rPr>
                      <w:rFonts w:cs="Arial"/>
                      <w:b/>
                      <w:bCs/>
                      <w:color w:val="FF0000"/>
                    </w:rPr>
                  </w:rPrChange>
                </w:rPr>
                <w:t>- вступят в силу с 01.01.2025</w:t>
              </w:r>
            </w:ins>
          </w:p>
        </w:tc>
        <w:tc>
          <w:tcPr>
            <w:tcW w:w="3118" w:type="dxa"/>
          </w:tcPr>
          <w:p w14:paraId="3F168EF0" w14:textId="1BE03396" w:rsidR="00F51FFD" w:rsidRPr="00F51FFD" w:rsidRDefault="00F51FFD" w:rsidP="00F51FFD">
            <w:pPr>
              <w:rPr>
                <w:rFonts w:cs="Arial"/>
              </w:rPr>
            </w:pPr>
            <w:ins w:id="890" w:author="Шило Николай" w:date="2024-12-05T20:00:00Z">
              <w:r w:rsidRPr="00F51FFD">
                <w:rPr>
                  <w:rFonts w:cs="Arial"/>
                  <w:rPrChange w:id="891" w:author="Шило Николай" w:date="2024-12-05T20:00:00Z">
                    <w:rPr>
                      <w:rFonts w:cs="Arial"/>
                      <w:b/>
                      <w:bCs/>
                      <w:color w:val="FF0000"/>
                    </w:rPr>
                  </w:rPrChange>
                </w:rPr>
                <w:t>Десятичное число с точностью до 2 символов после точки</w:t>
              </w:r>
            </w:ins>
          </w:p>
        </w:tc>
        <w:tc>
          <w:tcPr>
            <w:tcW w:w="3118" w:type="dxa"/>
          </w:tcPr>
          <w:p w14:paraId="5F767244" w14:textId="77777777" w:rsidR="00F51FFD" w:rsidRDefault="00F51FFD" w:rsidP="00F51FFD">
            <w:pPr>
              <w:rPr>
                <w:rFonts w:cs="Arial"/>
              </w:rPr>
            </w:pPr>
          </w:p>
        </w:tc>
      </w:tr>
      <w:tr w:rsidR="00F51FFD" w:rsidRPr="008F4F86" w14:paraId="6AE45F18" w14:textId="77777777" w:rsidTr="00D3414D">
        <w:tc>
          <w:tcPr>
            <w:tcW w:w="2660" w:type="dxa"/>
          </w:tcPr>
          <w:p w14:paraId="5256A7F8" w14:textId="0327D1F8" w:rsidR="00F51FFD" w:rsidRPr="00F51FFD" w:rsidRDefault="00F51FFD" w:rsidP="00F51FFD">
            <w:pPr>
              <w:rPr>
                <w:lang w:val="en-US"/>
              </w:rPr>
            </w:pPr>
            <w:ins w:id="892" w:author="Шило Николай" w:date="2024-12-05T20:00:00Z">
              <w:r w:rsidRPr="00F51FFD">
                <w:rPr>
                  <w:rPrChange w:id="893" w:author="Шило Николай" w:date="2024-12-05T20:00:00Z">
                    <w:rPr>
                      <w:b/>
                      <w:bCs/>
                      <w:color w:val="FF0000"/>
                    </w:rPr>
                  </w:rPrChange>
                </w:rPr>
                <w:t>tax10Sum</w:t>
              </w:r>
            </w:ins>
          </w:p>
        </w:tc>
        <w:tc>
          <w:tcPr>
            <w:tcW w:w="5103" w:type="dxa"/>
          </w:tcPr>
          <w:p w14:paraId="6176B526" w14:textId="29AECDB8" w:rsidR="00F51FFD" w:rsidRPr="00F51FFD" w:rsidRDefault="00F51FFD" w:rsidP="00F51FFD">
            <w:ins w:id="894" w:author="Шило Николай" w:date="2024-12-05T20:00:00Z">
              <w:r w:rsidRPr="00F51FFD">
                <w:rPr>
                  <w:rPrChange w:id="895" w:author="Шило Николай" w:date="2024-12-05T20:00:00Z">
                    <w:rPr>
                      <w:b/>
                      <w:bCs/>
                      <w:color w:val="FF0000"/>
                    </w:rPr>
                  </w:rPrChange>
                </w:rPr>
                <w:t xml:space="preserve">Сумма НДС чека по ставке </w:t>
              </w:r>
              <w:proofErr w:type="spellStart"/>
              <w:r w:rsidRPr="00F51FFD">
                <w:rPr>
                  <w:rPrChange w:id="896" w:author="Шило Николай" w:date="2024-12-05T20:00:00Z">
                    <w:rPr>
                      <w:b/>
                      <w:bCs/>
                      <w:color w:val="FF0000"/>
                    </w:rPr>
                  </w:rPrChange>
                </w:rPr>
                <w:t>расч</w:t>
              </w:r>
              <w:proofErr w:type="spellEnd"/>
              <w:r w:rsidRPr="00F51FFD">
                <w:rPr>
                  <w:rPrChange w:id="897" w:author="Шило Николай" w:date="2024-12-05T20:00:00Z">
                    <w:rPr>
                      <w:b/>
                      <w:bCs/>
                      <w:color w:val="FF0000"/>
                    </w:rPr>
                  </w:rPrChange>
                </w:rPr>
                <w:t>. 7/107</w:t>
              </w:r>
              <w:r w:rsidRPr="00F51FFD">
                <w:rPr>
                  <w:rPrChange w:id="898" w:author="Шило Николай" w:date="2024-12-05T20:00:00Z">
                    <w:rPr>
                      <w:b/>
                      <w:bCs/>
                      <w:color w:val="FF0000"/>
                    </w:rPr>
                  </w:rPrChange>
                </w:rPr>
                <w:br/>
              </w:r>
              <w:r w:rsidRPr="00F51FFD">
                <w:rPr>
                  <w:rFonts w:cs="Arial"/>
                  <w:rPrChange w:id="899" w:author="Шило Николай" w:date="2024-12-05T20:00:00Z">
                    <w:rPr>
                      <w:rFonts w:cs="Arial"/>
                      <w:b/>
                      <w:bCs/>
                      <w:color w:val="FF0000"/>
                    </w:rPr>
                  </w:rPrChange>
                </w:rPr>
                <w:t xml:space="preserve">* </w:t>
              </w:r>
              <w:r w:rsidRPr="00F51FFD">
                <w:rPr>
                  <w:rFonts w:cs="Arial"/>
                  <w:i/>
                  <w:iCs/>
                  <w:rPrChange w:id="900" w:author="Шило Николай" w:date="2024-12-05T20:01:00Z">
                    <w:rPr>
                      <w:rFonts w:cs="Arial"/>
                      <w:b/>
                      <w:bCs/>
                      <w:color w:val="FF0000"/>
                    </w:rPr>
                  </w:rPrChange>
                </w:rPr>
                <w:t>- вступят в силу с 01.01.2025</w:t>
              </w:r>
            </w:ins>
          </w:p>
        </w:tc>
        <w:tc>
          <w:tcPr>
            <w:tcW w:w="3118" w:type="dxa"/>
          </w:tcPr>
          <w:p w14:paraId="22106DC4" w14:textId="3216CF48" w:rsidR="00F51FFD" w:rsidRPr="00F51FFD" w:rsidRDefault="00F51FFD" w:rsidP="00F51FFD">
            <w:pPr>
              <w:rPr>
                <w:rFonts w:cs="Arial"/>
              </w:rPr>
            </w:pPr>
            <w:ins w:id="901" w:author="Шило Николай" w:date="2024-12-05T20:00:00Z">
              <w:r w:rsidRPr="00F51FFD">
                <w:rPr>
                  <w:rFonts w:cs="Arial"/>
                  <w:rPrChange w:id="902" w:author="Шило Николай" w:date="2024-12-05T20:00:00Z">
                    <w:rPr>
                      <w:rFonts w:cs="Arial"/>
                      <w:b/>
                      <w:bCs/>
                      <w:color w:val="FF0000"/>
                    </w:rPr>
                  </w:rPrChange>
                </w:rPr>
                <w:t>Десятичное число с точностью до 2 символов после точки</w:t>
              </w:r>
            </w:ins>
          </w:p>
        </w:tc>
        <w:tc>
          <w:tcPr>
            <w:tcW w:w="3118" w:type="dxa"/>
          </w:tcPr>
          <w:p w14:paraId="6B4FAE73" w14:textId="77777777" w:rsidR="00F51FFD" w:rsidRDefault="00F51FFD" w:rsidP="00F51FFD">
            <w:pPr>
              <w:rPr>
                <w:rFonts w:cs="Arial"/>
              </w:rPr>
            </w:pPr>
          </w:p>
        </w:tc>
      </w:tr>
      <w:tr w:rsidR="00F51FFD" w:rsidRPr="008F4F86" w14:paraId="4DE4BCB6" w14:textId="7382D0D5" w:rsidTr="00D3414D">
        <w:tc>
          <w:tcPr>
            <w:tcW w:w="2660" w:type="dxa"/>
          </w:tcPr>
          <w:p w14:paraId="1EFA77B1" w14:textId="77777777" w:rsidR="00F51FFD" w:rsidRPr="00EA41AF" w:rsidRDefault="00F51FFD" w:rsidP="00F51FFD">
            <w:r>
              <w:rPr>
                <w:lang w:val="en-US"/>
              </w:rPr>
              <w:t>t</w:t>
            </w:r>
            <w:proofErr w:type="spellStart"/>
            <w:r w:rsidRPr="00ED5962">
              <w:t>axationSystem</w:t>
            </w:r>
            <w:proofErr w:type="spellEnd"/>
          </w:p>
        </w:tc>
        <w:tc>
          <w:tcPr>
            <w:tcW w:w="5103" w:type="dxa"/>
          </w:tcPr>
          <w:p w14:paraId="09CE7E12" w14:textId="77777777" w:rsidR="00F51FFD" w:rsidRDefault="00F51FFD" w:rsidP="00F51FFD">
            <w:bookmarkStart w:id="903" w:name="OLE_LINK412"/>
            <w:bookmarkStart w:id="904" w:name="OLE_LINK413"/>
            <w:r>
              <w:t>Применяемая система налогообложения, 1055:</w:t>
            </w:r>
          </w:p>
          <w:p w14:paraId="51C737ED" w14:textId="77777777" w:rsidR="00F51FFD" w:rsidRDefault="00F51FFD" w:rsidP="00F51FFD">
            <w:pPr>
              <w:ind w:firstLine="317"/>
            </w:pPr>
            <w:r>
              <w:t>0. Общая</w:t>
            </w:r>
          </w:p>
          <w:p w14:paraId="62B9728F" w14:textId="77777777" w:rsidR="00F51FFD" w:rsidRDefault="00F51FFD" w:rsidP="00F51FFD">
            <w:pPr>
              <w:ind w:firstLine="317"/>
            </w:pPr>
            <w:r>
              <w:t>1. Упрощенная доход</w:t>
            </w:r>
          </w:p>
          <w:p w14:paraId="7F6CD4A0" w14:textId="77777777" w:rsidR="00F51FFD" w:rsidRDefault="00F51FFD" w:rsidP="00F51FFD">
            <w:pPr>
              <w:ind w:firstLine="317"/>
            </w:pPr>
            <w:r>
              <w:t>2. Упрощенная доход минус расход</w:t>
            </w:r>
          </w:p>
          <w:p w14:paraId="0D2607EC" w14:textId="77777777" w:rsidR="00F51FFD" w:rsidRDefault="00F51FFD" w:rsidP="00F51FFD">
            <w:pPr>
              <w:ind w:firstLine="317"/>
            </w:pPr>
            <w:r>
              <w:t>3. Единый налог на вмененный доход</w:t>
            </w:r>
          </w:p>
          <w:p w14:paraId="070A9DB6" w14:textId="77777777" w:rsidR="00F51FFD" w:rsidRDefault="00F51FFD" w:rsidP="00F51FFD">
            <w:pPr>
              <w:ind w:firstLine="317"/>
            </w:pPr>
            <w:r>
              <w:t>4. Единый сельскохозяйственный налог</w:t>
            </w:r>
          </w:p>
          <w:p w14:paraId="3D5112B4" w14:textId="77777777" w:rsidR="00F51FFD" w:rsidRDefault="00F51FFD" w:rsidP="00F51FFD">
            <w:r>
              <w:t>5. Патентная система налогообложения</w:t>
            </w:r>
            <w:bookmarkEnd w:id="903"/>
            <w:bookmarkEnd w:id="904"/>
          </w:p>
        </w:tc>
        <w:tc>
          <w:tcPr>
            <w:tcW w:w="3118" w:type="dxa"/>
          </w:tcPr>
          <w:p w14:paraId="6A475715" w14:textId="1F16218E" w:rsidR="00F51FFD" w:rsidRDefault="00F51FFD" w:rsidP="00F51FFD">
            <w:pPr>
              <w:rPr>
                <w:rFonts w:cs="Arial"/>
              </w:rPr>
            </w:pPr>
            <w:r>
              <w:rPr>
                <w:rFonts w:cs="Arial"/>
              </w:rPr>
              <w:t xml:space="preserve">Число. </w:t>
            </w:r>
          </w:p>
        </w:tc>
        <w:tc>
          <w:tcPr>
            <w:tcW w:w="3118" w:type="dxa"/>
          </w:tcPr>
          <w:p w14:paraId="7C92701D" w14:textId="3F448B6A" w:rsidR="00F51FFD" w:rsidRDefault="00F51FFD" w:rsidP="00F51FFD">
            <w:pPr>
              <w:rPr>
                <w:rFonts w:cs="Arial"/>
              </w:rPr>
            </w:pPr>
            <w:r>
              <w:rPr>
                <w:rFonts w:cs="Arial"/>
              </w:rPr>
              <w:t>Параметр обязательный.</w:t>
            </w:r>
          </w:p>
        </w:tc>
      </w:tr>
      <w:tr w:rsidR="00F51FFD" w:rsidRPr="008F4F86" w14:paraId="523D2A4C" w14:textId="18E408BD" w:rsidTr="00D3414D">
        <w:tc>
          <w:tcPr>
            <w:tcW w:w="2660" w:type="dxa"/>
          </w:tcPr>
          <w:p w14:paraId="5B28642A" w14:textId="77777777" w:rsidR="00F51FFD" w:rsidRPr="00EA41AF" w:rsidRDefault="00F51FFD" w:rsidP="00F51FFD">
            <w:proofErr w:type="spellStart"/>
            <w:r>
              <w:rPr>
                <w:lang w:val="en-US"/>
              </w:rPr>
              <w:t>automatNumber</w:t>
            </w:r>
            <w:proofErr w:type="spellEnd"/>
          </w:p>
        </w:tc>
        <w:tc>
          <w:tcPr>
            <w:tcW w:w="5103" w:type="dxa"/>
          </w:tcPr>
          <w:p w14:paraId="37977520" w14:textId="77777777" w:rsidR="00F51FFD" w:rsidRDefault="00F51FFD" w:rsidP="00F51FFD">
            <w:pPr>
              <w:ind w:firstLine="317"/>
            </w:pPr>
            <w:r>
              <w:t xml:space="preserve">Номер автомата, </w:t>
            </w:r>
            <w:r w:rsidRPr="00C427A1">
              <w:t>1036</w:t>
            </w:r>
          </w:p>
        </w:tc>
        <w:tc>
          <w:tcPr>
            <w:tcW w:w="3118" w:type="dxa"/>
          </w:tcPr>
          <w:p w14:paraId="48752C9C" w14:textId="77777777" w:rsidR="00F51FFD" w:rsidRDefault="00F51FFD" w:rsidP="00F51FF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06B36381" w14:textId="7158D223" w:rsidTr="00D3414D">
        <w:tc>
          <w:tcPr>
            <w:tcW w:w="2660" w:type="dxa"/>
          </w:tcPr>
          <w:p w14:paraId="0F8C8658" w14:textId="77777777" w:rsidR="00F51FFD" w:rsidRDefault="00F51FFD" w:rsidP="00F51FFD">
            <w:pPr>
              <w:rPr>
                <w:lang w:val="en-US"/>
              </w:rPr>
            </w:pPr>
            <w:proofErr w:type="spellStart"/>
            <w:r>
              <w:rPr>
                <w:lang w:val="en-US"/>
              </w:rPr>
              <w:t>settlementAddress</w:t>
            </w:r>
            <w:proofErr w:type="spellEnd"/>
          </w:p>
        </w:tc>
        <w:tc>
          <w:tcPr>
            <w:tcW w:w="5103" w:type="dxa"/>
          </w:tcPr>
          <w:p w14:paraId="1D0AA48E" w14:textId="77777777" w:rsidR="00F51FFD" w:rsidRDefault="00F51FFD" w:rsidP="00F51FFD">
            <w:r>
              <w:t>А</w:t>
            </w:r>
            <w:r w:rsidRPr="00C427A1">
              <w:t>дрес расчетов</w:t>
            </w:r>
            <w:r>
              <w:t>, 1009</w:t>
            </w:r>
          </w:p>
        </w:tc>
        <w:tc>
          <w:tcPr>
            <w:tcW w:w="3118" w:type="dxa"/>
          </w:tcPr>
          <w:p w14:paraId="3C57931C" w14:textId="77777777" w:rsidR="00F51FFD" w:rsidRPr="001B2CA7"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19ED43C5" w14:textId="63758C04" w:rsidTr="00D3414D">
        <w:tc>
          <w:tcPr>
            <w:tcW w:w="2660" w:type="dxa"/>
          </w:tcPr>
          <w:p w14:paraId="2AFD0689" w14:textId="77777777" w:rsidR="00F51FFD" w:rsidRPr="001B2CA7" w:rsidRDefault="00F51FFD" w:rsidP="00F51FFD">
            <w:proofErr w:type="spellStart"/>
            <w:r>
              <w:rPr>
                <w:lang w:val="en-US"/>
              </w:rPr>
              <w:t>settlementPlace</w:t>
            </w:r>
            <w:proofErr w:type="spellEnd"/>
          </w:p>
        </w:tc>
        <w:tc>
          <w:tcPr>
            <w:tcW w:w="5103" w:type="dxa"/>
          </w:tcPr>
          <w:p w14:paraId="47F071DD" w14:textId="77777777" w:rsidR="00F51FFD" w:rsidRDefault="00F51FFD" w:rsidP="00F51FFD">
            <w:r>
              <w:t>Место расчетов, 1187</w:t>
            </w:r>
          </w:p>
        </w:tc>
        <w:tc>
          <w:tcPr>
            <w:tcW w:w="3118" w:type="dxa"/>
          </w:tcPr>
          <w:p w14:paraId="6E4CF8AF" w14:textId="77777777" w:rsidR="00F51FFD"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w:t>
            </w:r>
            <w:r>
              <w:rPr>
                <w:rFonts w:cs="Arial"/>
              </w:rPr>
              <w:lastRenderedPageBreak/>
              <w:t xml:space="preserve">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F51FFD" w:rsidRDefault="00F51FFD" w:rsidP="00F51FFD">
            <w:pPr>
              <w:rPr>
                <w:rFonts w:cs="Arial"/>
              </w:rPr>
            </w:pPr>
            <w:r>
              <w:rPr>
                <w:rFonts w:cs="Arial"/>
              </w:rPr>
              <w:lastRenderedPageBreak/>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905" w:name="_Toc507539864"/>
      <w:bookmarkStart w:id="906" w:name="_Toc27489470"/>
      <w:bookmarkStart w:id="907" w:name="_Toc63432916"/>
      <w:bookmarkStart w:id="908" w:name="_Toc80026495"/>
      <w:r>
        <w:t>2.3.</w:t>
      </w:r>
      <w:r w:rsidRPr="005560E2">
        <w:t>2</w:t>
      </w:r>
      <w:r>
        <w:t xml:space="preserve"> Тело ответа с ошибками обработки запроса</w:t>
      </w:r>
      <w:bookmarkEnd w:id="905"/>
      <w:bookmarkEnd w:id="906"/>
      <w:bookmarkEnd w:id="907"/>
      <w:bookmarkEnd w:id="908"/>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lastRenderedPageBreak/>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909" w:name="_Toc507539865"/>
      <w:bookmarkStart w:id="910" w:name="_Toc27489471"/>
      <w:bookmarkStart w:id="911" w:name="_Toc63432917"/>
      <w:bookmarkStart w:id="912" w:name="_Toc80026496"/>
      <w:r>
        <w:lastRenderedPageBreak/>
        <w:t>2.4 Состояние чека</w:t>
      </w:r>
      <w:r w:rsidRPr="005E0AA8">
        <w:t xml:space="preserve"> </w:t>
      </w:r>
      <w:r>
        <w:t>коррекции</w:t>
      </w:r>
      <w:bookmarkEnd w:id="909"/>
      <w:bookmarkEnd w:id="910"/>
      <w:bookmarkEnd w:id="911"/>
      <w:bookmarkEnd w:id="912"/>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913" w:name="OLE_LINK111"/>
      <w:bookmarkStart w:id="914" w:name="OLE_LINK112"/>
      <w:bookmarkStart w:id="915" w:name="OLE_LINK113"/>
      <w:bookmarkStart w:id="916" w:name="OLE_LINK106"/>
      <w:bookmarkStart w:id="917" w:name="OLE_LINK107"/>
      <w:r w:rsidRPr="00E02F83">
        <w:t>40</w:t>
      </w:r>
      <w:r>
        <w:t xml:space="preserve">0 </w:t>
      </w:r>
      <w:r>
        <w:rPr>
          <w:lang w:val="en-US"/>
        </w:rPr>
        <w:t>Bad</w:t>
      </w:r>
      <w:r w:rsidRPr="00C42DB2">
        <w:t xml:space="preserve"> </w:t>
      </w:r>
      <w:r>
        <w:rPr>
          <w:lang w:val="en-US"/>
        </w:rPr>
        <w:t>Request</w:t>
      </w:r>
      <w:bookmarkEnd w:id="913"/>
      <w:bookmarkEnd w:id="914"/>
      <w:bookmarkEnd w:id="915"/>
      <w:r w:rsidRPr="00425254">
        <w:t xml:space="preserve"> </w:t>
      </w:r>
      <w:bookmarkEnd w:id="916"/>
      <w:bookmarkEnd w:id="917"/>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918" w:name="_Toc507539866"/>
      <w:bookmarkStart w:id="919" w:name="_Toc27489472"/>
      <w:bookmarkStart w:id="920" w:name="_Toc63432918"/>
      <w:bookmarkStart w:id="921" w:name="_Toc80026497"/>
      <w:r>
        <w:rPr>
          <w:lang w:val="en-US"/>
        </w:rPr>
        <w:t>2.</w:t>
      </w:r>
      <w:r>
        <w:t>4</w:t>
      </w:r>
      <w:r>
        <w:rPr>
          <w:lang w:val="en-US"/>
        </w:rPr>
        <w:t xml:space="preserve">.1 </w:t>
      </w:r>
      <w:r>
        <w:t>Тело ответа</w:t>
      </w:r>
      <w:bookmarkEnd w:id="918"/>
      <w:bookmarkEnd w:id="919"/>
      <w:bookmarkEnd w:id="920"/>
      <w:bookmarkEnd w:id="921"/>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922" w:name="OLE_LINK116"/>
            <w:bookmarkStart w:id="923" w:name="OLE_LINK117"/>
            <w:bookmarkStart w:id="924"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922"/>
            <w:bookmarkEnd w:id="923"/>
            <w:bookmarkEnd w:id="924"/>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925"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925"/>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926" w:name="_Toc27489473"/>
      <w:bookmarkStart w:id="927" w:name="_Toc63432919"/>
      <w:bookmarkStart w:id="928"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926"/>
      <w:bookmarkEnd w:id="927"/>
      <w:bookmarkEnd w:id="928"/>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929" w:name="OLE_LINK468"/>
      <w:r>
        <w:rPr>
          <w:rFonts w:cs="Arial"/>
          <w:b/>
          <w:lang w:val="en-US"/>
        </w:rPr>
        <w:t>devices/status/{inn}/{</w:t>
      </w:r>
      <w:proofErr w:type="spellStart"/>
      <w:r>
        <w:rPr>
          <w:rFonts w:cs="Arial"/>
          <w:b/>
          <w:lang w:val="en-US"/>
        </w:rPr>
        <w:t>group_name</w:t>
      </w:r>
      <w:proofErr w:type="spellEnd"/>
      <w:r>
        <w:rPr>
          <w:rFonts w:cs="Arial"/>
          <w:b/>
          <w:lang w:val="en-US"/>
        </w:rPr>
        <w:t>}</w:t>
      </w:r>
      <w:bookmarkEnd w:id="929"/>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930" w:name="_Toc27489474"/>
      <w:bookmarkStart w:id="931" w:name="_Toc63432920"/>
      <w:bookmarkStart w:id="932" w:name="_Toc80026499"/>
      <w:r>
        <w:rPr>
          <w:lang w:val="en-US"/>
        </w:rPr>
        <w:t>2.</w:t>
      </w:r>
      <w:r>
        <w:t>5</w:t>
      </w:r>
      <w:r>
        <w:rPr>
          <w:lang w:val="en-US"/>
        </w:rPr>
        <w:t xml:space="preserve">.1 </w:t>
      </w:r>
      <w:r>
        <w:t>Тело ответа</w:t>
      </w:r>
      <w:bookmarkEnd w:id="930"/>
      <w:bookmarkEnd w:id="931"/>
      <w:bookmarkEnd w:id="932"/>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933" w:name="_Toc27489475"/>
      <w:bookmarkStart w:id="934" w:name="_Toc80026500"/>
      <w:r w:rsidRPr="00233398">
        <w:t>2.</w:t>
      </w:r>
      <w:r>
        <w:t>5</w:t>
      </w:r>
      <w:r w:rsidRPr="00233398">
        <w:t>.1</w:t>
      </w:r>
      <w:r>
        <w:t>.1</w:t>
      </w:r>
      <w:r w:rsidRPr="00233398">
        <w:t xml:space="preserve"> </w:t>
      </w:r>
      <w:r>
        <w:t>Структура объекта информация об устройстве</w:t>
      </w:r>
      <w:bookmarkEnd w:id="933"/>
      <w:bookmarkEnd w:id="934"/>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935" w:name="OLE_LINK441"/>
            <w:proofErr w:type="spellStart"/>
            <w:r>
              <w:rPr>
                <w:rFonts w:cs="Arial"/>
                <w:lang w:val="en-US"/>
              </w:rPr>
              <w:t>unsentD</w:t>
            </w:r>
            <w:r w:rsidRPr="009E5A50">
              <w:rPr>
                <w:rFonts w:cs="Arial"/>
              </w:rPr>
              <w:t>ocument</w:t>
            </w:r>
            <w:r>
              <w:rPr>
                <w:rFonts w:cs="Arial"/>
                <w:lang w:val="en-US"/>
              </w:rPr>
              <w:t>sCount</w:t>
            </w:r>
            <w:bookmarkEnd w:id="935"/>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936" w:name="OLE_LINK442"/>
            <w:proofErr w:type="spellStart"/>
            <w:r>
              <w:rPr>
                <w:rFonts w:cs="Arial"/>
                <w:lang w:val="en-US"/>
              </w:rPr>
              <w:t>firstUnsentDocumentDate</w:t>
            </w:r>
            <w:bookmarkEnd w:id="936"/>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937" w:name="OLE_LINK466"/>
            <w:proofErr w:type="spellStart"/>
            <w:r>
              <w:rPr>
                <w:rFonts w:cs="Arial"/>
                <w:lang w:val="en-US"/>
              </w:rPr>
              <w:lastRenderedPageBreak/>
              <w:t>fsDocumentsCount</w:t>
            </w:r>
            <w:bookmarkEnd w:id="937"/>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938" w:name="OLE_LINK467"/>
            <w:proofErr w:type="spellStart"/>
            <w:r>
              <w:rPr>
                <w:rFonts w:cs="Arial"/>
                <w:lang w:val="en-US"/>
              </w:rPr>
              <w:t>fsExpirationDate</w:t>
            </w:r>
            <w:bookmarkEnd w:id="938"/>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939" w:name="_Toc27489476"/>
      <w:bookmarkStart w:id="940" w:name="_Toc63432921"/>
      <w:bookmarkStart w:id="941" w:name="_Toc80026501"/>
      <w:r>
        <w:t>2.5.</w:t>
      </w:r>
      <w:r w:rsidRPr="005560E2">
        <w:t>2</w:t>
      </w:r>
      <w:r>
        <w:t xml:space="preserve"> Тело ответа с ошибками обработки запроса</w:t>
      </w:r>
      <w:bookmarkEnd w:id="939"/>
      <w:bookmarkEnd w:id="940"/>
      <w:bookmarkEnd w:id="941"/>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942" w:name="_Toc39619191"/>
      <w:bookmarkStart w:id="943"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942"/>
      <w:bookmarkEnd w:id="943"/>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944" w:name="_Toc39619192"/>
      <w:bookmarkStart w:id="945" w:name="_Toc80026503"/>
      <w:r>
        <w:t>2.6.1 Тело запроса</w:t>
      </w:r>
      <w:bookmarkEnd w:id="944"/>
      <w:bookmarkEnd w:id="945"/>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946" w:name="_Toc39619193"/>
      <w:bookmarkStart w:id="947" w:name="_Toc80026504"/>
      <w:r>
        <w:t>2.6.</w:t>
      </w:r>
      <w:r w:rsidRPr="005560E2">
        <w:t>2</w:t>
      </w:r>
      <w:r>
        <w:t xml:space="preserve"> Тело ответа с ошибками обработки запроса</w:t>
      </w:r>
      <w:bookmarkEnd w:id="946"/>
      <w:bookmarkEnd w:id="947"/>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948"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948"/>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949" w:name="OLE_LINK593"/>
      <w:r w:rsidR="00F5370D">
        <w:rPr>
          <w:rFonts w:cs="Arial"/>
          <w:b/>
          <w:lang w:val="en-US"/>
        </w:rPr>
        <w:t>correction</w:t>
      </w:r>
      <w:r w:rsidR="00F5370D" w:rsidRPr="00CE43A2">
        <w:rPr>
          <w:rFonts w:cs="Arial"/>
          <w:b/>
          <w:lang w:val="en-US"/>
        </w:rPr>
        <w:t>12</w:t>
      </w:r>
      <w:bookmarkEnd w:id="949"/>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950" w:name="_Toc80026506"/>
      <w:r>
        <w:t>2.7.1 Тело запроса</w:t>
      </w:r>
      <w:bookmarkEnd w:id="950"/>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951" w:name="_Toc80026507"/>
      <w:r>
        <w:rPr>
          <w:rFonts w:cs="Arial"/>
        </w:rPr>
        <w:t>2.</w:t>
      </w:r>
      <w:r w:rsidR="006E0B19">
        <w:rPr>
          <w:rFonts w:cs="Arial"/>
        </w:rPr>
        <w:t>7</w:t>
      </w:r>
      <w:r>
        <w:rPr>
          <w:rFonts w:cs="Arial"/>
        </w:rPr>
        <w:t>.1.1</w:t>
      </w:r>
      <w:r>
        <w:t xml:space="preserve"> Содержимое документа</w:t>
      </w:r>
      <w:bookmarkEnd w:id="951"/>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F51FFD" w:rsidRPr="008F4F86" w14:paraId="5F6F4F26" w14:textId="77777777" w:rsidTr="00A2661E">
        <w:tc>
          <w:tcPr>
            <w:tcW w:w="3967" w:type="dxa"/>
          </w:tcPr>
          <w:p w14:paraId="0F6B1987" w14:textId="3F866200" w:rsidR="00F51FFD" w:rsidRPr="00C072AC" w:rsidRDefault="00F51FFD" w:rsidP="00F51FFD">
            <w:pPr>
              <w:rPr>
                <w:lang w:val="en-US"/>
              </w:rPr>
            </w:pPr>
            <w:ins w:id="952" w:author="Шило Николай" w:date="2024-12-05T20:03:00Z">
              <w:r w:rsidRPr="00F51FFD">
                <w:rPr>
                  <w:rPrChange w:id="953" w:author="Шило Николай" w:date="2024-12-05T20:03:00Z">
                    <w:rPr>
                      <w:b/>
                      <w:bCs/>
                      <w:color w:val="ED0000"/>
                    </w:rPr>
                  </w:rPrChange>
                </w:rPr>
                <w:t>vat7Sum</w:t>
              </w:r>
            </w:ins>
          </w:p>
        </w:tc>
        <w:tc>
          <w:tcPr>
            <w:tcW w:w="2974" w:type="dxa"/>
          </w:tcPr>
          <w:p w14:paraId="1ABF0D1D" w14:textId="216A7D48" w:rsidR="00F51FFD" w:rsidRPr="00C072AC" w:rsidRDefault="00F51FFD" w:rsidP="00F51FFD">
            <w:ins w:id="954" w:author="Шило Николай" w:date="2024-12-05T20:03:00Z">
              <w:r w:rsidRPr="00F51FFD">
                <w:rPr>
                  <w:rPrChange w:id="955" w:author="Шило Николай" w:date="2024-12-05T20:03:00Z">
                    <w:rPr>
                      <w:b/>
                      <w:bCs/>
                      <w:color w:val="ED0000"/>
                    </w:rPr>
                  </w:rPrChange>
                </w:rPr>
                <w:t>Сумма НДС чека по ставке 5%</w:t>
              </w:r>
              <w:r w:rsidRPr="00F51FFD">
                <w:rPr>
                  <w:rPrChange w:id="956" w:author="Шило Николай" w:date="2024-12-05T20:03:00Z">
                    <w:rPr>
                      <w:b/>
                      <w:bCs/>
                      <w:color w:val="ED0000"/>
                    </w:rPr>
                  </w:rPrChange>
                </w:rPr>
                <w:br/>
              </w:r>
              <w:r w:rsidRPr="00F51FFD">
                <w:rPr>
                  <w:rFonts w:cs="Arial"/>
                  <w:rPrChange w:id="957" w:author="Шило Николай" w:date="2024-12-05T20:03:00Z">
                    <w:rPr>
                      <w:rFonts w:cs="Arial"/>
                      <w:b/>
                      <w:bCs/>
                      <w:color w:val="ED0000"/>
                    </w:rPr>
                  </w:rPrChange>
                </w:rPr>
                <w:t xml:space="preserve">* </w:t>
              </w:r>
              <w:r w:rsidRPr="00F51FFD">
                <w:rPr>
                  <w:rFonts w:cs="Arial"/>
                  <w:i/>
                  <w:iCs/>
                  <w:rPrChange w:id="958" w:author="Шило Николай" w:date="2024-12-05T20:03:00Z">
                    <w:rPr>
                      <w:rFonts w:cs="Arial"/>
                      <w:b/>
                      <w:bCs/>
                      <w:color w:val="ED0000"/>
                    </w:rPr>
                  </w:rPrChange>
                </w:rPr>
                <w:t>- вступят в силу с 01.01.2025</w:t>
              </w:r>
            </w:ins>
          </w:p>
        </w:tc>
        <w:tc>
          <w:tcPr>
            <w:tcW w:w="3260" w:type="dxa"/>
          </w:tcPr>
          <w:p w14:paraId="2E66C670" w14:textId="0D55007C" w:rsidR="00F51FFD" w:rsidRPr="00C072AC" w:rsidRDefault="00F51FFD" w:rsidP="00F51FFD">
            <w:pPr>
              <w:rPr>
                <w:rFonts w:cs="Arial"/>
              </w:rPr>
            </w:pPr>
            <w:ins w:id="959" w:author="Шило Николай" w:date="2024-12-05T20:03:00Z">
              <w:r w:rsidRPr="00F51FFD">
                <w:rPr>
                  <w:rFonts w:cs="Arial"/>
                  <w:rPrChange w:id="960" w:author="Шило Николай" w:date="2024-12-05T20:03:00Z">
                    <w:rPr>
                      <w:rFonts w:cs="Arial"/>
                      <w:b/>
                      <w:bCs/>
                      <w:color w:val="ED0000"/>
                    </w:rPr>
                  </w:rPrChange>
                </w:rPr>
                <w:t xml:space="preserve">Десятичное число с точностью до 2 символов после точки, </w:t>
              </w:r>
            </w:ins>
          </w:p>
        </w:tc>
        <w:tc>
          <w:tcPr>
            <w:tcW w:w="3260" w:type="dxa"/>
          </w:tcPr>
          <w:p w14:paraId="37D7734E" w14:textId="110059E9" w:rsidR="00F51FFD" w:rsidRPr="00C072AC" w:rsidRDefault="00F51FFD" w:rsidP="00F51FFD">
            <w:pPr>
              <w:rPr>
                <w:rFonts w:cs="Arial"/>
              </w:rPr>
            </w:pPr>
            <w:ins w:id="961" w:author="Шило Николай" w:date="2024-12-05T20:03:00Z">
              <w:r w:rsidRPr="00F51FFD">
                <w:rPr>
                  <w:rFonts w:cs="Arial"/>
                  <w:rPrChange w:id="962" w:author="Шило Николай" w:date="2024-12-05T20:03:00Z">
                    <w:rPr>
                      <w:rFonts w:cs="Arial"/>
                      <w:b/>
                      <w:bCs/>
                      <w:color w:val="ED0000"/>
                    </w:rPr>
                  </w:rPrChange>
                </w:rPr>
                <w:t>необязательное поле</w:t>
              </w:r>
            </w:ins>
          </w:p>
        </w:tc>
      </w:tr>
      <w:tr w:rsidR="00F51FFD" w:rsidRPr="008F4F86" w14:paraId="6DD41930" w14:textId="77777777" w:rsidTr="00A2661E">
        <w:tc>
          <w:tcPr>
            <w:tcW w:w="3967" w:type="dxa"/>
          </w:tcPr>
          <w:p w14:paraId="4C3C6083" w14:textId="5585F059" w:rsidR="00F51FFD" w:rsidRPr="00C072AC" w:rsidRDefault="00F51FFD" w:rsidP="00F51FFD">
            <w:pPr>
              <w:rPr>
                <w:lang w:val="en-US"/>
              </w:rPr>
            </w:pPr>
            <w:ins w:id="963" w:author="Шило Николай" w:date="2024-12-05T20:03:00Z">
              <w:r w:rsidRPr="00F51FFD">
                <w:rPr>
                  <w:rPrChange w:id="964" w:author="Шило Николай" w:date="2024-12-05T20:03:00Z">
                    <w:rPr>
                      <w:b/>
                      <w:bCs/>
                      <w:color w:val="ED0000"/>
                    </w:rPr>
                  </w:rPrChange>
                </w:rPr>
                <w:t>vat8Sum</w:t>
              </w:r>
            </w:ins>
          </w:p>
        </w:tc>
        <w:tc>
          <w:tcPr>
            <w:tcW w:w="2974" w:type="dxa"/>
          </w:tcPr>
          <w:p w14:paraId="434F5728" w14:textId="0E6262B9" w:rsidR="00F51FFD" w:rsidRPr="00C072AC" w:rsidRDefault="00F51FFD" w:rsidP="00F51FFD">
            <w:ins w:id="965" w:author="Шило Николай" w:date="2024-12-05T20:03:00Z">
              <w:r w:rsidRPr="00F51FFD">
                <w:rPr>
                  <w:rPrChange w:id="966" w:author="Шило Николай" w:date="2024-12-05T20:03:00Z">
                    <w:rPr>
                      <w:b/>
                      <w:bCs/>
                      <w:color w:val="ED0000"/>
                    </w:rPr>
                  </w:rPrChange>
                </w:rPr>
                <w:t>Сумма НДС чека по ставке 7%</w:t>
              </w:r>
              <w:r w:rsidRPr="00F51FFD">
                <w:rPr>
                  <w:rPrChange w:id="967" w:author="Шило Николай" w:date="2024-12-05T20:03:00Z">
                    <w:rPr>
                      <w:b/>
                      <w:bCs/>
                      <w:color w:val="ED0000"/>
                    </w:rPr>
                  </w:rPrChange>
                </w:rPr>
                <w:br/>
              </w:r>
              <w:r w:rsidRPr="00F51FFD">
                <w:rPr>
                  <w:rFonts w:cs="Arial"/>
                  <w:rPrChange w:id="968" w:author="Шило Николай" w:date="2024-12-05T20:03:00Z">
                    <w:rPr>
                      <w:rFonts w:cs="Arial"/>
                      <w:b/>
                      <w:bCs/>
                      <w:color w:val="ED0000"/>
                    </w:rPr>
                  </w:rPrChange>
                </w:rPr>
                <w:lastRenderedPageBreak/>
                <w:t xml:space="preserve">* </w:t>
              </w:r>
              <w:r w:rsidRPr="00F51FFD">
                <w:rPr>
                  <w:rFonts w:cs="Arial"/>
                  <w:i/>
                  <w:iCs/>
                  <w:rPrChange w:id="969" w:author="Шило Николай" w:date="2024-12-05T20:03:00Z">
                    <w:rPr>
                      <w:rFonts w:cs="Arial"/>
                      <w:b/>
                      <w:bCs/>
                      <w:color w:val="ED0000"/>
                    </w:rPr>
                  </w:rPrChange>
                </w:rPr>
                <w:t>- вступят в силу с 01.01.2025</w:t>
              </w:r>
            </w:ins>
          </w:p>
        </w:tc>
        <w:tc>
          <w:tcPr>
            <w:tcW w:w="3260" w:type="dxa"/>
          </w:tcPr>
          <w:p w14:paraId="55CF8401" w14:textId="6F720542" w:rsidR="00F51FFD" w:rsidRPr="00C072AC" w:rsidRDefault="00F51FFD" w:rsidP="00F51FFD">
            <w:pPr>
              <w:rPr>
                <w:rFonts w:cs="Arial"/>
              </w:rPr>
            </w:pPr>
            <w:ins w:id="970" w:author="Шило Николай" w:date="2024-12-05T20:03:00Z">
              <w:r w:rsidRPr="00F51FFD">
                <w:rPr>
                  <w:rFonts w:cs="Arial"/>
                  <w:rPrChange w:id="971" w:author="Шило Николай" w:date="2024-12-05T20:03:00Z">
                    <w:rPr>
                      <w:rFonts w:cs="Arial"/>
                      <w:b/>
                      <w:bCs/>
                      <w:color w:val="ED0000"/>
                    </w:rPr>
                  </w:rPrChange>
                </w:rPr>
                <w:lastRenderedPageBreak/>
                <w:t xml:space="preserve">Десятичное число с точностью до 2 символов после точки, </w:t>
              </w:r>
            </w:ins>
          </w:p>
        </w:tc>
        <w:tc>
          <w:tcPr>
            <w:tcW w:w="3260" w:type="dxa"/>
          </w:tcPr>
          <w:p w14:paraId="1507F87A" w14:textId="04409BB5" w:rsidR="00F51FFD" w:rsidRPr="00C072AC" w:rsidRDefault="00F51FFD" w:rsidP="00F51FFD">
            <w:pPr>
              <w:rPr>
                <w:rFonts w:cs="Arial"/>
              </w:rPr>
            </w:pPr>
            <w:ins w:id="972" w:author="Шило Николай" w:date="2024-12-05T20:03:00Z">
              <w:r w:rsidRPr="00F51FFD">
                <w:rPr>
                  <w:rFonts w:cs="Arial"/>
                  <w:rPrChange w:id="973" w:author="Шило Николай" w:date="2024-12-05T20:03:00Z">
                    <w:rPr>
                      <w:rFonts w:cs="Arial"/>
                      <w:b/>
                      <w:bCs/>
                      <w:color w:val="ED0000"/>
                    </w:rPr>
                  </w:rPrChange>
                </w:rPr>
                <w:t>необязательное поле</w:t>
              </w:r>
            </w:ins>
          </w:p>
        </w:tc>
      </w:tr>
      <w:tr w:rsidR="00F51FFD" w:rsidRPr="008F4F86" w14:paraId="5B85F493" w14:textId="77777777" w:rsidTr="00A2661E">
        <w:tc>
          <w:tcPr>
            <w:tcW w:w="3967" w:type="dxa"/>
          </w:tcPr>
          <w:p w14:paraId="7CD74177" w14:textId="3DA2236E" w:rsidR="00F51FFD" w:rsidRPr="00C072AC" w:rsidRDefault="00F51FFD" w:rsidP="00F51FFD">
            <w:pPr>
              <w:rPr>
                <w:lang w:val="en-US"/>
              </w:rPr>
            </w:pPr>
            <w:ins w:id="974" w:author="Шило Николай" w:date="2024-12-05T20:03:00Z">
              <w:r w:rsidRPr="00F51FFD">
                <w:rPr>
                  <w:rPrChange w:id="975" w:author="Шило Николай" w:date="2024-12-05T20:03:00Z">
                    <w:rPr>
                      <w:b/>
                      <w:bCs/>
                      <w:color w:val="ED0000"/>
                    </w:rPr>
                  </w:rPrChange>
                </w:rPr>
                <w:t>vat9Sum</w:t>
              </w:r>
            </w:ins>
          </w:p>
        </w:tc>
        <w:tc>
          <w:tcPr>
            <w:tcW w:w="2974" w:type="dxa"/>
          </w:tcPr>
          <w:p w14:paraId="68F77C52" w14:textId="1036010A" w:rsidR="00F51FFD" w:rsidRPr="00C072AC" w:rsidRDefault="00F51FFD" w:rsidP="00F51FFD">
            <w:ins w:id="976" w:author="Шило Николай" w:date="2024-12-05T20:03:00Z">
              <w:r w:rsidRPr="00F51FFD">
                <w:rPr>
                  <w:rPrChange w:id="977" w:author="Шило Николай" w:date="2024-12-05T20:03:00Z">
                    <w:rPr>
                      <w:b/>
                      <w:bCs/>
                      <w:color w:val="ED0000"/>
                    </w:rPr>
                  </w:rPrChange>
                </w:rPr>
                <w:t xml:space="preserve">Сумма НДС чека по ставке </w:t>
              </w:r>
              <w:proofErr w:type="spellStart"/>
              <w:r w:rsidRPr="00F51FFD">
                <w:rPr>
                  <w:rPrChange w:id="978" w:author="Шило Николай" w:date="2024-12-05T20:03:00Z">
                    <w:rPr>
                      <w:b/>
                      <w:bCs/>
                      <w:color w:val="ED0000"/>
                    </w:rPr>
                  </w:rPrChange>
                </w:rPr>
                <w:t>расч</w:t>
              </w:r>
              <w:proofErr w:type="spellEnd"/>
              <w:r w:rsidRPr="00F51FFD">
                <w:rPr>
                  <w:rPrChange w:id="979" w:author="Шило Николай" w:date="2024-12-05T20:03:00Z">
                    <w:rPr>
                      <w:b/>
                      <w:bCs/>
                      <w:color w:val="ED0000"/>
                    </w:rPr>
                  </w:rPrChange>
                </w:rPr>
                <w:t>. 5/105</w:t>
              </w:r>
              <w:r w:rsidRPr="00F51FFD">
                <w:rPr>
                  <w:lang w:val="en-US"/>
                  <w:rPrChange w:id="980" w:author="Шило Николай" w:date="2024-12-05T20:03:00Z">
                    <w:rPr>
                      <w:b/>
                      <w:bCs/>
                      <w:color w:val="ED0000"/>
                      <w:lang w:val="en-US"/>
                    </w:rPr>
                  </w:rPrChange>
                </w:rPr>
                <w:br/>
              </w:r>
              <w:r w:rsidRPr="00F51FFD">
                <w:rPr>
                  <w:rFonts w:cs="Arial"/>
                  <w:rPrChange w:id="981" w:author="Шило Николай" w:date="2024-12-05T20:03:00Z">
                    <w:rPr>
                      <w:rFonts w:cs="Arial"/>
                      <w:b/>
                      <w:bCs/>
                      <w:color w:val="ED0000"/>
                    </w:rPr>
                  </w:rPrChange>
                </w:rPr>
                <w:t xml:space="preserve">* </w:t>
              </w:r>
              <w:r w:rsidRPr="00F51FFD">
                <w:rPr>
                  <w:rFonts w:cs="Arial"/>
                  <w:i/>
                  <w:iCs/>
                  <w:rPrChange w:id="982" w:author="Шило Николай" w:date="2024-12-05T20:03:00Z">
                    <w:rPr>
                      <w:rFonts w:cs="Arial"/>
                      <w:b/>
                      <w:bCs/>
                      <w:color w:val="ED0000"/>
                    </w:rPr>
                  </w:rPrChange>
                </w:rPr>
                <w:t>- вступят в силу с 01.01.2025</w:t>
              </w:r>
            </w:ins>
          </w:p>
        </w:tc>
        <w:tc>
          <w:tcPr>
            <w:tcW w:w="3260" w:type="dxa"/>
          </w:tcPr>
          <w:p w14:paraId="79694CFF" w14:textId="02D29A74" w:rsidR="00F51FFD" w:rsidRPr="00C072AC" w:rsidRDefault="00F51FFD" w:rsidP="00F51FFD">
            <w:pPr>
              <w:rPr>
                <w:rFonts w:cs="Arial"/>
              </w:rPr>
            </w:pPr>
            <w:ins w:id="983" w:author="Шило Николай" w:date="2024-12-05T20:03:00Z">
              <w:r w:rsidRPr="00F51FFD">
                <w:rPr>
                  <w:rFonts w:cs="Arial"/>
                  <w:rPrChange w:id="984" w:author="Шило Николай" w:date="2024-12-05T20:03:00Z">
                    <w:rPr>
                      <w:rFonts w:cs="Arial"/>
                      <w:b/>
                      <w:bCs/>
                      <w:color w:val="ED0000"/>
                    </w:rPr>
                  </w:rPrChange>
                </w:rPr>
                <w:t xml:space="preserve">Десятичное число с точностью до 2 символов после точки, </w:t>
              </w:r>
            </w:ins>
          </w:p>
        </w:tc>
        <w:tc>
          <w:tcPr>
            <w:tcW w:w="3260" w:type="dxa"/>
          </w:tcPr>
          <w:p w14:paraId="57BBD277" w14:textId="647C01FF" w:rsidR="00F51FFD" w:rsidRPr="00C072AC" w:rsidRDefault="00F51FFD" w:rsidP="00F51FFD">
            <w:pPr>
              <w:rPr>
                <w:rFonts w:cs="Arial"/>
              </w:rPr>
            </w:pPr>
            <w:ins w:id="985" w:author="Шило Николай" w:date="2024-12-05T20:03:00Z">
              <w:r w:rsidRPr="00F51FFD">
                <w:rPr>
                  <w:rFonts w:cs="Arial"/>
                  <w:rPrChange w:id="986" w:author="Шило Николай" w:date="2024-12-05T20:03:00Z">
                    <w:rPr>
                      <w:rFonts w:cs="Arial"/>
                      <w:b/>
                      <w:bCs/>
                      <w:color w:val="ED0000"/>
                    </w:rPr>
                  </w:rPrChange>
                </w:rPr>
                <w:t>необязательное поле</w:t>
              </w:r>
            </w:ins>
          </w:p>
        </w:tc>
      </w:tr>
      <w:tr w:rsidR="00F51FFD" w:rsidRPr="008F4F86" w14:paraId="5F911448" w14:textId="77777777" w:rsidTr="00A2661E">
        <w:tc>
          <w:tcPr>
            <w:tcW w:w="3967" w:type="dxa"/>
          </w:tcPr>
          <w:p w14:paraId="3D0480F9" w14:textId="046573C7" w:rsidR="00F51FFD" w:rsidRPr="00C072AC" w:rsidRDefault="00F51FFD" w:rsidP="00F51FFD">
            <w:pPr>
              <w:rPr>
                <w:lang w:val="en-US"/>
              </w:rPr>
            </w:pPr>
            <w:ins w:id="987" w:author="Шило Николай" w:date="2024-12-05T20:03:00Z">
              <w:r w:rsidRPr="00F51FFD">
                <w:rPr>
                  <w:rPrChange w:id="988" w:author="Шило Николай" w:date="2024-12-05T20:03:00Z">
                    <w:rPr>
                      <w:b/>
                      <w:bCs/>
                      <w:color w:val="ED0000"/>
                    </w:rPr>
                  </w:rPrChange>
                </w:rPr>
                <w:t>vat10Sum</w:t>
              </w:r>
            </w:ins>
          </w:p>
        </w:tc>
        <w:tc>
          <w:tcPr>
            <w:tcW w:w="2974" w:type="dxa"/>
          </w:tcPr>
          <w:p w14:paraId="70D49490" w14:textId="43173F22" w:rsidR="00F51FFD" w:rsidRPr="00C072AC" w:rsidRDefault="00F51FFD" w:rsidP="00F51FFD">
            <w:ins w:id="989" w:author="Шило Николай" w:date="2024-12-05T20:03:00Z">
              <w:r w:rsidRPr="00F51FFD">
                <w:rPr>
                  <w:rPrChange w:id="990" w:author="Шило Николай" w:date="2024-12-05T20:03:00Z">
                    <w:rPr>
                      <w:b/>
                      <w:bCs/>
                      <w:color w:val="ED0000"/>
                    </w:rPr>
                  </w:rPrChange>
                </w:rPr>
                <w:t xml:space="preserve">Сумма НДС чека по ставке </w:t>
              </w:r>
              <w:proofErr w:type="spellStart"/>
              <w:r w:rsidRPr="00F51FFD">
                <w:rPr>
                  <w:rPrChange w:id="991" w:author="Шило Николай" w:date="2024-12-05T20:03:00Z">
                    <w:rPr>
                      <w:b/>
                      <w:bCs/>
                      <w:color w:val="ED0000"/>
                    </w:rPr>
                  </w:rPrChange>
                </w:rPr>
                <w:t>расч</w:t>
              </w:r>
              <w:proofErr w:type="spellEnd"/>
              <w:r w:rsidRPr="00F51FFD">
                <w:rPr>
                  <w:rPrChange w:id="992" w:author="Шило Николай" w:date="2024-12-05T20:03:00Z">
                    <w:rPr>
                      <w:b/>
                      <w:bCs/>
                      <w:color w:val="ED0000"/>
                    </w:rPr>
                  </w:rPrChange>
                </w:rPr>
                <w:t>. 7/107</w:t>
              </w:r>
              <w:r w:rsidRPr="00F51FFD">
                <w:rPr>
                  <w:lang w:val="en-US"/>
                  <w:rPrChange w:id="993" w:author="Шило Николай" w:date="2024-12-05T20:03:00Z">
                    <w:rPr>
                      <w:b/>
                      <w:bCs/>
                      <w:color w:val="ED0000"/>
                      <w:lang w:val="en-US"/>
                    </w:rPr>
                  </w:rPrChange>
                </w:rPr>
                <w:br/>
              </w:r>
              <w:r w:rsidRPr="00F51FFD">
                <w:rPr>
                  <w:rFonts w:cs="Arial"/>
                  <w:rPrChange w:id="994" w:author="Шило Николай" w:date="2024-12-05T20:03:00Z">
                    <w:rPr>
                      <w:rFonts w:cs="Arial"/>
                      <w:b/>
                      <w:bCs/>
                      <w:color w:val="ED0000"/>
                    </w:rPr>
                  </w:rPrChange>
                </w:rPr>
                <w:t xml:space="preserve">* </w:t>
              </w:r>
              <w:r w:rsidRPr="00F51FFD">
                <w:rPr>
                  <w:rFonts w:cs="Arial"/>
                  <w:i/>
                  <w:iCs/>
                  <w:rPrChange w:id="995" w:author="Шило Николай" w:date="2024-12-05T20:04:00Z">
                    <w:rPr>
                      <w:rFonts w:cs="Arial"/>
                      <w:b/>
                      <w:bCs/>
                      <w:color w:val="ED0000"/>
                    </w:rPr>
                  </w:rPrChange>
                </w:rPr>
                <w:t>- вступят в силу с 01.01.2025</w:t>
              </w:r>
            </w:ins>
          </w:p>
        </w:tc>
        <w:tc>
          <w:tcPr>
            <w:tcW w:w="3260" w:type="dxa"/>
          </w:tcPr>
          <w:p w14:paraId="26545CCA" w14:textId="6DDDCAC6" w:rsidR="00F51FFD" w:rsidRPr="00C072AC" w:rsidRDefault="00F51FFD" w:rsidP="00F51FFD">
            <w:pPr>
              <w:rPr>
                <w:rFonts w:cs="Arial"/>
              </w:rPr>
            </w:pPr>
            <w:ins w:id="996" w:author="Шило Николай" w:date="2024-12-05T20:03:00Z">
              <w:r w:rsidRPr="00F51FFD">
                <w:rPr>
                  <w:rFonts w:cs="Arial"/>
                  <w:rPrChange w:id="997" w:author="Шило Николай" w:date="2024-12-05T20:03:00Z">
                    <w:rPr>
                      <w:rFonts w:cs="Arial"/>
                      <w:b/>
                      <w:bCs/>
                      <w:color w:val="ED0000"/>
                    </w:rPr>
                  </w:rPrChange>
                </w:rPr>
                <w:t xml:space="preserve">Десятичное число с точностью до 2 символов после точки, </w:t>
              </w:r>
            </w:ins>
          </w:p>
        </w:tc>
        <w:tc>
          <w:tcPr>
            <w:tcW w:w="3260" w:type="dxa"/>
          </w:tcPr>
          <w:p w14:paraId="0D786A42" w14:textId="70B8FC72" w:rsidR="00F51FFD" w:rsidRPr="00C072AC" w:rsidRDefault="00F51FFD" w:rsidP="00F51FFD">
            <w:pPr>
              <w:rPr>
                <w:rFonts w:cs="Arial"/>
              </w:rPr>
            </w:pPr>
            <w:ins w:id="998" w:author="Шило Николай" w:date="2024-12-05T20:03:00Z">
              <w:r w:rsidRPr="00F51FFD">
                <w:rPr>
                  <w:rFonts w:cs="Arial"/>
                  <w:rPrChange w:id="999" w:author="Шило Николай" w:date="2024-12-05T20:03:00Z">
                    <w:rPr>
                      <w:rFonts w:cs="Arial"/>
                      <w:b/>
                      <w:bCs/>
                      <w:color w:val="ED0000"/>
                    </w:rPr>
                  </w:rPrChange>
                </w:rPr>
                <w:t>необязательное поле</w:t>
              </w:r>
            </w:ins>
          </w:p>
        </w:tc>
      </w:tr>
      <w:tr w:rsidR="00F51FFD" w:rsidRPr="008F4F86" w14:paraId="0CB43927" w14:textId="7D07AEE1" w:rsidTr="00A2661E">
        <w:tc>
          <w:tcPr>
            <w:tcW w:w="3967" w:type="dxa"/>
          </w:tcPr>
          <w:p w14:paraId="504E2194" w14:textId="77777777" w:rsidR="00F51FFD" w:rsidRDefault="00F51FFD" w:rsidP="00F51FFD">
            <w:pPr>
              <w:rPr>
                <w:lang w:val="en-US"/>
              </w:rPr>
            </w:pPr>
            <w:proofErr w:type="spellStart"/>
            <w:r>
              <w:rPr>
                <w:lang w:val="en-US"/>
              </w:rPr>
              <w:t>c</w:t>
            </w:r>
            <w:r w:rsidRPr="00627F02">
              <w:rPr>
                <w:lang w:val="en-US"/>
              </w:rPr>
              <w:t>ustomerInfo</w:t>
            </w:r>
            <w:proofErr w:type="spellEnd"/>
          </w:p>
        </w:tc>
        <w:tc>
          <w:tcPr>
            <w:tcW w:w="2974" w:type="dxa"/>
          </w:tcPr>
          <w:p w14:paraId="606AFF82" w14:textId="77777777" w:rsidR="00F51FFD" w:rsidRDefault="00F51FFD" w:rsidP="00F51FFD">
            <w:r w:rsidRPr="00627F02">
              <w:t>Сведения о покупателе (клиенте), 1256</w:t>
            </w:r>
          </w:p>
        </w:tc>
        <w:tc>
          <w:tcPr>
            <w:tcW w:w="3260" w:type="dxa"/>
          </w:tcPr>
          <w:p w14:paraId="03D908C7" w14:textId="2C5F62FF" w:rsidR="00F51FFD" w:rsidRDefault="00F51FFD" w:rsidP="00F51FFD">
            <w:pPr>
              <w:rPr>
                <w:rFonts w:cs="Arial"/>
              </w:rPr>
            </w:pPr>
            <w:r>
              <w:rPr>
                <w:rFonts w:cs="Arial"/>
              </w:rPr>
              <w:t xml:space="preserve">Структура п.2.1.1.8, </w:t>
            </w:r>
          </w:p>
        </w:tc>
        <w:tc>
          <w:tcPr>
            <w:tcW w:w="3260" w:type="dxa"/>
          </w:tcPr>
          <w:p w14:paraId="2ACCF6B5" w14:textId="5B782F47" w:rsidR="00F51FFD" w:rsidRDefault="00F51FFD" w:rsidP="00F51FFD">
            <w:pPr>
              <w:rPr>
                <w:rFonts w:cs="Arial"/>
              </w:rPr>
            </w:pPr>
            <w:r>
              <w:rPr>
                <w:rFonts w:cs="Arial"/>
              </w:rPr>
              <w:t>необязательное поле</w:t>
            </w:r>
          </w:p>
        </w:tc>
      </w:tr>
      <w:tr w:rsidR="00F51FFD" w:rsidRPr="008F4F86" w14:paraId="007283D3" w14:textId="14215918" w:rsidTr="00A2661E">
        <w:tc>
          <w:tcPr>
            <w:tcW w:w="3967" w:type="dxa"/>
          </w:tcPr>
          <w:p w14:paraId="46B8AEF5" w14:textId="3B1AF5CD" w:rsidR="00F51FFD" w:rsidRDefault="00F51FFD" w:rsidP="00F51FFD">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F51FFD" w:rsidRPr="00627F02" w:rsidRDefault="00F51FFD" w:rsidP="00F51FFD">
            <w:r w:rsidRPr="00627F02">
              <w:t>Операционный реквизит чека, 1270</w:t>
            </w:r>
          </w:p>
        </w:tc>
        <w:tc>
          <w:tcPr>
            <w:tcW w:w="3260" w:type="dxa"/>
          </w:tcPr>
          <w:p w14:paraId="0BF63C43" w14:textId="62659F29" w:rsidR="00F51FFD" w:rsidRDefault="00F51FFD" w:rsidP="00F51FFD">
            <w:pPr>
              <w:rPr>
                <w:rFonts w:cs="Arial"/>
              </w:rPr>
            </w:pPr>
            <w:r>
              <w:rPr>
                <w:rFonts w:cs="Arial"/>
              </w:rPr>
              <w:t xml:space="preserve">Структура п.2.1.1.9, </w:t>
            </w:r>
          </w:p>
        </w:tc>
        <w:tc>
          <w:tcPr>
            <w:tcW w:w="3260" w:type="dxa"/>
          </w:tcPr>
          <w:p w14:paraId="5E63B14D" w14:textId="2CBAA04B" w:rsidR="00F51FFD" w:rsidRDefault="00F51FFD" w:rsidP="00F51FFD">
            <w:pPr>
              <w:rPr>
                <w:rFonts w:cs="Arial"/>
              </w:rPr>
            </w:pPr>
            <w:r>
              <w:rPr>
                <w:rFonts w:cs="Arial"/>
              </w:rPr>
              <w:t>необязательное поле</w:t>
            </w:r>
          </w:p>
        </w:tc>
      </w:tr>
      <w:tr w:rsidR="00F51FFD" w:rsidRPr="008F4F86" w14:paraId="1010F23D" w14:textId="3195D108" w:rsidTr="00A2661E">
        <w:tc>
          <w:tcPr>
            <w:tcW w:w="3967" w:type="dxa"/>
          </w:tcPr>
          <w:p w14:paraId="018C8C8D" w14:textId="77777777" w:rsidR="00F51FFD" w:rsidRDefault="00F51FFD" w:rsidP="00F51FFD">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F51FFD" w:rsidRDefault="00F51FFD" w:rsidP="00F51FFD">
            <w:r w:rsidRPr="00627F02">
              <w:t>Отраслевой реквизит чека, 1261</w:t>
            </w:r>
          </w:p>
        </w:tc>
        <w:tc>
          <w:tcPr>
            <w:tcW w:w="3260" w:type="dxa"/>
          </w:tcPr>
          <w:p w14:paraId="6BEFE591" w14:textId="6F97CF85" w:rsidR="00F51FFD" w:rsidRDefault="00F51FFD" w:rsidP="00F51FFD">
            <w:pPr>
              <w:rPr>
                <w:rFonts w:cs="Arial"/>
              </w:rPr>
            </w:pPr>
            <w:r>
              <w:rPr>
                <w:rFonts w:cs="Arial"/>
              </w:rPr>
              <w:t xml:space="preserve">Структура п.2.1.1.10, </w:t>
            </w:r>
          </w:p>
        </w:tc>
        <w:tc>
          <w:tcPr>
            <w:tcW w:w="3260" w:type="dxa"/>
          </w:tcPr>
          <w:p w14:paraId="5B80F59F" w14:textId="0EA42D7F" w:rsidR="00F51FFD" w:rsidRDefault="00F51FFD" w:rsidP="00F51FFD">
            <w:pPr>
              <w:rPr>
                <w:rFonts w:cs="Arial"/>
              </w:rPr>
            </w:pPr>
            <w:r>
              <w:rPr>
                <w:rFonts w:cs="Arial"/>
              </w:rPr>
              <w:t>необязательное поле</w:t>
            </w:r>
          </w:p>
        </w:tc>
      </w:tr>
    </w:tbl>
    <w:p w14:paraId="7529BEB6" w14:textId="77777777" w:rsidR="00A70CAC" w:rsidRDefault="00A70CAC" w:rsidP="00A70CAC"/>
    <w:p w14:paraId="5D8640EE" w14:textId="4DF78544"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ins w:id="1000" w:author="Шило Николай" w:date="2024-12-05T20:05:00Z">
        <w:r w:rsidR="00DE28BE" w:rsidRPr="00DE28BE">
          <w:rPr>
            <w:b/>
            <w:bCs/>
            <w:rPrChange w:id="1001" w:author="Шило Николай" w:date="2024-12-05T20:05:00Z">
              <w:rPr>
                <w:b/>
                <w:bCs/>
                <w:lang w:val="en-US"/>
              </w:rPr>
            </w:rPrChange>
          </w:rPr>
          <w:t xml:space="preserve">, </w:t>
        </w:r>
        <w:r w:rsidR="00DE28BE" w:rsidRPr="00DE28BE">
          <w:rPr>
            <w:b/>
            <w:bCs/>
            <w:lang w:val="en-US"/>
          </w:rPr>
          <w:t>vat</w:t>
        </w:r>
        <w:r w:rsidR="00DE28BE" w:rsidRPr="00DE28BE">
          <w:rPr>
            <w:b/>
            <w:bCs/>
            <w:rPrChange w:id="1002" w:author="Шило Николай" w:date="2024-12-05T20:05:00Z">
              <w:rPr>
                <w:b/>
                <w:bCs/>
                <w:lang w:val="en-US"/>
              </w:rPr>
            </w:rPrChange>
          </w:rPr>
          <w:t>7</w:t>
        </w:r>
        <w:r w:rsidR="00DE28BE" w:rsidRPr="00DE28BE">
          <w:rPr>
            <w:b/>
            <w:bCs/>
            <w:lang w:val="en-US"/>
          </w:rPr>
          <w:t>Sum</w:t>
        </w:r>
        <w:r w:rsidR="00DE28BE" w:rsidRPr="00DE28BE">
          <w:rPr>
            <w:b/>
            <w:bCs/>
            <w:rPrChange w:id="1003" w:author="Шило Николай" w:date="2024-12-05T20:05:00Z">
              <w:rPr>
                <w:b/>
                <w:bCs/>
                <w:lang w:val="en-US"/>
              </w:rPr>
            </w:rPrChange>
          </w:rPr>
          <w:t xml:space="preserve">, </w:t>
        </w:r>
        <w:r w:rsidR="00DE28BE" w:rsidRPr="00DE28BE">
          <w:rPr>
            <w:b/>
            <w:bCs/>
            <w:lang w:val="en-US"/>
          </w:rPr>
          <w:t>vat</w:t>
        </w:r>
        <w:r w:rsidR="00DE28BE" w:rsidRPr="00DE28BE">
          <w:rPr>
            <w:b/>
            <w:bCs/>
            <w:rPrChange w:id="1004" w:author="Шило Николай" w:date="2024-12-05T20:05:00Z">
              <w:rPr>
                <w:b/>
                <w:bCs/>
                <w:lang w:val="en-US"/>
              </w:rPr>
            </w:rPrChange>
          </w:rPr>
          <w:t>8</w:t>
        </w:r>
        <w:r w:rsidR="00DE28BE" w:rsidRPr="00DE28BE">
          <w:rPr>
            <w:b/>
            <w:bCs/>
            <w:lang w:val="en-US"/>
          </w:rPr>
          <w:t>Sum</w:t>
        </w:r>
        <w:r w:rsidR="00DE28BE" w:rsidRPr="00DE28BE">
          <w:rPr>
            <w:b/>
            <w:bCs/>
            <w:rPrChange w:id="1005" w:author="Шило Николай" w:date="2024-12-05T20:05:00Z">
              <w:rPr>
                <w:b/>
                <w:bCs/>
                <w:lang w:val="en-US"/>
              </w:rPr>
            </w:rPrChange>
          </w:rPr>
          <w:t xml:space="preserve">, </w:t>
        </w:r>
        <w:r w:rsidR="00DE28BE" w:rsidRPr="00DE28BE">
          <w:rPr>
            <w:b/>
            <w:bCs/>
            <w:lang w:val="en-US"/>
          </w:rPr>
          <w:t>vat</w:t>
        </w:r>
        <w:r w:rsidR="00DE28BE" w:rsidRPr="00DE28BE">
          <w:rPr>
            <w:b/>
            <w:bCs/>
            <w:rPrChange w:id="1006" w:author="Шило Николай" w:date="2024-12-05T20:05:00Z">
              <w:rPr>
                <w:b/>
                <w:bCs/>
                <w:lang w:val="en-US"/>
              </w:rPr>
            </w:rPrChange>
          </w:rPr>
          <w:t>9</w:t>
        </w:r>
        <w:r w:rsidR="00DE28BE" w:rsidRPr="00DE28BE">
          <w:rPr>
            <w:b/>
            <w:bCs/>
            <w:lang w:val="en-US"/>
          </w:rPr>
          <w:t>Sum</w:t>
        </w:r>
        <w:r w:rsidR="00DE28BE" w:rsidRPr="00DE28BE">
          <w:rPr>
            <w:b/>
            <w:bCs/>
            <w:rPrChange w:id="1007" w:author="Шило Николай" w:date="2024-12-05T20:05:00Z">
              <w:rPr>
                <w:b/>
                <w:bCs/>
                <w:lang w:val="en-US"/>
              </w:rPr>
            </w:rPrChange>
          </w:rPr>
          <w:t xml:space="preserve">, </w:t>
        </w:r>
        <w:r w:rsidR="00DE28BE" w:rsidRPr="00DE28BE">
          <w:rPr>
            <w:b/>
            <w:bCs/>
            <w:lang w:val="en-US"/>
          </w:rPr>
          <w:t>vat</w:t>
        </w:r>
        <w:r w:rsidR="00DE28BE" w:rsidRPr="00DE28BE">
          <w:rPr>
            <w:b/>
            <w:bCs/>
            <w:rPrChange w:id="1008" w:author="Шило Николай" w:date="2024-12-05T20:05:00Z">
              <w:rPr>
                <w:b/>
                <w:bCs/>
                <w:lang w:val="en-US"/>
              </w:rPr>
            </w:rPrChange>
          </w:rPr>
          <w:t>10</w:t>
        </w:r>
        <w:r w:rsidR="00DE28BE" w:rsidRPr="00DE28BE">
          <w:rPr>
            <w:b/>
            <w:bCs/>
            <w:lang w:val="en-US"/>
          </w:rPr>
          <w:t>Sum</w:t>
        </w:r>
      </w:ins>
      <w:r w:rsidRPr="0083620D">
        <w:t xml:space="preserve"> </w:t>
      </w:r>
      <w:ins w:id="1009" w:author="Шило Николай" w:date="2024-12-05T20:05:00Z">
        <w:r w:rsidR="00DE28BE">
          <w:br/>
        </w:r>
      </w:ins>
      <w:r>
        <w:t xml:space="preserve">в форматах </w:t>
      </w:r>
      <w:del w:id="1010" w:author="Шило Николай" w:date="2024-12-05T20:05:00Z">
        <w:r w:rsidDel="00DE28BE">
          <w:delText xml:space="preserve">ОранжДата </w:delText>
        </w:r>
      </w:del>
      <w:ins w:id="1011" w:author="Шило Николай" w:date="2024-12-05T20:05:00Z">
        <w:r w:rsidR="00DE28BE">
          <w:rPr>
            <w:lang w:val="en-US"/>
          </w:rPr>
          <w:t>Orange</w:t>
        </w:r>
        <w:r w:rsidR="00DE28BE" w:rsidRPr="00DE28BE">
          <w:rPr>
            <w:rPrChange w:id="1012" w:author="Шило Николай" w:date="2024-12-05T20:05:00Z">
              <w:rPr>
                <w:lang w:val="en-US"/>
              </w:rPr>
            </w:rPrChange>
          </w:rPr>
          <w:t xml:space="preserve"> </w:t>
        </w:r>
        <w:r w:rsidR="00DE28BE">
          <w:rPr>
            <w:lang w:val="en-US"/>
          </w:rPr>
          <w:t>Data</w:t>
        </w:r>
        <w:r w:rsidR="00DE28BE">
          <w:t xml:space="preserve"> </w:t>
        </w:r>
      </w:ins>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1013" w:name="_Toc80026508"/>
      <w:r>
        <w:t>2.7.</w:t>
      </w:r>
      <w:r w:rsidRPr="005560E2">
        <w:t>2</w:t>
      </w:r>
      <w:r>
        <w:t xml:space="preserve"> Тело ответа с ошибками обработки запроса</w:t>
      </w:r>
      <w:bookmarkEnd w:id="1013"/>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1014"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1014"/>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1015" w:name="_Toc80026510"/>
      <w:r w:rsidRPr="00E91894">
        <w:t>2.</w:t>
      </w:r>
      <w:r w:rsidR="00370700">
        <w:t>8</w:t>
      </w:r>
      <w:r w:rsidRPr="00E91894">
        <w:t xml:space="preserve">.1 </w:t>
      </w:r>
      <w:r>
        <w:t>Тело ответа</w:t>
      </w:r>
      <w:bookmarkEnd w:id="1015"/>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1016" w:name="_Toc80026511"/>
      <w:r w:rsidRPr="00391032">
        <w:lastRenderedPageBreak/>
        <w:t>2.</w:t>
      </w:r>
      <w:r>
        <w:t>9 Проверка кода маркировки</w:t>
      </w:r>
      <w:bookmarkEnd w:id="1016"/>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1017" w:name="_Toc80026512"/>
      <w:r>
        <w:t>2.</w:t>
      </w:r>
      <w:r w:rsidR="007B2DC5">
        <w:t>9</w:t>
      </w:r>
      <w:r>
        <w:t>.1 Тело запроса</w:t>
      </w:r>
      <w:bookmarkEnd w:id="1017"/>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1018" w:name="_Toc80026513"/>
      <w:r>
        <w:rPr>
          <w:rFonts w:cs="Arial"/>
        </w:rPr>
        <w:t>2.</w:t>
      </w:r>
      <w:r w:rsidR="003F552A">
        <w:rPr>
          <w:rFonts w:cs="Arial"/>
          <w:lang w:val="en-US"/>
        </w:rPr>
        <w:t>9</w:t>
      </w:r>
      <w:r>
        <w:rPr>
          <w:rFonts w:cs="Arial"/>
        </w:rPr>
        <w:t>.1.1</w:t>
      </w:r>
      <w:r>
        <w:t xml:space="preserve"> Содержимое документа</w:t>
      </w:r>
      <w:bookmarkEnd w:id="1018"/>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1019"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1019"/>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1020" w:name="_Toc80026515"/>
      <w:r w:rsidRPr="00092446">
        <w:lastRenderedPageBreak/>
        <w:t>2.</w:t>
      </w:r>
      <w:r w:rsidR="00092446">
        <w:t>10</w:t>
      </w:r>
      <w:r w:rsidRPr="00092446">
        <w:t xml:space="preserve"> </w:t>
      </w:r>
      <w:bookmarkStart w:id="1021" w:name="OLE_LINK529"/>
      <w:bookmarkStart w:id="1022" w:name="OLE_LINK530"/>
      <w:r>
        <w:t>Состояние</w:t>
      </w:r>
      <w:r w:rsidRPr="00092446">
        <w:t xml:space="preserve"> </w:t>
      </w:r>
      <w:r w:rsidR="00092446">
        <w:t>проверки кода маркировки</w:t>
      </w:r>
      <w:bookmarkEnd w:id="1020"/>
      <w:bookmarkEnd w:id="1021"/>
      <w:bookmarkEnd w:id="1022"/>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1023" w:name="_Toc80026516"/>
      <w:r>
        <w:rPr>
          <w:lang w:val="en-US"/>
        </w:rPr>
        <w:t>2.</w:t>
      </w:r>
      <w:r w:rsidR="00C47018">
        <w:t>10</w:t>
      </w:r>
      <w:r>
        <w:rPr>
          <w:lang w:val="en-US"/>
        </w:rPr>
        <w:t xml:space="preserve">.1 </w:t>
      </w:r>
      <w:r>
        <w:t>Тело ответа</w:t>
      </w:r>
      <w:bookmarkEnd w:id="1023"/>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1024" w:name="OLE_LINK82"/>
            <w:r>
              <w:rPr>
                <w:rFonts w:cs="Arial"/>
              </w:rPr>
              <w:t>Идентификатор документа</w:t>
            </w:r>
            <w:bookmarkEnd w:id="1024"/>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1025"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1025"/>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1026" w:name="OLE_LINK273"/>
            <w:bookmarkStart w:id="1027"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1026"/>
            <w:bookmarkEnd w:id="1027"/>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1028" w:name="OLE_LINK383"/>
            <w:bookmarkStart w:id="1029" w:name="OLE_LINK386"/>
            <w:r>
              <w:rPr>
                <w:rFonts w:cs="Arial"/>
              </w:rPr>
              <w:t>Номер фискального накопителя</w:t>
            </w:r>
            <w:bookmarkEnd w:id="1028"/>
            <w:bookmarkEnd w:id="1029"/>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1030" w:name="OLE_LINK475"/>
            <w:bookmarkStart w:id="1031" w:name="OLE_LINK476"/>
            <w:r>
              <w:rPr>
                <w:rFonts w:cs="Arial"/>
              </w:rPr>
              <w:t>Содержимое документа</w:t>
            </w:r>
            <w:bookmarkEnd w:id="1030"/>
            <w:bookmarkEnd w:id="1031"/>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1032" w:name="OLE_LINK80"/>
            <w:bookmarkStart w:id="1033" w:name="OLE_LINK81"/>
            <w:proofErr w:type="spellStart"/>
            <w:r>
              <w:rPr>
                <w:rFonts w:cs="Arial"/>
                <w:lang w:val="en-US"/>
              </w:rPr>
              <w:t>checkResult</w:t>
            </w:r>
            <w:bookmarkEnd w:id="1032"/>
            <w:bookmarkEnd w:id="1033"/>
            <w:proofErr w:type="spellEnd"/>
          </w:p>
        </w:tc>
        <w:tc>
          <w:tcPr>
            <w:tcW w:w="4839" w:type="dxa"/>
          </w:tcPr>
          <w:p w14:paraId="475445DC" w14:textId="7D23ADBF" w:rsidR="001A4E77" w:rsidRPr="006B5B06" w:rsidRDefault="001A4E77" w:rsidP="001A4E77">
            <w:pPr>
              <w:rPr>
                <w:rFonts w:cs="Arial"/>
              </w:rPr>
            </w:pPr>
            <w:bookmarkStart w:id="1034" w:name="OLE_LINK470"/>
            <w:bookmarkStart w:id="1035" w:name="OLE_LINK471"/>
            <w:r>
              <w:rPr>
                <w:rFonts w:cs="Arial"/>
              </w:rPr>
              <w:t>Р</w:t>
            </w:r>
            <w:r w:rsidRPr="006B5B06">
              <w:rPr>
                <w:rFonts w:cs="Arial"/>
              </w:rPr>
              <w:t>езультат проверки</w:t>
            </w:r>
            <w:bookmarkEnd w:id="1034"/>
            <w:bookmarkEnd w:id="1035"/>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1036"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1036"/>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1037"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1037"/>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1038" w:name="_Toc80026518"/>
      <w:r>
        <w:rPr>
          <w:lang w:val="en-US"/>
        </w:rPr>
        <w:t>2.</w:t>
      </w:r>
      <w:r w:rsidR="00E91BDF">
        <w:rPr>
          <w:lang w:val="en-US"/>
        </w:rPr>
        <w:t>11</w:t>
      </w:r>
      <w:r>
        <w:rPr>
          <w:lang w:val="en-US"/>
        </w:rPr>
        <w:t xml:space="preserve">.1 </w:t>
      </w:r>
      <w:r>
        <w:t>Тело ответа</w:t>
      </w:r>
      <w:bookmarkEnd w:id="1038"/>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1039" w:name="_Toc507539867"/>
      <w:bookmarkStart w:id="1040" w:name="_Toc27489477"/>
      <w:bookmarkStart w:id="1041" w:name="_Toc63432922"/>
      <w:bookmarkStart w:id="1042" w:name="_Toc80026519"/>
      <w:r w:rsidRPr="001D7CFC">
        <w:rPr>
          <w:lang w:val="en-US"/>
        </w:rPr>
        <w:lastRenderedPageBreak/>
        <w:t xml:space="preserve">3. </w:t>
      </w:r>
      <w:r>
        <w:rPr>
          <w:lang w:val="en-US"/>
        </w:rPr>
        <w:t>Swagger</w:t>
      </w:r>
      <w:bookmarkEnd w:id="1039"/>
      <w:bookmarkEnd w:id="1040"/>
      <w:bookmarkEnd w:id="1041"/>
      <w:bookmarkEnd w:id="1042"/>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1043" w:name="_Toc11683684"/>
      <w:bookmarkStart w:id="1044" w:name="_Toc27489478"/>
      <w:bookmarkStart w:id="1045" w:name="_Toc63432923"/>
      <w:bookmarkStart w:id="1046" w:name="_Toc80026520"/>
      <w:r w:rsidRPr="00EE2260">
        <w:t xml:space="preserve">4. </w:t>
      </w:r>
      <w:r>
        <w:t>Ссылки на чек.</w:t>
      </w:r>
      <w:bookmarkEnd w:id="1043"/>
      <w:bookmarkEnd w:id="1044"/>
      <w:bookmarkEnd w:id="1045"/>
      <w:bookmarkEnd w:id="1046"/>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29"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1047" w:name="_Toc27489479"/>
      <w:bookmarkStart w:id="1048" w:name="_Toc63432924"/>
      <w:bookmarkStart w:id="1049" w:name="_Toc80026521"/>
      <w:r w:rsidRPr="004D311A">
        <w:lastRenderedPageBreak/>
        <w:t>Изменения в документе</w:t>
      </w:r>
      <w:bookmarkEnd w:id="1047"/>
      <w:bookmarkEnd w:id="1048"/>
      <w:bookmarkEnd w:id="1049"/>
    </w:p>
    <w:p w14:paraId="51F97425" w14:textId="77777777" w:rsidR="00171765" w:rsidRPr="003E723C" w:rsidRDefault="00171765" w:rsidP="00171765">
      <w:pPr>
        <w:rPr>
          <w:rFonts w:cs="Arial"/>
        </w:rPr>
      </w:pPr>
      <w:bookmarkStart w:id="1050" w:name="OLE_LINK275"/>
      <w:bookmarkStart w:id="1051"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1052"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1052"/>
    </w:p>
    <w:p w14:paraId="08C85A96" w14:textId="77777777" w:rsidR="00171765" w:rsidRPr="00FE6F31" w:rsidRDefault="00171765" w:rsidP="00171765">
      <w:pPr>
        <w:keepNext/>
        <w:rPr>
          <w:rStyle w:val="af7"/>
        </w:rPr>
      </w:pPr>
      <w:bookmarkStart w:id="1053" w:name="OLE_LINK70"/>
      <w:bookmarkStart w:id="1054"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1055" w:name="OLE_LINK65"/>
      <w:bookmarkStart w:id="1056"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1057" w:name="OLE_LINK28"/>
      <w:bookmarkStart w:id="1058"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1059" w:name="OLE_LINK36"/>
      <w:bookmarkEnd w:id="1055"/>
      <w:bookmarkEnd w:id="1056"/>
      <w:bookmarkEnd w:id="1057"/>
      <w:bookmarkEnd w:id="1058"/>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1060"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1061"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1062" w:name="OLE_LINK35"/>
      <w:bookmarkStart w:id="1063"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1062"/>
    <w:bookmarkEnd w:id="1063"/>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1064"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1065" w:name="OLE_LINK114"/>
      <w:bookmarkStart w:id="1066" w:name="OLE_LINK115"/>
    </w:p>
    <w:bookmarkEnd w:id="1050"/>
    <w:bookmarkEnd w:id="1051"/>
    <w:bookmarkEnd w:id="1053"/>
    <w:bookmarkEnd w:id="1054"/>
    <w:bookmarkEnd w:id="1059"/>
    <w:bookmarkEnd w:id="1060"/>
    <w:bookmarkEnd w:id="1061"/>
    <w:bookmarkEnd w:id="1064"/>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1065"/>
      <w:bookmarkEnd w:id="1066"/>
    </w:p>
    <w:p w14:paraId="078C8231" w14:textId="77777777" w:rsidR="00171765" w:rsidRPr="00FE6F31" w:rsidRDefault="00171765" w:rsidP="00171765">
      <w:pPr>
        <w:keepNext/>
        <w:rPr>
          <w:rStyle w:val="af7"/>
        </w:rPr>
      </w:pPr>
      <w:bookmarkStart w:id="1067"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1068" w:name="OLE_LINK176"/>
      <w:bookmarkStart w:id="1069" w:name="OLE_LINK177"/>
      <w:bookmarkEnd w:id="1067"/>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1070" w:name="OLE_LINK183"/>
      <w:bookmarkStart w:id="1071" w:name="OLE_LINK184"/>
      <w:bookmarkEnd w:id="1068"/>
      <w:bookmarkEnd w:id="106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1072" w:name="OLE_LINK178"/>
      <w:bookmarkStart w:id="1073" w:name="OLE_LINK179"/>
      <w:bookmarkStart w:id="1074" w:name="OLE_LINK201"/>
      <w:bookmarkStart w:id="1075"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1072"/>
      <w:bookmarkEnd w:id="1073"/>
      <w:r>
        <w:t>.</w:t>
      </w:r>
    </w:p>
    <w:p w14:paraId="5D9DEA5A" w14:textId="77777777" w:rsidR="00171765" w:rsidRPr="00FE6F31" w:rsidRDefault="00171765" w:rsidP="00171765">
      <w:pPr>
        <w:keepNext/>
        <w:rPr>
          <w:rStyle w:val="af7"/>
        </w:rPr>
      </w:pPr>
      <w:bookmarkStart w:id="1076" w:name="OLE_LINK200"/>
      <w:bookmarkEnd w:id="1070"/>
      <w:bookmarkEnd w:id="1071"/>
      <w:bookmarkEnd w:id="1074"/>
      <w:bookmarkEnd w:id="107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1076"/>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1077" w:name="OLE_LINK203"/>
      <w:bookmarkStart w:id="1078" w:name="OLE_LINK204"/>
      <w:bookmarkStart w:id="1079" w:name="OLE_LINK205"/>
      <w:r>
        <w:t>Добавлено уточнение по ограничению на максимальное количество предмета расчета</w:t>
      </w:r>
      <w:bookmarkEnd w:id="1077"/>
      <w:bookmarkEnd w:id="1078"/>
      <w:bookmarkEnd w:id="1079"/>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1080" w:name="OLE_LINK225"/>
      <w:bookmarkStart w:id="1081" w:name="OLE_LINK226"/>
    </w:p>
    <w:p w14:paraId="773EB1E7" w14:textId="77777777" w:rsidR="00171765" w:rsidRPr="00FE6F31" w:rsidRDefault="00171765" w:rsidP="00171765">
      <w:pPr>
        <w:keepNext/>
        <w:rPr>
          <w:rStyle w:val="af7"/>
        </w:rPr>
      </w:pPr>
      <w:bookmarkStart w:id="1082" w:name="OLE_LINK252"/>
      <w:bookmarkStart w:id="1083"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1082"/>
    <w:bookmarkEnd w:id="1083"/>
    <w:p w14:paraId="58815AC6" w14:textId="77777777" w:rsidR="00171765" w:rsidRPr="006A1582" w:rsidRDefault="00171765" w:rsidP="00B952D9">
      <w:r>
        <w:t>Уточнения относительно максимальной длины некоторых параметров.</w:t>
      </w:r>
      <w:bookmarkEnd w:id="1080"/>
      <w:bookmarkEnd w:id="1081"/>
      <w:r w:rsidRPr="00B20708">
        <w:t xml:space="preserve"> </w:t>
      </w:r>
    </w:p>
    <w:p w14:paraId="75844481" w14:textId="77777777" w:rsidR="00171765" w:rsidRPr="00FE6F31" w:rsidRDefault="00171765" w:rsidP="00171765">
      <w:pPr>
        <w:keepNext/>
        <w:rPr>
          <w:rStyle w:val="af7"/>
        </w:rPr>
      </w:pPr>
      <w:bookmarkStart w:id="1084"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1084"/>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1085" w:name="OLE_LINK429"/>
      <w:bookmarkStart w:id="1086"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1085"/>
      <w:bookmarkEnd w:id="1086"/>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1087" w:name="OLE_LINK431"/>
      <w:bookmarkStart w:id="1088" w:name="OLE_LINK432"/>
      <w:bookmarkStart w:id="1089" w:name="OLE_LINK433"/>
      <w:r>
        <w:t>Добавлена передача тэгов чека из нового приказа ФНС</w:t>
      </w:r>
      <w:bookmarkEnd w:id="1087"/>
      <w:bookmarkEnd w:id="1088"/>
      <w:bookmarkEnd w:id="1089"/>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162"/>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6FBBAA60" w14:textId="6F8C72F6" w:rsidR="00542312" w:rsidDel="00DE28BE" w:rsidRDefault="00542312" w:rsidP="00DE28BE">
      <w:pPr>
        <w:rPr>
          <w:del w:id="1090" w:author="Шило Николай" w:date="2024-12-05T20:06:00Z"/>
          <w:b/>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7A2327DF" w14:textId="77777777" w:rsidR="00DE28BE" w:rsidRDefault="00DE28BE" w:rsidP="00542312">
      <w:pPr>
        <w:rPr>
          <w:ins w:id="1091" w:author="Шило Николай" w:date="2024-12-05T20:06:00Z"/>
          <w:sz w:val="24"/>
        </w:rPr>
      </w:pPr>
    </w:p>
    <w:p w14:paraId="3E8BEA46" w14:textId="50F390D5" w:rsidR="00DE28BE" w:rsidRDefault="00DE28BE" w:rsidP="00DE28BE">
      <w:pPr>
        <w:rPr>
          <w:ins w:id="1092" w:author="Шило Николай" w:date="2024-12-05T20:06:00Z"/>
          <w:sz w:val="24"/>
        </w:rPr>
      </w:pPr>
      <w:ins w:id="1093" w:author="Шило Николай" w:date="2024-12-05T20:06:00Z">
        <w:r>
          <w:rPr>
            <w:b/>
            <w:sz w:val="24"/>
          </w:rPr>
          <w:t xml:space="preserve">Версия 2.30.0 от </w:t>
        </w:r>
        <w:r w:rsidRPr="00DE28BE">
          <w:rPr>
            <w:b/>
            <w:sz w:val="24"/>
            <w:rPrChange w:id="1094" w:author="Шило Николай" w:date="2024-12-05T20:08:00Z">
              <w:rPr>
                <w:b/>
                <w:color w:val="FF0000"/>
                <w:sz w:val="24"/>
              </w:rPr>
            </w:rPrChange>
          </w:rPr>
          <w:t>0</w:t>
        </w:r>
      </w:ins>
      <w:ins w:id="1095" w:author="Шило Николай" w:date="2024-12-05T20:07:00Z">
        <w:r w:rsidRPr="00DE28BE">
          <w:rPr>
            <w:b/>
            <w:sz w:val="24"/>
            <w:lang w:val="en-US"/>
            <w:rPrChange w:id="1096" w:author="Шило Николай" w:date="2024-12-05T20:08:00Z">
              <w:rPr>
                <w:b/>
                <w:color w:val="FF0000"/>
                <w:sz w:val="24"/>
                <w:lang w:val="en-US"/>
              </w:rPr>
            </w:rPrChange>
          </w:rPr>
          <w:t>5</w:t>
        </w:r>
      </w:ins>
      <w:ins w:id="1097" w:author="Шило Николай" w:date="2024-12-05T20:06:00Z">
        <w:r w:rsidRPr="00DE28BE">
          <w:rPr>
            <w:b/>
            <w:sz w:val="24"/>
            <w:rPrChange w:id="1098" w:author="Шило Николай" w:date="2024-12-05T20:08:00Z">
              <w:rPr>
                <w:b/>
                <w:color w:val="FF0000"/>
                <w:sz w:val="24"/>
              </w:rPr>
            </w:rPrChange>
          </w:rPr>
          <w:t>.12.202</w:t>
        </w:r>
        <w:r w:rsidRPr="00DE28BE">
          <w:rPr>
            <w:b/>
            <w:bCs/>
            <w:sz w:val="24"/>
            <w:rPrChange w:id="1099" w:author="Шило Николай" w:date="2024-12-05T20:08:00Z">
              <w:rPr>
                <w:b/>
                <w:bCs/>
                <w:color w:val="FF0000"/>
                <w:sz w:val="24"/>
              </w:rPr>
            </w:rPrChange>
          </w:rPr>
          <w:t>4</w:t>
        </w:r>
      </w:ins>
    </w:p>
    <w:p w14:paraId="6577C617" w14:textId="7FC7108C" w:rsidR="002C3602" w:rsidRPr="0094131D" w:rsidRDefault="00DE28BE" w:rsidP="00DE28BE">
      <w:pPr>
        <w:rPr>
          <w:rFonts w:cstheme="minorHAnsi"/>
          <w:sz w:val="24"/>
          <w:szCs w:val="24"/>
        </w:rPr>
      </w:pPr>
      <w:ins w:id="1100" w:author="Шило Николай" w:date="2024-12-05T20:06:00Z">
        <w:r w:rsidRPr="00DE28BE">
          <w:rPr>
            <w:rPrChange w:id="1101" w:author="Шило Николай" w:date="2024-12-05T20:07:00Z">
              <w:rPr>
                <w:b/>
                <w:bCs/>
                <w:color w:val="FF0000"/>
              </w:rPr>
            </w:rPrChange>
          </w:rPr>
          <w:t xml:space="preserve">Добавлена поддержка ставок НДС 5%, 7%, 5/105 и 7/107. </w:t>
        </w:r>
      </w:ins>
      <w:ins w:id="1102" w:author="Шило Николай" w:date="2024-12-05T20:08:00Z">
        <w:r>
          <w:br/>
        </w:r>
      </w:ins>
      <w:ins w:id="1103" w:author="Шило Николай" w:date="2024-12-05T20:06:00Z">
        <w:r w:rsidRPr="00DE28BE">
          <w:rPr>
            <w:rPrChange w:id="1104" w:author="Шило Николай" w:date="2024-12-05T20:07:00Z">
              <w:rPr>
                <w:b/>
                <w:bCs/>
                <w:color w:val="FF0000"/>
              </w:rPr>
            </w:rPrChange>
          </w:rPr>
          <w:t xml:space="preserve">Атрибут </w:t>
        </w:r>
        <w:r w:rsidRPr="00DE28BE">
          <w:rPr>
            <w:lang w:val="en-US"/>
            <w:rPrChange w:id="1105" w:author="Шило Николай" w:date="2024-12-05T20:07:00Z">
              <w:rPr>
                <w:b/>
                <w:bCs/>
                <w:color w:val="FF0000"/>
                <w:lang w:val="en-US"/>
              </w:rPr>
            </w:rPrChange>
          </w:rPr>
          <w:t>tax</w:t>
        </w:r>
        <w:r w:rsidRPr="00DE28BE">
          <w:rPr>
            <w:rPrChange w:id="1106" w:author="Шило Николай" w:date="2024-12-05T20:07:00Z">
              <w:rPr>
                <w:b/>
                <w:bCs/>
                <w:color w:val="FF0000"/>
              </w:rPr>
            </w:rPrChange>
          </w:rPr>
          <w:t xml:space="preserve"> 7, </w:t>
        </w:r>
        <w:r w:rsidRPr="00DE28BE">
          <w:rPr>
            <w:lang w:val="en-US"/>
            <w:rPrChange w:id="1107" w:author="Шило Николай" w:date="2024-12-05T20:07:00Z">
              <w:rPr>
                <w:b/>
                <w:bCs/>
                <w:color w:val="FF0000"/>
                <w:lang w:val="en-US"/>
              </w:rPr>
            </w:rPrChange>
          </w:rPr>
          <w:t>tax</w:t>
        </w:r>
        <w:r w:rsidRPr="00DE28BE">
          <w:rPr>
            <w:rPrChange w:id="1108" w:author="Шило Николай" w:date="2024-12-05T20:07:00Z">
              <w:rPr>
                <w:b/>
                <w:bCs/>
                <w:color w:val="FF0000"/>
              </w:rPr>
            </w:rPrChange>
          </w:rPr>
          <w:t xml:space="preserve"> 8, </w:t>
        </w:r>
        <w:r w:rsidRPr="00DE28BE">
          <w:rPr>
            <w:lang w:val="en-US"/>
            <w:rPrChange w:id="1109" w:author="Шило Николай" w:date="2024-12-05T20:07:00Z">
              <w:rPr>
                <w:b/>
                <w:bCs/>
                <w:color w:val="FF0000"/>
                <w:lang w:val="en-US"/>
              </w:rPr>
            </w:rPrChange>
          </w:rPr>
          <w:t>tax</w:t>
        </w:r>
        <w:r w:rsidRPr="00DE28BE">
          <w:rPr>
            <w:rPrChange w:id="1110" w:author="Шило Николай" w:date="2024-12-05T20:07:00Z">
              <w:rPr>
                <w:b/>
                <w:bCs/>
                <w:color w:val="FF0000"/>
              </w:rPr>
            </w:rPrChange>
          </w:rPr>
          <w:t xml:space="preserve"> 9, </w:t>
        </w:r>
        <w:r w:rsidRPr="00DE28BE">
          <w:rPr>
            <w:lang w:val="en-US"/>
            <w:rPrChange w:id="1111" w:author="Шило Николай" w:date="2024-12-05T20:07:00Z">
              <w:rPr>
                <w:b/>
                <w:bCs/>
                <w:color w:val="FF0000"/>
                <w:lang w:val="en-US"/>
              </w:rPr>
            </w:rPrChange>
          </w:rPr>
          <w:t>tax</w:t>
        </w:r>
        <w:r w:rsidRPr="00DE28BE">
          <w:rPr>
            <w:rPrChange w:id="1112" w:author="Шило Николай" w:date="2024-12-05T20:07:00Z">
              <w:rPr>
                <w:b/>
                <w:bCs/>
                <w:color w:val="FF0000"/>
              </w:rPr>
            </w:rPrChange>
          </w:rPr>
          <w:t xml:space="preserve"> 10</w:t>
        </w:r>
      </w:ins>
      <w:ins w:id="1113" w:author="Шило Николай" w:date="2024-12-05T20:07:00Z">
        <w:r>
          <w:t>;</w:t>
        </w:r>
      </w:ins>
      <w:ins w:id="1114" w:author="Шило Николай" w:date="2024-12-05T20:06:00Z">
        <w:r w:rsidRPr="00DE28BE">
          <w:rPr>
            <w:rPrChange w:id="1115" w:author="Шило Николай" w:date="2024-12-05T20:07:00Z">
              <w:rPr>
                <w:b/>
                <w:bCs/>
                <w:color w:val="FF0000"/>
              </w:rPr>
            </w:rPrChange>
          </w:rPr>
          <w:br/>
          <w:t>Добавлены атрибуты tax7Sum, tax8Sum, tax9Sum, tax10Sum. Сумма НДС в чеке коррекции</w:t>
        </w:r>
      </w:ins>
      <w:ins w:id="1116" w:author="Шило Николай" w:date="2024-12-05T20:07:00Z">
        <w:r>
          <w:t>;</w:t>
        </w:r>
      </w:ins>
      <w:ins w:id="1117" w:author="Шило Николай" w:date="2024-12-05T20:06:00Z">
        <w:r w:rsidRPr="00DE28BE">
          <w:rPr>
            <w:rPrChange w:id="1118" w:author="Шило Николай" w:date="2024-12-05T20:07:00Z">
              <w:rPr>
                <w:b/>
                <w:bCs/>
                <w:color w:val="FF0000"/>
              </w:rPr>
            </w:rPrChange>
          </w:rPr>
          <w:br/>
          <w:t>Добавлены атрибуты vat7Sum, vat8Sum, vat9Sum, vat10Sum. Сумма НДС в чеке / чеке коррекции ФФД 1.2</w:t>
        </w:r>
      </w:ins>
      <w:ins w:id="1119" w:author="Шило Николай" w:date="2024-12-05T20:08:00Z">
        <w:r>
          <w:t>;</w:t>
        </w:r>
      </w:ins>
      <w:ins w:id="1120" w:author="Шило Николай" w:date="2024-12-05T20:06:00Z">
        <w:r>
          <w:rPr>
            <w:b/>
            <w:bCs/>
            <w:color w:val="FF0000"/>
          </w:rPr>
          <w:br/>
        </w:r>
        <w:r w:rsidRPr="00DE28BE">
          <w:rPr>
            <w:rPrChange w:id="1121" w:author="Шило Николай" w:date="2024-12-05T20:07:00Z">
              <w:rPr>
                <w:b/>
                <w:bCs/>
                <w:color w:val="FF0000"/>
              </w:rPr>
            </w:rPrChange>
          </w:rPr>
          <w:t xml:space="preserve">Убрана валидация атрибута </w:t>
        </w:r>
        <w:proofErr w:type="spellStart"/>
        <w:r w:rsidRPr="00DE28BE">
          <w:rPr>
            <w:rPrChange w:id="1122" w:author="Шило Николай" w:date="2024-12-05T20:07:00Z">
              <w:rPr>
                <w:b/>
                <w:bCs/>
                <w:color w:val="FF0000"/>
              </w:rPr>
            </w:rPrChange>
          </w:rPr>
          <w:t>paymentSubjectType</w:t>
        </w:r>
        <w:proofErr w:type="spellEnd"/>
        <w:r w:rsidRPr="00DE28BE">
          <w:rPr>
            <w:rPrChange w:id="1123" w:author="Шило Николай" w:date="2024-12-05T20:07:00Z">
              <w:rPr>
                <w:b/>
                <w:bCs/>
                <w:color w:val="FF0000"/>
              </w:rPr>
            </w:rPrChange>
          </w:rPr>
          <w:t xml:space="preserve"> 15, 16</w:t>
        </w:r>
      </w:ins>
      <w:ins w:id="1124" w:author="Шило Николай" w:date="2024-12-05T20:08:00Z">
        <w:r>
          <w:t>.</w:t>
        </w:r>
      </w:ins>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1"/>
      <w:footerReference w:type="default" r:id="rId32"/>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8C911" w14:textId="77777777" w:rsidR="00276F86" w:rsidRDefault="00276F86" w:rsidP="00F96261">
      <w:pPr>
        <w:spacing w:after="0" w:line="240" w:lineRule="auto"/>
      </w:pPr>
      <w:r>
        <w:separator/>
      </w:r>
    </w:p>
  </w:endnote>
  <w:endnote w:type="continuationSeparator" w:id="0">
    <w:p w14:paraId="1B145EEF" w14:textId="77777777" w:rsidR="00276F86" w:rsidRDefault="00276F86"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Content>
      <w:p w14:paraId="00533EFC" w14:textId="77777777" w:rsidR="00CC4CE1" w:rsidRDefault="00CC4CE1">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CC4CE1" w:rsidRDefault="00CC4CE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406CB" w14:textId="77777777" w:rsidR="00276F86" w:rsidRDefault="00276F86" w:rsidP="00F96261">
      <w:pPr>
        <w:spacing w:after="0" w:line="240" w:lineRule="auto"/>
      </w:pPr>
      <w:r>
        <w:separator/>
      </w:r>
    </w:p>
  </w:footnote>
  <w:footnote w:type="continuationSeparator" w:id="0">
    <w:p w14:paraId="5490D602" w14:textId="77777777" w:rsidR="00276F86" w:rsidRDefault="00276F86"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Content>
      <w:p w14:paraId="47B3A306" w14:textId="77777777" w:rsidR="00CC4CE1" w:rsidRDefault="00CC4CE1">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Шило Николай">
    <w15:presenceInfo w15:providerId="None" w15:userId="Шило Николай"/>
  </w15:person>
  <w15:person w15:author="Шило Николай [2]">
    <w15:presenceInfo w15:providerId="AD" w15:userId="S-1-5-21-1191554130-3424604699-1897673517-1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76F86"/>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601A"/>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4C50"/>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072AC"/>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4CE1"/>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D04DD"/>
    <w:rsid w:val="00DE28BE"/>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1FFD"/>
    <w:rsid w:val="00F5370D"/>
    <w:rsid w:val="00F5782B"/>
    <w:rsid w:val="00F600A4"/>
    <w:rsid w:val="00F71EA8"/>
    <w:rsid w:val="00F7757F"/>
    <w:rsid w:val="00F8603C"/>
    <w:rsid w:val="00F879F2"/>
    <w:rsid w:val="00F90331"/>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C0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github.com/orangedata-official/API/tree/master/files_for_test/client_ca.crt"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www.nalog.ru/html/sites/www.new.nalog.ru/doc/pril2_fns229_210317.doc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lk.orangedata.ru" TargetMode="External"/><Relationship Id="rId29"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alog.ru/html/sites/www.new.nalog.ru/doc/pril2_fns229_210317.docx"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 TargetMode="External"/><Relationship Id="rId28" Type="http://schemas.openxmlformats.org/officeDocument/2006/relationships/hyperlink" Target="https://www.nalog.ru/rn77/service/mp/" TargetMode="Externa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github.com/orangedata-official/API/tree/master/files_for_test" TargetMode="External"/><Relationship Id="rId27" Type="http://schemas.openxmlformats.org/officeDocument/2006/relationships/hyperlink" Target="https://github.com/orangedata-official/API/tree/master/SignatureGenerator" TargetMode="External"/><Relationship Id="rId30" Type="http://schemas.openxmlformats.org/officeDocument/2006/relationships/image" Target="media/image4.gif"/><Relationship Id="rId35" Type="http://schemas.openxmlformats.org/officeDocument/2006/relationships/theme" Target="theme/theme1.xml"/><Relationship Id="rId8" Type="http://schemas.openxmlformats.org/officeDocument/2006/relationships/hyperlink" Target="http://www.orangedat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B75E6-496D-430B-B495-5216675B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100</Pages>
  <Words>18520</Words>
  <Characters>105566</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4</cp:revision>
  <cp:lastPrinted>2023-10-10T13:27:00Z</cp:lastPrinted>
  <dcterms:created xsi:type="dcterms:W3CDTF">2023-11-15T15:56:00Z</dcterms:created>
  <dcterms:modified xsi:type="dcterms:W3CDTF">2024-12-05T17:39:00Z</dcterms:modified>
</cp:coreProperties>
</file>